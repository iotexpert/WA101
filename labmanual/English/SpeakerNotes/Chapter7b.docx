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C93876" w14:textId="00F2F86B" w:rsidR="003E3652" w:rsidRDefault="007E0232" w:rsidP="003E3652">
      <w:pPr>
        <w:pStyle w:val="Heading1"/>
      </w:pPr>
      <w:r>
        <w:t xml:space="preserve">Chapter </w:t>
      </w:r>
      <w:r w:rsidR="00D7046E">
        <w:t>7b</w:t>
      </w:r>
      <w:r>
        <w:t xml:space="preserve">: </w:t>
      </w:r>
      <w:r w:rsidR="0040035E">
        <w:t>Cloud Connectivity</w:t>
      </w:r>
      <w:r w:rsidR="001E500C">
        <w:t xml:space="preserve"> using MQTT + Amazon Web Services</w:t>
      </w:r>
    </w:p>
    <w:p w14:paraId="35D1ADBC" w14:textId="32795840" w:rsidR="00CB3ED0" w:rsidRDefault="00CB3ED0" w:rsidP="00CB3ED0">
      <w:pPr>
        <w:pStyle w:val="Heading2"/>
      </w:pPr>
      <w:r>
        <w:t>Objective</w:t>
      </w:r>
    </w:p>
    <w:p w14:paraId="1DCC98B7" w14:textId="4D0B625F" w:rsidR="007C6680" w:rsidRDefault="007C6680" w:rsidP="007C6680">
      <w:pPr>
        <w:rPr>
          <w:ins w:id="0" w:author="Alan Hawse" w:date="2017-07-31T14:44:00Z"/>
        </w:rPr>
        <w:pPrChange w:id="1" w:author="Alan Hawse" w:date="2017-07-31T14:44:00Z">
          <w:pPr>
            <w:pStyle w:val="Heading3"/>
          </w:pPr>
        </w:pPrChange>
      </w:pPr>
      <w:ins w:id="2" w:author="Alan Hawse" w:date="2017-07-31T14:44:00Z">
        <w:r>
          <w:t xml:space="preserve">Most important </w:t>
        </w:r>
        <w:proofErr w:type="spellStart"/>
        <w:r>
          <w:t>excersize</w:t>
        </w:r>
        <w:proofErr w:type="spellEnd"/>
        <w:r>
          <w:t xml:space="preserve"> is the one that takes you step by step through the code.</w:t>
        </w:r>
      </w:ins>
    </w:p>
    <w:p w14:paraId="1028993C" w14:textId="4A5823BD" w:rsidR="003D39DA" w:rsidDel="00B32481" w:rsidRDefault="00D7046E" w:rsidP="003D39DA">
      <w:pPr>
        <w:rPr>
          <w:del w:id="3" w:author="Alan Hawse" w:date="2017-07-31T14:31:00Z"/>
        </w:rPr>
      </w:pPr>
      <w:del w:id="4" w:author="Alan Hawse" w:date="2017-07-31T14:31:00Z">
        <w:r w:rsidDel="00B32481">
          <w:delText>At this end of Chapter 7</w:delText>
        </w:r>
        <w:r w:rsidR="005179A8" w:rsidDel="00B32481">
          <w:delText>b</w:delText>
        </w:r>
        <w:r w:rsidR="003D39DA" w:rsidDel="00B32481">
          <w:delText xml:space="preserve"> you will</w:delText>
        </w:r>
        <w:r w:rsidR="00DA3B3F" w:rsidDel="00B32481">
          <w:delText xml:space="preserve"> understand:</w:delText>
        </w:r>
      </w:del>
    </w:p>
    <w:p w14:paraId="4260CC7F" w14:textId="35B2E37B" w:rsidR="00DA3B3F" w:rsidDel="00B32481" w:rsidRDefault="00DA3B3F" w:rsidP="00DA3B3F">
      <w:pPr>
        <w:pStyle w:val="ListParagraph"/>
        <w:numPr>
          <w:ilvl w:val="0"/>
          <w:numId w:val="24"/>
        </w:numPr>
        <w:rPr>
          <w:del w:id="5" w:author="Alan Hawse" w:date="2017-07-31T14:31:00Z"/>
        </w:rPr>
      </w:pPr>
      <w:del w:id="6" w:author="Alan Hawse" w:date="2017-07-31T14:31:00Z">
        <w:r w:rsidDel="00B32481">
          <w:delText xml:space="preserve">How </w:delText>
        </w:r>
        <w:r w:rsidR="00F64B14" w:rsidDel="00B32481">
          <w:delText>Message Queue Telemetry Transport (</w:delText>
        </w:r>
        <w:r w:rsidDel="00B32481">
          <w:delText>MQTT</w:delText>
        </w:r>
        <w:r w:rsidR="00F64B14" w:rsidDel="00B32481">
          <w:delText>)</w:delText>
        </w:r>
        <w:r w:rsidDel="00B32481">
          <w:delText xml:space="preserve"> works</w:delText>
        </w:r>
        <w:r w:rsidR="001C41CE" w:rsidDel="00B32481">
          <w:delText>:</w:delText>
        </w:r>
      </w:del>
    </w:p>
    <w:p w14:paraId="145D8621" w14:textId="316492EC" w:rsidR="00DA3B3F" w:rsidDel="00B32481" w:rsidRDefault="00DA3B3F" w:rsidP="00DA3B3F">
      <w:pPr>
        <w:pStyle w:val="ListParagraph"/>
        <w:numPr>
          <w:ilvl w:val="1"/>
          <w:numId w:val="24"/>
        </w:numPr>
        <w:rPr>
          <w:del w:id="7" w:author="Alan Hawse" w:date="2017-07-31T14:31:00Z"/>
        </w:rPr>
      </w:pPr>
      <w:del w:id="8" w:author="Alan Hawse" w:date="2017-07-31T14:31:00Z">
        <w:r w:rsidDel="00B32481">
          <w:delText>How MQTT fits into the TCP/IP Networking Stack</w:delText>
        </w:r>
      </w:del>
    </w:p>
    <w:p w14:paraId="1A05BFEF" w14:textId="339E53F1" w:rsidR="0037207F" w:rsidDel="00B32481" w:rsidRDefault="00AE6C47" w:rsidP="0037207F">
      <w:pPr>
        <w:pStyle w:val="ListParagraph"/>
        <w:numPr>
          <w:ilvl w:val="1"/>
          <w:numId w:val="24"/>
        </w:numPr>
        <w:rPr>
          <w:del w:id="9" w:author="Alan Hawse" w:date="2017-07-31T14:31:00Z"/>
        </w:rPr>
      </w:pPr>
      <w:del w:id="10" w:author="Alan Hawse" w:date="2017-07-31T14:31:00Z">
        <w:r w:rsidDel="00B32481">
          <w:delText xml:space="preserve">The purpose of a </w:delText>
        </w:r>
        <w:r w:rsidR="00B51B48" w:rsidRPr="00AE6C47" w:rsidDel="00B32481">
          <w:rPr>
            <w:b/>
          </w:rPr>
          <w:delText>Topic</w:delText>
        </w:r>
      </w:del>
    </w:p>
    <w:p w14:paraId="6A9F56CD" w14:textId="45068965" w:rsidR="00DA3B3F" w:rsidDel="00B32481" w:rsidRDefault="00AE6C47" w:rsidP="00DA3B3F">
      <w:pPr>
        <w:pStyle w:val="ListParagraph"/>
        <w:numPr>
          <w:ilvl w:val="1"/>
          <w:numId w:val="24"/>
        </w:numPr>
        <w:rPr>
          <w:del w:id="11" w:author="Alan Hawse" w:date="2017-07-31T14:31:00Z"/>
        </w:rPr>
      </w:pPr>
      <w:del w:id="12" w:author="Alan Hawse" w:date="2017-07-31T14:31:00Z">
        <w:r w:rsidDel="00B32481">
          <w:delText xml:space="preserve">The role of the </w:delText>
        </w:r>
        <w:r w:rsidR="00F64B14" w:rsidRPr="00AE6C47" w:rsidDel="00B32481">
          <w:rPr>
            <w:b/>
          </w:rPr>
          <w:delText>Message B</w:delText>
        </w:r>
        <w:r w:rsidRPr="00AE6C47" w:rsidDel="00B32481">
          <w:rPr>
            <w:b/>
          </w:rPr>
          <w:delText>roker</w:delText>
        </w:r>
      </w:del>
    </w:p>
    <w:p w14:paraId="6AD5878C" w14:textId="65B56C16" w:rsidR="00DA3B3F" w:rsidDel="00B32481" w:rsidRDefault="00AE6C47" w:rsidP="00DA3B3F">
      <w:pPr>
        <w:pStyle w:val="ListParagraph"/>
        <w:numPr>
          <w:ilvl w:val="1"/>
          <w:numId w:val="24"/>
        </w:numPr>
        <w:rPr>
          <w:del w:id="13" w:author="Alan Hawse" w:date="2017-07-31T14:31:00Z"/>
        </w:rPr>
      </w:pPr>
      <w:del w:id="14" w:author="Alan Hawse" w:date="2017-07-31T14:31:00Z">
        <w:r w:rsidDel="00B32481">
          <w:delText xml:space="preserve">The role of a </w:delText>
        </w:r>
        <w:r w:rsidRPr="00AE6C47" w:rsidDel="00B32481">
          <w:rPr>
            <w:b/>
          </w:rPr>
          <w:delText>Publisher</w:delText>
        </w:r>
      </w:del>
    </w:p>
    <w:p w14:paraId="1CBDE373" w14:textId="232D8254" w:rsidR="00DA3B3F" w:rsidDel="00B32481" w:rsidRDefault="00AE6C47" w:rsidP="00DA3B3F">
      <w:pPr>
        <w:pStyle w:val="ListParagraph"/>
        <w:numPr>
          <w:ilvl w:val="1"/>
          <w:numId w:val="24"/>
        </w:numPr>
        <w:rPr>
          <w:del w:id="15" w:author="Alan Hawse" w:date="2017-07-31T14:31:00Z"/>
        </w:rPr>
      </w:pPr>
      <w:del w:id="16" w:author="Alan Hawse" w:date="2017-07-31T14:31:00Z">
        <w:r w:rsidDel="00B32481">
          <w:delText xml:space="preserve">The role of a </w:delText>
        </w:r>
        <w:r w:rsidRPr="00AE6C47" w:rsidDel="00B32481">
          <w:rPr>
            <w:b/>
          </w:rPr>
          <w:delText>Subscriber</w:delText>
        </w:r>
      </w:del>
    </w:p>
    <w:p w14:paraId="78CC1538" w14:textId="68D4B826" w:rsidR="00DA3B3F" w:rsidDel="00B32481" w:rsidRDefault="00DA3B3F" w:rsidP="00DA3B3F">
      <w:pPr>
        <w:pStyle w:val="ListParagraph"/>
        <w:numPr>
          <w:ilvl w:val="0"/>
          <w:numId w:val="24"/>
        </w:numPr>
        <w:rPr>
          <w:del w:id="17" w:author="Alan Hawse" w:date="2017-07-31T14:31:00Z"/>
        </w:rPr>
      </w:pPr>
      <w:del w:id="18" w:author="Alan Hawse" w:date="2017-07-31T14:31:00Z">
        <w:r w:rsidDel="00B32481">
          <w:delText>How to use the J</w:delText>
        </w:r>
        <w:r w:rsidR="00E358FB" w:rsidDel="00B32481">
          <w:delText>ava</w:delText>
        </w:r>
        <w:r w:rsidDel="00B32481">
          <w:delText>S</w:delText>
        </w:r>
        <w:r w:rsidR="00E358FB" w:rsidDel="00B32481">
          <w:delText xml:space="preserve">cript </w:delText>
        </w:r>
        <w:r w:rsidDel="00B32481">
          <w:delText>O</w:delText>
        </w:r>
        <w:r w:rsidR="00E358FB" w:rsidDel="00B32481">
          <w:delText xml:space="preserve">bject </w:delText>
        </w:r>
        <w:r w:rsidDel="00B32481">
          <w:delText>N</w:delText>
        </w:r>
        <w:r w:rsidR="00E358FB" w:rsidDel="00B32481">
          <w:delText>otation (JSON)</w:delText>
        </w:r>
        <w:r w:rsidDel="00B32481">
          <w:delText xml:space="preserve"> language.</w:delText>
        </w:r>
      </w:del>
    </w:p>
    <w:p w14:paraId="255AC719" w14:textId="6F2406B8" w:rsidR="00DA3B3F" w:rsidDel="00B32481" w:rsidRDefault="00DA3B3F" w:rsidP="00DA3B3F">
      <w:pPr>
        <w:pStyle w:val="ListParagraph"/>
        <w:numPr>
          <w:ilvl w:val="0"/>
          <w:numId w:val="24"/>
        </w:numPr>
        <w:rPr>
          <w:del w:id="19" w:author="Alan Hawse" w:date="2017-07-31T14:31:00Z"/>
        </w:rPr>
      </w:pPr>
      <w:del w:id="20" w:author="Alan Hawse" w:date="2017-07-31T14:31:00Z">
        <w:r w:rsidDel="00B32481">
          <w:delText xml:space="preserve">How the Amazon </w:delText>
        </w:r>
        <w:r w:rsidR="00C439C3" w:rsidDel="00B32481">
          <w:fldChar w:fldCharType="begin"/>
        </w:r>
        <w:r w:rsidR="00C439C3" w:rsidDel="00B32481">
          <w:delInstrText xml:space="preserve"> HYPERLINK "https://docs.aws.amazon.com/iot/latest/developerguide/aws-iot-how-it-works.html" </w:delInstrText>
        </w:r>
        <w:r w:rsidR="00C439C3" w:rsidDel="00B32481">
          <w:fldChar w:fldCharType="separate"/>
        </w:r>
        <w:r w:rsidRPr="00C62FF9" w:rsidDel="00B32481">
          <w:rPr>
            <w:rStyle w:val="Hyperlink"/>
          </w:rPr>
          <w:delText>AWS MQTT Cloud works</w:delText>
        </w:r>
        <w:r w:rsidR="00C439C3" w:rsidDel="00B32481">
          <w:rPr>
            <w:rStyle w:val="Hyperlink"/>
          </w:rPr>
          <w:fldChar w:fldCharType="end"/>
        </w:r>
        <w:r w:rsidR="00AE6C47" w:rsidDel="00B32481">
          <w:delText xml:space="preserve"> including:</w:delText>
        </w:r>
      </w:del>
    </w:p>
    <w:p w14:paraId="05BD52FB" w14:textId="51EEAA50" w:rsidR="00DA3B3F" w:rsidDel="00B32481" w:rsidRDefault="00654771" w:rsidP="00DA3B3F">
      <w:pPr>
        <w:pStyle w:val="ListParagraph"/>
        <w:numPr>
          <w:ilvl w:val="1"/>
          <w:numId w:val="24"/>
        </w:numPr>
        <w:rPr>
          <w:del w:id="21" w:author="Alan Hawse" w:date="2017-07-31T14:31:00Z"/>
        </w:rPr>
      </w:pPr>
      <w:del w:id="22" w:author="Alan Hawse" w:date="2017-07-31T14:31:00Z">
        <w:r w:rsidDel="00B32481">
          <w:delText>H</w:delText>
        </w:r>
        <w:r w:rsidR="00DA3B3F" w:rsidDel="00B32481">
          <w:delText xml:space="preserve">ow to provision “things” </w:delText>
        </w:r>
        <w:r w:rsidR="00032C1D" w:rsidDel="00B32481">
          <w:delText xml:space="preserve">(which for semantic reasons, will be notated </w:delText>
        </w:r>
        <w:r w:rsidR="00032C1D" w:rsidRPr="00BC4585" w:rsidDel="00B32481">
          <w:rPr>
            <w:i/>
          </w:rPr>
          <w:delText>thing</w:delText>
        </w:r>
        <w:r w:rsidR="00C62FF9" w:rsidDel="00B32481">
          <w:rPr>
            <w:b/>
          </w:rPr>
          <w:delText>,</w:delText>
        </w:r>
        <w:r w:rsidR="00032C1D" w:rsidDel="00B32481">
          <w:delText xml:space="preserve"> </w:delText>
        </w:r>
        <w:r w:rsidR="00C62FF9" w:rsidDel="00B32481">
          <w:delText>a.k.a</w:delText>
        </w:r>
        <w:r w:rsidDel="00B32481">
          <w:delText>.</w:delText>
        </w:r>
        <w:r w:rsidR="00C62FF9" w:rsidDel="00B32481">
          <w:delText xml:space="preserve"> your IoT device, </w:delText>
        </w:r>
        <w:r w:rsidR="00032C1D" w:rsidDel="00B32481">
          <w:delText xml:space="preserve">in this chapter) </w:delText>
        </w:r>
        <w:r w:rsidR="00DA3B3F" w:rsidDel="00B32481">
          <w:delText xml:space="preserve">in the Amazon </w:delText>
        </w:r>
        <w:r w:rsidR="00032C1D" w:rsidDel="00B32481">
          <w:delText xml:space="preserve">AWS IoT </w:delText>
        </w:r>
        <w:r w:rsidR="00DA3B3F" w:rsidDel="00B32481">
          <w:delText>Cloud</w:delText>
        </w:r>
        <w:r w:rsidR="008B6B74" w:rsidDel="00B32481">
          <w:delText xml:space="preserve"> by creating</w:delText>
        </w:r>
        <w:r w:rsidR="002E1665" w:rsidDel="00B32481">
          <w:delText xml:space="preserve"> a</w:delText>
        </w:r>
        <w:r w:rsidR="008B6B74" w:rsidDel="00B32481">
          <w:delText xml:space="preserve"> </w:delText>
        </w:r>
        <w:r w:rsidR="008B6B74" w:rsidRPr="00BC4585" w:rsidDel="00B32481">
          <w:rPr>
            <w:i/>
          </w:rPr>
          <w:delText>thing</w:delText>
        </w:r>
        <w:r w:rsidR="008B6B74" w:rsidDel="00B32481">
          <w:delText>, policies and certificates</w:delText>
        </w:r>
        <w:r w:rsidR="00C62FF9" w:rsidDel="00B32481">
          <w:delText>.</w:delText>
        </w:r>
      </w:del>
    </w:p>
    <w:p w14:paraId="1138A7D4" w14:textId="75EFB0F1" w:rsidR="00B822CD" w:rsidDel="00B32481" w:rsidRDefault="00B822CD" w:rsidP="00B822CD">
      <w:pPr>
        <w:pStyle w:val="ListParagraph"/>
        <w:numPr>
          <w:ilvl w:val="1"/>
          <w:numId w:val="24"/>
        </w:numPr>
        <w:rPr>
          <w:del w:id="23" w:author="Alan Hawse" w:date="2017-07-31T14:31:00Z"/>
        </w:rPr>
      </w:pPr>
      <w:del w:id="24" w:author="Alan Hawse" w:date="2017-07-31T14:31:00Z">
        <w:r w:rsidDel="00B32481">
          <w:delText xml:space="preserve">AWS MQTT </w:delText>
        </w:r>
        <w:r w:rsidR="00032C1D" w:rsidDel="00B32481">
          <w:delText xml:space="preserve">and </w:delText>
        </w:r>
        <w:r w:rsidDel="00B32481">
          <w:delText>Security</w:delText>
        </w:r>
      </w:del>
    </w:p>
    <w:p w14:paraId="5C1B68E4" w14:textId="10CD8494" w:rsidR="00DA3B3F" w:rsidDel="00B32481" w:rsidRDefault="002715DD" w:rsidP="00DA3B3F">
      <w:pPr>
        <w:pStyle w:val="ListParagraph"/>
        <w:numPr>
          <w:ilvl w:val="1"/>
          <w:numId w:val="24"/>
        </w:numPr>
        <w:rPr>
          <w:del w:id="25" w:author="Alan Hawse" w:date="2017-07-31T14:31:00Z"/>
        </w:rPr>
      </w:pPr>
      <w:del w:id="26" w:author="Alan Hawse" w:date="2017-07-31T14:31:00Z">
        <w:r w:rsidDel="00B32481">
          <w:delText xml:space="preserve">Understand </w:delText>
        </w:r>
        <w:r w:rsidR="00C53D2F" w:rsidDel="00B32481">
          <w:delText xml:space="preserve">the </w:delText>
        </w:r>
        <w:r w:rsidRPr="00BC4585" w:rsidDel="00B32481">
          <w:rPr>
            <w:i/>
          </w:rPr>
          <w:delText>thing</w:delText>
        </w:r>
        <w:r w:rsidDel="00B32481">
          <w:delText xml:space="preserve"> shadow</w:delText>
        </w:r>
        <w:r w:rsidR="00AE6C47" w:rsidDel="00B32481">
          <w:delText xml:space="preserve"> </w:delText>
        </w:r>
      </w:del>
    </w:p>
    <w:p w14:paraId="190548BB" w14:textId="33F986A4" w:rsidR="00DA3B3F" w:rsidDel="00B32481" w:rsidRDefault="00654771" w:rsidP="00DA3B3F">
      <w:pPr>
        <w:pStyle w:val="ListParagraph"/>
        <w:numPr>
          <w:ilvl w:val="1"/>
          <w:numId w:val="24"/>
        </w:numPr>
        <w:rPr>
          <w:del w:id="27" w:author="Alan Hawse" w:date="2017-07-31T14:31:00Z"/>
        </w:rPr>
      </w:pPr>
      <w:del w:id="28" w:author="Alan Hawse" w:date="2017-07-31T14:31:00Z">
        <w:r w:rsidDel="00B32481">
          <w:delText>H</w:delText>
        </w:r>
        <w:r w:rsidR="00DA3B3F" w:rsidDel="00B32481">
          <w:delText xml:space="preserve">ow to use </w:delText>
        </w:r>
        <w:r w:rsidR="00032C1D" w:rsidDel="00B32481">
          <w:delText>the</w:delText>
        </w:r>
        <w:r w:rsidR="00F64B14" w:rsidDel="00B32481">
          <w:delText xml:space="preserve"> </w:delText>
        </w:r>
        <w:r w:rsidR="00DA3B3F" w:rsidDel="00B32481">
          <w:delText xml:space="preserve">AWS </w:delText>
        </w:r>
        <w:r w:rsidR="00032C1D" w:rsidDel="00B32481">
          <w:delText xml:space="preserve">IoT </w:delText>
        </w:r>
        <w:r w:rsidR="00705C49" w:rsidDel="00B32481">
          <w:delText xml:space="preserve">test </w:delText>
        </w:r>
        <w:r w:rsidR="00DA3B3F" w:rsidDel="00B32481">
          <w:delText>MQTT Client to subscribe and publish to topics</w:delText>
        </w:r>
      </w:del>
    </w:p>
    <w:p w14:paraId="44B00494" w14:textId="5421A4F3" w:rsidR="004C42B9" w:rsidDel="00B32481" w:rsidRDefault="004C42B9" w:rsidP="00927692">
      <w:pPr>
        <w:pStyle w:val="ListParagraph"/>
        <w:numPr>
          <w:ilvl w:val="1"/>
          <w:numId w:val="24"/>
        </w:numPr>
        <w:rPr>
          <w:del w:id="29" w:author="Alan Hawse" w:date="2017-07-31T14:31:00Z"/>
        </w:rPr>
      </w:pPr>
      <w:del w:id="30" w:author="Alan Hawse" w:date="2017-07-31T14:31:00Z">
        <w:r w:rsidDel="00B32481">
          <w:delText xml:space="preserve">Understand the scope of systems that can be implemented in the </w:delText>
        </w:r>
        <w:r w:rsidR="00AE6C47" w:rsidDel="00B32481">
          <w:delText>AWS C</w:delText>
        </w:r>
        <w:r w:rsidDel="00B32481">
          <w:delText>loud (SNS, Database etc</w:delText>
        </w:r>
        <w:r w:rsidR="00F64B14" w:rsidDel="00B32481">
          <w:delText>.</w:delText>
        </w:r>
        <w:r w:rsidDel="00B32481">
          <w:delText>)</w:delText>
        </w:r>
      </w:del>
    </w:p>
    <w:p w14:paraId="38BEAB45" w14:textId="5B089C0A" w:rsidR="00DA3B3F" w:rsidRPr="003D39DA" w:rsidDel="00B32481" w:rsidRDefault="00DA3B3F" w:rsidP="00DA3B3F">
      <w:pPr>
        <w:pStyle w:val="ListParagraph"/>
        <w:numPr>
          <w:ilvl w:val="0"/>
          <w:numId w:val="24"/>
        </w:numPr>
        <w:rPr>
          <w:del w:id="31" w:author="Alan Hawse" w:date="2017-07-31T14:31:00Z"/>
        </w:rPr>
      </w:pPr>
      <w:del w:id="32" w:author="Alan Hawse" w:date="2017-07-31T14:31:00Z">
        <w:r w:rsidDel="00B32481">
          <w:delText xml:space="preserve">Understand </w:delText>
        </w:r>
        <w:r w:rsidR="008B6B74" w:rsidDel="00B32481">
          <w:delText>in</w:delText>
        </w:r>
        <w:r w:rsidDel="00B32481">
          <w:delText xml:space="preserve"> </w:delText>
        </w:r>
        <w:r w:rsidRPr="008B6B74" w:rsidDel="00B32481">
          <w:rPr>
            <w:b/>
            <w:u w:val="single"/>
          </w:rPr>
          <w:delText>DETAIL</w:delText>
        </w:r>
        <w:r w:rsidDel="00B32481">
          <w:delText xml:space="preserve"> </w:delText>
        </w:r>
        <w:r w:rsidR="008B6B74" w:rsidDel="00B32481">
          <w:delText>how to write</w:delText>
        </w:r>
        <w:r w:rsidDel="00B32481">
          <w:delText xml:space="preserve"> WICED firmware to interact with the AWS IOT Cloud</w:delText>
        </w:r>
      </w:del>
    </w:p>
    <w:p w14:paraId="75AFC410" w14:textId="2A2D4E98" w:rsidR="00EB629E" w:rsidDel="00B32481" w:rsidRDefault="00EB629E" w:rsidP="00CB3ED0">
      <w:pPr>
        <w:pStyle w:val="Heading2"/>
        <w:rPr>
          <w:del w:id="33" w:author="Alan Hawse" w:date="2017-07-31T14:31:00Z"/>
        </w:rPr>
      </w:pPr>
      <w:del w:id="34" w:author="Alan Hawse" w:date="2017-07-31T14:31:00Z">
        <w:r w:rsidDel="00B32481">
          <w:delText>Time</w:delText>
        </w:r>
        <w:r w:rsidR="00593945" w:rsidDel="00B32481">
          <w:delText>: 4 Hours</w:delText>
        </w:r>
      </w:del>
    </w:p>
    <w:p w14:paraId="62378647" w14:textId="01797E5C" w:rsidR="009B57EC" w:rsidDel="00B32481" w:rsidRDefault="009B57EC">
      <w:pPr>
        <w:rPr>
          <w:del w:id="35" w:author="Alan Hawse" w:date="2017-07-31T14:31:00Z"/>
          <w:rFonts w:ascii="Cambria" w:eastAsia="Times New Roman" w:hAnsi="Cambria"/>
          <w:b/>
          <w:bCs/>
          <w:color w:val="4F81BD"/>
          <w:sz w:val="26"/>
          <w:szCs w:val="26"/>
        </w:rPr>
      </w:pPr>
      <w:del w:id="36" w:author="Alan Hawse" w:date="2017-07-31T14:31:00Z">
        <w:r w:rsidDel="00B32481">
          <w:br w:type="page"/>
        </w:r>
      </w:del>
    </w:p>
    <w:p w14:paraId="4802C822" w14:textId="3F669A4E" w:rsidR="00CB3ED0" w:rsidDel="00B32481" w:rsidRDefault="00CB3ED0" w:rsidP="00CB3ED0">
      <w:pPr>
        <w:pStyle w:val="Heading2"/>
        <w:rPr>
          <w:del w:id="37" w:author="Alan Hawse" w:date="2017-07-31T14:31:00Z"/>
        </w:rPr>
      </w:pPr>
      <w:del w:id="38" w:author="Alan Hawse" w:date="2017-07-31T14:31:00Z">
        <w:r w:rsidDel="00B32481">
          <w:delText>Fundamentals</w:delText>
        </w:r>
      </w:del>
    </w:p>
    <w:p w14:paraId="242208E1" w14:textId="013FFD5F" w:rsidR="00032C1D" w:rsidRDefault="009B57EC" w:rsidP="00927692">
      <w:pPr>
        <w:pStyle w:val="Heading3"/>
      </w:pPr>
      <w:r>
        <w:t>A</w:t>
      </w:r>
      <w:r w:rsidR="00032C1D">
        <w:t>mazon Web Services (AWS)</w:t>
      </w:r>
    </w:p>
    <w:p w14:paraId="524F8340" w14:textId="77777777" w:rsidR="00B32481" w:rsidRDefault="00B32481">
      <w:pPr>
        <w:rPr>
          <w:ins w:id="39" w:author="Alan Hawse" w:date="2017-07-31T14:32:00Z"/>
        </w:rPr>
      </w:pPr>
    </w:p>
    <w:p w14:paraId="6EBC2185" w14:textId="17129BBC" w:rsidR="00B32481" w:rsidRDefault="00B32481">
      <w:pPr>
        <w:rPr>
          <w:ins w:id="40" w:author="Alan Hawse" w:date="2017-07-31T14:32:00Z"/>
        </w:rPr>
      </w:pPr>
      <w:ins w:id="41" w:author="Alan Hawse" w:date="2017-07-31T14:32:00Z">
        <w:r>
          <w:t xml:space="preserve">Most important point is that it is more than just a message broker…  it does database, messages, … </w:t>
        </w:r>
      </w:ins>
      <w:ins w:id="42" w:author="Alan Hawse" w:date="2017-07-31T14:44:00Z">
        <w:r w:rsidR="007C6680">
          <w:t>etc.</w:t>
        </w:r>
      </w:ins>
    </w:p>
    <w:p w14:paraId="4DAF2860" w14:textId="77777777" w:rsidR="00B32481" w:rsidRDefault="00B32481">
      <w:pPr>
        <w:rPr>
          <w:ins w:id="43" w:author="Alan Hawse" w:date="2017-07-31T14:32:00Z"/>
        </w:rPr>
      </w:pPr>
    </w:p>
    <w:p w14:paraId="43CBE078" w14:textId="77777777" w:rsidR="005D00A0" w:rsidRDefault="00B32481">
      <w:pPr>
        <w:rPr>
          <w:ins w:id="44" w:author="Alan Hawse" w:date="2017-07-31T14:42:00Z"/>
        </w:rPr>
      </w:pPr>
      <w:ins w:id="45" w:author="Alan Hawse" w:date="2017-07-31T14:32:00Z">
        <w:r>
          <w:t xml:space="preserve">This is not just your raspberry pi running </w:t>
        </w:r>
        <w:proofErr w:type="spellStart"/>
        <w:r>
          <w:t>linux</w:t>
        </w:r>
        <w:proofErr w:type="spellEnd"/>
        <w:r>
          <w:t xml:space="preserve"> </w:t>
        </w:r>
      </w:ins>
    </w:p>
    <w:p w14:paraId="1598BDC6" w14:textId="48E895EE" w:rsidR="00032C1D" w:rsidDel="00B32481" w:rsidRDefault="00C439C3" w:rsidP="00032C1D">
      <w:pPr>
        <w:rPr>
          <w:del w:id="46" w:author="Alan Hawse" w:date="2017-07-31T14:32:00Z"/>
        </w:rPr>
      </w:pPr>
      <w:del w:id="47" w:author="Alan Hawse" w:date="2017-07-31T14:32:00Z">
        <w:r w:rsidDel="00B32481">
          <w:fldChar w:fldCharType="begin"/>
        </w:r>
        <w:r w:rsidDel="00B32481">
          <w:delInstrText xml:space="preserve"> HYPERLINK "https://aws.amazon.com/what-is-aws/" </w:delInstrText>
        </w:r>
        <w:r w:rsidDel="00B32481">
          <w:fldChar w:fldCharType="separate"/>
        </w:r>
        <w:r w:rsidR="00032C1D" w:rsidDel="00B32481">
          <w:rPr>
            <w:rStyle w:val="Hyperlink"/>
          </w:rPr>
          <w:delText>AWS</w:delText>
        </w:r>
        <w:r w:rsidDel="00B32481">
          <w:rPr>
            <w:rStyle w:val="Hyperlink"/>
          </w:rPr>
          <w:fldChar w:fldCharType="end"/>
        </w:r>
        <w:r w:rsidR="00032C1D" w:rsidRPr="00032C1D" w:rsidDel="00B32481">
          <w:delText xml:space="preserve"> is a secure cloud services platform, offering compute power, database storage, content delivery and other functionality</w:delText>
        </w:r>
        <w:r w:rsidR="006F06FA" w:rsidDel="00B32481">
          <w:delText xml:space="preserve"> (which makes more money for Amazon tha</w:delText>
        </w:r>
        <w:r w:rsidR="00C13557" w:rsidDel="00B32481">
          <w:delText>n</w:delText>
        </w:r>
        <w:r w:rsidR="006F06FA" w:rsidDel="00B32481">
          <w:delText xml:space="preserve"> their retail operations)</w:delText>
        </w:r>
        <w:r w:rsidR="00032C1D" w:rsidDel="00B32481">
          <w:delText xml:space="preserve">.  AWS is built from a vast array of both virtual and actual servers and networks </w:delText>
        </w:r>
        <w:r w:rsidR="006F06FA" w:rsidDel="00B32481">
          <w:delText>as well as a boatload of web</w:delText>
        </w:r>
        <w:r w:rsidR="00032C1D" w:rsidDel="00B32481">
          <w:delText>server software</w:delText>
        </w:r>
        <w:r w:rsidR="006F06FA" w:rsidDel="00B32481">
          <w:delText xml:space="preserve"> and administrative tools</w:delText>
        </w:r>
        <w:r w:rsidR="00032C1D" w:rsidDel="00B32481">
          <w:delText xml:space="preserve"> </w:delText>
        </w:r>
        <w:r w:rsidR="00364C96" w:rsidDel="00B32481">
          <w:delText>including</w:delText>
        </w:r>
        <w:r w:rsidR="004128B4" w:rsidDel="00B32481">
          <w:delText xml:space="preserve"> (partial list)</w:delText>
        </w:r>
        <w:r w:rsidR="00032C1D" w:rsidDel="00B32481">
          <w:delText>:</w:delText>
        </w:r>
      </w:del>
    </w:p>
    <w:p w14:paraId="36FE607D" w14:textId="3ED18D62" w:rsidR="00032C1D" w:rsidDel="00B32481" w:rsidRDefault="00C439C3" w:rsidP="00032C1D">
      <w:pPr>
        <w:pStyle w:val="ListParagraph"/>
        <w:numPr>
          <w:ilvl w:val="0"/>
          <w:numId w:val="37"/>
        </w:numPr>
        <w:rPr>
          <w:del w:id="48" w:author="Alan Hawse" w:date="2017-07-31T14:32:00Z"/>
        </w:rPr>
      </w:pPr>
      <w:del w:id="49" w:author="Alan Hawse" w:date="2017-07-31T14:32:00Z">
        <w:r w:rsidDel="00B32481">
          <w:fldChar w:fldCharType="begin"/>
        </w:r>
        <w:r w:rsidDel="00B32481">
          <w:delInstrText xml:space="preserve"> HYPERLINK "</w:delInstrText>
        </w:r>
        <w:r w:rsidDel="00B32481">
          <w:delInstrText xml:space="preserve">https://aws.amazon.com/iot/" </w:delInstrText>
        </w:r>
        <w:r w:rsidDel="00B32481">
          <w:fldChar w:fldCharType="separate"/>
        </w:r>
        <w:r w:rsidR="00032C1D" w:rsidRPr="004128B4" w:rsidDel="00B32481">
          <w:rPr>
            <w:rStyle w:val="Hyperlink"/>
          </w:rPr>
          <w:delText>AWS IoT</w:delText>
        </w:r>
        <w:r w:rsidDel="00B32481">
          <w:rPr>
            <w:rStyle w:val="Hyperlink"/>
          </w:rPr>
          <w:fldChar w:fldCharType="end"/>
        </w:r>
        <w:r w:rsidR="004128B4" w:rsidDel="00B32481">
          <w:delText xml:space="preserve">: A </w:delText>
        </w:r>
        <w:r w:rsidR="00364C96" w:rsidDel="00B32481">
          <w:delText xml:space="preserve">cloud platform </w:delText>
        </w:r>
        <w:r w:rsidR="004128B4" w:rsidDel="00B32481">
          <w:delText xml:space="preserve">that provides Cloud services for IoT devices </w:delText>
        </w:r>
        <w:r w:rsidR="00364C96" w:rsidDel="00B32481">
          <w:delText>(the subject of this chapter)</w:delText>
        </w:r>
        <w:r w:rsidR="00654771" w:rsidDel="00B32481">
          <w:delText>.</w:delText>
        </w:r>
      </w:del>
    </w:p>
    <w:p w14:paraId="716F2651" w14:textId="013141DD" w:rsidR="00C13557" w:rsidDel="00B32481" w:rsidRDefault="00C13557" w:rsidP="00032C1D">
      <w:pPr>
        <w:pStyle w:val="ListParagraph"/>
        <w:numPr>
          <w:ilvl w:val="0"/>
          <w:numId w:val="37"/>
        </w:numPr>
        <w:rPr>
          <w:del w:id="50" w:author="Alan Hawse" w:date="2017-07-31T14:32:00Z"/>
        </w:rPr>
      </w:pPr>
      <w:del w:id="51" w:author="Alan Hawse" w:date="2017-07-31T14:32:00Z">
        <w:r w:rsidDel="00B32481">
          <w:delText>Amazon Elastic Cloud (</w:delText>
        </w:r>
        <w:r w:rsidR="00C439C3" w:rsidDel="00B32481">
          <w:fldChar w:fldCharType="begin"/>
        </w:r>
        <w:r w:rsidR="00C439C3" w:rsidDel="00B32481">
          <w:delInstrText xml:space="preserve"> HYPERLINK "https://aws.amazon.com/ec2/" </w:delInstrText>
        </w:r>
        <w:r w:rsidR="00C439C3" w:rsidDel="00B32481">
          <w:fldChar w:fldCharType="separate"/>
        </w:r>
        <w:r w:rsidRPr="00C53D2F" w:rsidDel="00B32481">
          <w:rPr>
            <w:rStyle w:val="Hyperlink"/>
          </w:rPr>
          <w:delText>EC</w:delText>
        </w:r>
        <w:r w:rsidR="004128B4" w:rsidRPr="00C53D2F" w:rsidDel="00B32481">
          <w:rPr>
            <w:rStyle w:val="Hyperlink"/>
          </w:rPr>
          <w:delText>2</w:delText>
        </w:r>
        <w:r w:rsidR="00C439C3" w:rsidDel="00B32481">
          <w:rPr>
            <w:rStyle w:val="Hyperlink"/>
          </w:rPr>
          <w:fldChar w:fldCharType="end"/>
        </w:r>
        <w:r w:rsidR="004128B4" w:rsidDel="00B32481">
          <w:delText>/</w:delText>
        </w:r>
        <w:r w:rsidR="00C439C3" w:rsidDel="00B32481">
          <w:fldChar w:fldCharType="begin"/>
        </w:r>
        <w:r w:rsidR="00C439C3" w:rsidDel="00B32481">
          <w:delInstrText xml:space="preserve"> HYPERLINK "https://aws.amazon.com/ec3/" </w:delInstrText>
        </w:r>
        <w:r w:rsidR="00C439C3" w:rsidDel="00B32481">
          <w:fldChar w:fldCharType="separate"/>
        </w:r>
        <w:r w:rsidR="00C53D2F" w:rsidRPr="00C53D2F" w:rsidDel="00B32481">
          <w:rPr>
            <w:rStyle w:val="Hyperlink"/>
          </w:rPr>
          <w:delText>EC</w:delText>
        </w:r>
        <w:r w:rsidR="004128B4" w:rsidRPr="00C53D2F" w:rsidDel="00B32481">
          <w:rPr>
            <w:rStyle w:val="Hyperlink"/>
          </w:rPr>
          <w:delText>3</w:delText>
        </w:r>
        <w:r w:rsidR="00C439C3" w:rsidDel="00B32481">
          <w:rPr>
            <w:rStyle w:val="Hyperlink"/>
          </w:rPr>
          <w:fldChar w:fldCharType="end"/>
        </w:r>
        <w:r w:rsidDel="00B32481">
          <w:delText>)</w:delText>
        </w:r>
        <w:r w:rsidR="004128B4" w:rsidDel="00B32481">
          <w:delText>:</w:delText>
        </w:r>
        <w:r w:rsidDel="00B32481">
          <w:delText xml:space="preserve"> A </w:delText>
        </w:r>
        <w:r w:rsidR="004128B4" w:rsidDel="00B32481">
          <w:delText>virtualized</w:delText>
        </w:r>
        <w:r w:rsidR="00364C96" w:rsidDel="00B32481">
          <w:delText xml:space="preserve"> </w:delText>
        </w:r>
        <w:r w:rsidR="004128B4" w:rsidDel="00B32481">
          <w:delText>c</w:delText>
        </w:r>
        <w:r w:rsidR="00364C96" w:rsidDel="00B32481">
          <w:delText xml:space="preserve">ompute </w:delText>
        </w:r>
        <w:r w:rsidDel="00B32481">
          <w:delText>capability,</w:delText>
        </w:r>
        <w:r w:rsidR="00364C96" w:rsidDel="00B32481">
          <w:delText xml:space="preserve"> </w:delText>
        </w:r>
        <w:r w:rsidDel="00B32481">
          <w:delText>b</w:delText>
        </w:r>
        <w:r w:rsidR="00364C96" w:rsidDel="00B32481">
          <w:delText>asically Linux, Windows etc. servers that you can rent</w:delText>
        </w:r>
        <w:r w:rsidR="004128B4" w:rsidDel="00B32481">
          <w:delText>.</w:delText>
        </w:r>
      </w:del>
    </w:p>
    <w:p w14:paraId="22692F06" w14:textId="1FD04572" w:rsidR="00364C96" w:rsidDel="00B32481" w:rsidRDefault="00C439C3" w:rsidP="00032C1D">
      <w:pPr>
        <w:pStyle w:val="ListParagraph"/>
        <w:numPr>
          <w:ilvl w:val="0"/>
          <w:numId w:val="37"/>
        </w:numPr>
        <w:rPr>
          <w:del w:id="52" w:author="Alan Hawse" w:date="2017-07-31T14:32:00Z"/>
        </w:rPr>
      </w:pPr>
      <w:del w:id="53" w:author="Alan Hawse" w:date="2017-07-31T14:32:00Z">
        <w:r w:rsidDel="00B32481">
          <w:fldChar w:fldCharType="begin"/>
        </w:r>
        <w:r w:rsidDel="00B32481">
          <w:delInstrText xml:space="preserve"> HYPERLINK "https://aws.amazon.com/lambda/" </w:delInstrText>
        </w:r>
        <w:r w:rsidDel="00B32481">
          <w:fldChar w:fldCharType="separate"/>
        </w:r>
        <w:r w:rsidR="006F06FA" w:rsidRPr="00C53D2F" w:rsidDel="00B32481">
          <w:rPr>
            <w:rStyle w:val="Hyperlink"/>
          </w:rPr>
          <w:delText>Amazon Lambda</w:delText>
        </w:r>
        <w:r w:rsidDel="00B32481">
          <w:rPr>
            <w:rStyle w:val="Hyperlink"/>
          </w:rPr>
          <w:fldChar w:fldCharType="end"/>
        </w:r>
        <w:r w:rsidR="004128B4" w:rsidDel="00B32481">
          <w:delText>:</w:delText>
        </w:r>
        <w:r w:rsidR="006F06FA" w:rsidDel="00B32481">
          <w:delText xml:space="preserve"> </w:delText>
        </w:r>
        <w:r w:rsidR="004128B4" w:rsidDel="00B32481">
          <w:delText>A C</w:delText>
        </w:r>
        <w:r w:rsidR="006F06FA" w:rsidDel="00B32481">
          <w:delText xml:space="preserve">loud </w:delText>
        </w:r>
        <w:r w:rsidR="004128B4" w:rsidDel="00B32481">
          <w:delText xml:space="preserve">service that enables you to send </w:delText>
        </w:r>
        <w:r w:rsidR="006F06FA" w:rsidDel="00B32481">
          <w:delText>event driven tasks to be executed</w:delText>
        </w:r>
        <w:r w:rsidR="00654771" w:rsidDel="00B32481">
          <w:delText>.</w:delText>
        </w:r>
      </w:del>
    </w:p>
    <w:p w14:paraId="599B1B0E" w14:textId="3A2683E6" w:rsidR="00364C96" w:rsidDel="00B32481" w:rsidRDefault="00364C96" w:rsidP="00032C1D">
      <w:pPr>
        <w:pStyle w:val="ListParagraph"/>
        <w:numPr>
          <w:ilvl w:val="0"/>
          <w:numId w:val="37"/>
        </w:numPr>
        <w:rPr>
          <w:del w:id="54" w:author="Alan Hawse" w:date="2017-07-31T14:32:00Z"/>
        </w:rPr>
      </w:pPr>
      <w:del w:id="55" w:author="Alan Hawse" w:date="2017-07-31T14:32:00Z">
        <w:r w:rsidDel="00B32481">
          <w:delText>Storage: Large fast</w:delText>
        </w:r>
        <w:r w:rsidR="004128B4" w:rsidDel="00B32481">
          <w:delText xml:space="preserve"> file systems called </w:delText>
        </w:r>
        <w:r w:rsidR="00C439C3" w:rsidDel="00B32481">
          <w:fldChar w:fldCharType="begin"/>
        </w:r>
        <w:r w:rsidR="00C439C3" w:rsidDel="00B32481">
          <w:delInstrText xml:space="preserve"> HYPERLINK "https://aws.amazon.com/s3/?sc_channel=PS&amp;sc_campaign=acquisition_US&amp;sc_publisher=google&amp;sc_medium=s3_b&amp;sc_content=s3_e&amp;sc_detail=amazon%20s3&amp;sc_category=s3&amp;sc_segment=105589469922&amp;sc_matchtype=e&amp;sc_country=US&amp;s_kwcid=AL!4</w:delInstrText>
        </w:r>
        <w:r w:rsidR="00C439C3" w:rsidDel="00B32481">
          <w:delInstrText xml:space="preserve">422!3!105589469922!e!!g!!a" </w:delInstrText>
        </w:r>
        <w:r w:rsidR="00C439C3" w:rsidDel="00B32481">
          <w:fldChar w:fldCharType="separate"/>
        </w:r>
        <w:r w:rsidR="004128B4" w:rsidRPr="00C53D2F" w:rsidDel="00B32481">
          <w:rPr>
            <w:rStyle w:val="Hyperlink"/>
          </w:rPr>
          <w:delText>Amazon S3</w:delText>
        </w:r>
        <w:r w:rsidR="00C439C3" w:rsidDel="00B32481">
          <w:rPr>
            <w:rStyle w:val="Hyperlink"/>
          </w:rPr>
          <w:fldChar w:fldCharType="end"/>
        </w:r>
        <w:r w:rsidR="004128B4" w:rsidDel="00B32481">
          <w:delText xml:space="preserve"> &amp; </w:delText>
        </w:r>
        <w:r w:rsidR="00C439C3" w:rsidDel="00B32481">
          <w:fldChar w:fldCharType="begin"/>
        </w:r>
        <w:r w:rsidR="00C439C3" w:rsidDel="00B32481">
          <w:delInstrText xml:space="preserve"> HYPERLINK "https://aws.amazon.com/efs/" </w:delInstrText>
        </w:r>
        <w:r w:rsidR="00C439C3" w:rsidDel="00B32481">
          <w:fldChar w:fldCharType="separate"/>
        </w:r>
        <w:r w:rsidR="004128B4" w:rsidRPr="00C53D2F" w:rsidDel="00B32481">
          <w:rPr>
            <w:rStyle w:val="Hyperlink"/>
          </w:rPr>
          <w:delText>AWS Elastic File System</w:delText>
        </w:r>
        <w:r w:rsidR="00C439C3" w:rsidDel="00B32481">
          <w:rPr>
            <w:rStyle w:val="Hyperlink"/>
          </w:rPr>
          <w:fldChar w:fldCharType="end"/>
        </w:r>
        <w:r w:rsidR="00654771" w:rsidDel="00B32481">
          <w:rPr>
            <w:rStyle w:val="Hyperlink"/>
          </w:rPr>
          <w:delText>.</w:delText>
        </w:r>
      </w:del>
    </w:p>
    <w:p w14:paraId="1865C586" w14:textId="62569765" w:rsidR="00364C96" w:rsidDel="00B32481" w:rsidRDefault="00364C96" w:rsidP="00032C1D">
      <w:pPr>
        <w:pStyle w:val="ListParagraph"/>
        <w:numPr>
          <w:ilvl w:val="0"/>
          <w:numId w:val="37"/>
        </w:numPr>
        <w:rPr>
          <w:del w:id="56" w:author="Alan Hawse" w:date="2017-07-31T14:32:00Z"/>
        </w:rPr>
      </w:pPr>
      <w:del w:id="57" w:author="Alan Hawse" w:date="2017-07-31T14:32:00Z">
        <w:r w:rsidDel="00B32481">
          <w:delText>Database</w:delText>
        </w:r>
        <w:r w:rsidR="003C22E5" w:rsidDel="00B32481">
          <w:delText>s</w:delText>
        </w:r>
        <w:r w:rsidDel="00B32481">
          <w:delText xml:space="preserve">: Large fast databases called </w:delText>
        </w:r>
        <w:r w:rsidR="00C439C3" w:rsidDel="00B32481">
          <w:fldChar w:fldCharType="begin"/>
        </w:r>
        <w:r w:rsidR="00C439C3" w:rsidDel="00B32481">
          <w:delInstrText xml:space="preserve"> HYPERLINK "https://aws.amazon.com/dynamodb/" </w:delInstrText>
        </w:r>
        <w:r w:rsidR="00C439C3" w:rsidDel="00B32481">
          <w:fldChar w:fldCharType="separate"/>
        </w:r>
        <w:r w:rsidRPr="00C53D2F" w:rsidDel="00B32481">
          <w:rPr>
            <w:rStyle w:val="Hyperlink"/>
          </w:rPr>
          <w:delText>Dynamo DB</w:delText>
        </w:r>
        <w:r w:rsidR="00C439C3" w:rsidDel="00B32481">
          <w:rPr>
            <w:rStyle w:val="Hyperlink"/>
          </w:rPr>
          <w:fldChar w:fldCharType="end"/>
        </w:r>
        <w:r w:rsidDel="00B32481">
          <w:delText xml:space="preserve">, </w:delText>
        </w:r>
        <w:r w:rsidR="00C439C3" w:rsidDel="00B32481">
          <w:fldChar w:fldCharType="begin"/>
        </w:r>
        <w:r w:rsidR="00C439C3" w:rsidDel="00B32481">
          <w:delInstrText xml:space="preserve"> HYPERLINK "https://aws.amazon.com/rds/?sc_ch</w:delInstrText>
        </w:r>
        <w:r w:rsidR="00C439C3" w:rsidDel="00B32481">
          <w:delInstrText xml:space="preserve">annel=PS&amp;sc_campaign=acquisition_US&amp;sc_publisher=google&amp;sc_medium=rds_b&amp;sc_content=rds_e&amp;sc_detail=amazon%20rds&amp;sc_category=rds&amp;sc_segment=145495376109&amp;sc_matchtype=e&amp;sc_country=US&amp;s_kwcid=AL!4422!3!145495376109!e!" </w:delInstrText>
        </w:r>
        <w:r w:rsidR="00C439C3" w:rsidDel="00B32481">
          <w:fldChar w:fldCharType="separate"/>
        </w:r>
        <w:r w:rsidRPr="00C53D2F" w:rsidDel="00B32481">
          <w:rPr>
            <w:rStyle w:val="Hyperlink"/>
          </w:rPr>
          <w:delText>Amazon Relation</w:delText>
        </w:r>
        <w:r w:rsidR="00C53D2F" w:rsidRPr="00C53D2F" w:rsidDel="00B32481">
          <w:rPr>
            <w:rStyle w:val="Hyperlink"/>
          </w:rPr>
          <w:delText>al</w:delText>
        </w:r>
        <w:r w:rsidRPr="00C53D2F" w:rsidDel="00B32481">
          <w:rPr>
            <w:rStyle w:val="Hyperlink"/>
          </w:rPr>
          <w:delText xml:space="preserve"> Database (RDS)</w:delText>
        </w:r>
        <w:r w:rsidR="00C439C3" w:rsidDel="00B32481">
          <w:rPr>
            <w:rStyle w:val="Hyperlink"/>
          </w:rPr>
          <w:fldChar w:fldCharType="end"/>
        </w:r>
        <w:r w:rsidDel="00B32481">
          <w:delText xml:space="preserve">, </w:delText>
        </w:r>
        <w:r w:rsidR="00C439C3" w:rsidDel="00B32481">
          <w:fldChar w:fldCharType="begin"/>
        </w:r>
        <w:r w:rsidR="00C439C3" w:rsidDel="00B32481">
          <w:delInstrText xml:space="preserve"> HY</w:delInstrText>
        </w:r>
        <w:r w:rsidR="00C439C3" w:rsidDel="00B32481">
          <w:delInstrText>PERLINK "https://aws.amazon.com/rds/aurora/?sc_channel=PS&amp;sc_campaign=acquisition_US&amp;sc_publisher=google&amp;sc_medium=aurora_rds_b&amp;sc_content=aurora_e&amp;sc_detail=amazon%20aurora&amp;sc_category=aurora&amp;sc_segment=145509396189&amp;sc_matchtype=e&amp;sc_country=US&amp;s_kwcid=AL</w:delInstrText>
        </w:r>
        <w:r w:rsidR="00C439C3" w:rsidDel="00B32481">
          <w:delInstrText xml:space="preserve">" </w:delInstrText>
        </w:r>
        <w:r w:rsidR="00C439C3" w:rsidDel="00B32481">
          <w:fldChar w:fldCharType="separate"/>
        </w:r>
        <w:r w:rsidRPr="00C53D2F" w:rsidDel="00B32481">
          <w:rPr>
            <w:rStyle w:val="Hyperlink"/>
          </w:rPr>
          <w:delText>A</w:delText>
        </w:r>
        <w:r w:rsidR="00C53D2F" w:rsidRPr="00C53D2F" w:rsidDel="00B32481">
          <w:rPr>
            <w:rStyle w:val="Hyperlink"/>
          </w:rPr>
          <w:delText>mazon A</w:delText>
        </w:r>
        <w:r w:rsidRPr="00C53D2F" w:rsidDel="00B32481">
          <w:rPr>
            <w:rStyle w:val="Hyperlink"/>
          </w:rPr>
          <w:delText>urora</w:delText>
        </w:r>
        <w:r w:rsidR="00C439C3" w:rsidDel="00B32481">
          <w:rPr>
            <w:rStyle w:val="Hyperlink"/>
          </w:rPr>
          <w:fldChar w:fldCharType="end"/>
        </w:r>
        <w:r w:rsidR="00654771" w:rsidDel="00B32481">
          <w:rPr>
            <w:rStyle w:val="Hyperlink"/>
          </w:rPr>
          <w:delText>.</w:delText>
        </w:r>
      </w:del>
    </w:p>
    <w:p w14:paraId="2E0FE6EE" w14:textId="45F20254" w:rsidR="00364C96" w:rsidDel="00B32481" w:rsidRDefault="00364C96" w:rsidP="00032C1D">
      <w:pPr>
        <w:pStyle w:val="ListParagraph"/>
        <w:numPr>
          <w:ilvl w:val="0"/>
          <w:numId w:val="37"/>
        </w:numPr>
        <w:rPr>
          <w:del w:id="58" w:author="Alan Hawse" w:date="2017-07-31T14:32:00Z"/>
        </w:rPr>
      </w:pPr>
      <w:del w:id="59" w:author="Alan Hawse" w:date="2017-07-31T14:32:00Z">
        <w:r w:rsidDel="00B32481">
          <w:delText>Networking: Fast, fault tolerant, load balanced networks with entry points all over the world</w:delText>
        </w:r>
        <w:r w:rsidR="00654771" w:rsidDel="00B32481">
          <w:delText>.</w:delText>
        </w:r>
      </w:del>
    </w:p>
    <w:p w14:paraId="377DD45C" w14:textId="07234C9A" w:rsidR="00364C96" w:rsidDel="00B32481" w:rsidRDefault="00364C96" w:rsidP="00032C1D">
      <w:pPr>
        <w:pStyle w:val="ListParagraph"/>
        <w:numPr>
          <w:ilvl w:val="0"/>
          <w:numId w:val="37"/>
        </w:numPr>
        <w:rPr>
          <w:del w:id="60" w:author="Alan Hawse" w:date="2017-07-31T14:32:00Z"/>
        </w:rPr>
      </w:pPr>
      <w:del w:id="61" w:author="Alan Hawse" w:date="2017-07-31T14:32:00Z">
        <w:r w:rsidDel="00B32481">
          <w:delText>Developer tools: A unified programming API supporting the AWS platform supporting a bunch of different languages</w:delText>
        </w:r>
        <w:r w:rsidR="00654771" w:rsidDel="00B32481">
          <w:delText>.</w:delText>
        </w:r>
      </w:del>
    </w:p>
    <w:p w14:paraId="7AB9B67E" w14:textId="7056F9D9" w:rsidR="006F06FA" w:rsidDel="00B32481" w:rsidRDefault="00C439C3" w:rsidP="00032C1D">
      <w:pPr>
        <w:pStyle w:val="ListParagraph"/>
        <w:numPr>
          <w:ilvl w:val="0"/>
          <w:numId w:val="37"/>
        </w:numPr>
        <w:rPr>
          <w:del w:id="62" w:author="Alan Hawse" w:date="2017-07-31T14:32:00Z"/>
        </w:rPr>
      </w:pPr>
      <w:del w:id="63" w:author="Alan Hawse" w:date="2017-07-31T14:32:00Z">
        <w:r w:rsidDel="00B32481">
          <w:fldChar w:fldCharType="begin"/>
        </w:r>
        <w:r w:rsidDel="00B32481">
          <w:delInstrText xml:space="preserve"> HYPERLINK "https://aws.ama</w:delInstrText>
        </w:r>
        <w:r w:rsidDel="00B32481">
          <w:delInstrText xml:space="preserve">zon.com/sns/" </w:delInstrText>
        </w:r>
        <w:r w:rsidDel="00B32481">
          <w:fldChar w:fldCharType="separate"/>
        </w:r>
        <w:r w:rsidR="006F06FA" w:rsidRPr="00C53D2F" w:rsidDel="00B32481">
          <w:rPr>
            <w:rStyle w:val="Hyperlink"/>
          </w:rPr>
          <w:delText>Amazon Simple Notification System (SNS)</w:delText>
        </w:r>
        <w:r w:rsidDel="00B32481">
          <w:rPr>
            <w:rStyle w:val="Hyperlink"/>
          </w:rPr>
          <w:fldChar w:fldCharType="end"/>
        </w:r>
        <w:r w:rsidR="00654771" w:rsidDel="00B32481">
          <w:rPr>
            <w:rStyle w:val="Hyperlink"/>
          </w:rPr>
          <w:delText>:</w:delText>
        </w:r>
        <w:r w:rsidR="006F06FA" w:rsidDel="00B32481">
          <w:delText xml:space="preserve"> A platform to send message</w:delText>
        </w:r>
        <w:r w:rsidR="004128B4" w:rsidDel="00B32481">
          <w:delText>s</w:delText>
        </w:r>
        <w:r w:rsidR="006F06FA" w:rsidDel="00B32481">
          <w:delText xml:space="preserve"> including SMS and Email</w:delText>
        </w:r>
        <w:r w:rsidR="00654771" w:rsidDel="00B32481">
          <w:delText>.</w:delText>
        </w:r>
      </w:del>
    </w:p>
    <w:p w14:paraId="552A300E" w14:textId="2414817F" w:rsidR="003C22E5" w:rsidDel="00B32481" w:rsidRDefault="00C439C3" w:rsidP="00032C1D">
      <w:pPr>
        <w:pStyle w:val="ListParagraph"/>
        <w:numPr>
          <w:ilvl w:val="0"/>
          <w:numId w:val="37"/>
        </w:numPr>
        <w:rPr>
          <w:del w:id="64" w:author="Alan Hawse" w:date="2017-07-31T14:32:00Z"/>
        </w:rPr>
      </w:pPr>
      <w:del w:id="65" w:author="Alan Hawse" w:date="2017-07-31T14:32:00Z">
        <w:r w:rsidDel="00B32481">
          <w:fldChar w:fldCharType="begin"/>
        </w:r>
        <w:r w:rsidDel="00B32481">
          <w:delInstrText xml:space="preserve"> HYPERLINK "https://aws.amazon.com/sqs/" </w:delInstrText>
        </w:r>
        <w:r w:rsidDel="00B32481">
          <w:fldChar w:fldCharType="separate"/>
        </w:r>
        <w:r w:rsidR="003C22E5" w:rsidRPr="00C53D2F" w:rsidDel="00B32481">
          <w:rPr>
            <w:rStyle w:val="Hyperlink"/>
          </w:rPr>
          <w:delText>Amazon Simple Queueing Services(SQS)</w:delText>
        </w:r>
        <w:r w:rsidDel="00B32481">
          <w:rPr>
            <w:rStyle w:val="Hyperlink"/>
          </w:rPr>
          <w:fldChar w:fldCharType="end"/>
        </w:r>
        <w:r w:rsidR="00654771" w:rsidDel="00B32481">
          <w:rPr>
            <w:rStyle w:val="Hyperlink"/>
          </w:rPr>
          <w:delText>:</w:delText>
        </w:r>
        <w:r w:rsidR="003C22E5" w:rsidDel="00B32481">
          <w:delText xml:space="preserve"> </w:delText>
        </w:r>
        <w:r w:rsidR="00654771" w:rsidDel="00B32481">
          <w:delText>A</w:delText>
        </w:r>
        <w:r w:rsidR="003C22E5" w:rsidDel="00B32481">
          <w:delText xml:space="preserve"> platform to send messages between servers (NOT the same thing a MQTT messages)</w:delText>
        </w:r>
        <w:r w:rsidR="00654771" w:rsidDel="00B32481">
          <w:delText>.</w:delText>
        </w:r>
      </w:del>
    </w:p>
    <w:p w14:paraId="4E33476D" w14:textId="25914D4F" w:rsidR="003C22E5" w:rsidRPr="00032C1D" w:rsidDel="00B32481" w:rsidRDefault="00C439C3" w:rsidP="00032C1D">
      <w:pPr>
        <w:pStyle w:val="ListParagraph"/>
        <w:numPr>
          <w:ilvl w:val="0"/>
          <w:numId w:val="37"/>
        </w:numPr>
        <w:rPr>
          <w:del w:id="66" w:author="Alan Hawse" w:date="2017-07-31T14:32:00Z"/>
        </w:rPr>
      </w:pPr>
      <w:del w:id="67" w:author="Alan Hawse" w:date="2017-07-31T14:32:00Z">
        <w:r w:rsidDel="00B32481">
          <w:fldChar w:fldCharType="begin"/>
        </w:r>
        <w:r w:rsidDel="00B32481">
          <w:delInstrText xml:space="preserve"> HYPERLINK "https://aws.amazon.com/kinesis/" </w:delInstrText>
        </w:r>
        <w:r w:rsidDel="00B32481">
          <w:fldChar w:fldCharType="separate"/>
        </w:r>
        <w:r w:rsidR="003C22E5" w:rsidRPr="00C53D2F" w:rsidDel="00B32481">
          <w:rPr>
            <w:rStyle w:val="Hyperlink"/>
          </w:rPr>
          <w:delText>Amazon Kinesis</w:delText>
        </w:r>
        <w:r w:rsidDel="00B32481">
          <w:rPr>
            <w:rStyle w:val="Hyperlink"/>
          </w:rPr>
          <w:fldChar w:fldCharType="end"/>
        </w:r>
        <w:r w:rsidR="00654771" w:rsidDel="00B32481">
          <w:rPr>
            <w:rStyle w:val="Hyperlink"/>
          </w:rPr>
          <w:delText>:</w:delText>
        </w:r>
        <w:r w:rsidR="003C22E5" w:rsidDel="00B32481">
          <w:delText xml:space="preserve"> </w:delText>
        </w:r>
        <w:r w:rsidR="00654771" w:rsidDel="00B32481">
          <w:delText xml:space="preserve">A </w:delText>
        </w:r>
        <w:r w:rsidR="003C22E5" w:rsidDel="00B32481">
          <w:delText>platform to stream and analyze “massive” amounts of data</w:delText>
        </w:r>
        <w:r w:rsidR="004128B4" w:rsidDel="00B32481">
          <w:delText>.  This is the plumbing for AWS IoT</w:delText>
        </w:r>
        <w:r w:rsidR="00654771" w:rsidDel="00B32481">
          <w:delText>.</w:delText>
        </w:r>
      </w:del>
    </w:p>
    <w:p w14:paraId="6CAF1212" w14:textId="34FA54F7" w:rsidR="009B57EC" w:rsidRDefault="009B57EC">
      <w:pPr>
        <w:rPr>
          <w:rFonts w:ascii="Cambria" w:eastAsia="Times New Roman" w:hAnsi="Cambria"/>
          <w:b/>
          <w:bCs/>
          <w:color w:val="4F81BD"/>
        </w:rPr>
      </w:pPr>
      <w:del w:id="68" w:author="Greg Landry" w:date="2017-04-03T15:19:00Z">
        <w:r w:rsidDel="003B2EE5">
          <w:br w:type="page"/>
        </w:r>
      </w:del>
    </w:p>
    <w:p w14:paraId="7BC836FC" w14:textId="49B981A2" w:rsidR="00927692" w:rsidRDefault="00927692" w:rsidP="00927692">
      <w:pPr>
        <w:pStyle w:val="Heading3"/>
      </w:pPr>
      <w:r>
        <w:t xml:space="preserve">Amazon AWS </w:t>
      </w:r>
      <w:proofErr w:type="spellStart"/>
      <w:r w:rsidR="002715DD">
        <w:t>IoT</w:t>
      </w:r>
      <w:proofErr w:type="spellEnd"/>
      <w:r w:rsidR="002715DD">
        <w:t xml:space="preserve"> </w:t>
      </w:r>
      <w:r>
        <w:t>Introduction</w:t>
      </w:r>
    </w:p>
    <w:p w14:paraId="2231B44F" w14:textId="08969642" w:rsidR="009A1992" w:rsidDel="00B32481" w:rsidRDefault="002715DD" w:rsidP="009A1992">
      <w:pPr>
        <w:rPr>
          <w:del w:id="69" w:author="Alan Hawse" w:date="2017-07-31T14:33:00Z"/>
        </w:rPr>
      </w:pPr>
      <w:del w:id="70" w:author="Alan Hawse" w:date="2017-07-31T14:33:00Z">
        <w:r w:rsidDel="00B32481">
          <w:delText xml:space="preserve">The Amazon AWS IoT Cloud service is an MQTT Message Broker </w:delText>
        </w:r>
        <w:r w:rsidRPr="002715DD" w:rsidDel="00B32481">
          <w:rPr>
            <w:b/>
          </w:rPr>
          <w:delText>plus</w:delText>
        </w:r>
        <w:r w:rsidDel="00B32481">
          <w:delText xml:space="preserve"> a bunch of serve</w:delText>
        </w:r>
        <w:r w:rsidR="004128B4" w:rsidDel="00B32481">
          <w:delText>r side functionality that provides:</w:delText>
        </w:r>
      </w:del>
    </w:p>
    <w:p w14:paraId="50A14949" w14:textId="7248593F" w:rsidR="004128B4" w:rsidDel="00B32481" w:rsidRDefault="004128B4" w:rsidP="002715DD">
      <w:pPr>
        <w:pStyle w:val="ListParagraph"/>
        <w:numPr>
          <w:ilvl w:val="0"/>
          <w:numId w:val="36"/>
        </w:numPr>
        <w:rPr>
          <w:del w:id="71" w:author="Alan Hawse" w:date="2017-07-31T14:33:00Z"/>
        </w:rPr>
      </w:pPr>
      <w:del w:id="72" w:author="Alan Hawse" w:date="2017-07-31T14:33:00Z">
        <w:r w:rsidDel="00B32481">
          <w:delText>Message Broker: An MQTT Message Broker</w:delText>
        </w:r>
        <w:r w:rsidR="00654771" w:rsidDel="00B32481">
          <w:delText>.</w:delText>
        </w:r>
      </w:del>
    </w:p>
    <w:p w14:paraId="33F8199E" w14:textId="4DF71FFE" w:rsidR="004128B4" w:rsidDel="00B32481" w:rsidRDefault="004128B4" w:rsidP="002715DD">
      <w:pPr>
        <w:pStyle w:val="ListParagraph"/>
        <w:numPr>
          <w:ilvl w:val="0"/>
          <w:numId w:val="36"/>
        </w:numPr>
        <w:rPr>
          <w:del w:id="73" w:author="Alan Hawse" w:date="2017-07-31T14:33:00Z"/>
        </w:rPr>
      </w:pPr>
      <w:del w:id="74" w:author="Alan Hawse" w:date="2017-07-31T14:33:00Z">
        <w:r w:rsidDel="00B32481">
          <w:delText>Thing Registry: A</w:delText>
        </w:r>
        <w:r w:rsidR="002715DD" w:rsidDel="00B32481">
          <w:delText xml:space="preserve"> </w:delText>
        </w:r>
        <w:r w:rsidDel="00B32481">
          <w:delText xml:space="preserve">web interface to manage the access to your </w:delText>
        </w:r>
        <w:r w:rsidRPr="00BC4585" w:rsidDel="00B32481">
          <w:rPr>
            <w:i/>
          </w:rPr>
          <w:delText>things</w:delText>
        </w:r>
        <w:r w:rsidR="00654771" w:rsidDel="00B32481">
          <w:delText>.</w:delText>
        </w:r>
      </w:del>
    </w:p>
    <w:p w14:paraId="2DB66F45" w14:textId="700DC625" w:rsidR="002715DD" w:rsidDel="00B32481" w:rsidRDefault="004128B4" w:rsidP="002715DD">
      <w:pPr>
        <w:pStyle w:val="ListParagraph"/>
        <w:numPr>
          <w:ilvl w:val="0"/>
          <w:numId w:val="36"/>
        </w:numPr>
        <w:rPr>
          <w:del w:id="75" w:author="Alan Hawse" w:date="2017-07-31T14:33:00Z"/>
        </w:rPr>
      </w:pPr>
      <w:del w:id="76" w:author="Alan Hawse" w:date="2017-07-31T14:33:00Z">
        <w:r w:rsidDel="00B32481">
          <w:delText xml:space="preserve">Security and identity: A web interface to manage the certificates and rules about </w:delText>
        </w:r>
        <w:r w:rsidRPr="00BC4585" w:rsidDel="00B32481">
          <w:rPr>
            <w:i/>
          </w:rPr>
          <w:delText>things</w:delText>
        </w:r>
        <w:r w:rsidDel="00B32481">
          <w:delText>.  You can create encryption keys and manage access privileges.</w:delText>
        </w:r>
      </w:del>
    </w:p>
    <w:p w14:paraId="1F93DD7F" w14:textId="7FAB58D0" w:rsidR="004128B4" w:rsidDel="00B32481" w:rsidRDefault="004128B4" w:rsidP="002715DD">
      <w:pPr>
        <w:pStyle w:val="ListParagraph"/>
        <w:numPr>
          <w:ilvl w:val="0"/>
          <w:numId w:val="36"/>
        </w:numPr>
        <w:rPr>
          <w:del w:id="77" w:author="Alan Hawse" w:date="2017-07-31T14:33:00Z"/>
        </w:rPr>
      </w:pPr>
      <w:del w:id="78" w:author="Alan Hawse" w:date="2017-07-31T14:33:00Z">
        <w:r w:rsidDel="00B32481">
          <w:delText>A “shadow”</w:delText>
        </w:r>
        <w:r w:rsidR="00654771" w:rsidDel="00B32481">
          <w:delText>: An</w:delText>
        </w:r>
        <w:r w:rsidDel="00B32481">
          <w:delText xml:space="preserve"> online cache of the most recent state of your </w:delText>
        </w:r>
        <w:r w:rsidRPr="00BC4585" w:rsidDel="00B32481">
          <w:rPr>
            <w:i/>
          </w:rPr>
          <w:delText>thing</w:delText>
        </w:r>
        <w:r w:rsidR="00654771" w:rsidDel="00B32481">
          <w:rPr>
            <w:b/>
          </w:rPr>
          <w:delText>.</w:delText>
        </w:r>
      </w:del>
    </w:p>
    <w:p w14:paraId="5A0DC98C" w14:textId="240205BF" w:rsidR="002715DD" w:rsidDel="00B32481" w:rsidRDefault="00C62FF9" w:rsidP="002715DD">
      <w:pPr>
        <w:pStyle w:val="ListParagraph"/>
        <w:numPr>
          <w:ilvl w:val="0"/>
          <w:numId w:val="36"/>
        </w:numPr>
        <w:rPr>
          <w:del w:id="79" w:author="Alan Hawse" w:date="2017-07-31T14:33:00Z"/>
        </w:rPr>
      </w:pPr>
      <w:del w:id="80" w:author="Alan Hawse" w:date="2017-07-31T14:33:00Z">
        <w:r w:rsidDel="00B32481">
          <w:delText xml:space="preserve">Rules Engine: An application that runs in the cloud that can </w:delText>
        </w:r>
        <w:r w:rsidR="003E5F27" w:rsidDel="00B32481">
          <w:delText>subscribe to</w:delText>
        </w:r>
        <w:r w:rsidDel="00B32481">
          <w:delText xml:space="preserve"> Topics and take programmatic actions based on messages </w:delText>
        </w:r>
        <w:r w:rsidR="00654771" w:rsidDel="00B32481">
          <w:delText>– for example, y</w:delText>
        </w:r>
        <w:r w:rsidDel="00B32481">
          <w:delText xml:space="preserve">ou could configure it to </w:delText>
        </w:r>
        <w:r w:rsidR="003E5F27" w:rsidDel="00B32481">
          <w:delText>subscribe to</w:delText>
        </w:r>
        <w:r w:rsidDel="00B32481">
          <w:delText xml:space="preserve"> an “Alert” topic, and if a </w:delText>
        </w:r>
        <w:r w:rsidRPr="00BC4585" w:rsidDel="00B32481">
          <w:rPr>
            <w:i/>
          </w:rPr>
          <w:delText>thing</w:delText>
        </w:r>
        <w:r w:rsidDel="00B32481">
          <w:delText xml:space="preserve"> publishes a warning message to the alert topic</w:delText>
        </w:r>
        <w:r w:rsidR="00654771" w:rsidDel="00B32481">
          <w:delText>,</w:delText>
        </w:r>
        <w:r w:rsidDel="00B32481">
          <w:delText xml:space="preserve"> it uses Amazon SNS to send a SMS Text Message to your cell phone</w:delText>
        </w:r>
      </w:del>
    </w:p>
    <w:p w14:paraId="719CCD0E" w14:textId="1D555C69" w:rsidR="00C62FF9" w:rsidDel="00B32481" w:rsidRDefault="00C62FF9" w:rsidP="002715DD">
      <w:pPr>
        <w:pStyle w:val="ListParagraph"/>
        <w:numPr>
          <w:ilvl w:val="0"/>
          <w:numId w:val="36"/>
        </w:numPr>
        <w:rPr>
          <w:del w:id="81" w:author="Alan Hawse" w:date="2017-07-31T14:33:00Z"/>
        </w:rPr>
      </w:pPr>
      <w:del w:id="82" w:author="Alan Hawse" w:date="2017-07-31T14:33:00Z">
        <w:r w:rsidDel="00B32481">
          <w:delText xml:space="preserve">IoT Applications: An SDK to build Web pages and cell phone Apps. </w:delText>
        </w:r>
      </w:del>
    </w:p>
    <w:p w14:paraId="1B71ACF3" w14:textId="619E897F" w:rsidR="002715DD" w:rsidRPr="009A1992" w:rsidDel="00B32481" w:rsidRDefault="002715DD" w:rsidP="009A1992">
      <w:pPr>
        <w:rPr>
          <w:del w:id="83" w:author="Alan Hawse" w:date="2017-07-31T14:33:00Z"/>
        </w:rPr>
      </w:pPr>
      <w:del w:id="84" w:author="Alan Hawse" w:date="2017-07-31T14:33:00Z">
        <w:r w:rsidDel="00B32481">
          <w:rPr>
            <w:rFonts w:ascii="Helvetica" w:hAnsi="Helvetica" w:cs="Helvetica"/>
            <w:noProof/>
          </w:rPr>
          <w:drawing>
            <wp:inline distT="0" distB="0" distL="0" distR="0" wp14:anchorId="17315D3F" wp14:editId="297550AC">
              <wp:extent cx="5943600" cy="264086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40866"/>
                      </a:xfrm>
                      <a:prstGeom prst="rect">
                        <a:avLst/>
                      </a:prstGeom>
                      <a:noFill/>
                      <a:ln>
                        <a:noFill/>
                      </a:ln>
                    </pic:spPr>
                  </pic:pic>
                </a:graphicData>
              </a:graphic>
            </wp:inline>
          </w:drawing>
        </w:r>
      </w:del>
    </w:p>
    <w:p w14:paraId="09758CCB" w14:textId="77777777" w:rsidR="00B32481" w:rsidRDefault="00B32481">
      <w:pPr>
        <w:rPr>
          <w:ins w:id="85" w:author="Alan Hawse" w:date="2017-07-31T14:33:00Z"/>
        </w:rPr>
      </w:pPr>
    </w:p>
    <w:p w14:paraId="6E891CFD" w14:textId="77777777" w:rsidR="002E71EC" w:rsidRDefault="00B32481">
      <w:pPr>
        <w:rPr>
          <w:ins w:id="86" w:author="Alan Hawse" w:date="2017-07-31T14:34:00Z"/>
        </w:rPr>
      </w:pPr>
      <w:ins w:id="87" w:author="Alan Hawse" w:date="2017-07-31T14:33:00Z">
        <w:r>
          <w:t xml:space="preserve">Explain the AWS architecture… show what </w:t>
        </w:r>
      </w:ins>
      <w:ins w:id="88" w:author="Alan Hawse" w:date="2017-07-31T14:34:00Z">
        <w:r w:rsidR="002E71EC">
          <w:t>parts we are going to touch.</w:t>
        </w:r>
      </w:ins>
    </w:p>
    <w:p w14:paraId="51554B59" w14:textId="6804D932" w:rsidR="009B57EC" w:rsidRDefault="009B57EC">
      <w:pPr>
        <w:rPr>
          <w:rFonts w:ascii="Cambria" w:eastAsia="Times New Roman" w:hAnsi="Cambria"/>
          <w:b/>
          <w:bCs/>
          <w:color w:val="4F81BD"/>
        </w:rPr>
      </w:pPr>
      <w:del w:id="89" w:author="Alan Hawse" w:date="2017-07-31T14:34:00Z">
        <w:r w:rsidDel="002E71EC">
          <w:br w:type="page"/>
        </w:r>
      </w:del>
    </w:p>
    <w:p w14:paraId="549865E3" w14:textId="11C86EF4" w:rsidR="00A812F6" w:rsidRDefault="00A812F6" w:rsidP="00A812F6">
      <w:pPr>
        <w:pStyle w:val="Heading3"/>
      </w:pPr>
      <w:r>
        <w:t xml:space="preserve">Amazon AWS </w:t>
      </w:r>
      <w:proofErr w:type="spellStart"/>
      <w:r w:rsidR="00891D54">
        <w:t>IoT</w:t>
      </w:r>
      <w:proofErr w:type="spellEnd"/>
      <w:r w:rsidR="00891D54">
        <w:t xml:space="preserve"> Resources</w:t>
      </w:r>
    </w:p>
    <w:p w14:paraId="48C9B1B3" w14:textId="7BC2E9F9" w:rsidR="007C6680" w:rsidRDefault="007C6680">
      <w:pPr>
        <w:rPr>
          <w:ins w:id="90" w:author="Alan Hawse" w:date="2017-07-31T14:49:00Z"/>
        </w:rPr>
      </w:pPr>
      <w:ins w:id="91" w:author="Alan Hawse" w:date="2017-07-31T14:45:00Z">
        <w:r>
          <w:t>Thing</w:t>
        </w:r>
      </w:ins>
      <w:ins w:id="92" w:author="Alan Hawse" w:date="2017-07-31T14:49:00Z">
        <w:r>
          <w:t xml:space="preserve"> – awkward word… </w:t>
        </w:r>
      </w:ins>
    </w:p>
    <w:p w14:paraId="3AB2E333" w14:textId="77777777" w:rsidR="007C6680" w:rsidRDefault="007C6680">
      <w:pPr>
        <w:rPr>
          <w:ins w:id="93" w:author="Alan Hawse" w:date="2017-07-31T14:45:00Z"/>
        </w:rPr>
      </w:pPr>
      <w:bookmarkStart w:id="94" w:name="_GoBack"/>
      <w:bookmarkEnd w:id="94"/>
    </w:p>
    <w:p w14:paraId="3CC5204C" w14:textId="77777777" w:rsidR="007C6680" w:rsidRDefault="007C6680">
      <w:pPr>
        <w:rPr>
          <w:ins w:id="95" w:author="Alan Hawse" w:date="2017-07-31T14:49:00Z"/>
        </w:rPr>
      </w:pPr>
      <w:ins w:id="96" w:author="Alan Hawse" w:date="2017-07-31T14:45:00Z">
        <w:r>
          <w:t>Certificate (is used for two sides TLS connection)</w:t>
        </w:r>
      </w:ins>
    </w:p>
    <w:p w14:paraId="7F96FC79" w14:textId="77777777" w:rsidR="007C6680" w:rsidRDefault="007C6680" w:rsidP="007C6680">
      <w:pPr>
        <w:rPr>
          <w:ins w:id="97" w:author="Alan Hawse" w:date="2017-07-31T14:49:00Z"/>
        </w:rPr>
      </w:pPr>
    </w:p>
    <w:p w14:paraId="2D1542CB" w14:textId="77777777" w:rsidR="007C6680" w:rsidRDefault="007C6680" w:rsidP="007C6680">
      <w:pPr>
        <w:rPr>
          <w:ins w:id="98" w:author="Alan Hawse" w:date="2017-07-31T14:49:00Z"/>
        </w:rPr>
      </w:pPr>
      <w:ins w:id="99" w:author="Alan Hawse" w:date="2017-07-31T14:49:00Z">
        <w:r>
          <w:t>The policy is an enterprise user management concept.</w:t>
        </w:r>
      </w:ins>
    </w:p>
    <w:p w14:paraId="78D2558C" w14:textId="7174E8D6" w:rsidR="00AE56EE" w:rsidDel="002E71EC" w:rsidRDefault="00AE56EE" w:rsidP="006F1CF2">
      <w:pPr>
        <w:rPr>
          <w:del w:id="100" w:author="Alan Hawse" w:date="2017-07-31T14:34:00Z"/>
        </w:rPr>
      </w:pPr>
      <w:del w:id="101" w:author="Alan Hawse" w:date="2017-07-31T14:34:00Z">
        <w:r w:rsidDel="002E71EC">
          <w:delText>There are three types of resources</w:delText>
        </w:r>
        <w:r w:rsidR="00D30360" w:rsidDel="002E71EC">
          <w:delText xml:space="preserve"> in Amazon AWS</w:delText>
        </w:r>
        <w:r w:rsidR="00891D54" w:rsidDel="002E71EC">
          <w:delText>:</w:delText>
        </w:r>
        <w:r w:rsidDel="002E71EC">
          <w:delText xml:space="preserve"> </w:delText>
        </w:r>
        <w:r w:rsidRPr="00BC4585" w:rsidDel="002E71EC">
          <w:rPr>
            <w:i/>
          </w:rPr>
          <w:delText>Things</w:delText>
        </w:r>
        <w:r w:rsidDel="002E71EC">
          <w:delText xml:space="preserve">, Certificates, and </w:delText>
        </w:r>
        <w:r w:rsidRPr="00CB37A2" w:rsidDel="002E71EC">
          <w:rPr>
            <w:i/>
          </w:rPr>
          <w:delText>Policies</w:delText>
        </w:r>
        <w:r w:rsidR="00DE5FB7" w:rsidDel="002E71EC">
          <w:delText xml:space="preserve">. The </w:delText>
        </w:r>
        <w:r w:rsidR="003E5F27" w:rsidDel="002E71EC">
          <w:delText>second</w:delText>
        </w:r>
        <w:r w:rsidR="00DE5FB7" w:rsidDel="002E71EC">
          <w:delText xml:space="preserve"> exercise will take you step by step through the process to create </w:delText>
        </w:r>
        <w:r w:rsidR="003E5F27" w:rsidDel="002E71EC">
          <w:delText xml:space="preserve">each of </w:delText>
        </w:r>
        <w:r w:rsidR="00DE5FB7" w:rsidDel="002E71EC">
          <w:delText>them.</w:delText>
        </w:r>
      </w:del>
    </w:p>
    <w:p w14:paraId="463DC5B2" w14:textId="0310A73C" w:rsidR="006F1CF2" w:rsidRPr="00AE56EE" w:rsidDel="002E71EC" w:rsidRDefault="006F1CF2" w:rsidP="006F1CF2">
      <w:pPr>
        <w:rPr>
          <w:del w:id="102" w:author="Alan Hawse" w:date="2017-07-31T14:34:00Z"/>
          <w:b/>
          <w:u w:val="single"/>
        </w:rPr>
      </w:pPr>
      <w:del w:id="103" w:author="Alan Hawse" w:date="2017-07-31T14:34:00Z">
        <w:r w:rsidRPr="00AE56EE" w:rsidDel="002E71EC">
          <w:rPr>
            <w:b/>
            <w:u w:val="single"/>
          </w:rPr>
          <w:delText>Thing</w:delText>
        </w:r>
      </w:del>
    </w:p>
    <w:p w14:paraId="7CBAAA8A" w14:textId="0299DE82" w:rsidR="00AE56EE" w:rsidDel="002E71EC" w:rsidRDefault="00AE56EE" w:rsidP="006F1CF2">
      <w:pPr>
        <w:rPr>
          <w:del w:id="104" w:author="Alan Hawse" w:date="2017-07-31T14:34:00Z"/>
        </w:rPr>
      </w:pPr>
      <w:del w:id="105" w:author="Alan Hawse" w:date="2017-07-31T14:34:00Z">
        <w:r w:rsidRPr="00AE56EE" w:rsidDel="002E71EC">
          <w:delText xml:space="preserve">A </w:delText>
        </w:r>
        <w:r w:rsidRPr="00DD3570" w:rsidDel="002E71EC">
          <w:rPr>
            <w:i/>
          </w:rPr>
          <w:delText>thing</w:delText>
        </w:r>
        <w:r w:rsidRPr="00AE56EE" w:rsidDel="002E71EC">
          <w:delText xml:space="preserve"> is a representation of a device or logical entity. It can be a physical device or sensor (for example, a light bulb or a switch on a wall). It can also be a logical entity like an instance of an application or a physical entity that does not connect to AWS IoT but can be related to other devices that do (for example, a car that has engine sensors or a control panel).</w:delText>
        </w:r>
      </w:del>
    </w:p>
    <w:p w14:paraId="4AD60DD6" w14:textId="7F9EAEE0" w:rsidR="006F1CF2" w:rsidRPr="00AE56EE" w:rsidDel="002E71EC" w:rsidRDefault="006F1CF2" w:rsidP="006F1CF2">
      <w:pPr>
        <w:rPr>
          <w:del w:id="106" w:author="Alan Hawse" w:date="2017-07-31T14:34:00Z"/>
          <w:b/>
          <w:u w:val="single"/>
        </w:rPr>
      </w:pPr>
      <w:del w:id="107" w:author="Alan Hawse" w:date="2017-07-31T14:34:00Z">
        <w:r w:rsidRPr="00AE56EE" w:rsidDel="002E71EC">
          <w:rPr>
            <w:b/>
            <w:u w:val="single"/>
          </w:rPr>
          <w:delText>Certificate</w:delText>
        </w:r>
      </w:del>
    </w:p>
    <w:p w14:paraId="6BF92028" w14:textId="77EBC3DC" w:rsidR="00AE56EE" w:rsidDel="002E71EC" w:rsidRDefault="00AE56EE" w:rsidP="00AE56EE">
      <w:pPr>
        <w:rPr>
          <w:del w:id="108" w:author="Alan Hawse" w:date="2017-07-31T14:34:00Z"/>
        </w:rPr>
      </w:pPr>
      <w:del w:id="109" w:author="Alan Hawse" w:date="2017-07-31T14:34:00Z">
        <w:r w:rsidDel="002E71EC">
          <w:delText xml:space="preserve">AWS IoT provides mutual authentication and encryption at all points of connection so that data is never exchanged between </w:delText>
        </w:r>
        <w:r w:rsidRPr="00DD3570" w:rsidDel="002E71EC">
          <w:rPr>
            <w:i/>
          </w:rPr>
          <w:delText>things</w:delText>
        </w:r>
        <w:r w:rsidDel="002E71EC">
          <w:delText xml:space="preserve"> and AWS IoT without </w:delText>
        </w:r>
        <w:r w:rsidR="00A622A4" w:rsidDel="002E71EC">
          <w:delText xml:space="preserve">a </w:delText>
        </w:r>
        <w:r w:rsidDel="002E71EC">
          <w:delText xml:space="preserve">proven identity. AWS IoT supports X.509 certificate-based authentication. Connections using MQTT use certificate-based authentication. You can </w:delText>
        </w:r>
      </w:del>
      <w:ins w:id="110" w:author="Greg Landry" w:date="2017-06-03T09:58:00Z">
        <w:del w:id="111" w:author="Alan Hawse" w:date="2017-07-31T14:34:00Z">
          <w:r w:rsidR="00325C51" w:rsidDel="002E71EC">
            <w:delText xml:space="preserve">should </w:delText>
          </w:r>
        </w:del>
      </w:ins>
      <w:del w:id="112" w:author="Alan Hawse" w:date="2017-07-31T14:34:00Z">
        <w:r w:rsidDel="002E71EC">
          <w:delText>attach policies to a certificate to allow or deny access to AWS IoT resources.</w:delText>
        </w:r>
        <w:r w:rsidR="00DE5FB7" w:rsidDel="002E71EC">
          <w:delText xml:space="preserve">  </w:delText>
        </w:r>
        <w:r w:rsidDel="002E71EC">
          <w:delText>A root CA</w:delText>
        </w:r>
        <w:r w:rsidR="00E353AC" w:rsidDel="002E71EC">
          <w:delText xml:space="preserve"> (certification authority)</w:delText>
        </w:r>
        <w:r w:rsidDel="002E71EC">
          <w:delText xml:space="preserve"> certificate is used by your device to ensure it is communicating with </w:delText>
        </w:r>
        <w:r w:rsidR="00EA69DA" w:rsidDel="002E71EC">
          <w:delText>the actual Amazon Web Services site</w:delText>
        </w:r>
        <w:r w:rsidDel="002E71EC">
          <w:delText xml:space="preserve">. </w:delText>
        </w:r>
        <w:r w:rsidR="003E5F27" w:rsidDel="002E71EC">
          <w:delText xml:space="preserve"> You can only connect your </w:delText>
        </w:r>
        <w:r w:rsidR="003E5F27" w:rsidRPr="00BC4585" w:rsidDel="002E71EC">
          <w:rPr>
            <w:i/>
          </w:rPr>
          <w:delText>thing</w:delText>
        </w:r>
        <w:r w:rsidR="003E5F27" w:rsidDel="002E71EC">
          <w:delText xml:space="preserve"> to the AWS IoT Cloud via TLS.</w:delText>
        </w:r>
      </w:del>
    </w:p>
    <w:p w14:paraId="240AE244" w14:textId="00D8D9B0" w:rsidR="006F1CF2" w:rsidDel="002E71EC" w:rsidRDefault="006F1CF2" w:rsidP="006F1CF2">
      <w:pPr>
        <w:rPr>
          <w:del w:id="113" w:author="Alan Hawse" w:date="2017-07-31T14:34:00Z"/>
        </w:rPr>
      </w:pPr>
      <w:del w:id="114" w:author="Alan Hawse" w:date="2017-07-31T14:34:00Z">
        <w:r w:rsidRPr="00AE56EE" w:rsidDel="002E71EC">
          <w:rPr>
            <w:b/>
            <w:u w:val="single"/>
          </w:rPr>
          <w:delText>Policy</w:delText>
        </w:r>
      </w:del>
    </w:p>
    <w:p w14:paraId="5B4BB4B0" w14:textId="495B5E58" w:rsidR="00AE56EE" w:rsidDel="002E71EC" w:rsidRDefault="00AE56EE" w:rsidP="00AE56EE">
      <w:pPr>
        <w:rPr>
          <w:del w:id="115" w:author="Alan Hawse" w:date="2017-07-31T14:34:00Z"/>
        </w:rPr>
      </w:pPr>
      <w:del w:id="116" w:author="Alan Hawse" w:date="2017-07-31T14:34:00Z">
        <w:r w:rsidDel="002E71EC">
          <w:delText xml:space="preserve">After creating a certificate for your internet-connected </w:delText>
        </w:r>
        <w:r w:rsidRPr="00BC4585" w:rsidDel="002E71EC">
          <w:rPr>
            <w:i/>
          </w:rPr>
          <w:delText>thing</w:delText>
        </w:r>
        <w:r w:rsidDel="002E71EC">
          <w:delText xml:space="preserve">, you must create and attach an AWS IoT policy that will determine what AWS IoT operations the </w:delText>
        </w:r>
        <w:r w:rsidRPr="00BC4585" w:rsidDel="002E71EC">
          <w:rPr>
            <w:i/>
          </w:rPr>
          <w:delText>thing</w:delText>
        </w:r>
        <w:r w:rsidDel="002E71EC">
          <w:delText xml:space="preserve"> may perform. AWS IoT policies are JSON documents and they follow the same conventions as AWS Identity and Access Management policies.</w:delText>
        </w:r>
      </w:del>
    </w:p>
    <w:p w14:paraId="7A102DE6" w14:textId="2849AA8D" w:rsidR="00AE56EE" w:rsidDel="002E71EC" w:rsidRDefault="00AE56EE" w:rsidP="00AE56EE">
      <w:pPr>
        <w:rPr>
          <w:del w:id="117" w:author="Alan Hawse" w:date="2017-07-31T14:34:00Z"/>
        </w:rPr>
      </w:pPr>
      <w:del w:id="118" w:author="Alan Hawse" w:date="2017-07-31T14:34:00Z">
        <w:r w:rsidDel="002E71EC">
          <w:delText>You can also specify permissions for specific resources such as topics and shadows.</w:delText>
        </w:r>
        <w:r w:rsidR="00596EE0" w:rsidDel="002E71EC">
          <w:delText xml:space="preserve">  Here is an example of </w:delText>
        </w:r>
        <w:r w:rsidR="001D0EF5" w:rsidDel="002E71EC">
          <w:delText>a</w:delText>
        </w:r>
        <w:r w:rsidR="00596EE0" w:rsidDel="002E71EC">
          <w:delText xml:space="preserve"> Policy created for a new </w:delText>
        </w:r>
        <w:r w:rsidR="00596EE0" w:rsidRPr="00BC4585" w:rsidDel="002E71EC">
          <w:rPr>
            <w:i/>
          </w:rPr>
          <w:delText>thing</w:delText>
        </w:r>
        <w:r w:rsidR="00596EE0" w:rsidDel="002E71EC">
          <w:delText>.</w:delText>
        </w:r>
      </w:del>
    </w:p>
    <w:p w14:paraId="6B422A3D" w14:textId="59C8BA17" w:rsidR="00AE56EE" w:rsidRPr="00892212" w:rsidDel="002E71EC" w:rsidRDefault="00AE56EE" w:rsidP="00892212">
      <w:pPr>
        <w:rPr>
          <w:del w:id="119" w:author="Alan Hawse" w:date="2017-07-31T14:34:00Z"/>
          <w:rFonts w:ascii="Times New Roman" w:hAnsi="Times New Roman" w:cs="Times New Roman"/>
        </w:rPr>
      </w:pPr>
      <w:del w:id="120" w:author="Alan Hawse" w:date="2017-07-31T14:34:00Z">
        <w:r w:rsidRPr="00892212" w:rsidDel="002E71EC">
          <w:rPr>
            <w:rFonts w:ascii="Times New Roman" w:hAnsi="Times New Roman" w:cs="Times New Roman"/>
          </w:rPr>
          <w:delText>{</w:delText>
        </w:r>
      </w:del>
    </w:p>
    <w:p w14:paraId="645B48B0" w14:textId="414AFD58" w:rsidR="00AE56EE" w:rsidRPr="00892212" w:rsidDel="002E71EC" w:rsidRDefault="00AE56EE" w:rsidP="00892212">
      <w:pPr>
        <w:rPr>
          <w:del w:id="121" w:author="Alan Hawse" w:date="2017-07-31T14:34:00Z"/>
          <w:rFonts w:ascii="Times New Roman" w:hAnsi="Times New Roman" w:cs="Times New Roman"/>
        </w:rPr>
      </w:pPr>
      <w:del w:id="122" w:author="Alan Hawse" w:date="2017-07-31T14:34:00Z">
        <w:r w:rsidRPr="00892212" w:rsidDel="002E71EC">
          <w:rPr>
            <w:rFonts w:ascii="Times New Roman" w:hAnsi="Times New Roman" w:cs="Times New Roman"/>
          </w:rPr>
          <w:delText xml:space="preserve">  </w:delText>
        </w:r>
        <w:r w:rsidR="00497552" w:rsidDel="002E71EC">
          <w:rPr>
            <w:rFonts w:ascii="Times New Roman" w:hAnsi="Times New Roman" w:cs="Times New Roman"/>
          </w:rPr>
          <w:delText xml:space="preserve">  </w:delText>
        </w:r>
        <w:r w:rsidRPr="00892212" w:rsidDel="002E71EC">
          <w:rPr>
            <w:rFonts w:ascii="Times New Roman" w:hAnsi="Times New Roman" w:cs="Times New Roman"/>
          </w:rPr>
          <w:delText>"Version": "2012-10-17",</w:delText>
        </w:r>
      </w:del>
    </w:p>
    <w:p w14:paraId="1D0082BF" w14:textId="6711BF19" w:rsidR="00AE56EE" w:rsidRPr="00892212" w:rsidDel="002E71EC" w:rsidRDefault="00AE56EE" w:rsidP="00892212">
      <w:pPr>
        <w:rPr>
          <w:del w:id="123" w:author="Alan Hawse" w:date="2017-07-31T14:34:00Z"/>
          <w:rFonts w:ascii="Times New Roman" w:hAnsi="Times New Roman" w:cs="Times New Roman"/>
        </w:rPr>
      </w:pPr>
      <w:del w:id="124" w:author="Alan Hawse" w:date="2017-07-31T14:34:00Z">
        <w:r w:rsidRPr="00892212" w:rsidDel="002E71EC">
          <w:rPr>
            <w:rFonts w:ascii="Times New Roman" w:hAnsi="Times New Roman" w:cs="Times New Roman"/>
          </w:rPr>
          <w:delText xml:space="preserve">  </w:delText>
        </w:r>
        <w:r w:rsidR="00497552" w:rsidDel="002E71EC">
          <w:rPr>
            <w:rFonts w:ascii="Times New Roman" w:hAnsi="Times New Roman" w:cs="Times New Roman"/>
          </w:rPr>
          <w:delText xml:space="preserve">  </w:delText>
        </w:r>
        <w:r w:rsidRPr="00892212" w:rsidDel="002E71EC">
          <w:rPr>
            <w:rFonts w:ascii="Times New Roman" w:hAnsi="Times New Roman" w:cs="Times New Roman"/>
          </w:rPr>
          <w:delText>"Statement": [</w:delText>
        </w:r>
      </w:del>
    </w:p>
    <w:p w14:paraId="37A4A810" w14:textId="332D7996" w:rsidR="00AE56EE" w:rsidRPr="00892212" w:rsidDel="002E71EC" w:rsidRDefault="00AE56EE" w:rsidP="00892212">
      <w:pPr>
        <w:rPr>
          <w:del w:id="125" w:author="Alan Hawse" w:date="2017-07-31T14:34:00Z"/>
          <w:rFonts w:ascii="Times New Roman" w:hAnsi="Times New Roman" w:cs="Times New Roman"/>
        </w:rPr>
      </w:pPr>
      <w:del w:id="126" w:author="Alan Hawse" w:date="2017-07-31T14:34:00Z">
        <w:r w:rsidRPr="00892212" w:rsidDel="002E71EC">
          <w:rPr>
            <w:rFonts w:ascii="Times New Roman" w:hAnsi="Times New Roman" w:cs="Times New Roman"/>
          </w:rPr>
          <w:delText xml:space="preserve">  </w:delText>
        </w:r>
        <w:r w:rsidR="00497552" w:rsidDel="002E71EC">
          <w:rPr>
            <w:rFonts w:ascii="Times New Roman" w:hAnsi="Times New Roman" w:cs="Times New Roman"/>
          </w:rPr>
          <w:delText xml:space="preserve">  </w:delText>
        </w:r>
        <w:r w:rsidRPr="00892212" w:rsidDel="002E71EC">
          <w:rPr>
            <w:rFonts w:ascii="Times New Roman" w:hAnsi="Times New Roman" w:cs="Times New Roman"/>
          </w:rPr>
          <w:delText xml:space="preserve">  </w:delText>
        </w:r>
        <w:r w:rsidR="00497552" w:rsidDel="002E71EC">
          <w:rPr>
            <w:rFonts w:ascii="Times New Roman" w:hAnsi="Times New Roman" w:cs="Times New Roman"/>
          </w:rPr>
          <w:delText xml:space="preserve">  </w:delText>
        </w:r>
        <w:r w:rsidRPr="00892212" w:rsidDel="002E71EC">
          <w:rPr>
            <w:rFonts w:ascii="Times New Roman" w:hAnsi="Times New Roman" w:cs="Times New Roman"/>
          </w:rPr>
          <w:delText>{</w:delText>
        </w:r>
      </w:del>
    </w:p>
    <w:p w14:paraId="1DCD5D86" w14:textId="3EB86806" w:rsidR="00AE56EE" w:rsidRPr="00892212" w:rsidDel="002E71EC" w:rsidRDefault="00AE56EE" w:rsidP="00892212">
      <w:pPr>
        <w:rPr>
          <w:del w:id="127" w:author="Alan Hawse" w:date="2017-07-31T14:34:00Z"/>
          <w:rFonts w:ascii="Times New Roman" w:hAnsi="Times New Roman" w:cs="Times New Roman"/>
        </w:rPr>
      </w:pPr>
      <w:del w:id="128" w:author="Alan Hawse" w:date="2017-07-31T14:34:00Z">
        <w:r w:rsidRPr="00892212" w:rsidDel="002E71EC">
          <w:rPr>
            <w:rFonts w:ascii="Times New Roman" w:hAnsi="Times New Roman" w:cs="Times New Roman"/>
          </w:rPr>
          <w:delText xml:space="preserve">      </w:delText>
        </w:r>
        <w:r w:rsidR="00497552" w:rsidDel="002E71EC">
          <w:rPr>
            <w:rFonts w:ascii="Times New Roman" w:hAnsi="Times New Roman" w:cs="Times New Roman"/>
          </w:rPr>
          <w:delText xml:space="preserve">     </w:delText>
        </w:r>
        <w:r w:rsidRPr="00892212" w:rsidDel="002E71EC">
          <w:rPr>
            <w:rFonts w:ascii="Times New Roman" w:hAnsi="Times New Roman" w:cs="Times New Roman"/>
          </w:rPr>
          <w:delText>"Action": [  "iot:*"  ],</w:delText>
        </w:r>
      </w:del>
    </w:p>
    <w:p w14:paraId="1E95D1E6" w14:textId="73215F12" w:rsidR="00AE56EE" w:rsidRPr="00892212" w:rsidDel="002E71EC" w:rsidRDefault="00AE56EE" w:rsidP="00892212">
      <w:pPr>
        <w:rPr>
          <w:del w:id="129" w:author="Alan Hawse" w:date="2017-07-31T14:34:00Z"/>
          <w:rFonts w:ascii="Times New Roman" w:hAnsi="Times New Roman" w:cs="Times New Roman"/>
        </w:rPr>
      </w:pPr>
      <w:del w:id="130" w:author="Alan Hawse" w:date="2017-07-31T14:34:00Z">
        <w:r w:rsidRPr="00892212" w:rsidDel="002E71EC">
          <w:rPr>
            <w:rFonts w:ascii="Times New Roman" w:hAnsi="Times New Roman" w:cs="Times New Roman"/>
          </w:rPr>
          <w:delText xml:space="preserve">      </w:delText>
        </w:r>
        <w:r w:rsidR="00497552" w:rsidDel="002E71EC">
          <w:rPr>
            <w:rFonts w:ascii="Times New Roman" w:hAnsi="Times New Roman" w:cs="Times New Roman"/>
          </w:rPr>
          <w:delText xml:space="preserve">     </w:delText>
        </w:r>
        <w:r w:rsidR="00467FF5" w:rsidDel="002E71EC">
          <w:rPr>
            <w:rFonts w:ascii="Times New Roman" w:hAnsi="Times New Roman" w:cs="Times New Roman"/>
          </w:rPr>
          <w:delText>"Resource": ["*"</w:delText>
        </w:r>
        <w:r w:rsidRPr="00892212" w:rsidDel="002E71EC">
          <w:rPr>
            <w:rFonts w:ascii="Times New Roman" w:hAnsi="Times New Roman" w:cs="Times New Roman"/>
          </w:rPr>
          <w:delText>],</w:delText>
        </w:r>
      </w:del>
    </w:p>
    <w:p w14:paraId="74A2219E" w14:textId="07067194" w:rsidR="00AE56EE" w:rsidRPr="00892212" w:rsidDel="002E71EC" w:rsidRDefault="00AE56EE" w:rsidP="00892212">
      <w:pPr>
        <w:rPr>
          <w:del w:id="131" w:author="Alan Hawse" w:date="2017-07-31T14:34:00Z"/>
          <w:rFonts w:ascii="Times New Roman" w:hAnsi="Times New Roman" w:cs="Times New Roman"/>
        </w:rPr>
      </w:pPr>
      <w:del w:id="132" w:author="Alan Hawse" w:date="2017-07-31T14:34:00Z">
        <w:r w:rsidRPr="00892212" w:rsidDel="002E71EC">
          <w:rPr>
            <w:rFonts w:ascii="Times New Roman" w:hAnsi="Times New Roman" w:cs="Times New Roman"/>
          </w:rPr>
          <w:delText xml:space="preserve">      </w:delText>
        </w:r>
        <w:r w:rsidR="00497552" w:rsidDel="002E71EC">
          <w:rPr>
            <w:rFonts w:ascii="Times New Roman" w:hAnsi="Times New Roman" w:cs="Times New Roman"/>
          </w:rPr>
          <w:delText xml:space="preserve">     </w:delText>
        </w:r>
        <w:r w:rsidRPr="00892212" w:rsidDel="002E71EC">
          <w:rPr>
            <w:rFonts w:ascii="Times New Roman" w:hAnsi="Times New Roman" w:cs="Times New Roman"/>
          </w:rPr>
          <w:delText>"Effect": "Allow"</w:delText>
        </w:r>
      </w:del>
    </w:p>
    <w:p w14:paraId="0AF0AC07" w14:textId="3E969474" w:rsidR="00AE56EE" w:rsidRPr="00892212" w:rsidDel="002E71EC" w:rsidRDefault="00AE56EE" w:rsidP="00892212">
      <w:pPr>
        <w:rPr>
          <w:del w:id="133" w:author="Alan Hawse" w:date="2017-07-31T14:34:00Z"/>
          <w:rFonts w:ascii="Times New Roman" w:hAnsi="Times New Roman" w:cs="Times New Roman"/>
        </w:rPr>
      </w:pPr>
      <w:del w:id="134" w:author="Alan Hawse" w:date="2017-07-31T14:34:00Z">
        <w:r w:rsidRPr="00892212" w:rsidDel="002E71EC">
          <w:rPr>
            <w:rFonts w:ascii="Times New Roman" w:hAnsi="Times New Roman" w:cs="Times New Roman"/>
          </w:rPr>
          <w:delText xml:space="preserve">    </w:delText>
        </w:r>
        <w:r w:rsidR="00497552" w:rsidDel="002E71EC">
          <w:rPr>
            <w:rFonts w:ascii="Times New Roman" w:hAnsi="Times New Roman" w:cs="Times New Roman"/>
          </w:rPr>
          <w:delText xml:space="preserve">    </w:delText>
        </w:r>
        <w:r w:rsidRPr="00892212" w:rsidDel="002E71EC">
          <w:rPr>
            <w:rFonts w:ascii="Times New Roman" w:hAnsi="Times New Roman" w:cs="Times New Roman"/>
          </w:rPr>
          <w:delText>}</w:delText>
        </w:r>
      </w:del>
    </w:p>
    <w:p w14:paraId="4E04454F" w14:textId="692D63A0" w:rsidR="00AE56EE" w:rsidRPr="00892212" w:rsidDel="002E71EC" w:rsidRDefault="00497552" w:rsidP="00892212">
      <w:pPr>
        <w:rPr>
          <w:del w:id="135" w:author="Alan Hawse" w:date="2017-07-31T14:34:00Z"/>
          <w:rFonts w:ascii="Times New Roman" w:hAnsi="Times New Roman" w:cs="Times New Roman"/>
        </w:rPr>
      </w:pPr>
      <w:del w:id="136" w:author="Alan Hawse" w:date="2017-07-31T14:34:00Z">
        <w:r w:rsidDel="002E71EC">
          <w:rPr>
            <w:rFonts w:ascii="Times New Roman" w:hAnsi="Times New Roman" w:cs="Times New Roman"/>
          </w:rPr>
          <w:delText xml:space="preserve">  </w:delText>
        </w:r>
        <w:r w:rsidR="00AE56EE" w:rsidRPr="00892212" w:rsidDel="002E71EC">
          <w:rPr>
            <w:rFonts w:ascii="Times New Roman" w:hAnsi="Times New Roman" w:cs="Times New Roman"/>
          </w:rPr>
          <w:delText xml:space="preserve">  ]</w:delText>
        </w:r>
      </w:del>
    </w:p>
    <w:p w14:paraId="234C7748" w14:textId="1D0D3938" w:rsidR="009B57EC" w:rsidRPr="001D0EF5" w:rsidRDefault="00AE56EE">
      <w:pPr>
        <w:rPr>
          <w:rFonts w:ascii="Times New Roman" w:hAnsi="Times New Roman" w:cs="Times New Roman"/>
        </w:rPr>
      </w:pPr>
      <w:del w:id="137" w:author="Alan Hawse" w:date="2017-07-31T14:34:00Z">
        <w:r w:rsidRPr="00892212" w:rsidDel="002E71EC">
          <w:rPr>
            <w:rFonts w:ascii="Times New Roman" w:hAnsi="Times New Roman" w:cs="Times New Roman"/>
          </w:rPr>
          <w:delText>}</w:delText>
        </w:r>
        <w:r w:rsidR="009B57EC" w:rsidDel="002E71EC">
          <w:br w:type="page"/>
        </w:r>
      </w:del>
    </w:p>
    <w:p w14:paraId="7589A34F" w14:textId="503884D3" w:rsidR="00A812F6" w:rsidRDefault="00A812F6" w:rsidP="00A812F6">
      <w:pPr>
        <w:pStyle w:val="Heading3"/>
        <w:rPr>
          <w:ins w:id="138" w:author="Alan Hawse" w:date="2017-07-31T14:45:00Z"/>
        </w:rPr>
      </w:pPr>
      <w:r>
        <w:t>Amazon AWS MQ</w:t>
      </w:r>
      <w:r w:rsidR="00497552">
        <w:t>T</w:t>
      </w:r>
      <w:r>
        <w:t>T</w:t>
      </w:r>
    </w:p>
    <w:p w14:paraId="216FA116" w14:textId="0BBE30B1" w:rsidR="007C6680" w:rsidRDefault="007C6680" w:rsidP="007C6680">
      <w:pPr>
        <w:rPr>
          <w:ins w:id="139" w:author="Alan Hawse" w:date="2017-07-31T14:45:00Z"/>
        </w:rPr>
        <w:pPrChange w:id="140" w:author="Alan Hawse" w:date="2017-07-31T14:45:00Z">
          <w:pPr>
            <w:pStyle w:val="Heading3"/>
          </w:pPr>
        </w:pPrChange>
      </w:pPr>
      <w:ins w:id="141" w:author="Alan Hawse" w:date="2017-07-31T14:45:00Z">
        <w:r>
          <w:t xml:space="preserve">There are lots of </w:t>
        </w:r>
      </w:ins>
      <w:ins w:id="142" w:author="Alan Hawse" w:date="2017-07-31T14:48:00Z">
        <w:r>
          <w:t xml:space="preserve">devices </w:t>
        </w:r>
      </w:ins>
      <w:ins w:id="143" w:author="Alan Hawse" w:date="2017-07-31T14:45:00Z">
        <w:r>
          <w:t>that can do MQTT</w:t>
        </w:r>
      </w:ins>
      <w:ins w:id="144" w:author="Alan Hawse" w:date="2017-07-31T14:46:00Z">
        <w:r>
          <w:t>… including the test console</w:t>
        </w:r>
      </w:ins>
    </w:p>
    <w:p w14:paraId="528382C3" w14:textId="77777777" w:rsidR="007C6680" w:rsidRPr="007C6680" w:rsidRDefault="007C6680" w:rsidP="007C6680">
      <w:pPr>
        <w:rPr>
          <w:rPrChange w:id="145" w:author="Alan Hawse" w:date="2017-07-31T14:45:00Z">
            <w:rPr/>
          </w:rPrChange>
        </w:rPr>
        <w:pPrChange w:id="146" w:author="Alan Hawse" w:date="2017-07-31T14:45:00Z">
          <w:pPr>
            <w:pStyle w:val="Heading3"/>
          </w:pPr>
        </w:pPrChange>
      </w:pPr>
    </w:p>
    <w:p w14:paraId="4FB67E22" w14:textId="2EFB0BD7" w:rsidR="00A812F6" w:rsidDel="002E71EC" w:rsidRDefault="00A812F6" w:rsidP="0037207F">
      <w:pPr>
        <w:pStyle w:val="Heading4"/>
        <w:rPr>
          <w:del w:id="147" w:author="Alan Hawse" w:date="2017-07-31T14:34:00Z"/>
        </w:rPr>
      </w:pPr>
      <w:del w:id="148" w:author="Alan Hawse" w:date="2017-07-31T14:34:00Z">
        <w:r w:rsidDel="002E71EC">
          <w:delText>Internet Access</w:delText>
        </w:r>
      </w:del>
    </w:p>
    <w:p w14:paraId="63BF9245" w14:textId="1D0DCC1F" w:rsidR="00C91E38" w:rsidDel="002E71EC" w:rsidRDefault="00831780" w:rsidP="00A812F6">
      <w:pPr>
        <w:rPr>
          <w:ins w:id="149" w:author="Greg Landry" w:date="2017-03-01T15:34:00Z"/>
          <w:del w:id="150" w:author="Alan Hawse" w:date="2017-07-31T14:34:00Z"/>
        </w:rPr>
      </w:pPr>
      <w:ins w:id="151" w:author="Greg Landry" w:date="2017-06-05T10:31:00Z">
        <w:del w:id="152" w:author="Alan Hawse" w:date="2017-07-31T14:34:00Z">
          <w:r w:rsidDel="002E71EC">
            <w:delText>To</w:delText>
          </w:r>
        </w:del>
      </w:ins>
      <w:ins w:id="153" w:author="Greg Landry" w:date="2017-03-01T15:34:00Z">
        <w:del w:id="154" w:author="Alan Hawse" w:date="2017-07-31T14:34:00Z">
          <w:r w:rsidR="00C91E38" w:rsidDel="002E71EC">
            <w:delText xml:space="preserve"> create a new Amazon AWS </w:delText>
          </w:r>
        </w:del>
      </w:ins>
      <w:ins w:id="155" w:author="Greg Landry" w:date="2017-06-03T09:58:00Z">
        <w:del w:id="156" w:author="Alan Hawse" w:date="2017-07-31T14:34:00Z">
          <w:r w:rsidR="002E4892" w:rsidDel="002E71EC">
            <w:delText>account,</w:delText>
          </w:r>
        </w:del>
      </w:ins>
      <w:ins w:id="157" w:author="Greg Landry" w:date="2017-03-01T15:34:00Z">
        <w:del w:id="158" w:author="Alan Hawse" w:date="2017-07-31T14:34:00Z">
          <w:r w:rsidR="00C91E38" w:rsidDel="002E71EC">
            <w:delText xml:space="preserve"> you need to provide a credit card number. The basic account is free for a year but if you don</w:delText>
          </w:r>
        </w:del>
      </w:ins>
      <w:ins w:id="159" w:author="Greg Landry" w:date="2017-03-01T15:35:00Z">
        <w:del w:id="160" w:author="Alan Hawse" w:date="2017-07-31T14:34:00Z">
          <w:r w:rsidR="00C91E38" w:rsidDel="002E71EC">
            <w:delText xml:space="preserve">’t cancel before that (or remove your credit card from the Amazon payment options) it will start charging your </w:delText>
          </w:r>
        </w:del>
      </w:ins>
      <w:ins w:id="161" w:author="Greg Landry" w:date="2017-03-01T15:36:00Z">
        <w:del w:id="162" w:author="Alan Hawse" w:date="2017-07-31T14:34:00Z">
          <w:r w:rsidR="00C91E38" w:rsidDel="002E71EC">
            <w:delText xml:space="preserve">credit </w:delText>
          </w:r>
        </w:del>
      </w:ins>
      <w:ins w:id="163" w:author="Greg Landry" w:date="2017-03-01T15:35:00Z">
        <w:del w:id="164" w:author="Alan Hawse" w:date="2017-07-31T14:34:00Z">
          <w:r w:rsidR="00C91E38" w:rsidDel="002E71EC">
            <w:delText xml:space="preserve">card </w:delText>
          </w:r>
        </w:del>
      </w:ins>
      <w:ins w:id="165" w:author="Greg Landry" w:date="2017-03-01T15:36:00Z">
        <w:del w:id="166" w:author="Alan Hawse" w:date="2017-07-31T14:34:00Z">
          <w:r w:rsidR="00C91E38" w:rsidDel="002E71EC">
            <w:delText>after</w:delText>
          </w:r>
        </w:del>
      </w:ins>
      <w:ins w:id="167" w:author="Greg Landry" w:date="2017-03-01T15:35:00Z">
        <w:del w:id="168" w:author="Alan Hawse" w:date="2017-07-31T14:34:00Z">
          <w:r w:rsidR="00C91E38" w:rsidDel="002E71EC">
            <w:delText xml:space="preserve"> a year. For that reason, we have setup a class AWS account that you can use for the exercises. However, the password </w:delText>
          </w:r>
        </w:del>
      </w:ins>
      <w:ins w:id="169" w:author="Greg Landry" w:date="2017-03-01T15:37:00Z">
        <w:del w:id="170" w:author="Alan Hawse" w:date="2017-07-31T14:34:00Z">
          <w:r w:rsidR="00C91E38" w:rsidDel="002E71EC">
            <w:delText xml:space="preserve">for that account </w:delText>
          </w:r>
        </w:del>
      </w:ins>
      <w:ins w:id="171" w:author="Greg Landry" w:date="2017-03-01T15:35:00Z">
        <w:del w:id="172" w:author="Alan Hawse" w:date="2017-07-31T14:34:00Z">
          <w:r w:rsidR="00C91E38" w:rsidDel="002E71EC">
            <w:delText>will be changed after the class is over</w:delText>
          </w:r>
        </w:del>
      </w:ins>
      <w:ins w:id="173" w:author="Greg Landry" w:date="2017-03-01T15:37:00Z">
        <w:del w:id="174" w:author="Alan Hawse" w:date="2017-07-31T14:34:00Z">
          <w:r w:rsidR="00C91E38" w:rsidDel="002E71EC">
            <w:delText xml:space="preserve"> and any </w:delText>
          </w:r>
          <w:r w:rsidR="00C91E38" w:rsidRPr="00C91E38" w:rsidDel="002E71EC">
            <w:rPr>
              <w:i/>
              <w:rPrChange w:id="175" w:author="Greg Landry" w:date="2017-03-01T15:37:00Z">
                <w:rPr/>
              </w:rPrChange>
            </w:rPr>
            <w:delText>things</w:delText>
          </w:r>
          <w:r w:rsidR="00C91E38" w:rsidDel="002E71EC">
            <w:delText xml:space="preserve"> you create there will be deleted</w:delText>
          </w:r>
        </w:del>
      </w:ins>
      <w:ins w:id="176" w:author="Greg Landry" w:date="2017-03-01T15:35:00Z">
        <w:del w:id="177" w:author="Alan Hawse" w:date="2017-07-31T14:34:00Z">
          <w:r w:rsidR="00C91E38" w:rsidDel="002E71EC">
            <w:delText>. If you want to continue to use AWS after the class you will need to setup your own account.</w:delText>
          </w:r>
        </w:del>
      </w:ins>
    </w:p>
    <w:p w14:paraId="271A2707" w14:textId="079C1846" w:rsidR="00DE5FB7" w:rsidDel="002E71EC" w:rsidRDefault="00DE5FB7" w:rsidP="00A812F6">
      <w:pPr>
        <w:rPr>
          <w:del w:id="178" w:author="Alan Hawse" w:date="2017-07-31T14:34:00Z"/>
        </w:rPr>
      </w:pPr>
      <w:del w:id="179" w:author="Alan Hawse" w:date="2017-07-31T14:34:00Z">
        <w:r w:rsidDel="002E71EC">
          <w:delText xml:space="preserve">When you create an AWS IoT account, Amazon will create a new </w:delText>
        </w:r>
        <w:r w:rsidR="00F04330" w:rsidDel="002E71EC">
          <w:delText xml:space="preserve">(virtual) </w:delText>
        </w:r>
        <w:r w:rsidDel="002E71EC">
          <w:delText>server</w:delText>
        </w:r>
        <w:r w:rsidR="00F04B52" w:rsidDel="002E71EC">
          <w:delText xml:space="preserve"> </w:delText>
        </w:r>
      </w:del>
      <w:ins w:id="180" w:author="Greg Landry" w:date="2017-06-07T09:20:00Z">
        <w:del w:id="181" w:author="Alan Hawse" w:date="2017-07-31T14:34:00Z">
          <w:r w:rsidR="00BE2917" w:rsidDel="002E71EC">
            <w:delText xml:space="preserve">machine </w:delText>
          </w:r>
        </w:del>
      </w:ins>
      <w:del w:id="182" w:author="Alan Hawse" w:date="2017-07-31T14:34:00Z">
        <w:r w:rsidR="00F04B52" w:rsidDel="002E71EC">
          <w:delText>for you</w:delText>
        </w:r>
        <w:r w:rsidDel="002E71EC">
          <w:delText xml:space="preserve"> in the Cloud and will turn on an MQTT Message Broker </w:delText>
        </w:r>
      </w:del>
      <w:ins w:id="183" w:author="Greg Landry" w:date="2017-06-07T09:20:00Z">
        <w:del w:id="184" w:author="Alan Hawse" w:date="2017-07-31T14:34:00Z">
          <w:r w:rsidR="00BE2917" w:rsidDel="002E71EC">
            <w:delText xml:space="preserve">(and an HTTP server) </w:delText>
          </w:r>
        </w:del>
      </w:ins>
      <w:del w:id="185" w:author="Alan Hawse" w:date="2017-07-31T14:34:00Z">
        <w:r w:rsidDel="002E71EC">
          <w:delText>on that server</w:delText>
        </w:r>
      </w:del>
      <w:ins w:id="186" w:author="Greg Landry" w:date="2017-06-07T09:20:00Z">
        <w:del w:id="187" w:author="Alan Hawse" w:date="2017-07-31T14:34:00Z">
          <w:r w:rsidR="00BE2917" w:rsidDel="002E71EC">
            <w:delText>machine</w:delText>
          </w:r>
        </w:del>
      </w:ins>
      <w:del w:id="188" w:author="Alan Hawse" w:date="2017-07-31T14:34:00Z">
        <w:r w:rsidDel="002E71EC">
          <w:delText>.  In order to</w:delText>
        </w:r>
      </w:del>
      <w:ins w:id="189" w:author="Greg Landry" w:date="2017-06-05T10:31:00Z">
        <w:del w:id="190" w:author="Alan Hawse" w:date="2017-07-31T14:34:00Z">
          <w:r w:rsidR="002A7E99" w:rsidDel="002E71EC">
            <w:delText>To</w:delText>
          </w:r>
        </w:del>
      </w:ins>
      <w:del w:id="191" w:author="Alan Hawse" w:date="2017-07-31T14:34:00Z">
        <w:r w:rsidDel="002E71EC">
          <w:delText xml:space="preserve"> connect your WICED device to that </w:delText>
        </w:r>
      </w:del>
      <w:ins w:id="192" w:author="Greg Landry" w:date="2017-06-05T10:31:00Z">
        <w:del w:id="193" w:author="Alan Hawse" w:date="2017-07-31T14:34:00Z">
          <w:r w:rsidR="002A7E99" w:rsidDel="002E71EC">
            <w:delText xml:space="preserve">the </w:delText>
          </w:r>
        </w:del>
      </w:ins>
      <w:del w:id="194" w:author="Alan Hawse" w:date="2017-07-31T14:34:00Z">
        <w:r w:rsidDel="002E71EC">
          <w:delText xml:space="preserve">server </w:delText>
        </w:r>
      </w:del>
      <w:ins w:id="195" w:author="Greg Landry" w:date="2017-06-07T09:21:00Z">
        <w:del w:id="196" w:author="Alan Hawse" w:date="2017-07-31T14:34:00Z">
          <w:r w:rsidR="00BE2917" w:rsidDel="002E71EC">
            <w:delText xml:space="preserve">machine </w:delText>
          </w:r>
        </w:del>
      </w:ins>
      <w:del w:id="197" w:author="Alan Hawse" w:date="2017-07-31T14:34:00Z">
        <w:r w:rsidDel="002E71EC">
          <w:delText xml:space="preserve">you will need to know the </w:delText>
        </w:r>
        <w:r w:rsidR="00A812F6" w:rsidDel="002E71EC">
          <w:delText>IP Address</w:delText>
        </w:r>
        <w:r w:rsidR="005E2F40" w:rsidDel="002E71EC">
          <w:delText xml:space="preserve"> </w:delText>
        </w:r>
        <w:r w:rsidR="0035007A" w:rsidDel="002E71EC">
          <w:delText>of the</w:delText>
        </w:r>
      </w:del>
      <w:ins w:id="198" w:author="Greg Landry" w:date="2017-06-07T09:21:00Z">
        <w:del w:id="199" w:author="Alan Hawse" w:date="2017-07-31T14:34:00Z">
          <w:r w:rsidR="00887C4F" w:rsidDel="002E71EC">
            <w:delText>DNS name of the</w:delText>
          </w:r>
        </w:del>
      </w:ins>
      <w:del w:id="200" w:author="Alan Hawse" w:date="2017-07-31T14:34:00Z">
        <w:r w:rsidR="0035007A" w:rsidDel="002E71EC">
          <w:delText xml:space="preserve"> Message Broker</w:delText>
        </w:r>
      </w:del>
      <w:ins w:id="201" w:author="Greg Landry" w:date="2017-06-07T09:21:00Z">
        <w:del w:id="202" w:author="Alan Hawse" w:date="2017-07-31T14:34:00Z">
          <w:r w:rsidR="00887C4F" w:rsidDel="002E71EC">
            <w:delText>virtual machine</w:delText>
          </w:r>
        </w:del>
      </w:ins>
      <w:del w:id="203" w:author="Alan Hawse" w:date="2017-07-31T14:34:00Z">
        <w:r w:rsidR="007A5D13" w:rsidDel="002E71EC">
          <w:delText xml:space="preserve">. This address will go into the firmware as the MQTT_BROKER_ADDRESS. </w:delText>
        </w:r>
      </w:del>
    </w:p>
    <w:p w14:paraId="581DD194" w14:textId="726F0123" w:rsidR="009F7D83" w:rsidDel="002E71EC" w:rsidRDefault="007A5D13" w:rsidP="00A812F6">
      <w:pPr>
        <w:rPr>
          <w:ins w:id="204" w:author="Greg Landry" w:date="2017-06-05T10:30:00Z"/>
          <w:del w:id="205" w:author="Alan Hawse" w:date="2017-07-31T14:34:00Z"/>
        </w:rPr>
      </w:pPr>
      <w:del w:id="206" w:author="Alan Hawse" w:date="2017-07-31T14:34:00Z">
        <w:r w:rsidDel="002E71EC">
          <w:delText>In order to</w:delText>
        </w:r>
      </w:del>
      <w:ins w:id="207" w:author="Greg Landry" w:date="2017-06-05T10:29:00Z">
        <w:del w:id="208" w:author="Alan Hawse" w:date="2017-07-31T14:34:00Z">
          <w:r w:rsidR="009F7D83" w:rsidDel="002E71EC">
            <w:delText>To</w:delText>
          </w:r>
        </w:del>
      </w:ins>
      <w:del w:id="209" w:author="Alan Hawse" w:date="2017-07-31T14:34:00Z">
        <w:r w:rsidDel="002E71EC">
          <w:delText xml:space="preserve"> find the </w:delText>
        </w:r>
      </w:del>
      <w:ins w:id="210" w:author="Greg Landry" w:date="2017-06-07T09:22:00Z">
        <w:del w:id="211" w:author="Alan Hawse" w:date="2017-07-31T14:34:00Z">
          <w:r w:rsidR="00887C4F" w:rsidDel="002E71EC">
            <w:delText>virtual machine’s DNS name</w:delText>
          </w:r>
        </w:del>
      </w:ins>
      <w:del w:id="212" w:author="Alan Hawse" w:date="2017-07-31T14:34:00Z">
        <w:r w:rsidDel="002E71EC">
          <w:delText xml:space="preserve">address, </w:delText>
        </w:r>
      </w:del>
      <w:ins w:id="213" w:author="Greg Landry" w:date="2017-06-03T09:59:00Z">
        <w:del w:id="214" w:author="Alan Hawse" w:date="2017-07-31T14:34:00Z">
          <w:r w:rsidR="00274BC0" w:rsidDel="002E71EC">
            <w:delText xml:space="preserve">click on “Settings” </w:delText>
          </w:r>
        </w:del>
      </w:ins>
      <w:del w:id="215" w:author="Alan Hawse" w:date="2017-07-31T14:34:00Z">
        <w:r w:rsidDel="002E71EC">
          <w:delText xml:space="preserve">select your </w:delText>
        </w:r>
        <w:r w:rsidRPr="007A5D13" w:rsidDel="002E71EC">
          <w:rPr>
            <w:i/>
          </w:rPr>
          <w:delText>thing</w:delText>
        </w:r>
        <w:r w:rsidDel="002E71EC">
          <w:delText xml:space="preserve"> from </w:delText>
        </w:r>
      </w:del>
      <w:ins w:id="216" w:author="Greg Landry" w:date="2017-06-05T10:29:00Z">
        <w:del w:id="217" w:author="Alan Hawse" w:date="2017-07-31T14:34:00Z">
          <w:r w:rsidR="009F7D83" w:rsidDel="002E71EC">
            <w:delText xml:space="preserve">at the lower left corner of </w:delText>
          </w:r>
        </w:del>
      </w:ins>
      <w:del w:id="218" w:author="Alan Hawse" w:date="2017-07-31T14:34:00Z">
        <w:r w:rsidDel="002E71EC">
          <w:delText xml:space="preserve">the </w:delText>
        </w:r>
      </w:del>
      <w:ins w:id="219" w:author="Greg Landry" w:date="2017-06-03T09:59:00Z">
        <w:del w:id="220" w:author="Alan Hawse" w:date="2017-07-31T14:34:00Z">
          <w:r w:rsidR="00274BC0" w:rsidDel="002E71EC">
            <w:delText xml:space="preserve">main </w:delText>
          </w:r>
        </w:del>
      </w:ins>
      <w:del w:id="221" w:author="Alan Hawse" w:date="2017-07-31T14:34:00Z">
        <w:r w:rsidDel="002E71EC">
          <w:delText xml:space="preserve">console </w:delText>
        </w:r>
      </w:del>
      <w:ins w:id="222" w:author="Greg Landry" w:date="2017-06-03T09:59:00Z">
        <w:del w:id="223" w:author="Alan Hawse" w:date="2017-07-31T14:34:00Z">
          <w:r w:rsidR="00274BC0" w:rsidDel="002E71EC">
            <w:delText xml:space="preserve">window. The </w:delText>
          </w:r>
        </w:del>
      </w:ins>
      <w:ins w:id="224" w:author="Greg Landry" w:date="2017-06-07T09:22:00Z">
        <w:del w:id="225" w:author="Alan Hawse" w:date="2017-07-31T14:34:00Z">
          <w:r w:rsidR="00887C4F" w:rsidDel="002E71EC">
            <w:delText>name</w:delText>
          </w:r>
        </w:del>
      </w:ins>
      <w:ins w:id="226" w:author="Greg Landry" w:date="2017-06-03T09:59:00Z">
        <w:del w:id="227" w:author="Alan Hawse" w:date="2017-07-31T14:34:00Z">
          <w:r w:rsidR="00274BC0" w:rsidDel="002E71EC">
            <w:delText xml:space="preserve"> is listed </w:delText>
          </w:r>
          <w:r w:rsidR="00274BC0" w:rsidRPr="009F7D83" w:rsidDel="002E71EC">
            <w:delText xml:space="preserve">as </w:delText>
          </w:r>
        </w:del>
      </w:ins>
      <w:ins w:id="228" w:author="Greg Landry" w:date="2017-06-05T10:29:00Z">
        <w:del w:id="229" w:author="Alan Hawse" w:date="2017-07-31T14:34:00Z">
          <w:r w:rsidR="009F7D83" w:rsidRPr="009F7D83" w:rsidDel="002E71EC">
            <w:rPr>
              <w:rPrChange w:id="230" w:author="Greg Landry" w:date="2017-06-05T10:29:00Z">
                <w:rPr>
                  <w:color w:val="FF0000"/>
                </w:rPr>
              </w:rPrChange>
            </w:rPr>
            <w:delText>the Endpoint.</w:delText>
          </w:r>
        </w:del>
      </w:ins>
    </w:p>
    <w:p w14:paraId="3599D061" w14:textId="12D6F7A3" w:rsidR="007A5D13" w:rsidRPr="009F7D83" w:rsidDel="002E71EC" w:rsidRDefault="009F7D83" w:rsidP="00A812F6">
      <w:pPr>
        <w:rPr>
          <w:del w:id="231" w:author="Alan Hawse" w:date="2017-07-31T14:34:00Z"/>
        </w:rPr>
      </w:pPr>
      <w:ins w:id="232" w:author="Greg Landry" w:date="2017-06-05T10:30:00Z">
        <w:del w:id="233" w:author="Alan Hawse" w:date="2017-07-31T14:34:00Z">
          <w:r w:rsidDel="002E71EC">
            <w:rPr>
              <w:noProof/>
            </w:rPr>
            <w:drawing>
              <wp:inline distT="0" distB="0" distL="0" distR="0" wp14:anchorId="397BF66C" wp14:editId="3E72A515">
                <wp:extent cx="6209858" cy="38671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4594" r="11218" b="6735"/>
                        <a:stretch/>
                      </pic:blipFill>
                      <pic:spPr bwMode="auto">
                        <a:xfrm>
                          <a:off x="0" y="0"/>
                          <a:ext cx="6214587" cy="3870095"/>
                        </a:xfrm>
                        <a:prstGeom prst="rect">
                          <a:avLst/>
                        </a:prstGeom>
                        <a:ln>
                          <a:noFill/>
                        </a:ln>
                        <a:extLst>
                          <a:ext uri="{53640926-AAD7-44D8-BBD7-CCE9431645EC}">
                            <a14:shadowObscured xmlns:a14="http://schemas.microsoft.com/office/drawing/2010/main"/>
                          </a:ext>
                        </a:extLst>
                      </pic:spPr>
                    </pic:pic>
                  </a:graphicData>
                </a:graphic>
              </wp:inline>
            </w:drawing>
          </w:r>
          <w:r w:rsidRPr="009F7D83" w:rsidDel="002E71EC">
            <w:delText xml:space="preserve"> </w:delText>
          </w:r>
        </w:del>
      </w:ins>
      <w:del w:id="234" w:author="Alan Hawse" w:date="2017-07-31T14:34:00Z">
        <w:r w:rsidR="007A5D13" w:rsidRPr="009F7D83" w:rsidDel="002E71EC">
          <w:delText>and then select Interact from the left panel. The address is listed as the REST API Endpoint.</w:delText>
        </w:r>
      </w:del>
    </w:p>
    <w:p w14:paraId="61E1C5C3" w14:textId="46161DFA" w:rsidR="00DE5FB7" w:rsidRPr="00274BC0" w:rsidDel="002E71EC" w:rsidRDefault="007A5D13" w:rsidP="00A812F6">
      <w:pPr>
        <w:rPr>
          <w:del w:id="235" w:author="Alan Hawse" w:date="2017-07-31T14:34:00Z"/>
          <w:color w:val="FF0000"/>
          <w:rPrChange w:id="236" w:author="Greg Landry" w:date="2017-06-03T10:00:00Z">
            <w:rPr>
              <w:del w:id="237" w:author="Alan Hawse" w:date="2017-07-31T14:34:00Z"/>
            </w:rPr>
          </w:rPrChange>
        </w:rPr>
      </w:pPr>
      <w:del w:id="238" w:author="Alan Hawse" w:date="2017-07-31T14:34:00Z">
        <w:r w:rsidRPr="00274BC0" w:rsidDel="002E71EC">
          <w:rPr>
            <w:noProof/>
            <w:color w:val="FF0000"/>
            <w:rPrChange w:id="239" w:author="Greg Landry" w:date="2017-06-03T10:00:00Z">
              <w:rPr>
                <w:noProof/>
              </w:rPr>
            </w:rPrChange>
          </w:rPr>
          <w:drawing>
            <wp:inline distT="0" distB="0" distL="0" distR="0" wp14:anchorId="22C55E11" wp14:editId="167B145E">
              <wp:extent cx="5942443" cy="1446696"/>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157" b="52537"/>
                      <a:stretch/>
                    </pic:blipFill>
                    <pic:spPr bwMode="auto">
                      <a:xfrm>
                        <a:off x="0" y="0"/>
                        <a:ext cx="5943600" cy="1446978"/>
                      </a:xfrm>
                      <a:prstGeom prst="rect">
                        <a:avLst/>
                      </a:prstGeom>
                      <a:ln>
                        <a:noFill/>
                      </a:ln>
                      <a:extLst>
                        <a:ext uri="{53640926-AAD7-44D8-BBD7-CCE9431645EC}">
                          <a14:shadowObscured xmlns:a14="http://schemas.microsoft.com/office/drawing/2010/main"/>
                        </a:ext>
                      </a:extLst>
                    </pic:spPr>
                  </pic:pic>
                </a:graphicData>
              </a:graphic>
            </wp:inline>
          </w:drawing>
        </w:r>
      </w:del>
    </w:p>
    <w:p w14:paraId="3F583298" w14:textId="4F853D7E" w:rsidR="007A5D13" w:rsidDel="002E71EC" w:rsidRDefault="007A5D13" w:rsidP="00A812F6">
      <w:pPr>
        <w:rPr>
          <w:del w:id="240" w:author="Alan Hawse" w:date="2017-07-31T14:34:00Z"/>
        </w:rPr>
      </w:pPr>
    </w:p>
    <w:p w14:paraId="5C96BEAA" w14:textId="7E29D4A6" w:rsidR="007A5D13" w:rsidDel="002E71EC" w:rsidRDefault="007A5D13" w:rsidP="00A812F6">
      <w:pPr>
        <w:rPr>
          <w:del w:id="241" w:author="Alan Hawse" w:date="2017-07-31T14:34:00Z"/>
        </w:rPr>
      </w:pPr>
      <w:del w:id="242" w:author="Alan Hawse" w:date="2017-07-31T14:34:00Z">
        <w:r w:rsidDel="002E71EC">
          <w:rPr>
            <w:noProof/>
          </w:rPr>
          <w:drawing>
            <wp:inline distT="0" distB="0" distL="0" distR="0" wp14:anchorId="6328E21C" wp14:editId="03D32BC9">
              <wp:extent cx="5943131" cy="249670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9318" b="28386"/>
                      <a:stretch/>
                    </pic:blipFill>
                    <pic:spPr bwMode="auto">
                      <a:xfrm>
                        <a:off x="0" y="0"/>
                        <a:ext cx="5943600" cy="2496906"/>
                      </a:xfrm>
                      <a:prstGeom prst="rect">
                        <a:avLst/>
                      </a:prstGeom>
                      <a:ln>
                        <a:noFill/>
                      </a:ln>
                      <a:extLst>
                        <a:ext uri="{53640926-AAD7-44D8-BBD7-CCE9431645EC}">
                          <a14:shadowObscured xmlns:a14="http://schemas.microsoft.com/office/drawing/2010/main"/>
                        </a:ext>
                      </a:extLst>
                    </pic:spPr>
                  </pic:pic>
                </a:graphicData>
              </a:graphic>
            </wp:inline>
          </w:drawing>
        </w:r>
      </w:del>
    </w:p>
    <w:p w14:paraId="2FCEC192" w14:textId="0537DC5B" w:rsidR="00C85031" w:rsidDel="002E71EC" w:rsidRDefault="00DE5FB7" w:rsidP="007A5D13">
      <w:pPr>
        <w:rPr>
          <w:del w:id="243" w:author="Alan Hawse" w:date="2017-07-31T14:34:00Z"/>
        </w:rPr>
      </w:pPr>
      <w:del w:id="244" w:author="Alan Hawse" w:date="2017-07-31T14:34:00Z">
        <w:r w:rsidDel="002E71EC">
          <w:delText xml:space="preserve"> </w:delText>
        </w:r>
      </w:del>
    </w:p>
    <w:p w14:paraId="4A6BADB9" w14:textId="55D57DEA" w:rsidR="00C85031" w:rsidDel="002E71EC" w:rsidRDefault="00C85031">
      <w:pPr>
        <w:rPr>
          <w:del w:id="245" w:author="Alan Hawse" w:date="2017-07-31T14:34:00Z"/>
        </w:rPr>
      </w:pPr>
      <w:del w:id="246" w:author="Alan Hawse" w:date="2017-07-31T14:34:00Z">
        <w:r w:rsidDel="002E71EC">
          <w:br w:type="page"/>
        </w:r>
      </w:del>
    </w:p>
    <w:p w14:paraId="4BFCE4F5" w14:textId="5E60BA72" w:rsidR="001B3CBB" w:rsidRDefault="001B3CBB" w:rsidP="007A5D13">
      <w:pPr>
        <w:rPr>
          <w:ins w:id="247" w:author="Alan Hawse" w:date="2017-07-31T14:47:00Z"/>
        </w:rPr>
      </w:pPr>
      <w:r w:rsidRPr="007C6680">
        <w:rPr>
          <w:rPrChange w:id="248" w:author="Alan Hawse" w:date="2017-07-31T14:46:00Z">
            <w:rPr>
              <w:rStyle w:val="Hyperlink"/>
            </w:rPr>
          </w:rPrChange>
        </w:rPr>
        <w:t>Thing Shadow</w:t>
      </w:r>
      <w:ins w:id="249" w:author="Alan Hawse" w:date="2017-07-31T14:46:00Z">
        <w:r w:rsidR="007C6680">
          <w:t xml:space="preserve"> is just a cache for a</w:t>
        </w:r>
      </w:ins>
      <w:ins w:id="250" w:author="Alan Hawse" w:date="2017-07-31T14:47:00Z">
        <w:r w:rsidR="007C6680">
          <w:t>n</w:t>
        </w:r>
      </w:ins>
      <w:ins w:id="251" w:author="Alan Hawse" w:date="2017-07-31T14:46:00Z">
        <w:r w:rsidR="007C6680">
          <w:t xml:space="preserve"> ephemeral thing</w:t>
        </w:r>
      </w:ins>
      <w:ins w:id="252" w:author="Alan Hawse" w:date="2017-07-31T14:49:00Z">
        <w:r w:rsidR="007C6680">
          <w:t xml:space="preserve"> in JSON format</w:t>
        </w:r>
      </w:ins>
    </w:p>
    <w:p w14:paraId="73C3BDE9" w14:textId="77777777" w:rsidR="007C6680" w:rsidRDefault="007C6680" w:rsidP="007A5D13">
      <w:pPr>
        <w:rPr>
          <w:ins w:id="253" w:author="Alan Hawse" w:date="2017-07-31T14:47:00Z"/>
        </w:rPr>
      </w:pPr>
    </w:p>
    <w:p w14:paraId="1AAAC20B" w14:textId="6C9C21AF" w:rsidR="007C6680" w:rsidDel="007C6680" w:rsidRDefault="007C6680" w:rsidP="007A5D13">
      <w:pPr>
        <w:rPr>
          <w:del w:id="254" w:author="Alan Hawse" w:date="2017-07-31T14:49:00Z"/>
        </w:rPr>
      </w:pPr>
    </w:p>
    <w:p w14:paraId="01142670" w14:textId="77777777" w:rsidR="007C6680" w:rsidRDefault="007C6680" w:rsidP="0037207F">
      <w:pPr>
        <w:pStyle w:val="Heading4"/>
        <w:rPr>
          <w:ins w:id="255" w:author="Alan Hawse" w:date="2017-07-31T14:46:00Z"/>
        </w:rPr>
      </w:pPr>
    </w:p>
    <w:p w14:paraId="668DE5CA" w14:textId="2BFBE095" w:rsidR="00F1475C" w:rsidDel="002E71EC" w:rsidRDefault="00F1475C" w:rsidP="00F1475C">
      <w:pPr>
        <w:rPr>
          <w:del w:id="256" w:author="Alan Hawse" w:date="2017-07-31T14:34:00Z"/>
        </w:rPr>
      </w:pPr>
      <w:del w:id="257" w:author="Alan Hawse" w:date="2017-07-31T14:34:00Z">
        <w:r w:rsidRPr="00F1475C" w:rsidDel="002E71EC">
          <w:delText xml:space="preserve">A </w:delText>
        </w:r>
        <w:r w:rsidRPr="00BC4585" w:rsidDel="002E71EC">
          <w:rPr>
            <w:i/>
          </w:rPr>
          <w:delText>thing</w:delText>
        </w:r>
        <w:r w:rsidRPr="00F1475C" w:rsidDel="002E71EC">
          <w:delText xml:space="preserve"> shadow (sometimes referred to as a device shadow) is a JSON document that is used to store and retrieve current state information for a </w:delText>
        </w:r>
        <w:r w:rsidRPr="00DD3570" w:rsidDel="002E71EC">
          <w:rPr>
            <w:i/>
          </w:rPr>
          <w:delText>thing</w:delText>
        </w:r>
        <w:r w:rsidRPr="00F1475C" w:rsidDel="002E71EC">
          <w:delText xml:space="preserve"> (device, app, and so on). The </w:delText>
        </w:r>
        <w:r w:rsidRPr="00BC4585" w:rsidDel="002E71EC">
          <w:rPr>
            <w:i/>
          </w:rPr>
          <w:delText>Thing</w:delText>
        </w:r>
        <w:r w:rsidR="002A4248" w:rsidDel="002E71EC">
          <w:delText xml:space="preserve"> Shadows</w:delText>
        </w:r>
        <w:r w:rsidRPr="00F1475C" w:rsidDel="002E71EC">
          <w:delText xml:space="preserve"> service maintains a </w:delText>
        </w:r>
        <w:r w:rsidRPr="00DD3570" w:rsidDel="002E71EC">
          <w:rPr>
            <w:i/>
          </w:rPr>
          <w:delText>thing</w:delText>
        </w:r>
        <w:r w:rsidRPr="00F1475C" w:rsidDel="002E71EC">
          <w:delText xml:space="preserve"> shadow for each </w:delText>
        </w:r>
        <w:r w:rsidRPr="00DD3570" w:rsidDel="002E71EC">
          <w:rPr>
            <w:i/>
          </w:rPr>
          <w:delText>thing</w:delText>
        </w:r>
        <w:r w:rsidRPr="00F1475C" w:rsidDel="002E71EC">
          <w:delText xml:space="preserve"> you connect to AWS IoT. You can use </w:delText>
        </w:r>
        <w:r w:rsidRPr="00BC4585" w:rsidDel="002E71EC">
          <w:rPr>
            <w:i/>
          </w:rPr>
          <w:delText>thing</w:delText>
        </w:r>
        <w:r w:rsidRPr="00F1475C" w:rsidDel="002E71EC">
          <w:delText xml:space="preserve"> shadows to get and set the state of a </w:delText>
        </w:r>
        <w:r w:rsidRPr="00BC4585" w:rsidDel="002E71EC">
          <w:rPr>
            <w:i/>
          </w:rPr>
          <w:delText>thing</w:delText>
        </w:r>
        <w:r w:rsidRPr="00F1475C" w:rsidDel="002E71EC">
          <w:delText xml:space="preserve"> over MQTT or HTTP, regardless of whether the </w:delText>
        </w:r>
        <w:r w:rsidRPr="00BC4585" w:rsidDel="002E71EC">
          <w:rPr>
            <w:i/>
          </w:rPr>
          <w:delText>thing</w:delText>
        </w:r>
        <w:r w:rsidRPr="00F1475C" w:rsidDel="002E71EC">
          <w:delText xml:space="preserve"> is </w:delText>
        </w:r>
        <w:r w:rsidR="00EA5838" w:rsidDel="002E71EC">
          <w:delText xml:space="preserve">currently </w:delText>
        </w:r>
        <w:r w:rsidRPr="00F1475C" w:rsidDel="002E71EC">
          <w:delText xml:space="preserve">connected to the Internet. Each </w:delText>
        </w:r>
        <w:r w:rsidRPr="00BC4585" w:rsidDel="002E71EC">
          <w:rPr>
            <w:i/>
          </w:rPr>
          <w:delText>thing</w:delText>
        </w:r>
        <w:r w:rsidRPr="00F1475C" w:rsidDel="002E71EC">
          <w:delText xml:space="preserve"> shadow is uniquely identified by its name.</w:delText>
        </w:r>
      </w:del>
    </w:p>
    <w:p w14:paraId="3AE760A9" w14:textId="48270A2D" w:rsidR="00F1475C" w:rsidDel="002E71EC" w:rsidRDefault="00F1475C" w:rsidP="00F1475C">
      <w:pPr>
        <w:rPr>
          <w:del w:id="258" w:author="Alan Hawse" w:date="2017-07-31T14:34:00Z"/>
        </w:rPr>
      </w:pPr>
      <w:del w:id="259" w:author="Alan Hawse" w:date="2017-07-31T14:34:00Z">
        <w:r w:rsidDel="002E71EC">
          <w:delText>The JSON Shadow document representing the device has the following properties:</w:delText>
        </w:r>
      </w:del>
    </w:p>
    <w:p w14:paraId="1DB0570B" w14:textId="1804F4AA" w:rsidR="00F1475C" w:rsidRPr="00F1475C" w:rsidDel="002E71EC" w:rsidRDefault="00F1475C" w:rsidP="00F1475C">
      <w:pPr>
        <w:pStyle w:val="ListParagraph"/>
        <w:numPr>
          <w:ilvl w:val="0"/>
          <w:numId w:val="39"/>
        </w:numPr>
        <w:rPr>
          <w:del w:id="260" w:author="Alan Hawse" w:date="2017-07-31T14:34:00Z"/>
          <w:u w:val="single"/>
        </w:rPr>
      </w:pPr>
      <w:del w:id="261" w:author="Alan Hawse" w:date="2017-07-31T14:34:00Z">
        <w:r w:rsidRPr="00F1475C" w:rsidDel="002E71EC">
          <w:rPr>
            <w:u w:val="single"/>
          </w:rPr>
          <w:delText>state</w:delText>
        </w:r>
        <w:r w:rsidR="005858F9" w:rsidDel="002E71EC">
          <w:rPr>
            <w:u w:val="single"/>
          </w:rPr>
          <w:delText>:</w:delText>
        </w:r>
      </w:del>
    </w:p>
    <w:p w14:paraId="06B4597C" w14:textId="4C7C1671" w:rsidR="00F1475C" w:rsidDel="002E71EC" w:rsidRDefault="00F1475C" w:rsidP="00F1475C">
      <w:pPr>
        <w:pStyle w:val="ListParagraph"/>
        <w:numPr>
          <w:ilvl w:val="1"/>
          <w:numId w:val="39"/>
        </w:numPr>
        <w:rPr>
          <w:del w:id="262" w:author="Alan Hawse" w:date="2017-07-31T14:34:00Z"/>
        </w:rPr>
      </w:pPr>
      <w:del w:id="263" w:author="Alan Hawse" w:date="2017-07-31T14:34:00Z">
        <w:r w:rsidRPr="00F1475C" w:rsidDel="002E71EC">
          <w:rPr>
            <w:u w:val="single"/>
          </w:rPr>
          <w:delText>desired</w:delText>
        </w:r>
        <w:r w:rsidDel="002E71EC">
          <w:delText xml:space="preserve">: The desired state of the </w:delText>
        </w:r>
        <w:r w:rsidRPr="00DD3570" w:rsidDel="002E71EC">
          <w:rPr>
            <w:i/>
          </w:rPr>
          <w:delText>thing</w:delText>
        </w:r>
        <w:r w:rsidDel="002E71EC">
          <w:delText xml:space="preserve">. Applications can write to this portion of the document to update the state of a </w:delText>
        </w:r>
        <w:r w:rsidRPr="00DD3570" w:rsidDel="002E71EC">
          <w:rPr>
            <w:i/>
          </w:rPr>
          <w:delText>thing</w:delText>
        </w:r>
        <w:r w:rsidDel="002E71EC">
          <w:delText xml:space="preserve"> without having to directly connect to a </w:delText>
        </w:r>
        <w:r w:rsidRPr="00DD3570" w:rsidDel="002E71EC">
          <w:rPr>
            <w:i/>
          </w:rPr>
          <w:delText>thing</w:delText>
        </w:r>
        <w:r w:rsidDel="002E71EC">
          <w:delText>.</w:delText>
        </w:r>
      </w:del>
    </w:p>
    <w:p w14:paraId="16907135" w14:textId="109DE6F3" w:rsidR="00F1475C" w:rsidDel="002E71EC" w:rsidRDefault="00F1475C" w:rsidP="00F1475C">
      <w:pPr>
        <w:pStyle w:val="ListParagraph"/>
        <w:numPr>
          <w:ilvl w:val="1"/>
          <w:numId w:val="39"/>
        </w:numPr>
        <w:rPr>
          <w:del w:id="264" w:author="Alan Hawse" w:date="2017-07-31T14:34:00Z"/>
        </w:rPr>
      </w:pPr>
      <w:del w:id="265" w:author="Alan Hawse" w:date="2017-07-31T14:34:00Z">
        <w:r w:rsidRPr="00F1475C" w:rsidDel="002E71EC">
          <w:rPr>
            <w:u w:val="single"/>
          </w:rPr>
          <w:delText>reported</w:delText>
        </w:r>
        <w:r w:rsidDel="002E71EC">
          <w:delText xml:space="preserve">: The reported state of the </w:delText>
        </w:r>
        <w:r w:rsidRPr="00DD3570" w:rsidDel="002E71EC">
          <w:rPr>
            <w:i/>
          </w:rPr>
          <w:delText>thing</w:delText>
        </w:r>
        <w:r w:rsidDel="002E71EC">
          <w:delText xml:space="preserve">. </w:delText>
        </w:r>
        <w:r w:rsidRPr="00DD3570" w:rsidDel="002E71EC">
          <w:rPr>
            <w:i/>
          </w:rPr>
          <w:delText>Things</w:delText>
        </w:r>
        <w:r w:rsidDel="002E71EC">
          <w:delText xml:space="preserve"> write to this portion of the document to report their new state. Applications read this portion of the document to determine the state of a </w:delText>
        </w:r>
        <w:r w:rsidRPr="00DD3570" w:rsidDel="002E71EC">
          <w:rPr>
            <w:i/>
          </w:rPr>
          <w:delText>thing</w:delText>
        </w:r>
        <w:r w:rsidDel="002E71EC">
          <w:delText>.</w:delText>
        </w:r>
      </w:del>
    </w:p>
    <w:p w14:paraId="41D0E73C" w14:textId="11393F74" w:rsidR="00F1475C" w:rsidRPr="00F1475C" w:rsidDel="002E71EC" w:rsidRDefault="0035007A" w:rsidP="00F1475C">
      <w:pPr>
        <w:pStyle w:val="ListParagraph"/>
        <w:numPr>
          <w:ilvl w:val="0"/>
          <w:numId w:val="39"/>
        </w:numPr>
        <w:rPr>
          <w:del w:id="266" w:author="Alan Hawse" w:date="2017-07-31T14:34:00Z"/>
          <w:u w:val="single"/>
        </w:rPr>
      </w:pPr>
      <w:del w:id="267" w:author="Alan Hawse" w:date="2017-07-31T14:34:00Z">
        <w:r w:rsidDel="002E71EC">
          <w:rPr>
            <w:u w:val="single"/>
          </w:rPr>
          <w:delText>m</w:delText>
        </w:r>
        <w:r w:rsidR="00F1475C" w:rsidRPr="00F1475C" w:rsidDel="002E71EC">
          <w:rPr>
            <w:u w:val="single"/>
          </w:rPr>
          <w:delText>etadata</w:delText>
        </w:r>
        <w:r w:rsidR="00F1475C" w:rsidDel="002E71EC">
          <w:delText>: I</w:delText>
        </w:r>
        <w:r w:rsidR="00F1475C" w:rsidRPr="00F1475C" w:rsidDel="002E71EC">
          <w:delText>nformation</w:delText>
        </w:r>
        <w:r w:rsidR="00F1475C" w:rsidDel="002E71EC">
          <w:delText xml:space="preserve"> about the data stored in the state section of the document. This includes timestamps, in Epoch time, for each attribute in the state section, which enables you to determine when they were updated.</w:delText>
        </w:r>
      </w:del>
    </w:p>
    <w:p w14:paraId="6B00EB54" w14:textId="571D9ED9" w:rsidR="00F1475C" w:rsidDel="002E71EC" w:rsidRDefault="00F1475C" w:rsidP="00702E56">
      <w:pPr>
        <w:pStyle w:val="ListParagraph"/>
        <w:numPr>
          <w:ilvl w:val="0"/>
          <w:numId w:val="39"/>
        </w:numPr>
        <w:rPr>
          <w:del w:id="268" w:author="Alan Hawse" w:date="2017-07-31T14:34:00Z"/>
        </w:rPr>
      </w:pPr>
      <w:del w:id="269" w:author="Alan Hawse" w:date="2017-07-31T14:34:00Z">
        <w:r w:rsidRPr="00F1475C" w:rsidDel="002E71EC">
          <w:rPr>
            <w:u w:val="single"/>
          </w:rPr>
          <w:delText>timestamp</w:delText>
        </w:r>
        <w:r w:rsidDel="002E71EC">
          <w:delText xml:space="preserve">: Indicates when the message was transmitted by AWS IoT. By using the timestamp in the message and the timestamps for individual attributes in the desired or reported section, a </w:delText>
        </w:r>
        <w:r w:rsidRPr="00DD3570" w:rsidDel="002E71EC">
          <w:rPr>
            <w:i/>
          </w:rPr>
          <w:delText>thing</w:delText>
        </w:r>
        <w:r w:rsidDel="002E71EC">
          <w:delText xml:space="preserve"> can determine how old an updated item is, even if it doesn't feature an internal clock.</w:delText>
        </w:r>
      </w:del>
    </w:p>
    <w:p w14:paraId="4B63FA65" w14:textId="1631481B" w:rsidR="00F1475C" w:rsidDel="002E71EC" w:rsidRDefault="00F1475C" w:rsidP="00F1475C">
      <w:pPr>
        <w:pStyle w:val="ListParagraph"/>
        <w:numPr>
          <w:ilvl w:val="0"/>
          <w:numId w:val="39"/>
        </w:numPr>
        <w:rPr>
          <w:del w:id="270" w:author="Alan Hawse" w:date="2017-07-31T14:34:00Z"/>
        </w:rPr>
      </w:pPr>
      <w:del w:id="271" w:author="Alan Hawse" w:date="2017-07-31T14:34:00Z">
        <w:r w:rsidRPr="00F1475C" w:rsidDel="002E71EC">
          <w:rPr>
            <w:u w:val="single"/>
          </w:rPr>
          <w:delText>clientToken</w:delText>
        </w:r>
        <w:r w:rsidDel="002E71EC">
          <w:delText>: A string unique to the device that enables you to associate responses with requests in an MQTT environment.</w:delText>
        </w:r>
      </w:del>
    </w:p>
    <w:p w14:paraId="2399BF83" w14:textId="1F5994DF" w:rsidR="00F1475C" w:rsidRPr="00F1475C" w:rsidDel="002E71EC" w:rsidRDefault="00F1475C" w:rsidP="00F1475C">
      <w:pPr>
        <w:pStyle w:val="ListParagraph"/>
        <w:numPr>
          <w:ilvl w:val="0"/>
          <w:numId w:val="39"/>
        </w:numPr>
        <w:rPr>
          <w:del w:id="272" w:author="Alan Hawse" w:date="2017-07-31T14:34:00Z"/>
          <w:u w:val="single"/>
        </w:rPr>
      </w:pPr>
      <w:del w:id="273" w:author="Alan Hawse" w:date="2017-07-31T14:34:00Z">
        <w:r w:rsidDel="002E71EC">
          <w:rPr>
            <w:u w:val="single"/>
          </w:rPr>
          <w:delText>v</w:delText>
        </w:r>
        <w:r w:rsidRPr="00F1475C" w:rsidDel="002E71EC">
          <w:rPr>
            <w:u w:val="single"/>
          </w:rPr>
          <w:delText>ersion</w:delText>
        </w:r>
        <w:r w:rsidDel="002E71EC">
          <w:rPr>
            <w:u w:val="single"/>
          </w:rPr>
          <w:delText xml:space="preserve">: </w:delText>
        </w:r>
        <w:r w:rsidDel="002E71EC">
          <w:delText>The document version. Every time the document is updated, this version number is incremented. Used to ensure the version of the document being updated is the most recent.</w:delText>
        </w:r>
      </w:del>
    </w:p>
    <w:p w14:paraId="5A260C2B" w14:textId="00F5EFAE" w:rsidR="00F1475C" w:rsidDel="002E71EC" w:rsidRDefault="00F1475C" w:rsidP="00F1475C">
      <w:pPr>
        <w:keepNext/>
        <w:rPr>
          <w:del w:id="274" w:author="Alan Hawse" w:date="2017-07-31T14:34:00Z"/>
        </w:rPr>
      </w:pPr>
      <w:del w:id="275" w:author="Alan Hawse" w:date="2017-07-31T14:34:00Z">
        <w:r w:rsidDel="002E71EC">
          <w:delText>An example of the document looks like this:</w:delText>
        </w:r>
      </w:del>
    </w:p>
    <w:p w14:paraId="09406B96" w14:textId="5A8F04BE" w:rsidR="00F1475C" w:rsidDel="002E71EC" w:rsidRDefault="00F1475C" w:rsidP="009B57EC">
      <w:pPr>
        <w:jc w:val="center"/>
        <w:rPr>
          <w:del w:id="276" w:author="Alan Hawse" w:date="2017-07-31T14:34:00Z"/>
        </w:rPr>
      </w:pPr>
      <w:del w:id="277" w:author="Alan Hawse" w:date="2017-07-31T14:34:00Z">
        <w:r w:rsidRPr="00F1475C" w:rsidDel="002E71EC">
          <w:rPr>
            <w:noProof/>
          </w:rPr>
          <w:drawing>
            <wp:inline distT="0" distB="0" distL="0" distR="0" wp14:anchorId="0BCA9464" wp14:editId="179C410F">
              <wp:extent cx="4233362" cy="3086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318" b="2786"/>
                      <a:stretch/>
                    </pic:blipFill>
                    <pic:spPr bwMode="auto">
                      <a:xfrm>
                        <a:off x="0" y="0"/>
                        <a:ext cx="4271071" cy="3113590"/>
                      </a:xfrm>
                      <a:prstGeom prst="rect">
                        <a:avLst/>
                      </a:prstGeom>
                      <a:ln>
                        <a:noFill/>
                      </a:ln>
                      <a:extLst>
                        <a:ext uri="{53640926-AAD7-44D8-BBD7-CCE9431645EC}">
                          <a14:shadowObscured xmlns:a14="http://schemas.microsoft.com/office/drawing/2010/main"/>
                        </a:ext>
                      </a:extLst>
                    </pic:spPr>
                  </pic:pic>
                </a:graphicData>
              </a:graphic>
            </wp:inline>
          </w:drawing>
        </w:r>
      </w:del>
    </w:p>
    <w:p w14:paraId="5D1C97A3" w14:textId="41C277ED" w:rsidR="00F1475C" w:rsidDel="002E71EC" w:rsidRDefault="00F1475C" w:rsidP="009B57EC">
      <w:pPr>
        <w:keepNext/>
        <w:rPr>
          <w:del w:id="278" w:author="Alan Hawse" w:date="2017-07-31T14:34:00Z"/>
        </w:rPr>
      </w:pPr>
      <w:del w:id="279" w:author="Alan Hawse" w:date="2017-07-31T14:34:00Z">
        <w:r w:rsidDel="002E71EC">
          <w:delText>If you want to update the Shadow, you can publish a JSON document with just the information you want to change to the correct topic</w:delText>
        </w:r>
        <w:r w:rsidR="005858F9" w:rsidDel="002E71EC">
          <w:delText>. For example, you could do:</w:delText>
        </w:r>
        <w:r w:rsidDel="002E71EC">
          <w:delText xml:space="preserve"> </w:delText>
        </w:r>
      </w:del>
    </w:p>
    <w:p w14:paraId="00CBFF6E" w14:textId="2301A48E" w:rsidR="00603EF0" w:rsidDel="002E71EC" w:rsidRDefault="00603EF0" w:rsidP="009B57EC">
      <w:pPr>
        <w:keepNext/>
        <w:rPr>
          <w:del w:id="280" w:author="Alan Hawse" w:date="2017-07-31T14:34:00Z"/>
          <w:rFonts w:ascii="Times New Roman" w:hAnsi="Times New Roman" w:cs="Times New Roman"/>
        </w:rPr>
      </w:pPr>
      <w:del w:id="281" w:author="Alan Hawse" w:date="2017-07-31T14:34:00Z">
        <w:r w:rsidDel="002E71EC">
          <w:rPr>
            <w:rFonts w:ascii="Times New Roman" w:hAnsi="Times New Roman" w:cs="Times New Roman"/>
          </w:rPr>
          <w:delText>{</w:delText>
        </w:r>
      </w:del>
    </w:p>
    <w:p w14:paraId="017BB92E" w14:textId="4BB91A0F" w:rsidR="00603EF0" w:rsidDel="002E71EC" w:rsidRDefault="00603EF0" w:rsidP="00603EF0">
      <w:pPr>
        <w:keepNext/>
        <w:rPr>
          <w:del w:id="282" w:author="Alan Hawse" w:date="2017-07-31T14:34:00Z"/>
          <w:rFonts w:ascii="Times New Roman" w:hAnsi="Times New Roman" w:cs="Times New Roman"/>
        </w:rPr>
      </w:pPr>
      <w:del w:id="283" w:author="Alan Hawse" w:date="2017-07-31T14:34:00Z">
        <w:r w:rsidDel="002E71EC">
          <w:rPr>
            <w:rFonts w:ascii="Times New Roman" w:hAnsi="Times New Roman" w:cs="Times New Roman"/>
          </w:rPr>
          <w:delText xml:space="preserve">     </w:delText>
        </w:r>
        <w:r w:rsidRPr="00892212" w:rsidDel="002E71EC">
          <w:rPr>
            <w:rFonts w:ascii="Times New Roman" w:hAnsi="Times New Roman" w:cs="Times New Roman"/>
          </w:rPr>
          <w:delText>"</w:delText>
        </w:r>
        <w:r w:rsidDel="002E71EC">
          <w:rPr>
            <w:rFonts w:ascii="Times New Roman" w:hAnsi="Times New Roman" w:cs="Times New Roman"/>
          </w:rPr>
          <w:delText>state</w:delText>
        </w:r>
        <w:r w:rsidRPr="00892212" w:rsidDel="002E71EC">
          <w:rPr>
            <w:rFonts w:ascii="Times New Roman" w:hAnsi="Times New Roman" w:cs="Times New Roman"/>
          </w:rPr>
          <w:delText>"</w:delText>
        </w:r>
        <w:r w:rsidDel="002E71EC">
          <w:rPr>
            <w:rFonts w:ascii="Times New Roman" w:hAnsi="Times New Roman" w:cs="Times New Roman"/>
          </w:rPr>
          <w:delText xml:space="preserve"> : {</w:delText>
        </w:r>
      </w:del>
    </w:p>
    <w:p w14:paraId="4EF3E74F" w14:textId="138A8E52" w:rsidR="00603EF0" w:rsidDel="002E71EC" w:rsidRDefault="00F1475C" w:rsidP="009B57EC">
      <w:pPr>
        <w:keepNext/>
        <w:rPr>
          <w:del w:id="284" w:author="Alan Hawse" w:date="2017-07-31T14:34:00Z"/>
          <w:rFonts w:ascii="Times New Roman" w:hAnsi="Times New Roman" w:cs="Times New Roman"/>
        </w:rPr>
      </w:pPr>
      <w:del w:id="285" w:author="Alan Hawse" w:date="2017-07-31T14:34:00Z">
        <w:r w:rsidRPr="00892212" w:rsidDel="002E71EC">
          <w:rPr>
            <w:rFonts w:ascii="Times New Roman" w:hAnsi="Times New Roman" w:cs="Times New Roman"/>
          </w:rPr>
          <w:delText xml:space="preserve">    </w:delText>
        </w:r>
        <w:r w:rsidR="00603EF0" w:rsidDel="002E71EC">
          <w:rPr>
            <w:rFonts w:ascii="Times New Roman" w:hAnsi="Times New Roman" w:cs="Times New Roman"/>
          </w:rPr>
          <w:delText xml:space="preserve">      "reported" : {</w:delText>
        </w:r>
      </w:del>
    </w:p>
    <w:p w14:paraId="5F31BA71" w14:textId="6A5FBDB0" w:rsidR="00603EF0" w:rsidDel="002E71EC" w:rsidRDefault="00603EF0" w:rsidP="00603EF0">
      <w:pPr>
        <w:keepNext/>
        <w:rPr>
          <w:del w:id="286" w:author="Alan Hawse" w:date="2017-07-31T14:34:00Z"/>
          <w:rFonts w:ascii="Times New Roman" w:hAnsi="Times New Roman" w:cs="Times New Roman"/>
        </w:rPr>
      </w:pPr>
      <w:del w:id="287" w:author="Alan Hawse" w:date="2017-07-31T14:34:00Z">
        <w:r w:rsidDel="002E71EC">
          <w:rPr>
            <w:rFonts w:ascii="Times New Roman" w:hAnsi="Times New Roman" w:cs="Times New Roman"/>
          </w:rPr>
          <w:delText xml:space="preserve">               </w:delText>
        </w:r>
        <w:r w:rsidR="00F1475C" w:rsidRPr="00892212" w:rsidDel="002E71EC">
          <w:rPr>
            <w:rFonts w:ascii="Times New Roman" w:hAnsi="Times New Roman" w:cs="Times New Roman"/>
          </w:rPr>
          <w:delText>"</w:delText>
        </w:r>
        <w:r w:rsidR="00EA5838" w:rsidDel="002E71EC">
          <w:rPr>
            <w:rFonts w:ascii="Times New Roman" w:hAnsi="Times New Roman" w:cs="Times New Roman"/>
          </w:rPr>
          <w:delText>color</w:delText>
        </w:r>
        <w:r w:rsidR="00F1475C" w:rsidRPr="00892212" w:rsidDel="002E71EC">
          <w:rPr>
            <w:rFonts w:ascii="Times New Roman" w:hAnsi="Times New Roman" w:cs="Times New Roman"/>
          </w:rPr>
          <w:delText xml:space="preserve">": </w:delText>
        </w:r>
        <w:r w:rsidR="00EA5838" w:rsidDel="002E71EC">
          <w:rPr>
            <w:rFonts w:ascii="Times New Roman" w:hAnsi="Times New Roman" w:cs="Times New Roman"/>
          </w:rPr>
          <w:delText>“BLUE”</w:delText>
        </w:r>
      </w:del>
    </w:p>
    <w:p w14:paraId="4DFA4382" w14:textId="205EE6B9" w:rsidR="00603EF0" w:rsidDel="002E71EC" w:rsidRDefault="00603EF0" w:rsidP="00603EF0">
      <w:pPr>
        <w:keepNext/>
        <w:rPr>
          <w:del w:id="288" w:author="Alan Hawse" w:date="2017-07-31T14:34:00Z"/>
          <w:rFonts w:ascii="Times New Roman" w:hAnsi="Times New Roman" w:cs="Times New Roman"/>
        </w:rPr>
      </w:pPr>
      <w:del w:id="289" w:author="Alan Hawse" w:date="2017-07-31T14:34:00Z">
        <w:r w:rsidDel="002E71EC">
          <w:rPr>
            <w:rFonts w:ascii="Times New Roman" w:hAnsi="Times New Roman" w:cs="Times New Roman"/>
          </w:rPr>
          <w:delText xml:space="preserve">          </w:delText>
        </w:r>
        <w:r w:rsidR="00F1475C" w:rsidRPr="00892212" w:rsidDel="002E71EC">
          <w:rPr>
            <w:rFonts w:ascii="Times New Roman" w:hAnsi="Times New Roman" w:cs="Times New Roman"/>
          </w:rPr>
          <w:delText>}</w:delText>
        </w:r>
      </w:del>
    </w:p>
    <w:p w14:paraId="1737A399" w14:textId="61A540B6" w:rsidR="00F1475C" w:rsidDel="002E71EC" w:rsidRDefault="00603EF0" w:rsidP="00603EF0">
      <w:pPr>
        <w:keepNext/>
        <w:rPr>
          <w:del w:id="290" w:author="Alan Hawse" w:date="2017-07-31T14:34:00Z"/>
          <w:rFonts w:ascii="Times New Roman" w:hAnsi="Times New Roman" w:cs="Times New Roman"/>
        </w:rPr>
      </w:pPr>
      <w:del w:id="291" w:author="Alan Hawse" w:date="2017-07-31T14:34:00Z">
        <w:r w:rsidDel="002E71EC">
          <w:rPr>
            <w:rFonts w:ascii="Times New Roman" w:hAnsi="Times New Roman" w:cs="Times New Roman"/>
          </w:rPr>
          <w:delText xml:space="preserve">     </w:delText>
        </w:r>
        <w:r w:rsidR="00F1475C" w:rsidRPr="00892212" w:rsidDel="002E71EC">
          <w:rPr>
            <w:rFonts w:ascii="Times New Roman" w:hAnsi="Times New Roman" w:cs="Times New Roman"/>
          </w:rPr>
          <w:delText>}</w:delText>
        </w:r>
      </w:del>
    </w:p>
    <w:p w14:paraId="60B6A2D4" w14:textId="5C1B409C" w:rsidR="00603EF0" w:rsidDel="002E71EC" w:rsidRDefault="00603EF0" w:rsidP="00603EF0">
      <w:pPr>
        <w:rPr>
          <w:ins w:id="292" w:author="Greg Landry" w:date="2017-06-03T10:00:00Z"/>
          <w:del w:id="293" w:author="Alan Hawse" w:date="2017-07-31T14:34:00Z"/>
          <w:rFonts w:ascii="Times New Roman" w:hAnsi="Times New Roman" w:cs="Times New Roman"/>
        </w:rPr>
      </w:pPr>
      <w:del w:id="294" w:author="Alan Hawse" w:date="2017-07-31T14:34:00Z">
        <w:r w:rsidDel="002E71EC">
          <w:rPr>
            <w:rFonts w:ascii="Times New Roman" w:hAnsi="Times New Roman" w:cs="Times New Roman"/>
          </w:rPr>
          <w:delText>}</w:delText>
        </w:r>
      </w:del>
    </w:p>
    <w:p w14:paraId="724A4B85" w14:textId="5E4A6A9B" w:rsidR="00274BC0" w:rsidDel="002E71EC" w:rsidRDefault="00274BC0" w:rsidP="00603EF0">
      <w:pPr>
        <w:rPr>
          <w:ins w:id="295" w:author="Greg Landry" w:date="2017-06-03T10:01:00Z"/>
          <w:del w:id="296" w:author="Alan Hawse" w:date="2017-07-31T14:34:00Z"/>
          <w:rFonts w:ascii="Times New Roman" w:hAnsi="Times New Roman" w:cs="Times New Roman"/>
        </w:rPr>
      </w:pPr>
      <w:ins w:id="297" w:author="Greg Landry" w:date="2017-06-03T10:00:00Z">
        <w:del w:id="298" w:author="Alan Hawse" w:date="2017-07-31T14:34:00Z">
          <w:r w:rsidDel="002E71EC">
            <w:rPr>
              <w:rFonts w:ascii="Times New Roman" w:hAnsi="Times New Roman" w:cs="Times New Roman"/>
            </w:rPr>
            <w:delText xml:space="preserve">Note that spaces and </w:delText>
          </w:r>
        </w:del>
      </w:ins>
      <w:ins w:id="299" w:author="Greg Landry" w:date="2017-06-03T10:01:00Z">
        <w:del w:id="300" w:author="Alan Hawse" w:date="2017-07-31T14:34:00Z">
          <w:r w:rsidDel="002E71EC">
            <w:rPr>
              <w:rFonts w:ascii="Times New Roman" w:hAnsi="Times New Roman" w:cs="Times New Roman"/>
            </w:rPr>
            <w:delText>carriage</w:delText>
          </w:r>
        </w:del>
      </w:ins>
      <w:ins w:id="301" w:author="Greg Landry" w:date="2017-06-03T10:00:00Z">
        <w:del w:id="302" w:author="Alan Hawse" w:date="2017-07-31T14:34:00Z">
          <w:r w:rsidDel="002E71EC">
            <w:rPr>
              <w:rFonts w:ascii="Times New Roman" w:hAnsi="Times New Roman" w:cs="Times New Roman"/>
            </w:rPr>
            <w:delText xml:space="preserve"> </w:delText>
          </w:r>
        </w:del>
      </w:ins>
      <w:ins w:id="303" w:author="Greg Landry" w:date="2017-06-03T10:01:00Z">
        <w:del w:id="304" w:author="Alan Hawse" w:date="2017-07-31T14:34:00Z">
          <w:r w:rsidDel="002E71EC">
            <w:rPr>
              <w:rFonts w:ascii="Times New Roman" w:hAnsi="Times New Roman" w:cs="Times New Roman"/>
            </w:rPr>
            <w:delText>returns are optional, so the above could be written as:</w:delText>
          </w:r>
        </w:del>
      </w:ins>
    </w:p>
    <w:p w14:paraId="6E1E7099" w14:textId="68EEA617" w:rsidR="00274BC0" w:rsidDel="002E71EC" w:rsidRDefault="00274BC0">
      <w:pPr>
        <w:keepNext/>
        <w:rPr>
          <w:ins w:id="305" w:author="Greg Landry" w:date="2017-06-03T10:02:00Z"/>
          <w:del w:id="306" w:author="Alan Hawse" w:date="2017-07-31T14:34:00Z"/>
          <w:rFonts w:ascii="Times New Roman" w:hAnsi="Times New Roman" w:cs="Times New Roman"/>
        </w:rPr>
        <w:pPrChange w:id="307" w:author="Greg Landry" w:date="2017-06-03T10:01:00Z">
          <w:pPr/>
        </w:pPrChange>
      </w:pPr>
      <w:ins w:id="308" w:author="Greg Landry" w:date="2017-06-03T10:01:00Z">
        <w:del w:id="309" w:author="Alan Hawse" w:date="2017-07-31T14:34:00Z">
          <w:r w:rsidDel="002E71EC">
            <w:rPr>
              <w:rFonts w:ascii="Times New Roman" w:hAnsi="Times New Roman" w:cs="Times New Roman"/>
            </w:rPr>
            <w:delText>{</w:delText>
          </w:r>
          <w:r w:rsidRPr="00892212" w:rsidDel="002E71EC">
            <w:rPr>
              <w:rFonts w:ascii="Times New Roman" w:hAnsi="Times New Roman" w:cs="Times New Roman"/>
            </w:rPr>
            <w:delText>"</w:delText>
          </w:r>
          <w:r w:rsidDel="002E71EC">
            <w:rPr>
              <w:rFonts w:ascii="Times New Roman" w:hAnsi="Times New Roman" w:cs="Times New Roman"/>
            </w:rPr>
            <w:delText>state</w:delText>
          </w:r>
          <w:r w:rsidRPr="00892212" w:rsidDel="002E71EC">
            <w:rPr>
              <w:rFonts w:ascii="Times New Roman" w:hAnsi="Times New Roman" w:cs="Times New Roman"/>
            </w:rPr>
            <w:delText>"</w:delText>
          </w:r>
          <w:r w:rsidDel="002E71EC">
            <w:rPr>
              <w:rFonts w:ascii="Times New Roman" w:hAnsi="Times New Roman" w:cs="Times New Roman"/>
            </w:rPr>
            <w:delText>:{"reported":{</w:delText>
          </w:r>
          <w:r w:rsidRPr="00892212" w:rsidDel="002E71EC">
            <w:rPr>
              <w:rFonts w:ascii="Times New Roman" w:hAnsi="Times New Roman" w:cs="Times New Roman"/>
            </w:rPr>
            <w:delText>"</w:delText>
          </w:r>
          <w:r w:rsidDel="002E71EC">
            <w:rPr>
              <w:rFonts w:ascii="Times New Roman" w:hAnsi="Times New Roman" w:cs="Times New Roman"/>
            </w:rPr>
            <w:delText>color</w:delText>
          </w:r>
          <w:r w:rsidRPr="00892212" w:rsidDel="002E71EC">
            <w:rPr>
              <w:rFonts w:ascii="Times New Roman" w:hAnsi="Times New Roman" w:cs="Times New Roman"/>
            </w:rPr>
            <w:delText xml:space="preserve">": </w:delText>
          </w:r>
          <w:r w:rsidDel="002E71EC">
            <w:rPr>
              <w:rFonts w:ascii="Times New Roman" w:hAnsi="Times New Roman" w:cs="Times New Roman"/>
            </w:rPr>
            <w:delText>“BLUE”</w:delText>
          </w:r>
          <w:r w:rsidRPr="00892212" w:rsidDel="002E71EC">
            <w:rPr>
              <w:rFonts w:ascii="Times New Roman" w:hAnsi="Times New Roman" w:cs="Times New Roman"/>
            </w:rPr>
            <w:delText>}}</w:delText>
          </w:r>
          <w:r w:rsidDel="002E71EC">
            <w:rPr>
              <w:rFonts w:ascii="Times New Roman" w:hAnsi="Times New Roman" w:cs="Times New Roman"/>
            </w:rPr>
            <w:delText>}</w:delText>
          </w:r>
        </w:del>
      </w:ins>
    </w:p>
    <w:p w14:paraId="574BEAF4" w14:textId="2666A06A" w:rsidR="00274BC0" w:rsidRPr="00892212" w:rsidDel="002E71EC" w:rsidRDefault="00274BC0">
      <w:pPr>
        <w:keepNext/>
        <w:rPr>
          <w:del w:id="310" w:author="Alan Hawse" w:date="2017-07-31T14:34:00Z"/>
          <w:rFonts w:ascii="Times New Roman" w:hAnsi="Times New Roman" w:cs="Times New Roman"/>
        </w:rPr>
        <w:pPrChange w:id="311" w:author="Greg Landry" w:date="2017-06-03T10:01:00Z">
          <w:pPr/>
        </w:pPrChange>
      </w:pPr>
    </w:p>
    <w:p w14:paraId="0D6EFE3A" w14:textId="3FE855A2" w:rsidR="0037207F" w:rsidRDefault="00927692" w:rsidP="0037207F">
      <w:pPr>
        <w:pStyle w:val="Heading4"/>
      </w:pPr>
      <w:r>
        <w:t xml:space="preserve">MQTT </w:t>
      </w:r>
      <w:r w:rsidR="0037207F">
        <w:t>Topic</w:t>
      </w:r>
      <w:r w:rsidR="006F1CF2">
        <w:t>s</w:t>
      </w:r>
    </w:p>
    <w:p w14:paraId="631AE3C0" w14:textId="2AB09D57" w:rsidR="00D9027E" w:rsidDel="002E71EC" w:rsidRDefault="005E2F40" w:rsidP="005E2F40">
      <w:pPr>
        <w:rPr>
          <w:del w:id="312" w:author="Alan Hawse" w:date="2017-07-31T14:35:00Z"/>
        </w:rPr>
      </w:pPr>
      <w:del w:id="313" w:author="Alan Hawse" w:date="2017-07-31T14:35:00Z">
        <w:r w:rsidDel="002E71EC">
          <w:delText>The AWS Message Broker will allow you to create Topics with almost any name, with one exception</w:delText>
        </w:r>
        <w:r w:rsidR="005858F9" w:rsidDel="002E71EC">
          <w:delText>:</w:delText>
        </w:r>
        <w:r w:rsidDel="002E71EC">
          <w:delText xml:space="preserve"> Topics named “$aws/…” are reserved by AWS IoT</w:delText>
        </w:r>
        <w:r w:rsidR="0035007A" w:rsidDel="002E71EC">
          <w:delText xml:space="preserve"> for</w:delText>
        </w:r>
        <w:r w:rsidDel="002E71EC">
          <w:delText xml:space="preserve"> specific functions.</w:delText>
        </w:r>
        <w:r w:rsidR="00D9027E" w:rsidDel="002E71EC">
          <w:delText xml:space="preserve"> </w:delText>
        </w:r>
      </w:del>
    </w:p>
    <w:p w14:paraId="64D045EA" w14:textId="4CB59C8F" w:rsidR="00D9027E" w:rsidDel="002E71EC" w:rsidRDefault="00D9027E" w:rsidP="005E2F40">
      <w:pPr>
        <w:rPr>
          <w:del w:id="314" w:author="Alan Hawse" w:date="2017-07-31T14:35:00Z"/>
        </w:rPr>
      </w:pPr>
      <w:del w:id="315" w:author="Alan Hawse" w:date="2017-07-31T14:35:00Z">
        <w:r w:rsidDel="002E71EC">
          <w:delText>As the system designer you are responsible for defining what the topic</w:delText>
        </w:r>
        <w:r w:rsidR="005858F9" w:rsidDel="002E71EC">
          <w:delText>s</w:delText>
        </w:r>
        <w:r w:rsidDel="002E71EC">
          <w:delText xml:space="preserve"> mean and do in your system.</w:delText>
        </w:r>
        <w:r w:rsidR="00015F3E" w:rsidDel="002E71EC">
          <w:delText xml:space="preserve">  Some </w:delText>
        </w:r>
        <w:r w:rsidR="00C439C3" w:rsidDel="002E71EC">
          <w:fldChar w:fldCharType="begin"/>
        </w:r>
        <w:r w:rsidR="00C439C3" w:rsidDel="002E71EC">
          <w:delInstrText xml:space="preserve"> HYPERL</w:delInstrText>
        </w:r>
        <w:r w:rsidR="00C439C3" w:rsidDel="002E71EC">
          <w:delInstrText xml:space="preserve">INK "http://www.hivemq.com/blog/mqtt-essentials-part-5-mqtt-topics-best-practices" </w:delInstrText>
        </w:r>
        <w:r w:rsidR="00C439C3" w:rsidDel="002E71EC">
          <w:fldChar w:fldCharType="separate"/>
        </w:r>
        <w:r w:rsidR="00015F3E" w:rsidRPr="00801794" w:rsidDel="002E71EC">
          <w:rPr>
            <w:rStyle w:val="Hyperlink"/>
          </w:rPr>
          <w:delText>best practices</w:delText>
        </w:r>
        <w:r w:rsidR="00C439C3" w:rsidDel="002E71EC">
          <w:rPr>
            <w:rStyle w:val="Hyperlink"/>
          </w:rPr>
          <w:fldChar w:fldCharType="end"/>
        </w:r>
        <w:r w:rsidR="00015F3E" w:rsidDel="002E71EC">
          <w:delText xml:space="preserve"> include:</w:delText>
        </w:r>
      </w:del>
    </w:p>
    <w:p w14:paraId="0C179338" w14:textId="3DB337A9" w:rsidR="00015F3E" w:rsidDel="002E71EC" w:rsidRDefault="00015F3E" w:rsidP="00015F3E">
      <w:pPr>
        <w:pStyle w:val="ListParagraph"/>
        <w:numPr>
          <w:ilvl w:val="0"/>
          <w:numId w:val="40"/>
        </w:numPr>
        <w:rPr>
          <w:del w:id="316" w:author="Alan Hawse" w:date="2017-07-31T14:35:00Z"/>
        </w:rPr>
      </w:pPr>
      <w:del w:id="317" w:author="Alan Hawse" w:date="2017-07-31T14:35:00Z">
        <w:r w:rsidDel="002E71EC">
          <w:delText>Don’t use a leading forward slash</w:delText>
        </w:r>
      </w:del>
    </w:p>
    <w:p w14:paraId="5642B7CD" w14:textId="6E6EC665" w:rsidR="00015F3E" w:rsidDel="002E71EC" w:rsidRDefault="00015F3E" w:rsidP="00015F3E">
      <w:pPr>
        <w:pStyle w:val="ListParagraph"/>
        <w:numPr>
          <w:ilvl w:val="0"/>
          <w:numId w:val="40"/>
        </w:numPr>
        <w:rPr>
          <w:del w:id="318" w:author="Alan Hawse" w:date="2017-07-31T14:35:00Z"/>
        </w:rPr>
      </w:pPr>
      <w:del w:id="319" w:author="Alan Hawse" w:date="2017-07-31T14:35:00Z">
        <w:r w:rsidDel="002E71EC">
          <w:delText>Don’t use spaces</w:delText>
        </w:r>
      </w:del>
    </w:p>
    <w:p w14:paraId="0C2ACAA1" w14:textId="57813F9C" w:rsidR="00015F3E" w:rsidDel="002E71EC" w:rsidRDefault="00015F3E" w:rsidP="00015F3E">
      <w:pPr>
        <w:pStyle w:val="ListParagraph"/>
        <w:numPr>
          <w:ilvl w:val="0"/>
          <w:numId w:val="40"/>
        </w:numPr>
        <w:rPr>
          <w:del w:id="320" w:author="Alan Hawse" w:date="2017-07-31T14:35:00Z"/>
        </w:rPr>
      </w:pPr>
      <w:del w:id="321" w:author="Alan Hawse" w:date="2017-07-31T14:35:00Z">
        <w:r w:rsidDel="002E71EC">
          <w:delText>Keep the topic short and concise</w:delText>
        </w:r>
      </w:del>
    </w:p>
    <w:p w14:paraId="487423DA" w14:textId="7CE52E17" w:rsidR="00015F3E" w:rsidDel="002E71EC" w:rsidRDefault="00015F3E" w:rsidP="00015F3E">
      <w:pPr>
        <w:pStyle w:val="ListParagraph"/>
        <w:numPr>
          <w:ilvl w:val="0"/>
          <w:numId w:val="40"/>
        </w:numPr>
        <w:rPr>
          <w:del w:id="322" w:author="Alan Hawse" w:date="2017-07-31T14:35:00Z"/>
        </w:rPr>
      </w:pPr>
      <w:del w:id="323" w:author="Alan Hawse" w:date="2017-07-31T14:35:00Z">
        <w:r w:rsidDel="002E71EC">
          <w:delText>Use only ASCII characters</w:delText>
        </w:r>
      </w:del>
    </w:p>
    <w:p w14:paraId="7B47AC55" w14:textId="3DE27C9C" w:rsidR="00015F3E" w:rsidDel="002E71EC" w:rsidRDefault="00015F3E" w:rsidP="00015F3E">
      <w:pPr>
        <w:pStyle w:val="ListParagraph"/>
        <w:numPr>
          <w:ilvl w:val="0"/>
          <w:numId w:val="40"/>
        </w:numPr>
        <w:rPr>
          <w:del w:id="324" w:author="Alan Hawse" w:date="2017-07-31T14:35:00Z"/>
        </w:rPr>
      </w:pPr>
      <w:del w:id="325" w:author="Alan Hawse" w:date="2017-07-31T14:35:00Z">
        <w:r w:rsidDel="002E71EC">
          <w:delText xml:space="preserve">Embed a unique identifier e.g. the name of the </w:delText>
        </w:r>
        <w:r w:rsidRPr="00DD3570" w:rsidDel="002E71EC">
          <w:rPr>
            <w:i/>
          </w:rPr>
          <w:delText>thing</w:delText>
        </w:r>
      </w:del>
    </w:p>
    <w:p w14:paraId="4FC2207A" w14:textId="34D33B59" w:rsidR="00015F3E" w:rsidDel="002E71EC" w:rsidRDefault="00015F3E" w:rsidP="00801794">
      <w:pPr>
        <w:pStyle w:val="ListParagraph"/>
        <w:rPr>
          <w:del w:id="326" w:author="Alan Hawse" w:date="2017-07-31T14:35:00Z"/>
        </w:rPr>
      </w:pPr>
    </w:p>
    <w:p w14:paraId="76A84003" w14:textId="40723AAB" w:rsidR="005858F9" w:rsidDel="002E71EC" w:rsidRDefault="005858F9" w:rsidP="002A7B85">
      <w:pPr>
        <w:pStyle w:val="ListParagraph"/>
        <w:ind w:left="0"/>
        <w:rPr>
          <w:del w:id="327" w:author="Alan Hawse" w:date="2017-07-31T14:35:00Z"/>
        </w:rPr>
      </w:pPr>
      <w:del w:id="328" w:author="Alan Hawse" w:date="2017-07-31T14:35:00Z">
        <w:r w:rsidDel="002E71EC">
          <w:delText xml:space="preserve">For example, a good topic name for a temperature sensing device might be: </w:delText>
        </w:r>
        <w:r w:rsidR="00865379" w:rsidDel="002E71EC">
          <w:delText>myDevice/temperature</w:delText>
        </w:r>
        <w:r w:rsidDel="002E71EC">
          <w:delText>.</w:delText>
        </w:r>
      </w:del>
    </w:p>
    <w:p w14:paraId="329456B8" w14:textId="15E7AC25" w:rsidR="00D9027E" w:rsidRDefault="00D9027E" w:rsidP="005E2F40">
      <w:r w:rsidRPr="007C6680">
        <w:rPr>
          <w:rPrChange w:id="329" w:author="Alan Hawse" w:date="2017-07-31T14:46:00Z">
            <w:rPr>
              <w:rStyle w:val="Hyperlink"/>
            </w:rPr>
          </w:rPrChange>
        </w:rPr>
        <w:t>Device Shadow MQTT Topics</w:t>
      </w:r>
      <w:ins w:id="330" w:author="Alan Hawse" w:date="2017-07-31T14:47:00Z">
        <w:r w:rsidR="007C6680">
          <w:t xml:space="preserve">… needed for the Project… </w:t>
        </w:r>
      </w:ins>
    </w:p>
    <w:p w14:paraId="4F84E93B" w14:textId="15B15E11" w:rsidR="005E2F40" w:rsidDel="002E71EC" w:rsidRDefault="005E2F40" w:rsidP="005E2F40">
      <w:pPr>
        <w:rPr>
          <w:del w:id="331" w:author="Alan Hawse" w:date="2017-07-31T14:35:00Z"/>
        </w:rPr>
      </w:pPr>
      <w:del w:id="332" w:author="Alan Hawse" w:date="2017-07-31T14:35:00Z">
        <w:r w:rsidDel="002E71EC">
          <w:delText xml:space="preserve">Each </w:delText>
        </w:r>
        <w:r w:rsidRPr="00123D59" w:rsidDel="002E71EC">
          <w:rPr>
            <w:i/>
          </w:rPr>
          <w:delText>thing</w:delText>
        </w:r>
        <w:r w:rsidDel="002E71EC">
          <w:delText xml:space="preserve"> that you have will have a group of topics </w:delText>
        </w:r>
        <w:r w:rsidR="00D9027E" w:rsidDel="002E71EC">
          <w:delText>of</w:delText>
        </w:r>
        <w:r w:rsidDel="002E71EC">
          <w:delText xml:space="preserve"> the form “$aws/things/thingName/shadow/…”</w:delText>
        </w:r>
        <w:r w:rsidR="009E14B7" w:rsidDel="002E71EC">
          <w:delText xml:space="preserve"> which allow you to publish and subscribe for topics relating to the shadow. The specific shadow topics that exist are:</w:delText>
        </w:r>
      </w:del>
    </w:p>
    <w:tbl>
      <w:tblPr>
        <w:tblStyle w:val="TableGrid"/>
        <w:tblW w:w="0" w:type="auto"/>
        <w:tblLook w:val="04A0" w:firstRow="1" w:lastRow="0" w:firstColumn="1" w:lastColumn="0" w:noHBand="0" w:noVBand="1"/>
      </w:tblPr>
      <w:tblGrid>
        <w:gridCol w:w="2389"/>
        <w:gridCol w:w="6961"/>
      </w:tblGrid>
      <w:tr w:rsidR="00EE2061" w:rsidRPr="00EE2061" w:rsidDel="002E71EC" w14:paraId="15C7910B" w14:textId="0B8E28A3" w:rsidTr="00EE2061">
        <w:trPr>
          <w:del w:id="333" w:author="Alan Hawse" w:date="2017-07-31T14:35:00Z"/>
        </w:trPr>
        <w:tc>
          <w:tcPr>
            <w:tcW w:w="2389" w:type="dxa"/>
          </w:tcPr>
          <w:p w14:paraId="4F13AE0E" w14:textId="32809A00" w:rsidR="00EE2061" w:rsidRPr="00EE2061" w:rsidDel="002E71EC" w:rsidRDefault="00EE2061" w:rsidP="00EE2061">
            <w:pPr>
              <w:tabs>
                <w:tab w:val="left" w:pos="2880"/>
              </w:tabs>
              <w:jc w:val="center"/>
              <w:rPr>
                <w:del w:id="334" w:author="Alan Hawse" w:date="2017-07-31T14:35:00Z"/>
                <w:b/>
              </w:rPr>
            </w:pPr>
            <w:del w:id="335" w:author="Alan Hawse" w:date="2017-07-31T14:35:00Z">
              <w:r w:rsidRPr="00EE2061" w:rsidDel="002E71EC">
                <w:rPr>
                  <w:b/>
                </w:rPr>
                <w:delText>MQTT Topic</w:delText>
              </w:r>
              <w:r w:rsidR="00AD452A" w:rsidDel="002E71EC">
                <w:rPr>
                  <w:b/>
                </w:rPr>
                <w:delText xml:space="preserve"> Suffix</w:delText>
              </w:r>
            </w:del>
          </w:p>
        </w:tc>
        <w:tc>
          <w:tcPr>
            <w:tcW w:w="6961" w:type="dxa"/>
          </w:tcPr>
          <w:p w14:paraId="41091DC3" w14:textId="556B2C45" w:rsidR="00EE2061" w:rsidRPr="00EE2061" w:rsidDel="002E71EC" w:rsidRDefault="00EE2061" w:rsidP="00EE2061">
            <w:pPr>
              <w:tabs>
                <w:tab w:val="left" w:pos="2880"/>
              </w:tabs>
              <w:jc w:val="center"/>
              <w:rPr>
                <w:del w:id="336" w:author="Alan Hawse" w:date="2017-07-31T14:35:00Z"/>
                <w:b/>
              </w:rPr>
            </w:pPr>
            <w:del w:id="337" w:author="Alan Hawse" w:date="2017-07-31T14:35:00Z">
              <w:r w:rsidRPr="00EE2061" w:rsidDel="002E71EC">
                <w:rPr>
                  <w:b/>
                </w:rPr>
                <w:delText>Function</w:delText>
              </w:r>
            </w:del>
          </w:p>
        </w:tc>
      </w:tr>
      <w:tr w:rsidR="00EE2061" w:rsidRPr="00EE2061" w:rsidDel="002E71EC" w14:paraId="15FBBCFA" w14:textId="1E1B221A" w:rsidTr="00EE2061">
        <w:trPr>
          <w:del w:id="338" w:author="Alan Hawse" w:date="2017-07-31T14:35:00Z"/>
        </w:trPr>
        <w:tc>
          <w:tcPr>
            <w:tcW w:w="2389" w:type="dxa"/>
          </w:tcPr>
          <w:p w14:paraId="3089151D" w14:textId="5B078343" w:rsidR="00EE2061" w:rsidRPr="009B57EC" w:rsidDel="002E71EC" w:rsidRDefault="00EE2061" w:rsidP="00702E56">
            <w:pPr>
              <w:tabs>
                <w:tab w:val="left" w:pos="2880"/>
              </w:tabs>
              <w:rPr>
                <w:del w:id="339" w:author="Alan Hawse" w:date="2017-07-31T14:35:00Z"/>
              </w:rPr>
            </w:pPr>
            <w:del w:id="340" w:author="Alan Hawse" w:date="2017-07-31T14:35:00Z">
              <w:r w:rsidRPr="009B57EC" w:rsidDel="002E71EC">
                <w:delText>/update</w:delText>
              </w:r>
            </w:del>
          </w:p>
        </w:tc>
        <w:tc>
          <w:tcPr>
            <w:tcW w:w="6961" w:type="dxa"/>
          </w:tcPr>
          <w:p w14:paraId="4783243D" w14:textId="47E1021E" w:rsidR="00EE2061" w:rsidRPr="009B57EC" w:rsidDel="002E71EC" w:rsidRDefault="00EE2061" w:rsidP="00EE2061">
            <w:pPr>
              <w:tabs>
                <w:tab w:val="left" w:pos="2880"/>
              </w:tabs>
              <w:rPr>
                <w:del w:id="341" w:author="Alan Hawse" w:date="2017-07-31T14:35:00Z"/>
              </w:rPr>
            </w:pPr>
            <w:del w:id="342" w:author="Alan Hawse" w:date="2017-07-31T14:35:00Z">
              <w:r w:rsidRPr="009B57EC" w:rsidDel="002E71EC">
                <w:delText>The JSON message that you publish to this topic will become the new state of the shadow.</w:delText>
              </w:r>
            </w:del>
          </w:p>
        </w:tc>
      </w:tr>
      <w:tr w:rsidR="00EE2061" w:rsidRPr="00EE2061" w:rsidDel="002E71EC" w14:paraId="4DB6F217" w14:textId="71C6B641" w:rsidTr="00EE2061">
        <w:trPr>
          <w:del w:id="343" w:author="Alan Hawse" w:date="2017-07-31T14:35:00Z"/>
        </w:trPr>
        <w:tc>
          <w:tcPr>
            <w:tcW w:w="2389" w:type="dxa"/>
          </w:tcPr>
          <w:p w14:paraId="758D6DB7" w14:textId="705197DA" w:rsidR="00EE2061" w:rsidRPr="009B57EC" w:rsidDel="002E71EC" w:rsidRDefault="00EE2061" w:rsidP="00702E56">
            <w:pPr>
              <w:tabs>
                <w:tab w:val="left" w:pos="2880"/>
              </w:tabs>
              <w:rPr>
                <w:del w:id="344" w:author="Alan Hawse" w:date="2017-07-31T14:35:00Z"/>
              </w:rPr>
            </w:pPr>
            <w:del w:id="345" w:author="Alan Hawse" w:date="2017-07-31T14:35:00Z">
              <w:r w:rsidRPr="009B57EC" w:rsidDel="002E71EC">
                <w:delText>/update/accepted</w:delText>
              </w:r>
            </w:del>
          </w:p>
        </w:tc>
        <w:tc>
          <w:tcPr>
            <w:tcW w:w="6961" w:type="dxa"/>
          </w:tcPr>
          <w:p w14:paraId="0AD8E9B3" w14:textId="518B8DAB" w:rsidR="00EE2061" w:rsidRPr="009B57EC" w:rsidDel="002E71EC" w:rsidRDefault="00EE2061" w:rsidP="00702E56">
            <w:pPr>
              <w:tabs>
                <w:tab w:val="left" w:pos="2880"/>
              </w:tabs>
              <w:rPr>
                <w:del w:id="346" w:author="Alan Hawse" w:date="2017-07-31T14:35:00Z"/>
              </w:rPr>
            </w:pPr>
            <w:del w:id="347" w:author="Alan Hawse" w:date="2017-07-31T14:35:00Z">
              <w:r w:rsidRPr="009B57EC" w:rsidDel="002E71EC">
                <w:delText>AWS will publish a message to this topic in response to a message to /update indicating a successful update of the shadow</w:delText>
              </w:r>
              <w:r w:rsidR="00A22B4C" w:rsidRPr="009B57EC" w:rsidDel="002E71EC">
                <w:delText>.</w:delText>
              </w:r>
            </w:del>
          </w:p>
        </w:tc>
      </w:tr>
      <w:tr w:rsidR="00EE2061" w:rsidRPr="00EE2061" w:rsidDel="002E71EC" w14:paraId="7D5F7BCD" w14:textId="738F6801" w:rsidTr="0035007A">
        <w:trPr>
          <w:trHeight w:val="593"/>
          <w:del w:id="348" w:author="Alan Hawse" w:date="2017-07-31T14:35:00Z"/>
        </w:trPr>
        <w:tc>
          <w:tcPr>
            <w:tcW w:w="2389" w:type="dxa"/>
          </w:tcPr>
          <w:p w14:paraId="7E722E19" w14:textId="249AE15D" w:rsidR="00EE2061" w:rsidRPr="009B57EC" w:rsidDel="002E71EC" w:rsidRDefault="00EE2061" w:rsidP="00702E56">
            <w:pPr>
              <w:tabs>
                <w:tab w:val="left" w:pos="2880"/>
              </w:tabs>
              <w:rPr>
                <w:del w:id="349" w:author="Alan Hawse" w:date="2017-07-31T14:35:00Z"/>
              </w:rPr>
            </w:pPr>
            <w:del w:id="350" w:author="Alan Hawse" w:date="2017-07-31T14:35:00Z">
              <w:r w:rsidRPr="009B57EC" w:rsidDel="002E71EC">
                <w:delText>/update/documents</w:delText>
              </w:r>
            </w:del>
          </w:p>
        </w:tc>
        <w:tc>
          <w:tcPr>
            <w:tcW w:w="6961" w:type="dxa"/>
          </w:tcPr>
          <w:p w14:paraId="560721C9" w14:textId="1D62D4EE" w:rsidR="00EE2061" w:rsidRPr="009B57EC" w:rsidDel="002E71EC" w:rsidRDefault="0035007A" w:rsidP="0035007A">
            <w:pPr>
              <w:tabs>
                <w:tab w:val="left" w:pos="2880"/>
              </w:tabs>
              <w:rPr>
                <w:del w:id="351" w:author="Alan Hawse" w:date="2017-07-31T14:35:00Z"/>
              </w:rPr>
            </w:pPr>
            <w:del w:id="352" w:author="Alan Hawse" w:date="2017-07-31T14:35:00Z">
              <w:r w:rsidRPr="009B57EC" w:rsidDel="002E71EC">
                <w:delText xml:space="preserve">When a document is updated via a publish to /update, the complete new document is published to this topic. </w:delText>
              </w:r>
            </w:del>
          </w:p>
        </w:tc>
      </w:tr>
      <w:tr w:rsidR="00EE2061" w:rsidRPr="00EE2061" w:rsidDel="002E71EC" w14:paraId="27C9447F" w14:textId="0E483C91" w:rsidTr="00EE2061">
        <w:trPr>
          <w:del w:id="353" w:author="Alan Hawse" w:date="2017-07-31T14:35:00Z"/>
        </w:trPr>
        <w:tc>
          <w:tcPr>
            <w:tcW w:w="2389" w:type="dxa"/>
          </w:tcPr>
          <w:p w14:paraId="531D5817" w14:textId="130E2388" w:rsidR="00EE2061" w:rsidRPr="009B57EC" w:rsidDel="002E71EC" w:rsidRDefault="00EE2061" w:rsidP="00702E56">
            <w:pPr>
              <w:tabs>
                <w:tab w:val="left" w:pos="2880"/>
              </w:tabs>
              <w:rPr>
                <w:del w:id="354" w:author="Alan Hawse" w:date="2017-07-31T14:35:00Z"/>
              </w:rPr>
            </w:pPr>
            <w:del w:id="355" w:author="Alan Hawse" w:date="2017-07-31T14:35:00Z">
              <w:r w:rsidRPr="009B57EC" w:rsidDel="002E71EC">
                <w:delText>/update/rejected</w:delText>
              </w:r>
            </w:del>
          </w:p>
        </w:tc>
        <w:tc>
          <w:tcPr>
            <w:tcW w:w="6961" w:type="dxa"/>
          </w:tcPr>
          <w:p w14:paraId="47D4F300" w14:textId="11CD5BD2" w:rsidR="00EE2061" w:rsidRPr="009B57EC" w:rsidDel="002E71EC" w:rsidRDefault="00EE2061" w:rsidP="00EE2061">
            <w:pPr>
              <w:tabs>
                <w:tab w:val="left" w:pos="2880"/>
              </w:tabs>
              <w:rPr>
                <w:del w:id="356" w:author="Alan Hawse" w:date="2017-07-31T14:35:00Z"/>
              </w:rPr>
            </w:pPr>
            <w:del w:id="357" w:author="Alan Hawse" w:date="2017-07-31T14:35:00Z">
              <w:r w:rsidRPr="009B57EC" w:rsidDel="002E71EC">
                <w:delText>AWS will publish a message to this topic in response to a message to /update indicating a rejected update of the shadow</w:delText>
              </w:r>
              <w:r w:rsidR="00A22B4C" w:rsidRPr="009B57EC" w:rsidDel="002E71EC">
                <w:delText>.</w:delText>
              </w:r>
            </w:del>
          </w:p>
        </w:tc>
      </w:tr>
      <w:tr w:rsidR="00EE2061" w:rsidRPr="00EE2061" w:rsidDel="002E71EC" w14:paraId="3E9BA9B2" w14:textId="0268E8F8" w:rsidTr="00EE2061">
        <w:trPr>
          <w:del w:id="358" w:author="Alan Hawse" w:date="2017-07-31T14:35:00Z"/>
        </w:trPr>
        <w:tc>
          <w:tcPr>
            <w:tcW w:w="2389" w:type="dxa"/>
          </w:tcPr>
          <w:p w14:paraId="6F558351" w14:textId="62C35223" w:rsidR="00EE2061" w:rsidRPr="009B57EC" w:rsidDel="002E71EC" w:rsidRDefault="00EE2061" w:rsidP="00702E56">
            <w:pPr>
              <w:tabs>
                <w:tab w:val="left" w:pos="2880"/>
              </w:tabs>
              <w:rPr>
                <w:del w:id="359" w:author="Alan Hawse" w:date="2017-07-31T14:35:00Z"/>
              </w:rPr>
            </w:pPr>
            <w:del w:id="360" w:author="Alan Hawse" w:date="2017-07-31T14:35:00Z">
              <w:r w:rsidRPr="009B57EC" w:rsidDel="002E71EC">
                <w:delText>/update/delta</w:delText>
              </w:r>
            </w:del>
          </w:p>
        </w:tc>
        <w:tc>
          <w:tcPr>
            <w:tcW w:w="6961" w:type="dxa"/>
          </w:tcPr>
          <w:p w14:paraId="417C8BB8" w14:textId="2030924A" w:rsidR="00EE2061" w:rsidRPr="009B57EC" w:rsidDel="002E71EC" w:rsidRDefault="00EE2061" w:rsidP="000017D3">
            <w:pPr>
              <w:tabs>
                <w:tab w:val="left" w:pos="2880"/>
              </w:tabs>
              <w:rPr>
                <w:del w:id="361" w:author="Alan Hawse" w:date="2017-07-31T14:35:00Z"/>
              </w:rPr>
            </w:pPr>
            <w:del w:id="362" w:author="Alan Hawse" w:date="2017-07-31T14:35:00Z">
              <w:r w:rsidRPr="009B57EC" w:rsidDel="002E71EC">
                <w:delText xml:space="preserve">After a message is sent to /update, the AWS will send a JSON message </w:delText>
              </w:r>
              <w:r w:rsidR="000017D3" w:rsidRPr="009B57EC" w:rsidDel="002E71EC">
                <w:delText>if the desired state and the reported state are not equal. The message contains all attributes that don’t match.</w:delText>
              </w:r>
            </w:del>
          </w:p>
        </w:tc>
      </w:tr>
      <w:tr w:rsidR="00EE2061" w:rsidRPr="00EE2061" w:rsidDel="002E71EC" w14:paraId="7FDB56DC" w14:textId="686C238D" w:rsidTr="00EE2061">
        <w:trPr>
          <w:del w:id="363" w:author="Alan Hawse" w:date="2017-07-31T14:35:00Z"/>
        </w:trPr>
        <w:tc>
          <w:tcPr>
            <w:tcW w:w="2389" w:type="dxa"/>
          </w:tcPr>
          <w:p w14:paraId="74C9E176" w14:textId="5132F50B" w:rsidR="00EE2061" w:rsidRPr="009B57EC" w:rsidDel="002E71EC" w:rsidRDefault="00EE2061" w:rsidP="00702E56">
            <w:pPr>
              <w:tabs>
                <w:tab w:val="left" w:pos="2880"/>
              </w:tabs>
              <w:rPr>
                <w:del w:id="364" w:author="Alan Hawse" w:date="2017-07-31T14:35:00Z"/>
              </w:rPr>
            </w:pPr>
            <w:del w:id="365" w:author="Alan Hawse" w:date="2017-07-31T14:35:00Z">
              <w:r w:rsidRPr="009B57EC" w:rsidDel="002E71EC">
                <w:delText>/get</w:delText>
              </w:r>
            </w:del>
          </w:p>
        </w:tc>
        <w:tc>
          <w:tcPr>
            <w:tcW w:w="6961" w:type="dxa"/>
            <w:vMerge w:val="restart"/>
          </w:tcPr>
          <w:p w14:paraId="08F924C3" w14:textId="66871CE3" w:rsidR="00EE2061" w:rsidRPr="009B57EC" w:rsidDel="002E71EC" w:rsidRDefault="00EE2061" w:rsidP="00702E56">
            <w:pPr>
              <w:tabs>
                <w:tab w:val="left" w:pos="2880"/>
              </w:tabs>
              <w:rPr>
                <w:del w:id="366" w:author="Alan Hawse" w:date="2017-07-31T14:35:00Z"/>
              </w:rPr>
            </w:pPr>
            <w:del w:id="367" w:author="Alan Hawse" w:date="2017-07-31T14:35:00Z">
              <w:r w:rsidRPr="009B57EC" w:rsidDel="002E71EC">
                <w:delText xml:space="preserve">If a </w:delText>
              </w:r>
              <w:r w:rsidRPr="009B57EC" w:rsidDel="002E71EC">
                <w:rPr>
                  <w:i/>
                </w:rPr>
                <w:delText>thing</w:delText>
              </w:r>
              <w:r w:rsidRPr="009B57EC" w:rsidDel="002E71EC">
                <w:delText xml:space="preserve"> publishes a message to this </w:delText>
              </w:r>
              <w:r w:rsidR="00A22B4C" w:rsidRPr="009B57EC" w:rsidDel="002E71EC">
                <w:delText>t</w:delText>
              </w:r>
              <w:r w:rsidRPr="009B57EC" w:rsidDel="002E71EC">
                <w:delText>opic</w:delText>
              </w:r>
              <w:r w:rsidR="00A22B4C" w:rsidRPr="009B57EC" w:rsidDel="002E71EC">
                <w:delText>,</w:delText>
              </w:r>
              <w:r w:rsidRPr="009B57EC" w:rsidDel="002E71EC">
                <w:delText xml:space="preserve"> AWS will respond with a message to either /get/accepted or /get/rejected with the current state of the shadow</w:delText>
              </w:r>
              <w:r w:rsidR="00A22B4C" w:rsidRPr="009B57EC" w:rsidDel="002E71EC">
                <w:delText>.</w:delText>
              </w:r>
            </w:del>
          </w:p>
        </w:tc>
      </w:tr>
      <w:tr w:rsidR="00EE2061" w:rsidRPr="00EE2061" w:rsidDel="002E71EC" w14:paraId="4B7CA206" w14:textId="53299DCE" w:rsidTr="00EE2061">
        <w:trPr>
          <w:del w:id="368" w:author="Alan Hawse" w:date="2017-07-31T14:35:00Z"/>
        </w:trPr>
        <w:tc>
          <w:tcPr>
            <w:tcW w:w="2389" w:type="dxa"/>
          </w:tcPr>
          <w:p w14:paraId="1CA044D0" w14:textId="77279F44" w:rsidR="00EE2061" w:rsidRPr="009B57EC" w:rsidDel="002E71EC" w:rsidRDefault="00EE2061" w:rsidP="00702E56">
            <w:pPr>
              <w:tabs>
                <w:tab w:val="left" w:pos="2880"/>
              </w:tabs>
              <w:rPr>
                <w:del w:id="369" w:author="Alan Hawse" w:date="2017-07-31T14:35:00Z"/>
              </w:rPr>
            </w:pPr>
            <w:del w:id="370" w:author="Alan Hawse" w:date="2017-07-31T14:35:00Z">
              <w:r w:rsidRPr="009B57EC" w:rsidDel="002E71EC">
                <w:delText>/get/accepted</w:delText>
              </w:r>
            </w:del>
          </w:p>
        </w:tc>
        <w:tc>
          <w:tcPr>
            <w:tcW w:w="6961" w:type="dxa"/>
            <w:vMerge/>
          </w:tcPr>
          <w:p w14:paraId="099B5474" w14:textId="4615F375" w:rsidR="00EE2061" w:rsidRPr="009B57EC" w:rsidDel="002E71EC" w:rsidRDefault="00EE2061" w:rsidP="00702E56">
            <w:pPr>
              <w:tabs>
                <w:tab w:val="left" w:pos="2880"/>
              </w:tabs>
              <w:rPr>
                <w:del w:id="371" w:author="Alan Hawse" w:date="2017-07-31T14:35:00Z"/>
              </w:rPr>
            </w:pPr>
          </w:p>
        </w:tc>
      </w:tr>
      <w:tr w:rsidR="00EE2061" w:rsidRPr="00EE2061" w:rsidDel="002E71EC" w14:paraId="20AB1BDC" w14:textId="62BB4896" w:rsidTr="00EE2061">
        <w:trPr>
          <w:del w:id="372" w:author="Alan Hawse" w:date="2017-07-31T14:35:00Z"/>
        </w:trPr>
        <w:tc>
          <w:tcPr>
            <w:tcW w:w="2389" w:type="dxa"/>
          </w:tcPr>
          <w:p w14:paraId="07609E71" w14:textId="1DDCC7CF" w:rsidR="00EE2061" w:rsidRPr="009B57EC" w:rsidDel="002E71EC" w:rsidRDefault="00EE2061" w:rsidP="00702E56">
            <w:pPr>
              <w:tabs>
                <w:tab w:val="left" w:pos="2880"/>
              </w:tabs>
              <w:rPr>
                <w:del w:id="373" w:author="Alan Hawse" w:date="2017-07-31T14:35:00Z"/>
              </w:rPr>
            </w:pPr>
            <w:del w:id="374" w:author="Alan Hawse" w:date="2017-07-31T14:35:00Z">
              <w:r w:rsidRPr="009B57EC" w:rsidDel="002E71EC">
                <w:delText>/get/rejected</w:delText>
              </w:r>
            </w:del>
          </w:p>
        </w:tc>
        <w:tc>
          <w:tcPr>
            <w:tcW w:w="6961" w:type="dxa"/>
            <w:vMerge/>
          </w:tcPr>
          <w:p w14:paraId="52C11632" w14:textId="39EA0B2B" w:rsidR="00EE2061" w:rsidRPr="009B57EC" w:rsidDel="002E71EC" w:rsidRDefault="00EE2061" w:rsidP="00702E56">
            <w:pPr>
              <w:tabs>
                <w:tab w:val="left" w:pos="2880"/>
              </w:tabs>
              <w:rPr>
                <w:del w:id="375" w:author="Alan Hawse" w:date="2017-07-31T14:35:00Z"/>
              </w:rPr>
            </w:pPr>
          </w:p>
        </w:tc>
      </w:tr>
      <w:tr w:rsidR="00EE2061" w:rsidRPr="00EE2061" w:rsidDel="002E71EC" w14:paraId="6419A1A9" w14:textId="589BB7B0" w:rsidTr="00EE2061">
        <w:trPr>
          <w:del w:id="376" w:author="Alan Hawse" w:date="2017-07-31T14:35:00Z"/>
        </w:trPr>
        <w:tc>
          <w:tcPr>
            <w:tcW w:w="2389" w:type="dxa"/>
          </w:tcPr>
          <w:p w14:paraId="5F589359" w14:textId="3804CA42" w:rsidR="00EE2061" w:rsidRPr="009B57EC" w:rsidDel="002E71EC" w:rsidRDefault="00EE2061" w:rsidP="00702E56">
            <w:pPr>
              <w:tabs>
                <w:tab w:val="left" w:pos="2880"/>
              </w:tabs>
              <w:rPr>
                <w:del w:id="377" w:author="Alan Hawse" w:date="2017-07-31T14:35:00Z"/>
              </w:rPr>
            </w:pPr>
            <w:del w:id="378" w:author="Alan Hawse" w:date="2017-07-31T14:35:00Z">
              <w:r w:rsidRPr="009B57EC" w:rsidDel="002E71EC">
                <w:delText>/delete</w:delText>
              </w:r>
            </w:del>
          </w:p>
        </w:tc>
        <w:tc>
          <w:tcPr>
            <w:tcW w:w="6961" w:type="dxa"/>
          </w:tcPr>
          <w:p w14:paraId="68590A86" w14:textId="0BBFD003" w:rsidR="00EE2061" w:rsidRPr="009B57EC" w:rsidDel="002E71EC" w:rsidRDefault="00EE2061" w:rsidP="00EE2061">
            <w:pPr>
              <w:tabs>
                <w:tab w:val="left" w:pos="2880"/>
              </w:tabs>
              <w:rPr>
                <w:del w:id="379" w:author="Alan Hawse" w:date="2017-07-31T14:35:00Z"/>
              </w:rPr>
            </w:pPr>
            <w:del w:id="380" w:author="Alan Hawse" w:date="2017-07-31T14:35:00Z">
              <w:r w:rsidRPr="009B57EC" w:rsidDel="002E71EC">
                <w:delText xml:space="preserve">If a </w:delText>
              </w:r>
              <w:r w:rsidRPr="009B57EC" w:rsidDel="002E71EC">
                <w:rPr>
                  <w:i/>
                </w:rPr>
                <w:delText>thing</w:delText>
              </w:r>
              <w:r w:rsidRPr="009B57EC" w:rsidDel="002E71EC">
                <w:delText xml:space="preserve"> publishes a message to this topic, AWS will delete the shadow document</w:delText>
              </w:r>
              <w:r w:rsidR="00A22B4C" w:rsidRPr="009B57EC" w:rsidDel="002E71EC">
                <w:delText>.</w:delText>
              </w:r>
            </w:del>
          </w:p>
        </w:tc>
      </w:tr>
      <w:tr w:rsidR="00EE2061" w:rsidRPr="00EE2061" w:rsidDel="002E71EC" w14:paraId="46DDA31D" w14:textId="0E6B6C7B" w:rsidTr="00EE2061">
        <w:trPr>
          <w:del w:id="381" w:author="Alan Hawse" w:date="2017-07-31T14:35:00Z"/>
        </w:trPr>
        <w:tc>
          <w:tcPr>
            <w:tcW w:w="2389" w:type="dxa"/>
          </w:tcPr>
          <w:p w14:paraId="465BB28D" w14:textId="5F2F2614" w:rsidR="00EE2061" w:rsidRPr="009B57EC" w:rsidDel="002E71EC" w:rsidRDefault="00EE2061" w:rsidP="00702E56">
            <w:pPr>
              <w:tabs>
                <w:tab w:val="left" w:pos="2880"/>
              </w:tabs>
              <w:rPr>
                <w:del w:id="382" w:author="Alan Hawse" w:date="2017-07-31T14:35:00Z"/>
              </w:rPr>
            </w:pPr>
            <w:del w:id="383" w:author="Alan Hawse" w:date="2017-07-31T14:35:00Z">
              <w:r w:rsidRPr="009B57EC" w:rsidDel="002E71EC">
                <w:delText>/delete/accepted</w:delText>
              </w:r>
            </w:del>
          </w:p>
        </w:tc>
        <w:tc>
          <w:tcPr>
            <w:tcW w:w="6961" w:type="dxa"/>
          </w:tcPr>
          <w:p w14:paraId="7C2B93AA" w14:textId="7EDD64A8" w:rsidR="00EE2061" w:rsidRPr="009B57EC" w:rsidDel="002E71EC" w:rsidRDefault="00EE2061" w:rsidP="00D9027E">
            <w:pPr>
              <w:tabs>
                <w:tab w:val="left" w:pos="2880"/>
              </w:tabs>
              <w:rPr>
                <w:del w:id="384" w:author="Alan Hawse" w:date="2017-07-31T14:35:00Z"/>
              </w:rPr>
            </w:pPr>
            <w:del w:id="385" w:author="Alan Hawse" w:date="2017-07-31T14:35:00Z">
              <w:r w:rsidRPr="009B57EC" w:rsidDel="002E71EC">
                <w:delText>AWS will publish to this topic when a successful /</w:delText>
              </w:r>
              <w:r w:rsidR="00D9027E" w:rsidRPr="009B57EC" w:rsidDel="002E71EC">
                <w:delText>delete</w:delText>
              </w:r>
              <w:r w:rsidRPr="009B57EC" w:rsidDel="002E71EC">
                <w:delText xml:space="preserve"> occurs</w:delText>
              </w:r>
              <w:r w:rsidR="00A22B4C" w:rsidRPr="009B57EC" w:rsidDel="002E71EC">
                <w:delText>.</w:delText>
              </w:r>
            </w:del>
          </w:p>
        </w:tc>
      </w:tr>
      <w:tr w:rsidR="00EE2061" w:rsidRPr="00EE2061" w:rsidDel="002E71EC" w14:paraId="60813547" w14:textId="55C82B1A" w:rsidTr="00EE2061">
        <w:trPr>
          <w:del w:id="386" w:author="Alan Hawse" w:date="2017-07-31T14:35:00Z"/>
        </w:trPr>
        <w:tc>
          <w:tcPr>
            <w:tcW w:w="2389" w:type="dxa"/>
          </w:tcPr>
          <w:p w14:paraId="3FC76BD9" w14:textId="4C3F7D03" w:rsidR="00EE2061" w:rsidRPr="009B57EC" w:rsidDel="002E71EC" w:rsidRDefault="00EE2061" w:rsidP="00702E56">
            <w:pPr>
              <w:tabs>
                <w:tab w:val="left" w:pos="2880"/>
              </w:tabs>
              <w:rPr>
                <w:del w:id="387" w:author="Alan Hawse" w:date="2017-07-31T14:35:00Z"/>
              </w:rPr>
            </w:pPr>
            <w:del w:id="388" w:author="Alan Hawse" w:date="2017-07-31T14:35:00Z">
              <w:r w:rsidRPr="009B57EC" w:rsidDel="002E71EC">
                <w:delText>/delete/reject</w:delText>
              </w:r>
            </w:del>
          </w:p>
        </w:tc>
        <w:tc>
          <w:tcPr>
            <w:tcW w:w="6961" w:type="dxa"/>
          </w:tcPr>
          <w:p w14:paraId="01C8929C" w14:textId="245E6EAA" w:rsidR="00EE2061" w:rsidRPr="009B57EC" w:rsidDel="002E71EC" w:rsidRDefault="00EE2061" w:rsidP="00D9027E">
            <w:pPr>
              <w:tabs>
                <w:tab w:val="left" w:pos="2880"/>
              </w:tabs>
              <w:rPr>
                <w:del w:id="389" w:author="Alan Hawse" w:date="2017-07-31T14:35:00Z"/>
              </w:rPr>
            </w:pPr>
            <w:del w:id="390" w:author="Alan Hawse" w:date="2017-07-31T14:35:00Z">
              <w:r w:rsidRPr="009B57EC" w:rsidDel="002E71EC">
                <w:delText>AWS will publish to this topic when a r</w:delText>
              </w:r>
              <w:r w:rsidR="00D9027E" w:rsidRPr="009B57EC" w:rsidDel="002E71EC">
                <w:delText>ejected</w:delText>
              </w:r>
              <w:r w:rsidRPr="009B57EC" w:rsidDel="002E71EC">
                <w:delText xml:space="preserve"> /</w:delText>
              </w:r>
              <w:r w:rsidR="00D9027E" w:rsidRPr="009B57EC" w:rsidDel="002E71EC">
                <w:delText>delete</w:delText>
              </w:r>
              <w:r w:rsidRPr="009B57EC" w:rsidDel="002E71EC">
                <w:delText xml:space="preserve"> occurs</w:delText>
              </w:r>
              <w:r w:rsidR="00A22B4C" w:rsidRPr="009B57EC" w:rsidDel="002E71EC">
                <w:delText>.</w:delText>
              </w:r>
            </w:del>
          </w:p>
        </w:tc>
      </w:tr>
    </w:tbl>
    <w:p w14:paraId="30D9BC42" w14:textId="7B2A58E3" w:rsidR="00EC0D12" w:rsidDel="002E71EC" w:rsidRDefault="00EC0D12">
      <w:pPr>
        <w:rPr>
          <w:ins w:id="391" w:author="Greg Landry" w:date="2017-04-03T16:54:00Z"/>
          <w:del w:id="392" w:author="Alan Hawse" w:date="2017-07-31T14:35:00Z"/>
        </w:rPr>
      </w:pPr>
    </w:p>
    <w:p w14:paraId="2C17EACC" w14:textId="6D2404EE" w:rsidR="00EC0D12" w:rsidDel="002E71EC" w:rsidRDefault="00EC0D12">
      <w:pPr>
        <w:rPr>
          <w:ins w:id="393" w:author="Greg Landry" w:date="2017-04-03T16:56:00Z"/>
          <w:del w:id="394" w:author="Alan Hawse" w:date="2017-07-31T14:35:00Z"/>
        </w:rPr>
      </w:pPr>
      <w:ins w:id="395" w:author="Greg Landry" w:date="2017-04-03T16:55:00Z">
        <w:del w:id="396" w:author="Alan Hawse" w:date="2017-07-31T14:35:00Z">
          <w:r w:rsidDel="002E71EC">
            <w:delText xml:space="preserve">The update topic is useful when you want to update the state of a </w:delText>
          </w:r>
          <w:r w:rsidRPr="00EC0D12" w:rsidDel="002E71EC">
            <w:rPr>
              <w:i/>
              <w:rPrChange w:id="397" w:author="Greg Landry" w:date="2017-04-03T16:55:00Z">
                <w:rPr/>
              </w:rPrChange>
            </w:rPr>
            <w:delText>thing</w:delText>
          </w:r>
          <w:r w:rsidDel="002E71EC">
            <w:delText xml:space="preserve"> on the cloud. For example, if you have a </w:delText>
          </w:r>
          <w:r w:rsidRPr="00EC0D12" w:rsidDel="002E71EC">
            <w:rPr>
              <w:i/>
              <w:rPrChange w:id="398" w:author="Greg Landry" w:date="2017-04-03T16:56:00Z">
                <w:rPr/>
              </w:rPrChange>
            </w:rPr>
            <w:delText>thing</w:delText>
          </w:r>
          <w:r w:rsidDel="002E71EC">
            <w:delText xml:space="preserve"> called “myThing” and want to update </w:delText>
          </w:r>
        </w:del>
      </w:ins>
      <w:ins w:id="399" w:author="Greg Landry" w:date="2017-04-03T16:56:00Z">
        <w:del w:id="400" w:author="Alan Hawse" w:date="2017-07-31T14:35:00Z">
          <w:r w:rsidDel="002E71EC">
            <w:delText xml:space="preserve">a value called “temperature” </w:delText>
          </w:r>
        </w:del>
      </w:ins>
      <w:ins w:id="401" w:author="Greg Landry" w:date="2017-04-03T16:57:00Z">
        <w:del w:id="402" w:author="Alan Hawse" w:date="2017-07-31T14:35:00Z">
          <w:r w:rsidDel="002E71EC">
            <w:delText xml:space="preserve">to 25 degrees </w:delText>
          </w:r>
        </w:del>
      </w:ins>
      <w:ins w:id="403" w:author="Greg Landry" w:date="2017-04-03T16:56:00Z">
        <w:del w:id="404" w:author="Alan Hawse" w:date="2017-07-31T14:35:00Z">
          <w:r w:rsidDel="002E71EC">
            <w:delText>in the state of the thing, you would publish using the following topic and message:</w:delText>
          </w:r>
        </w:del>
      </w:ins>
    </w:p>
    <w:p w14:paraId="0212FD6B" w14:textId="457FE1B6" w:rsidR="00EC0D12" w:rsidDel="002E71EC" w:rsidRDefault="00EC0D12">
      <w:pPr>
        <w:rPr>
          <w:ins w:id="405" w:author="Greg Landry" w:date="2017-04-03T16:56:00Z"/>
          <w:del w:id="406" w:author="Alan Hawse" w:date="2017-07-31T14:35:00Z"/>
        </w:rPr>
      </w:pPr>
      <w:ins w:id="407" w:author="Greg Landry" w:date="2017-04-03T16:56:00Z">
        <w:del w:id="408" w:author="Alan Hawse" w:date="2017-07-31T14:35:00Z">
          <w:r w:rsidRPr="005A06D0" w:rsidDel="002E71EC">
            <w:rPr>
              <w:b/>
              <w:rPrChange w:id="409" w:author="Greg Landry" w:date="2017-06-03T10:02:00Z">
                <w:rPr/>
              </w:rPrChange>
            </w:rPr>
            <w:delText>topic</w:delText>
          </w:r>
          <w:r w:rsidDel="002E71EC">
            <w:delText>: $aws/things/myThing/shadow/update</w:delText>
          </w:r>
        </w:del>
      </w:ins>
    </w:p>
    <w:p w14:paraId="1F412EBC" w14:textId="0F0CC297" w:rsidR="00EC0D12" w:rsidDel="002E71EC" w:rsidRDefault="00EC0D12">
      <w:pPr>
        <w:rPr>
          <w:ins w:id="410" w:author="Greg Landry" w:date="2017-04-03T16:55:00Z"/>
          <w:del w:id="411" w:author="Alan Hawse" w:date="2017-07-31T14:35:00Z"/>
        </w:rPr>
      </w:pPr>
      <w:ins w:id="412" w:author="Greg Landry" w:date="2017-04-03T16:56:00Z">
        <w:del w:id="413" w:author="Alan Hawse" w:date="2017-07-31T14:35:00Z">
          <w:r w:rsidRPr="005A06D0" w:rsidDel="002E71EC">
            <w:rPr>
              <w:b/>
              <w:rPrChange w:id="414" w:author="Greg Landry" w:date="2017-06-03T10:02:00Z">
                <w:rPr/>
              </w:rPrChange>
            </w:rPr>
            <w:delText>message</w:delText>
          </w:r>
          <w:r w:rsidDel="002E71EC">
            <w:delText>: {</w:delText>
          </w:r>
        </w:del>
      </w:ins>
      <w:ins w:id="415" w:author="Greg Landry" w:date="2017-04-03T16:59:00Z">
        <w:del w:id="416" w:author="Alan Hawse" w:date="2017-07-31T14:35:00Z">
          <w:r w:rsidR="00B67684" w:rsidDel="002E71EC">
            <w:delText>“</w:delText>
          </w:r>
        </w:del>
      </w:ins>
      <w:ins w:id="417" w:author="Greg Landry" w:date="2017-04-03T16:56:00Z">
        <w:del w:id="418" w:author="Alan Hawse" w:date="2017-07-31T14:35:00Z">
          <w:r w:rsidDel="002E71EC">
            <w:delText>state</w:delText>
          </w:r>
        </w:del>
      </w:ins>
      <w:ins w:id="419" w:author="Greg Landry" w:date="2017-04-03T16:59:00Z">
        <w:del w:id="420" w:author="Alan Hawse" w:date="2017-07-31T14:35:00Z">
          <w:r w:rsidR="00B67684" w:rsidDel="002E71EC">
            <w:delText>”</w:delText>
          </w:r>
        </w:del>
      </w:ins>
      <w:ins w:id="421" w:author="Greg Landry" w:date="2017-04-03T16:56:00Z">
        <w:del w:id="422" w:author="Alan Hawse" w:date="2017-07-31T14:35:00Z">
          <w:r w:rsidDel="002E71EC">
            <w:delText>:</w:delText>
          </w:r>
        </w:del>
      </w:ins>
      <w:ins w:id="423" w:author="Greg Landry" w:date="2017-04-03T16:59:00Z">
        <w:del w:id="424" w:author="Alan Hawse" w:date="2017-07-31T14:35:00Z">
          <w:r w:rsidR="00B67684" w:rsidDel="002E71EC">
            <w:delText>{“reported”:</w:delText>
          </w:r>
        </w:del>
      </w:ins>
      <w:ins w:id="425" w:author="Greg Landry" w:date="2017-04-03T16:56:00Z">
        <w:del w:id="426" w:author="Alan Hawse" w:date="2017-07-31T14:35:00Z">
          <w:r w:rsidDel="002E71EC">
            <w:delText>{</w:delText>
          </w:r>
        </w:del>
      </w:ins>
      <w:ins w:id="427" w:author="Greg Landry" w:date="2017-04-03T16:59:00Z">
        <w:del w:id="428" w:author="Alan Hawse" w:date="2017-07-31T14:35:00Z">
          <w:r w:rsidR="00B67684" w:rsidDel="002E71EC">
            <w:delText>“</w:delText>
          </w:r>
        </w:del>
      </w:ins>
      <w:ins w:id="429" w:author="Greg Landry" w:date="2017-04-03T16:56:00Z">
        <w:del w:id="430" w:author="Alan Hawse" w:date="2017-07-31T14:35:00Z">
          <w:r w:rsidDel="002E71EC">
            <w:delText>temperature</w:delText>
          </w:r>
        </w:del>
      </w:ins>
      <w:ins w:id="431" w:author="Greg Landry" w:date="2017-04-03T16:59:00Z">
        <w:del w:id="432" w:author="Alan Hawse" w:date="2017-07-31T14:35:00Z">
          <w:r w:rsidR="00B67684" w:rsidDel="002E71EC">
            <w:delText>”</w:delText>
          </w:r>
        </w:del>
      </w:ins>
      <w:ins w:id="433" w:author="Greg Landry" w:date="2017-04-03T16:56:00Z">
        <w:del w:id="434" w:author="Alan Hawse" w:date="2017-07-31T14:35:00Z">
          <w:r w:rsidDel="002E71EC">
            <w:delText>:25}}</w:delText>
          </w:r>
        </w:del>
      </w:ins>
      <w:ins w:id="435" w:author="Greg Landry" w:date="2017-04-03T16:59:00Z">
        <w:del w:id="436" w:author="Alan Hawse" w:date="2017-07-31T14:35:00Z">
          <w:r w:rsidR="00B67684" w:rsidDel="002E71EC">
            <w:delText>}</w:delText>
          </w:r>
        </w:del>
      </w:ins>
    </w:p>
    <w:p w14:paraId="6E16CE82" w14:textId="44FE3ABA" w:rsidR="00B67684" w:rsidDel="002E71EC" w:rsidRDefault="00B67684">
      <w:pPr>
        <w:rPr>
          <w:ins w:id="437" w:author="Greg Landry" w:date="2017-04-03T16:57:00Z"/>
          <w:del w:id="438" w:author="Alan Hawse" w:date="2017-07-31T14:35:00Z"/>
        </w:rPr>
      </w:pPr>
      <w:ins w:id="439" w:author="Greg Landry" w:date="2017-04-03T16:57:00Z">
        <w:del w:id="440" w:author="Alan Hawse" w:date="2017-07-31T14:35:00Z">
          <w:r w:rsidDel="002E71EC">
            <w:delText xml:space="preserve">Once the message is received, the message broker </w:delText>
          </w:r>
        </w:del>
      </w:ins>
      <w:ins w:id="441" w:author="Greg Landry" w:date="2017-06-03T10:02:00Z">
        <w:del w:id="442" w:author="Alan Hawse" w:date="2017-07-31T14:35:00Z">
          <w:r w:rsidR="005A06D0" w:rsidDel="002E71EC">
            <w:delText>will</w:delText>
          </w:r>
        </w:del>
      </w:ins>
      <w:ins w:id="443" w:author="Greg Landry" w:date="2017-04-03T16:57:00Z">
        <w:del w:id="444" w:author="Alan Hawse" w:date="2017-07-31T14:35:00Z">
          <w:r w:rsidDel="002E71EC">
            <w:delText xml:space="preserve"> publish to the </w:delText>
          </w:r>
        </w:del>
      </w:ins>
      <w:ins w:id="445" w:author="Greg Landry" w:date="2017-06-03T10:03:00Z">
        <w:del w:id="446" w:author="Alan Hawse" w:date="2017-07-31T14:35:00Z">
          <w:r w:rsidR="008F2F81" w:rsidDel="002E71EC">
            <w:delText>/</w:delText>
          </w:r>
        </w:del>
      </w:ins>
      <w:ins w:id="447" w:author="Greg Landry" w:date="2017-04-03T16:57:00Z">
        <w:del w:id="448" w:author="Alan Hawse" w:date="2017-07-31T14:35:00Z">
          <w:r w:rsidDel="002E71EC">
            <w:delText xml:space="preserve">accepted, </w:delText>
          </w:r>
        </w:del>
      </w:ins>
      <w:ins w:id="449" w:author="Greg Landry" w:date="2017-06-03T10:03:00Z">
        <w:del w:id="450" w:author="Alan Hawse" w:date="2017-07-31T14:35:00Z">
          <w:r w:rsidR="008F2F81" w:rsidDel="002E71EC">
            <w:delText>/</w:delText>
          </w:r>
        </w:del>
      </w:ins>
      <w:ins w:id="451" w:author="Greg Landry" w:date="2017-04-03T16:57:00Z">
        <w:del w:id="452" w:author="Alan Hawse" w:date="2017-07-31T14:35:00Z">
          <w:r w:rsidDel="002E71EC">
            <w:delText xml:space="preserve">documents, and </w:delText>
          </w:r>
        </w:del>
      </w:ins>
      <w:ins w:id="453" w:author="Greg Landry" w:date="2017-06-03T10:03:00Z">
        <w:del w:id="454" w:author="Alan Hawse" w:date="2017-07-31T14:35:00Z">
          <w:r w:rsidR="008F2F81" w:rsidDel="002E71EC">
            <w:delText>/</w:delText>
          </w:r>
        </w:del>
      </w:ins>
      <w:ins w:id="455" w:author="Greg Landry" w:date="2017-04-03T16:57:00Z">
        <w:del w:id="456" w:author="Alan Hawse" w:date="2017-07-31T14:35:00Z">
          <w:r w:rsidDel="002E71EC">
            <w:delText>delta topics with the appropriate information.</w:delText>
          </w:r>
        </w:del>
      </w:ins>
    </w:p>
    <w:p w14:paraId="02892690" w14:textId="7A958105" w:rsidR="00B77ED3" w:rsidDel="002E71EC" w:rsidRDefault="006E441A">
      <w:pPr>
        <w:rPr>
          <w:ins w:id="457" w:author="Greg Landry" w:date="2017-06-16T12:31:00Z"/>
          <w:del w:id="458" w:author="Alan Hawse" w:date="2017-07-31T14:35:00Z"/>
        </w:rPr>
      </w:pPr>
      <w:ins w:id="459" w:author="Greg Landry" w:date="2017-06-16T12:59:00Z">
        <w:del w:id="460" w:author="Alan Hawse" w:date="2017-07-31T14:35:00Z">
          <w:r w:rsidDel="002E71EC">
            <w:delText>If you are using the test server to subscribe to topics, y</w:delText>
          </w:r>
        </w:del>
      </w:ins>
      <w:del w:id="461" w:author="Alan Hawse" w:date="2017-07-31T14:35:00Z">
        <w:r w:rsidR="009E14B7" w:rsidDel="002E71EC">
          <w:delText xml:space="preserve">You can use “#” as a wildcard </w:delText>
        </w:r>
      </w:del>
      <w:ins w:id="462" w:author="Greg Landry" w:date="2017-06-16T12:30:00Z">
        <w:del w:id="463" w:author="Alan Hawse" w:date="2017-07-31T14:35:00Z">
          <w:r w:rsidR="00B77ED3" w:rsidDel="002E71EC">
            <w:delText xml:space="preserve">at the end of a topic </w:delText>
          </w:r>
        </w:del>
      </w:ins>
      <w:del w:id="464" w:author="Alan Hawse" w:date="2017-07-31T14:35:00Z">
        <w:r w:rsidR="009E14B7" w:rsidDel="002E71EC">
          <w:delText xml:space="preserve">to access </w:delText>
        </w:r>
      </w:del>
      <w:ins w:id="465" w:author="Greg Landry" w:date="2017-06-16T12:59:00Z">
        <w:del w:id="466" w:author="Alan Hawse" w:date="2017-07-31T14:35:00Z">
          <w:r w:rsidDel="002E71EC">
            <w:delText xml:space="preserve">subscribe to </w:delText>
          </w:r>
        </w:del>
      </w:ins>
      <w:del w:id="467" w:author="Alan Hawse" w:date="2017-07-31T14:35:00Z">
        <w:r w:rsidR="009E14B7" w:rsidDel="002E71EC">
          <w:delText>multiple shadow topics. For example, you can use “$aws/things/</w:delText>
        </w:r>
        <w:r w:rsidR="009B57EC" w:rsidDel="002E71EC">
          <w:delText>thingName</w:delText>
        </w:r>
      </w:del>
      <w:ins w:id="468" w:author="Greg Landry" w:date="2017-04-03T16:58:00Z">
        <w:del w:id="469" w:author="Alan Hawse" w:date="2017-07-31T14:35:00Z">
          <w:r w:rsidR="00B67684" w:rsidDel="002E71EC">
            <w:delText>theThing</w:delText>
          </w:r>
        </w:del>
      </w:ins>
      <w:del w:id="470" w:author="Alan Hawse" w:date="2017-07-31T14:35:00Z">
        <w:r w:rsidR="009E14B7" w:rsidDel="002E71EC">
          <w:delText xml:space="preserve">/shadow/#” to subscribe to all shadow topics for the </w:delText>
        </w:r>
        <w:r w:rsidR="009E14B7" w:rsidRPr="009E14B7" w:rsidDel="002E71EC">
          <w:rPr>
            <w:i/>
          </w:rPr>
          <w:delText>thing</w:delText>
        </w:r>
        <w:r w:rsidR="009E14B7" w:rsidDel="002E71EC">
          <w:delText xml:space="preserve"> called “theThing”.</w:delText>
        </w:r>
      </w:del>
    </w:p>
    <w:p w14:paraId="3B7A33E8" w14:textId="02A98230" w:rsidR="00F1475C" w:rsidDel="002E71EC" w:rsidRDefault="00B77ED3">
      <w:pPr>
        <w:rPr>
          <w:del w:id="471" w:author="Alan Hawse" w:date="2017-07-31T14:35:00Z"/>
          <w:rFonts w:ascii="Cambria" w:eastAsia="Times New Roman" w:hAnsi="Cambria"/>
          <w:b/>
          <w:bCs/>
          <w:color w:val="4F81BD"/>
          <w:sz w:val="26"/>
          <w:szCs w:val="26"/>
        </w:rPr>
      </w:pPr>
      <w:ins w:id="472" w:author="Greg Landry" w:date="2017-06-16T12:31:00Z">
        <w:del w:id="473" w:author="Alan Hawse" w:date="2017-07-31T14:35:00Z">
          <w:r w:rsidDel="002E71EC">
            <w:delText xml:space="preserve">You can also use “+” as a wildcard in the middle of a topic to </w:delText>
          </w:r>
        </w:del>
      </w:ins>
      <w:ins w:id="474" w:author="Greg Landry" w:date="2017-06-16T13:00:00Z">
        <w:del w:id="475" w:author="Alan Hawse" w:date="2017-07-31T14:35:00Z">
          <w:r w:rsidR="006E441A" w:rsidDel="002E71EC">
            <w:delText xml:space="preserve">subscribe to </w:delText>
          </w:r>
        </w:del>
      </w:ins>
      <w:ins w:id="476" w:author="Greg Landry" w:date="2017-06-16T12:31:00Z">
        <w:del w:id="477" w:author="Alan Hawse" w:date="2017-07-31T14:35:00Z">
          <w:r w:rsidDel="002E71EC">
            <w:delText>multiple topics.</w:delText>
          </w:r>
        </w:del>
      </w:ins>
      <w:ins w:id="478" w:author="Greg Landry" w:date="2017-06-16T13:00:00Z">
        <w:del w:id="479" w:author="Alan Hawse" w:date="2017-07-31T14:35:00Z">
          <w:r w:rsidR="00913108" w:rsidDel="002E71EC">
            <w:delText xml:space="preserve"> For example, you can use “$aws/things/+/shadow/update” to subscribe to update topics for all thing shadows.</w:delText>
          </w:r>
        </w:del>
      </w:ins>
      <w:del w:id="480" w:author="Alan Hawse" w:date="2017-07-31T14:35:00Z">
        <w:r w:rsidR="00F1475C" w:rsidDel="002E71EC">
          <w:br w:type="page"/>
        </w:r>
      </w:del>
    </w:p>
    <w:p w14:paraId="478BB1A2" w14:textId="1E80F220" w:rsidR="00227150" w:rsidDel="002E71EC" w:rsidRDefault="00227150" w:rsidP="002E71EC">
      <w:pPr>
        <w:pStyle w:val="Heading2"/>
        <w:rPr>
          <w:del w:id="481" w:author="Alan Hawse" w:date="2017-07-31T14:35:00Z"/>
        </w:rPr>
        <w:pPrChange w:id="482" w:author="Alan Hawse" w:date="2017-07-31T14:35:00Z">
          <w:pPr>
            <w:pStyle w:val="Heading2"/>
          </w:pPr>
        </w:pPrChange>
      </w:pPr>
      <w:del w:id="483" w:author="Alan Hawse" w:date="2017-07-31T14:35:00Z">
        <w:r w:rsidDel="002E71EC">
          <w:delText>Exercise(s)</w:delText>
        </w:r>
      </w:del>
    </w:p>
    <w:p w14:paraId="6C06DAB8" w14:textId="74AAD97D" w:rsidR="00163953" w:rsidDel="002E71EC" w:rsidRDefault="00163953" w:rsidP="002E71EC">
      <w:pPr>
        <w:pStyle w:val="Heading2"/>
        <w:rPr>
          <w:del w:id="484" w:author="Alan Hawse" w:date="2017-07-31T14:35:00Z"/>
        </w:rPr>
        <w:pPrChange w:id="485" w:author="Alan Hawse" w:date="2017-07-31T14:35:00Z">
          <w:pPr>
            <w:pStyle w:val="Heading3"/>
          </w:pPr>
        </w:pPrChange>
      </w:pPr>
      <w:del w:id="486" w:author="Alan Hawse" w:date="2017-07-31T14:35:00Z">
        <w:r w:rsidDel="002E71EC">
          <w:delText xml:space="preserve">00 Run the MQTT tutorial on </w:delText>
        </w:r>
        <w:r w:rsidR="00C9303D" w:rsidDel="002E71EC">
          <w:delText xml:space="preserve">the </w:delText>
        </w:r>
        <w:r w:rsidDel="002E71EC">
          <w:delText>Amazon</w:delText>
        </w:r>
        <w:r w:rsidR="00A2314F" w:rsidDel="002E71EC">
          <w:delText xml:space="preserve"> IoT Console</w:delText>
        </w:r>
        <w:r w:rsidR="00EE71D0" w:rsidDel="002E71EC">
          <w:delText xml:space="preserve"> (console.aws.amazon.com)</w:delText>
        </w:r>
      </w:del>
    </w:p>
    <w:p w14:paraId="627CEF8D" w14:textId="7D39749D" w:rsidR="00C91E38" w:rsidDel="002E71EC" w:rsidRDefault="009E14B7" w:rsidP="002E71EC">
      <w:pPr>
        <w:pStyle w:val="Heading2"/>
        <w:rPr>
          <w:ins w:id="487" w:author="Greg Landry" w:date="2017-03-01T15:38:00Z"/>
          <w:del w:id="488" w:author="Alan Hawse" w:date="2017-07-31T14:35:00Z"/>
        </w:rPr>
        <w:pPrChange w:id="489" w:author="Alan Hawse" w:date="2017-07-31T14:35:00Z">
          <w:pPr/>
        </w:pPrChange>
      </w:pPr>
      <w:del w:id="490" w:author="Alan Hawse" w:date="2017-07-31T14:35:00Z">
        <w:r w:rsidDel="002E71EC">
          <w:delText>If you do not already have one, you will need to sign</w:delText>
        </w:r>
      </w:del>
      <w:ins w:id="491" w:author="Greg Landry" w:date="2017-03-01T15:37:00Z">
        <w:del w:id="492" w:author="Alan Hawse" w:date="2017-07-31T14:35:00Z">
          <w:r w:rsidR="00C91E38" w:rsidDel="002E71EC">
            <w:delText>Sign</w:delText>
          </w:r>
        </w:del>
      </w:ins>
      <w:del w:id="493" w:author="Alan Hawse" w:date="2017-07-31T14:35:00Z">
        <w:r w:rsidDel="002E71EC">
          <w:delText xml:space="preserve"> up for an Amazon AWS account</w:delText>
        </w:r>
      </w:del>
      <w:ins w:id="494" w:author="Greg Landry" w:date="2017-03-01T15:37:00Z">
        <w:del w:id="495" w:author="Alan Hawse" w:date="2017-07-31T14:35:00Z">
          <w:r w:rsidR="00C91E38" w:rsidDel="002E71EC">
            <w:delText xml:space="preserve"> or use the </w:delText>
          </w:r>
        </w:del>
      </w:ins>
      <w:ins w:id="496" w:author="Greg Landry" w:date="2017-03-01T15:38:00Z">
        <w:del w:id="497" w:author="Alan Hawse" w:date="2017-07-31T14:35:00Z">
          <w:r w:rsidR="00C91E38" w:rsidDel="002E71EC">
            <w:delText>class server. The login for the class server is:</w:delText>
          </w:r>
        </w:del>
      </w:ins>
    </w:p>
    <w:p w14:paraId="4183919F" w14:textId="2C4ED6C4" w:rsidR="009E14B7" w:rsidDel="002E71EC" w:rsidRDefault="00C91E38" w:rsidP="002E71EC">
      <w:pPr>
        <w:pStyle w:val="Heading2"/>
        <w:rPr>
          <w:ins w:id="498" w:author="Greg Landry" w:date="2017-03-01T15:38:00Z"/>
          <w:del w:id="499" w:author="Alan Hawse" w:date="2017-07-31T14:35:00Z"/>
        </w:rPr>
        <w:pPrChange w:id="500" w:author="Alan Hawse" w:date="2017-07-31T14:35:00Z">
          <w:pPr/>
        </w:pPrChange>
      </w:pPr>
      <w:ins w:id="501" w:author="Greg Landry" w:date="2017-03-01T15:38:00Z">
        <w:del w:id="502" w:author="Alan Hawse" w:date="2017-07-31T14:35:00Z">
          <w:r w:rsidDel="002E71EC">
            <w:delText xml:space="preserve">ID: </w:delText>
          </w:r>
          <w:r w:rsidDel="002E71EC">
            <w:fldChar w:fldCharType="begin"/>
          </w:r>
          <w:r w:rsidDel="002E71EC">
            <w:delInstrText xml:space="preserve"> HYPERLINK "mailto:arh@cypress.com" </w:delInstrText>
          </w:r>
          <w:r w:rsidDel="002E71EC">
            <w:fldChar w:fldCharType="separate"/>
          </w:r>
          <w:r w:rsidRPr="003A23A3" w:rsidDel="002E71EC">
            <w:rPr>
              <w:rStyle w:val="Hyperlink"/>
            </w:rPr>
            <w:delText>arh@cypress.com</w:delText>
          </w:r>
          <w:r w:rsidDel="002E71EC">
            <w:fldChar w:fldCharType="end"/>
          </w:r>
        </w:del>
      </w:ins>
      <w:del w:id="503" w:author="Alan Hawse" w:date="2017-07-31T14:35:00Z">
        <w:r w:rsidR="009E14B7" w:rsidDel="002E71EC">
          <w:delText>. The minimal account is free for a year but you must provide a credit card to open the account. Be sure to delete the account before the free year period expires or you will be charged for it.</w:delText>
        </w:r>
      </w:del>
    </w:p>
    <w:p w14:paraId="3520D940" w14:textId="61DC9F6A" w:rsidR="00C91E38" w:rsidDel="002E71EC" w:rsidRDefault="00C91E38" w:rsidP="002E71EC">
      <w:pPr>
        <w:pStyle w:val="Heading2"/>
        <w:rPr>
          <w:del w:id="504" w:author="Alan Hawse" w:date="2017-07-31T14:35:00Z"/>
        </w:rPr>
        <w:pPrChange w:id="505" w:author="Alan Hawse" w:date="2017-07-31T14:35:00Z">
          <w:pPr/>
        </w:pPrChange>
      </w:pPr>
      <w:ins w:id="506" w:author="Greg Landry" w:date="2017-03-01T15:38:00Z">
        <w:del w:id="507" w:author="Alan Hawse" w:date="2017-07-31T14:35:00Z">
          <w:r w:rsidDel="002E71EC">
            <w:delText>Password: wiced101</w:delText>
          </w:r>
        </w:del>
      </w:ins>
    </w:p>
    <w:p w14:paraId="37F1FAAF" w14:textId="4A352E56" w:rsidR="00B7217A" w:rsidRPr="00B7217A" w:rsidDel="002E71EC" w:rsidRDefault="00CC2D8B" w:rsidP="002E71EC">
      <w:pPr>
        <w:pStyle w:val="Heading2"/>
        <w:rPr>
          <w:del w:id="508" w:author="Alan Hawse" w:date="2017-07-31T14:35:00Z"/>
        </w:rPr>
        <w:pPrChange w:id="509" w:author="Alan Hawse" w:date="2017-07-31T14:35:00Z">
          <w:pPr/>
        </w:pPrChange>
      </w:pPr>
      <w:del w:id="510" w:author="Alan Hawse" w:date="2017-07-31T14:35:00Z">
        <w:r w:rsidDel="002E71EC">
          <w:delText xml:space="preserve">From the Services </w:delText>
        </w:r>
      </w:del>
      <w:ins w:id="511" w:author="Greg Landry" w:date="2017-06-05T10:33:00Z">
        <w:del w:id="512" w:author="Alan Hawse" w:date="2017-07-31T14:35:00Z">
          <w:r w:rsidR="0058219E" w:rsidDel="002E71EC">
            <w:delText xml:space="preserve">Services </w:delText>
          </w:r>
        </w:del>
      </w:ins>
      <w:del w:id="513" w:author="Alan Hawse" w:date="2017-07-31T14:35:00Z">
        <w:r w:rsidDel="002E71EC">
          <w:delText>menu, select “</w:delText>
        </w:r>
        <w:r w:rsidR="00B7217A" w:rsidDel="002E71EC">
          <w:delText>AWS IoT</w:delText>
        </w:r>
        <w:r w:rsidDel="002E71EC">
          <w:delText>”</w:delText>
        </w:r>
      </w:del>
      <w:ins w:id="514" w:author="Greg Landry" w:date="2017-03-01T15:39:00Z">
        <w:del w:id="515" w:author="Alan Hawse" w:date="2017-07-31T14:35:00Z">
          <w:r w:rsidR="00F0665A" w:rsidDel="002E71EC">
            <w:delText>:</w:delText>
          </w:r>
        </w:del>
      </w:ins>
      <w:del w:id="516" w:author="Alan Hawse" w:date="2017-07-31T14:35:00Z">
        <w:r w:rsidR="006B44E3" w:rsidDel="002E71EC">
          <w:delText>, click “Get Started”,</w:delText>
        </w:r>
        <w:r w:rsidR="00B7217A" w:rsidDel="002E71EC">
          <w:delText xml:space="preserve"> and then click “Start </w:delText>
        </w:r>
        <w:r w:rsidR="006B44E3" w:rsidDel="002E71EC">
          <w:delText>the</w:delText>
        </w:r>
        <w:r w:rsidR="00B7217A" w:rsidDel="002E71EC">
          <w:delText xml:space="preserve"> tutorial”.</w:delText>
        </w:r>
      </w:del>
    </w:p>
    <w:p w14:paraId="6EEE7593" w14:textId="1CDE6D6F" w:rsidR="00B7217A" w:rsidDel="002E71EC" w:rsidRDefault="00CC2D8B" w:rsidP="002E71EC">
      <w:pPr>
        <w:pStyle w:val="Heading2"/>
        <w:rPr>
          <w:ins w:id="517" w:author="Greg Landry" w:date="2017-06-05T10:35:00Z"/>
          <w:del w:id="518" w:author="Alan Hawse" w:date="2017-07-31T14:35:00Z"/>
        </w:rPr>
        <w:pPrChange w:id="519" w:author="Alan Hawse" w:date="2017-07-31T14:35:00Z">
          <w:pPr/>
        </w:pPrChange>
      </w:pPr>
      <w:del w:id="520" w:author="Alan Hawse" w:date="2017-07-31T14:35:00Z">
        <w:r w:rsidDel="002E71EC">
          <w:rPr>
            <w:noProof/>
          </w:rPr>
          <w:drawing>
            <wp:inline distT="0" distB="0" distL="0" distR="0" wp14:anchorId="56E52706" wp14:editId="631A4458">
              <wp:extent cx="5943600" cy="259989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985"/>
                      <a:stretch/>
                    </pic:blipFill>
                    <pic:spPr bwMode="auto">
                      <a:xfrm>
                        <a:off x="0" y="0"/>
                        <a:ext cx="5943600" cy="2599898"/>
                      </a:xfrm>
                      <a:prstGeom prst="rect">
                        <a:avLst/>
                      </a:prstGeom>
                      <a:ln>
                        <a:noFill/>
                      </a:ln>
                      <a:extLst>
                        <a:ext uri="{53640926-AAD7-44D8-BBD7-CCE9431645EC}">
                          <a14:shadowObscured xmlns:a14="http://schemas.microsoft.com/office/drawing/2010/main"/>
                        </a:ext>
                      </a:extLst>
                    </pic:spPr>
                  </pic:pic>
                </a:graphicData>
              </a:graphic>
            </wp:inline>
          </w:drawing>
        </w:r>
      </w:del>
    </w:p>
    <w:p w14:paraId="2717ED37" w14:textId="78945A97" w:rsidR="00F0665A" w:rsidDel="002E71EC" w:rsidRDefault="00F0665A" w:rsidP="002E71EC">
      <w:pPr>
        <w:pStyle w:val="Heading2"/>
        <w:rPr>
          <w:ins w:id="521" w:author="Greg Landry" w:date="2017-06-05T10:35:00Z"/>
          <w:del w:id="522" w:author="Alan Hawse" w:date="2017-07-31T14:35:00Z"/>
        </w:rPr>
        <w:pPrChange w:id="523" w:author="Alan Hawse" w:date="2017-07-31T14:35:00Z">
          <w:pPr/>
        </w:pPrChange>
      </w:pPr>
    </w:p>
    <w:p w14:paraId="2DD98BE7" w14:textId="5EF98111" w:rsidR="00F0665A" w:rsidDel="002E71EC" w:rsidRDefault="00F0665A" w:rsidP="002E71EC">
      <w:pPr>
        <w:pStyle w:val="Heading2"/>
        <w:rPr>
          <w:ins w:id="524" w:author="Greg Landry" w:date="2017-06-05T10:34:00Z"/>
          <w:del w:id="525" w:author="Alan Hawse" w:date="2017-07-31T14:35:00Z"/>
        </w:rPr>
        <w:pPrChange w:id="526" w:author="Alan Hawse" w:date="2017-07-31T14:35:00Z">
          <w:pPr/>
        </w:pPrChange>
      </w:pPr>
      <w:ins w:id="527" w:author="Greg Landry" w:date="2017-06-05T10:35:00Z">
        <w:del w:id="528" w:author="Alan Hawse" w:date="2017-07-31T14:35:00Z">
          <w:r w:rsidDel="002E71EC">
            <w:delText>In the lower-left corner of the IoT screen click on “Learn” and then click “Start the tutorial”:</w:delText>
          </w:r>
        </w:del>
      </w:ins>
    </w:p>
    <w:p w14:paraId="1CA9C858" w14:textId="3D65A834" w:rsidR="00F0665A" w:rsidDel="002E71EC" w:rsidRDefault="00F0665A" w:rsidP="002E71EC">
      <w:pPr>
        <w:pStyle w:val="Heading2"/>
        <w:rPr>
          <w:del w:id="529" w:author="Alan Hawse" w:date="2017-07-31T14:35:00Z"/>
        </w:rPr>
        <w:pPrChange w:id="530" w:author="Alan Hawse" w:date="2017-07-31T14:35:00Z">
          <w:pPr/>
        </w:pPrChange>
      </w:pPr>
      <w:ins w:id="531" w:author="Greg Landry" w:date="2017-06-05T10:35:00Z">
        <w:del w:id="532" w:author="Alan Hawse" w:date="2017-07-31T14:35:00Z">
          <w:r w:rsidDel="002E71EC">
            <w:rPr>
              <w:noProof/>
            </w:rPr>
            <w:drawing>
              <wp:inline distT="0" distB="0" distL="0" distR="0" wp14:anchorId="262E843D" wp14:editId="6D5877E4">
                <wp:extent cx="5502076" cy="30861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6082" b="6299"/>
                        <a:stretch/>
                      </pic:blipFill>
                      <pic:spPr bwMode="auto">
                        <a:xfrm>
                          <a:off x="0" y="0"/>
                          <a:ext cx="5529100" cy="3101258"/>
                        </a:xfrm>
                        <a:prstGeom prst="rect">
                          <a:avLst/>
                        </a:prstGeom>
                        <a:ln>
                          <a:noFill/>
                        </a:ln>
                        <a:extLst>
                          <a:ext uri="{53640926-AAD7-44D8-BBD7-CCE9431645EC}">
                            <a14:shadowObscured xmlns:a14="http://schemas.microsoft.com/office/drawing/2010/main"/>
                          </a:ext>
                        </a:extLst>
                      </pic:spPr>
                    </pic:pic>
                  </a:graphicData>
                </a:graphic>
              </wp:inline>
            </w:drawing>
          </w:r>
        </w:del>
      </w:ins>
    </w:p>
    <w:p w14:paraId="3A9605A0" w14:textId="4CDC798D" w:rsidR="00CC2D8B" w:rsidDel="002E71EC" w:rsidRDefault="00F0665A" w:rsidP="002E71EC">
      <w:pPr>
        <w:pStyle w:val="Heading2"/>
        <w:rPr>
          <w:del w:id="533" w:author="Alan Hawse" w:date="2017-07-31T14:35:00Z"/>
        </w:rPr>
        <w:pPrChange w:id="534" w:author="Alan Hawse" w:date="2017-07-31T14:35:00Z">
          <w:pPr/>
        </w:pPrChange>
      </w:pPr>
      <w:ins w:id="535" w:author="Greg Landry" w:date="2017-06-05T10:35:00Z">
        <w:del w:id="536" w:author="Alan Hawse" w:date="2017-07-31T14:35:00Z">
          <w:r w:rsidDel="002E71EC">
            <w:delText>Follow the instructions to complete the tutorial.</w:delText>
          </w:r>
        </w:del>
      </w:ins>
    </w:p>
    <w:p w14:paraId="246F5DAB" w14:textId="67362630" w:rsidR="00B7217A" w:rsidRPr="00B7217A" w:rsidDel="002E71EC" w:rsidRDefault="00CC2D8B" w:rsidP="002E71EC">
      <w:pPr>
        <w:pStyle w:val="Heading2"/>
        <w:rPr>
          <w:del w:id="537" w:author="Alan Hawse" w:date="2017-07-31T14:35:00Z"/>
        </w:rPr>
        <w:pPrChange w:id="538" w:author="Alan Hawse" w:date="2017-07-31T14:35:00Z">
          <w:pPr/>
        </w:pPrChange>
      </w:pPr>
      <w:del w:id="539" w:author="Alan Hawse" w:date="2017-07-31T14:35:00Z">
        <w:r w:rsidDel="002E71EC">
          <w:rPr>
            <w:noProof/>
          </w:rPr>
          <w:drawing>
            <wp:inline distT="0" distB="0" distL="0" distR="0" wp14:anchorId="761ACAB4" wp14:editId="6A1716A3">
              <wp:extent cx="5852160" cy="32399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8172" cy="3243274"/>
                      </a:xfrm>
                      <a:prstGeom prst="rect">
                        <a:avLst/>
                      </a:prstGeom>
                    </pic:spPr>
                  </pic:pic>
                </a:graphicData>
              </a:graphic>
            </wp:inline>
          </w:drawing>
        </w:r>
      </w:del>
    </w:p>
    <w:p w14:paraId="7FE0C95B" w14:textId="43ADFB5A" w:rsidR="00163953" w:rsidRPr="00163953" w:rsidDel="002E71EC" w:rsidRDefault="00163953" w:rsidP="002E71EC">
      <w:pPr>
        <w:pStyle w:val="Heading2"/>
        <w:rPr>
          <w:del w:id="540" w:author="Alan Hawse" w:date="2017-07-31T14:35:00Z"/>
        </w:rPr>
        <w:pPrChange w:id="541" w:author="Alan Hawse" w:date="2017-07-31T14:35:00Z">
          <w:pPr>
            <w:jc w:val="center"/>
          </w:pPr>
        </w:pPrChange>
      </w:pPr>
    </w:p>
    <w:p w14:paraId="35073969" w14:textId="3F685389" w:rsidR="00AE6C47" w:rsidDel="002E71EC" w:rsidRDefault="00AE6C47" w:rsidP="002E71EC">
      <w:pPr>
        <w:pStyle w:val="Heading2"/>
        <w:rPr>
          <w:ins w:id="542" w:author="Greg Landry" w:date="2017-06-03T15:31:00Z"/>
          <w:del w:id="543" w:author="Alan Hawse" w:date="2017-07-31T14:35:00Z"/>
        </w:rPr>
        <w:pPrChange w:id="544" w:author="Alan Hawse" w:date="2017-07-31T14:35:00Z">
          <w:pPr>
            <w:pStyle w:val="Heading3"/>
          </w:pPr>
        </w:pPrChange>
      </w:pPr>
      <w:del w:id="545" w:author="Alan Hawse" w:date="2017-07-31T14:35:00Z">
        <w:r w:rsidDel="002E71EC">
          <w:delText xml:space="preserve">01 </w:delText>
        </w:r>
        <w:r w:rsidR="004C42B9" w:rsidDel="002E71EC">
          <w:delText xml:space="preserve">Provision a new </w:delText>
        </w:r>
        <w:r w:rsidR="004C42B9" w:rsidRPr="00DD3570" w:rsidDel="002E71EC">
          <w:rPr>
            <w:i/>
          </w:rPr>
          <w:delText>thing</w:delText>
        </w:r>
        <w:r w:rsidR="004C42B9" w:rsidDel="002E71EC">
          <w:delText xml:space="preserve"> in the AWS IOT Cloud, establish its policy and credentials</w:delText>
        </w:r>
        <w:r w:rsidR="009033E9" w:rsidDel="002E71EC">
          <w:delText>,</w:delText>
        </w:r>
        <w:r w:rsidDel="002E71EC">
          <w:delText xml:space="preserve"> and test using the AWS </w:delText>
        </w:r>
        <w:r w:rsidR="00705C49" w:rsidDel="002E71EC">
          <w:delText xml:space="preserve">test </w:delText>
        </w:r>
        <w:r w:rsidDel="002E71EC">
          <w:delText>MQTT Client</w:delText>
        </w:r>
      </w:del>
    </w:p>
    <w:p w14:paraId="360DC5A7" w14:textId="2328B962" w:rsidR="0076231A" w:rsidDel="002E71EC" w:rsidRDefault="0076231A" w:rsidP="002E71EC">
      <w:pPr>
        <w:pStyle w:val="Heading2"/>
        <w:rPr>
          <w:ins w:id="546" w:author="Greg Landry" w:date="2017-06-03T15:31:00Z"/>
          <w:del w:id="547" w:author="Alan Hawse" w:date="2017-07-31T14:35:00Z"/>
        </w:rPr>
        <w:pPrChange w:id="548" w:author="Alan Hawse" w:date="2017-07-31T14:35:00Z">
          <w:pPr>
            <w:pStyle w:val="ListParagraph"/>
            <w:keepNext/>
          </w:pPr>
        </w:pPrChange>
      </w:pPr>
      <w:ins w:id="549" w:author="Greg Landry" w:date="2017-06-03T15:31:00Z">
        <w:del w:id="550" w:author="Alan Hawse" w:date="2017-07-31T14:35:00Z">
          <w:r w:rsidDel="002E71EC">
            <w:delText>Note: The steps below assume that you are using the existing class AWS account. If you create your own account the steps may be slightly different but still follow the same flow.</w:delText>
          </w:r>
        </w:del>
      </w:ins>
    </w:p>
    <w:p w14:paraId="49646A17" w14:textId="7927FA68" w:rsidR="0076231A" w:rsidDel="002E71EC" w:rsidRDefault="0076231A" w:rsidP="002E71EC">
      <w:pPr>
        <w:pStyle w:val="Heading2"/>
        <w:rPr>
          <w:ins w:id="551" w:author="Greg Landry" w:date="2017-06-03T15:31:00Z"/>
          <w:del w:id="552" w:author="Alan Hawse" w:date="2017-07-31T14:35:00Z"/>
        </w:rPr>
        <w:pPrChange w:id="553" w:author="Alan Hawse" w:date="2017-07-31T14:35:00Z">
          <w:pPr>
            <w:pStyle w:val="ListParagraph"/>
            <w:keepNext/>
            <w:numPr>
              <w:numId w:val="28"/>
            </w:numPr>
            <w:ind w:hanging="360"/>
          </w:pPr>
        </w:pPrChange>
      </w:pPr>
      <w:ins w:id="554" w:author="Greg Landry" w:date="2017-06-03T15:31:00Z">
        <w:del w:id="555" w:author="Alan Hawse" w:date="2017-07-31T14:35:00Z">
          <w:r w:rsidDel="002E71EC">
            <w:delText>Once you have watched the</w:delText>
          </w:r>
        </w:del>
      </w:ins>
      <w:ins w:id="556" w:author="Greg Landry" w:date="2017-06-16T13:01:00Z">
        <w:del w:id="557" w:author="Alan Hawse" w:date="2017-07-31T14:35:00Z">
          <w:r w:rsidR="00430CF5" w:rsidDel="002E71EC">
            <w:delText xml:space="preserve"> tutorial</w:delText>
          </w:r>
        </w:del>
      </w:ins>
      <w:ins w:id="558" w:author="Greg Landry" w:date="2017-06-03T15:31:00Z">
        <w:del w:id="559" w:author="Alan Hawse" w:date="2017-07-31T14:35:00Z">
          <w:r w:rsidDel="002E71EC">
            <w:delText>, you should be on the “Register a thing” page.</w:delText>
          </w:r>
        </w:del>
      </w:ins>
    </w:p>
    <w:p w14:paraId="2C46C6B4" w14:textId="7EDE463F" w:rsidR="0076231A" w:rsidDel="002E71EC" w:rsidRDefault="0076231A" w:rsidP="002E71EC">
      <w:pPr>
        <w:pStyle w:val="Heading2"/>
        <w:rPr>
          <w:ins w:id="560" w:author="Greg Landry" w:date="2017-06-03T15:31:00Z"/>
          <w:del w:id="561" w:author="Alan Hawse" w:date="2017-07-31T14:35:00Z"/>
          <w:noProof/>
        </w:rPr>
        <w:pPrChange w:id="562" w:author="Alan Hawse" w:date="2017-07-31T14:35:00Z">
          <w:pPr>
            <w:pStyle w:val="ListParagraph"/>
          </w:pPr>
        </w:pPrChange>
      </w:pPr>
      <w:ins w:id="563" w:author="Greg Landry" w:date="2017-06-03T15:31:00Z">
        <w:del w:id="564" w:author="Alan Hawse" w:date="2017-07-31T14:35:00Z">
          <w:r w:rsidDel="002E71EC">
            <w:delText xml:space="preserve">Hint: The example projects use US East time zone </w:delText>
          </w:r>
        </w:del>
      </w:ins>
      <w:ins w:id="565" w:author="Greg Landry" w:date="2017-06-03T15:34:00Z">
        <w:del w:id="566" w:author="Alan Hawse" w:date="2017-07-31T14:35:00Z">
          <w:r w:rsidDel="002E71EC">
            <w:delText>1 (N. Virginia)</w:delText>
          </w:r>
        </w:del>
      </w:ins>
      <w:ins w:id="567" w:author="Greg Landry" w:date="2017-06-03T15:35:00Z">
        <w:del w:id="568" w:author="Alan Hawse" w:date="2017-07-31T14:35:00Z">
          <w:r w:rsidDel="002E71EC">
            <w:delText xml:space="preserve">. If you create your own </w:delText>
          </w:r>
          <w:r w:rsidDel="002E71EC">
            <w:rPr>
              <w:caps/>
            </w:rPr>
            <w:delText xml:space="preserve">AWS </w:delText>
          </w:r>
        </w:del>
      </w:ins>
      <w:ins w:id="569" w:author="Greg Landry" w:date="2017-06-03T15:38:00Z">
        <w:del w:id="570" w:author="Alan Hawse" w:date="2017-07-31T14:35:00Z">
          <w:r w:rsidR="00656C23" w:rsidDel="002E71EC">
            <w:delText xml:space="preserve">account and use </w:delText>
          </w:r>
        </w:del>
      </w:ins>
      <w:ins w:id="571" w:author="Greg Landry" w:date="2017-06-03T15:35:00Z">
        <w:del w:id="572" w:author="Alan Hawse" w:date="2017-07-31T14:35:00Z">
          <w:r w:rsidDel="002E71EC">
            <w:delText xml:space="preserve">a different time zone, you will need to </w:delText>
          </w:r>
        </w:del>
      </w:ins>
      <w:ins w:id="573" w:author="Greg Landry" w:date="2017-06-03T15:31:00Z">
        <w:del w:id="574" w:author="Alan Hawse" w:date="2017-07-31T14:35:00Z">
          <w:r w:rsidDel="002E71EC">
            <w:delText xml:space="preserve">search for “us-east-1” in the source code for each project </w:delText>
          </w:r>
        </w:del>
      </w:ins>
      <w:ins w:id="575" w:author="Greg Landry" w:date="2017-06-03T15:38:00Z">
        <w:del w:id="576" w:author="Alan Hawse" w:date="2017-07-31T14:35:00Z">
          <w:r w:rsidR="00656C23" w:rsidDel="002E71EC">
            <w:delText xml:space="preserve">in the later exercises </w:delText>
          </w:r>
        </w:del>
      </w:ins>
      <w:ins w:id="577" w:author="Greg Landry" w:date="2017-06-03T15:31:00Z">
        <w:del w:id="578" w:author="Alan Hawse" w:date="2017-07-31T14:35:00Z">
          <w:r w:rsidDel="002E71EC">
            <w:delText>and update as necessary.</w:delText>
          </w:r>
        </w:del>
      </w:ins>
    </w:p>
    <w:p w14:paraId="3241B2C5" w14:textId="5BBC382A" w:rsidR="0076231A" w:rsidDel="002E71EC" w:rsidRDefault="0076231A" w:rsidP="002E71EC">
      <w:pPr>
        <w:pStyle w:val="Heading2"/>
        <w:rPr>
          <w:ins w:id="579" w:author="Greg Landry" w:date="2017-06-03T15:31:00Z"/>
          <w:del w:id="580" w:author="Alan Hawse" w:date="2017-07-31T14:35:00Z"/>
        </w:rPr>
        <w:pPrChange w:id="581" w:author="Alan Hawse" w:date="2017-07-31T14:35:00Z">
          <w:pPr>
            <w:pStyle w:val="ListParagraph"/>
            <w:numPr>
              <w:numId w:val="28"/>
            </w:numPr>
            <w:ind w:hanging="360"/>
          </w:pPr>
        </w:pPrChange>
      </w:pPr>
      <w:ins w:id="582" w:author="Greg Landry" w:date="2017-06-03T15:31:00Z">
        <w:del w:id="583" w:author="Alan Hawse" w:date="2017-07-31T14:35:00Z">
          <w:r w:rsidDel="002E71EC">
            <w:delText xml:space="preserve">Name your </w:delText>
          </w:r>
          <w:r w:rsidRPr="00F437C7" w:rsidDel="002E71EC">
            <w:rPr>
              <w:i/>
            </w:rPr>
            <w:delText>thing</w:delText>
          </w:r>
          <w:r w:rsidDel="002E71EC">
            <w:delText xml:space="preserve"> “&lt;YourInitials&gt;_TestThing” (or whatever) and press “Create thing”.</w:delText>
          </w:r>
        </w:del>
      </w:ins>
    </w:p>
    <w:p w14:paraId="1D73FF11" w14:textId="74915C2E" w:rsidR="0076231A" w:rsidDel="002E71EC" w:rsidRDefault="0076231A" w:rsidP="002E71EC">
      <w:pPr>
        <w:pStyle w:val="Heading2"/>
        <w:rPr>
          <w:ins w:id="584" w:author="Greg Landry" w:date="2017-06-03T15:31:00Z"/>
          <w:del w:id="585" w:author="Alan Hawse" w:date="2017-07-31T14:35:00Z"/>
        </w:rPr>
        <w:pPrChange w:id="586" w:author="Alan Hawse" w:date="2017-07-31T14:35:00Z">
          <w:pPr>
            <w:jc w:val="center"/>
          </w:pPr>
        </w:pPrChange>
      </w:pPr>
      <w:ins w:id="587" w:author="Greg Landry" w:date="2017-06-03T15:31:00Z">
        <w:del w:id="588" w:author="Alan Hawse" w:date="2017-07-31T14:35:00Z">
          <w:r w:rsidRPr="00553AF3" w:rsidDel="002E71EC">
            <w:rPr>
              <w:noProof/>
            </w:rPr>
            <w:delText xml:space="preserve"> </w:delText>
          </w:r>
          <w:r w:rsidDel="002E71EC">
            <w:rPr>
              <w:noProof/>
            </w:rPr>
            <w:drawing>
              <wp:inline distT="0" distB="0" distL="0" distR="0" wp14:anchorId="5CA4130F" wp14:editId="340010F2">
                <wp:extent cx="5219700" cy="2204961"/>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30" r="5970"/>
                        <a:stretch/>
                      </pic:blipFill>
                      <pic:spPr bwMode="auto">
                        <a:xfrm>
                          <a:off x="0" y="0"/>
                          <a:ext cx="5250184" cy="2217838"/>
                        </a:xfrm>
                        <a:prstGeom prst="rect">
                          <a:avLst/>
                        </a:prstGeom>
                        <a:ln>
                          <a:noFill/>
                        </a:ln>
                        <a:extLst>
                          <a:ext uri="{53640926-AAD7-44D8-BBD7-CCE9431645EC}">
                            <a14:shadowObscured xmlns:a14="http://schemas.microsoft.com/office/drawing/2010/main"/>
                          </a:ext>
                        </a:extLst>
                      </pic:spPr>
                    </pic:pic>
                  </a:graphicData>
                </a:graphic>
              </wp:inline>
            </w:drawing>
          </w:r>
        </w:del>
      </w:ins>
    </w:p>
    <w:p w14:paraId="060CFE4E" w14:textId="381EB7E3" w:rsidR="0076231A" w:rsidDel="002E71EC" w:rsidRDefault="0076231A" w:rsidP="002E71EC">
      <w:pPr>
        <w:pStyle w:val="Heading2"/>
        <w:rPr>
          <w:ins w:id="589" w:author="Greg Landry" w:date="2017-06-03T15:31:00Z"/>
          <w:del w:id="590" w:author="Alan Hawse" w:date="2017-07-31T14:35:00Z"/>
        </w:rPr>
        <w:pPrChange w:id="591" w:author="Alan Hawse" w:date="2017-07-31T14:35:00Z">
          <w:pPr>
            <w:pStyle w:val="ListParagraph"/>
            <w:keepNext/>
            <w:keepLines/>
            <w:numPr>
              <w:numId w:val="28"/>
            </w:numPr>
            <w:ind w:hanging="360"/>
          </w:pPr>
        </w:pPrChange>
      </w:pPr>
      <w:ins w:id="592" w:author="Greg Landry" w:date="2017-06-03T15:31:00Z">
        <w:del w:id="593" w:author="Alan Hawse" w:date="2017-07-31T14:35:00Z">
          <w:r w:rsidDel="002E71EC">
            <w:delText xml:space="preserve">Before you can access the broker from the </w:delText>
          </w:r>
        </w:del>
      </w:ins>
      <w:ins w:id="594" w:author="Greg Landry" w:date="2017-06-05T10:37:00Z">
        <w:del w:id="595" w:author="Alan Hawse" w:date="2017-07-31T14:35:00Z">
          <w:r w:rsidR="00B01B99" w:rsidDel="002E71EC">
            <w:delText>kit</w:delText>
          </w:r>
        </w:del>
      </w:ins>
      <w:ins w:id="596" w:author="Greg Landry" w:date="2017-06-03T15:31:00Z">
        <w:del w:id="597" w:author="Alan Hawse" w:date="2017-07-31T14:35:00Z">
          <w:r w:rsidDel="002E71EC">
            <w:delText xml:space="preserve"> you need to create the encryption keys that enable you to identify </w:delText>
          </w:r>
        </w:del>
      </w:ins>
      <w:ins w:id="598" w:author="Greg Landry" w:date="2017-06-05T10:37:00Z">
        <w:del w:id="599" w:author="Alan Hawse" w:date="2017-07-31T14:35:00Z">
          <w:r w:rsidR="00B01B99" w:rsidDel="002E71EC">
            <w:delText>it</w:delText>
          </w:r>
        </w:del>
      </w:ins>
      <w:ins w:id="600" w:author="Greg Landry" w:date="2017-06-03T15:31:00Z">
        <w:del w:id="601" w:author="Alan Hawse" w:date="2017-07-31T14:35:00Z">
          <w:r w:rsidDel="002E71EC">
            <w:delText xml:space="preserve"> as an allowed device.  To do this, from the thing </w:delText>
          </w:r>
        </w:del>
      </w:ins>
      <w:ins w:id="602" w:author="Greg Landry" w:date="2017-06-05T10:38:00Z">
        <w:del w:id="603" w:author="Alan Hawse" w:date="2017-07-31T14:35:00Z">
          <w:r w:rsidR="0007137A" w:rsidDel="002E71EC">
            <w:delText xml:space="preserve">page click on Security and then on </w:delText>
          </w:r>
        </w:del>
      </w:ins>
      <w:ins w:id="604" w:author="Greg Landry" w:date="2017-06-05T10:39:00Z">
        <w:del w:id="605" w:author="Alan Hawse" w:date="2017-07-31T14:35:00Z">
          <w:r w:rsidR="0007137A" w:rsidDel="002E71EC">
            <w:delText>Create Certificate.</w:delText>
          </w:r>
        </w:del>
      </w:ins>
    </w:p>
    <w:p w14:paraId="1E40F933" w14:textId="1684411E" w:rsidR="0076231A" w:rsidDel="002E71EC" w:rsidRDefault="0076231A" w:rsidP="002E71EC">
      <w:pPr>
        <w:pStyle w:val="Heading2"/>
        <w:rPr>
          <w:ins w:id="606" w:author="Greg Landry" w:date="2017-06-03T15:31:00Z"/>
          <w:del w:id="607" w:author="Alan Hawse" w:date="2017-07-31T14:35:00Z"/>
        </w:rPr>
        <w:pPrChange w:id="608" w:author="Alan Hawse" w:date="2017-07-31T14:35:00Z">
          <w:pPr>
            <w:pStyle w:val="ListParagraph"/>
            <w:keepNext/>
            <w:keepLines/>
          </w:pPr>
        </w:pPrChange>
      </w:pPr>
      <w:ins w:id="609" w:author="Greg Landry" w:date="2017-06-03T15:31:00Z">
        <w:del w:id="610" w:author="Alan Hawse" w:date="2017-07-31T14:35:00Z">
          <w:r w:rsidRPr="0096648C" w:rsidDel="002E71EC">
            <w:rPr>
              <w:noProof/>
            </w:rPr>
            <w:delText xml:space="preserve"> </w:delText>
          </w:r>
        </w:del>
      </w:ins>
      <w:ins w:id="611" w:author="Greg Landry" w:date="2017-06-05T10:40:00Z">
        <w:del w:id="612" w:author="Alan Hawse" w:date="2017-07-31T14:35:00Z">
          <w:r w:rsidR="0007137A" w:rsidDel="002E71EC">
            <w:rPr>
              <w:noProof/>
            </w:rPr>
            <w:drawing>
              <wp:inline distT="0" distB="0" distL="0" distR="0" wp14:anchorId="5E7E97C4" wp14:editId="4366ECA2">
                <wp:extent cx="4398645" cy="2098323"/>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509" b="17575"/>
                        <a:stretch/>
                      </pic:blipFill>
                      <pic:spPr bwMode="auto">
                        <a:xfrm>
                          <a:off x="0" y="0"/>
                          <a:ext cx="4421414" cy="2109184"/>
                        </a:xfrm>
                        <a:prstGeom prst="rect">
                          <a:avLst/>
                        </a:prstGeom>
                        <a:ln>
                          <a:noFill/>
                        </a:ln>
                        <a:extLst>
                          <a:ext uri="{53640926-AAD7-44D8-BBD7-CCE9431645EC}">
                            <a14:shadowObscured xmlns:a14="http://schemas.microsoft.com/office/drawing/2010/main"/>
                          </a:ext>
                        </a:extLst>
                      </pic:spPr>
                    </pic:pic>
                  </a:graphicData>
                </a:graphic>
              </wp:inline>
            </w:drawing>
          </w:r>
        </w:del>
      </w:ins>
    </w:p>
    <w:p w14:paraId="3DA4DE16" w14:textId="051B92CF" w:rsidR="0076231A" w:rsidDel="002E71EC" w:rsidRDefault="0076231A" w:rsidP="002E71EC">
      <w:pPr>
        <w:pStyle w:val="Heading2"/>
        <w:rPr>
          <w:ins w:id="613" w:author="Greg Landry" w:date="2017-06-03T15:31:00Z"/>
          <w:del w:id="614" w:author="Alan Hawse" w:date="2017-07-31T14:35:00Z"/>
        </w:rPr>
        <w:pPrChange w:id="615" w:author="Alan Hawse" w:date="2017-07-31T14:35:00Z">
          <w:pPr>
            <w:pStyle w:val="ListParagraph"/>
            <w:keepNext/>
            <w:keepLines/>
          </w:pPr>
        </w:pPrChange>
      </w:pPr>
    </w:p>
    <w:p w14:paraId="78E8D38C" w14:textId="4D02BC46" w:rsidR="0076231A" w:rsidDel="002E71EC" w:rsidRDefault="0076231A" w:rsidP="002E71EC">
      <w:pPr>
        <w:pStyle w:val="Heading2"/>
        <w:rPr>
          <w:ins w:id="616" w:author="Greg Landry" w:date="2017-06-03T15:31:00Z"/>
          <w:del w:id="617" w:author="Alan Hawse" w:date="2017-07-31T14:35:00Z"/>
          <w:b w:val="0"/>
          <w:color w:val="FF0000"/>
        </w:rPr>
        <w:pPrChange w:id="618" w:author="Alan Hawse" w:date="2017-07-31T14:35:00Z">
          <w:pPr>
            <w:pStyle w:val="ListParagraph"/>
            <w:keepNext/>
            <w:keepLines/>
            <w:numPr>
              <w:numId w:val="28"/>
            </w:numPr>
            <w:ind w:hanging="360"/>
          </w:pPr>
        </w:pPrChange>
      </w:pPr>
      <w:ins w:id="619" w:author="Greg Landry" w:date="2017-06-03T15:31:00Z">
        <w:del w:id="620" w:author="Alan Hawse" w:date="2017-07-31T14:35:00Z">
          <w:r w:rsidRPr="00D16EC7" w:rsidDel="002E71EC">
            <w:rPr>
              <w:color w:val="FF0000"/>
            </w:rPr>
            <w:delText xml:space="preserve">Now you need to download the </w:delText>
          </w:r>
          <w:r w:rsidDel="002E71EC">
            <w:rPr>
              <w:color w:val="FF0000"/>
            </w:rPr>
            <w:delText xml:space="preserve">“certificate”, “public key” and </w:delText>
          </w:r>
          <w:r w:rsidRPr="00D16EC7" w:rsidDel="002E71EC">
            <w:rPr>
              <w:color w:val="FF0000"/>
            </w:rPr>
            <w:delText xml:space="preserve">“private key”.  If you forget this step you cannot come back…so really you must download those files now to make the TLS work! </w:delText>
          </w:r>
          <w:r w:rsidDel="002E71EC">
            <w:rPr>
              <w:color w:val="FF0000"/>
            </w:rPr>
            <w:delText xml:space="preserve">You must also “Activate” the certificate. </w:delText>
          </w:r>
        </w:del>
      </w:ins>
    </w:p>
    <w:p w14:paraId="17088EBC" w14:textId="7CFD9867" w:rsidR="0076231A" w:rsidDel="002E71EC" w:rsidRDefault="0076231A" w:rsidP="002E71EC">
      <w:pPr>
        <w:pStyle w:val="Heading2"/>
        <w:rPr>
          <w:ins w:id="621" w:author="Greg Landry" w:date="2017-06-03T15:31:00Z"/>
          <w:del w:id="622" w:author="Alan Hawse" w:date="2017-07-31T14:35:00Z"/>
          <w:b w:val="0"/>
          <w:color w:val="FF0000"/>
        </w:rPr>
        <w:pPrChange w:id="623" w:author="Alan Hawse" w:date="2017-07-31T14:35:00Z">
          <w:pPr>
            <w:pStyle w:val="ListParagraph"/>
            <w:keepNext/>
            <w:keepLines/>
          </w:pPr>
        </w:pPrChange>
      </w:pPr>
    </w:p>
    <w:p w14:paraId="3E5872ED" w14:textId="5E57C66A" w:rsidR="0076231A" w:rsidDel="002E71EC" w:rsidRDefault="0076231A" w:rsidP="002E71EC">
      <w:pPr>
        <w:pStyle w:val="Heading2"/>
        <w:rPr>
          <w:ins w:id="624" w:author="Greg Landry" w:date="2017-06-03T15:31:00Z"/>
          <w:del w:id="625" w:author="Alan Hawse" w:date="2017-07-31T14:35:00Z"/>
          <w:b w:val="0"/>
          <w:color w:val="FF0000"/>
        </w:rPr>
        <w:pPrChange w:id="626" w:author="Alan Hawse" w:date="2017-07-31T14:35:00Z">
          <w:pPr>
            <w:pStyle w:val="ListParagraph"/>
            <w:keepNext/>
            <w:keepLines/>
            <w:numPr>
              <w:numId w:val="28"/>
            </w:numPr>
            <w:ind w:hanging="360"/>
          </w:pPr>
        </w:pPrChange>
      </w:pPr>
      <w:ins w:id="627" w:author="Greg Landry" w:date="2017-06-03T15:31:00Z">
        <w:del w:id="628" w:author="Alan Hawse" w:date="2017-07-31T14:35:00Z">
          <w:r w:rsidDel="002E71EC">
            <w:rPr>
              <w:color w:val="FF0000"/>
            </w:rPr>
            <w:delText>You should also write down the certificate ID since you will need it later when you attach a policy to the certificate.</w:delText>
          </w:r>
        </w:del>
      </w:ins>
    </w:p>
    <w:p w14:paraId="623DC384" w14:textId="6863CA6A" w:rsidR="0076231A" w:rsidDel="002E71EC" w:rsidRDefault="0076231A" w:rsidP="002E71EC">
      <w:pPr>
        <w:pStyle w:val="Heading2"/>
        <w:rPr>
          <w:ins w:id="629" w:author="Greg Landry" w:date="2017-06-03T15:31:00Z"/>
          <w:del w:id="630" w:author="Alan Hawse" w:date="2017-07-31T14:35:00Z"/>
        </w:rPr>
        <w:pPrChange w:id="631" w:author="Alan Hawse" w:date="2017-07-31T14:35:00Z">
          <w:pPr>
            <w:pStyle w:val="ListParagraph"/>
            <w:keepNext/>
            <w:keepLines/>
          </w:pPr>
        </w:pPrChange>
      </w:pPr>
    </w:p>
    <w:p w14:paraId="76827B7D" w14:textId="54262E1F" w:rsidR="0076231A" w:rsidRPr="00D16EC7" w:rsidDel="002E71EC" w:rsidRDefault="0076231A" w:rsidP="002E71EC">
      <w:pPr>
        <w:pStyle w:val="Heading2"/>
        <w:rPr>
          <w:ins w:id="632" w:author="Greg Landry" w:date="2017-06-03T15:31:00Z"/>
          <w:del w:id="633" w:author="Alan Hawse" w:date="2017-07-31T14:35:00Z"/>
          <w:b w:val="0"/>
          <w:color w:val="FF0000"/>
        </w:rPr>
        <w:pPrChange w:id="634" w:author="Alan Hawse" w:date="2017-07-31T14:35:00Z">
          <w:pPr>
            <w:pStyle w:val="ListParagraph"/>
            <w:keepNext/>
            <w:keepLines/>
          </w:pPr>
        </w:pPrChange>
      </w:pPr>
      <w:ins w:id="635" w:author="Greg Landry" w:date="2017-06-03T15:31:00Z">
        <w:del w:id="636" w:author="Alan Hawse" w:date="2017-07-31T14:35:00Z">
          <w:r w:rsidDel="002E71EC">
            <w:delText>Note: The window also has an option to download a root CA for AWS IoT from Symantec (a trusted certification authority). However, you don’t need to do this since the root CA for AWS IoT is already included in the WICED SDK.</w:delText>
          </w:r>
        </w:del>
      </w:ins>
    </w:p>
    <w:p w14:paraId="06C850C4" w14:textId="2B9EB095" w:rsidR="0076231A" w:rsidDel="002E71EC" w:rsidRDefault="009D5D64" w:rsidP="002E71EC">
      <w:pPr>
        <w:pStyle w:val="Heading2"/>
        <w:rPr>
          <w:ins w:id="637" w:author="Greg Landry" w:date="2017-06-03T15:31:00Z"/>
          <w:del w:id="638" w:author="Alan Hawse" w:date="2017-07-31T14:35:00Z"/>
        </w:rPr>
        <w:pPrChange w:id="639" w:author="Alan Hawse" w:date="2017-07-31T14:35:00Z">
          <w:pPr>
            <w:jc w:val="center"/>
          </w:pPr>
        </w:pPrChange>
      </w:pPr>
      <w:ins w:id="640" w:author="Greg Landry" w:date="2017-06-05T10:43:00Z">
        <w:del w:id="641" w:author="Alan Hawse" w:date="2017-07-31T14:35:00Z">
          <w:r w:rsidDel="002E71EC">
            <w:rPr>
              <w:noProof/>
            </w:rPr>
            <mc:AlternateContent>
              <mc:Choice Requires="wps">
                <w:drawing>
                  <wp:anchor distT="0" distB="0" distL="114300" distR="114300" simplePos="0" relativeHeight="251682816" behindDoc="0" locked="0" layoutInCell="1" allowOverlap="1" wp14:anchorId="6067B21D" wp14:editId="2CC23C63">
                    <wp:simplePos x="0" y="0"/>
                    <wp:positionH relativeFrom="column">
                      <wp:posOffset>3810000</wp:posOffset>
                    </wp:positionH>
                    <wp:positionV relativeFrom="paragraph">
                      <wp:posOffset>2207895</wp:posOffset>
                    </wp:positionV>
                    <wp:extent cx="3069590" cy="401320"/>
                    <wp:effectExtent l="0" t="0" r="0" b="5715"/>
                    <wp:wrapNone/>
                    <wp:docPr id="30" name="Text Box 30"/>
                    <wp:cNvGraphicFramePr/>
                    <a:graphic xmlns:a="http://schemas.openxmlformats.org/drawingml/2006/main">
                      <a:graphicData uri="http://schemas.microsoft.com/office/word/2010/wordprocessingShape">
                        <wps:wsp>
                          <wps:cNvSpPr txBox="1"/>
                          <wps:spPr>
                            <a:xfrm>
                              <a:off x="0" y="0"/>
                              <a:ext cx="3069590" cy="401320"/>
                            </a:xfrm>
                            <a:prstGeom prst="rect">
                              <a:avLst/>
                            </a:prstGeom>
                            <a:noFill/>
                            <a:ln>
                              <a:noFill/>
                            </a:ln>
                            <a:effectLst/>
                          </wps:spPr>
                          <wps:txbx>
                            <w:txbxContent>
                              <w:p w14:paraId="13E86D18" w14:textId="004B3A5F" w:rsidR="00B77ED3" w:rsidRPr="0017013C" w:rsidRDefault="00B77ED3" w:rsidP="00702E56">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del w:id="642" w:author="Greg Landry" w:date="2017-06-05T10:43:00Z">
                                  <w:r w:rsidRPr="0017013C"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 xml:space="preserve">Do this </w:delText>
                                  </w:r>
                                  <w:r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second</w:delText>
                                  </w:r>
                                  <w:r w:rsidRPr="0017013C"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w:delText>
                                  </w:r>
                                </w:del>
                                <w:ins w:id="643" w:author="Greg Landry" w:date="2017-06-05T10:43:00Z">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ins>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067B21D" id="_x0000_t202" coordsize="21600,21600" o:spt="202" path="m0,0l0,21600,21600,21600,21600,0xe">
                    <v:stroke joinstyle="miter"/>
                    <v:path gradientshapeok="t" o:connecttype="rect"/>
                  </v:shapetype>
                  <v:shape id="Text Box 30" o:spid="_x0000_s1026" type="#_x0000_t202" style="position:absolute;margin-left:300pt;margin-top:173.85pt;width:241.7pt;height:31.6pt;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" filled="f" stroked="f">
                    <v:textbox style="mso-fit-shape-to-text:t">
                      <w:txbxContent>
                        <w:p w14:paraId="13E86D18" w14:textId="004B3A5F" w:rsidR="00B77ED3" w:rsidRPr="0017013C" w:rsidRDefault="00B77ED3" w:rsidP="00702E56">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del w:id="644" w:author="Greg Landry" w:date="2017-06-05T10:43:00Z">
                            <w:r w:rsidRPr="0017013C"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 xml:space="preserve">Do this </w:delText>
                            </w:r>
                            <w:r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second</w:delText>
                            </w:r>
                            <w:r w:rsidRPr="0017013C"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w:delText>
                            </w:r>
                          </w:del>
                          <w:ins w:id="645" w:author="Greg Landry" w:date="2017-06-05T10:43:00Z">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ins>
                        </w:p>
                      </w:txbxContent>
                    </v:textbox>
                  </v:shape>
                </w:pict>
              </mc:Fallback>
            </mc:AlternateContent>
          </w:r>
        </w:del>
      </w:ins>
      <w:ins w:id="646" w:author="Greg Landry" w:date="2017-06-03T15:31:00Z">
        <w:del w:id="647" w:author="Alan Hawse" w:date="2017-07-31T14:35:00Z">
          <w:r w:rsidDel="002E71EC">
            <w:rPr>
              <w:noProof/>
            </w:rPr>
            <mc:AlternateContent>
              <mc:Choice Requires="wps">
                <w:drawing>
                  <wp:anchor distT="0" distB="0" distL="114300" distR="114300" simplePos="0" relativeHeight="251679744" behindDoc="0" locked="0" layoutInCell="1" allowOverlap="1" wp14:anchorId="2E13E218" wp14:editId="3BB0EEBD">
                    <wp:simplePos x="0" y="0"/>
                    <wp:positionH relativeFrom="column">
                      <wp:posOffset>3404870</wp:posOffset>
                    </wp:positionH>
                    <wp:positionV relativeFrom="paragraph">
                      <wp:posOffset>1162685</wp:posOffset>
                    </wp:positionV>
                    <wp:extent cx="1487805" cy="401320"/>
                    <wp:effectExtent l="0" t="0" r="0" b="5715"/>
                    <wp:wrapNone/>
                    <wp:docPr id="8" name="Text Box 8"/>
                    <wp:cNvGraphicFramePr/>
                    <a:graphic xmlns:a="http://schemas.openxmlformats.org/drawingml/2006/main">
                      <a:graphicData uri="http://schemas.microsoft.com/office/word/2010/wordprocessingShape">
                        <wps:wsp>
                          <wps:cNvSpPr txBox="1"/>
                          <wps:spPr>
                            <a:xfrm>
                              <a:off x="0" y="0"/>
                              <a:ext cx="1487805" cy="401320"/>
                            </a:xfrm>
                            <a:prstGeom prst="rect">
                              <a:avLst/>
                            </a:prstGeom>
                            <a:noFill/>
                            <a:ln>
                              <a:noFill/>
                            </a:ln>
                            <a:effectLst/>
                          </wps:spPr>
                          <wps:txbx>
                            <w:txbxContent>
                              <w:p w14:paraId="3196EF1F" w14:textId="77777777" w:rsidR="00B77ED3" w:rsidRPr="0017013C" w:rsidRDefault="00B77ED3" w:rsidP="0076231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E13E218" id="Text Box 8" o:spid="_x0000_s1027" type="#_x0000_t202" style="position:absolute;margin-left:268.1pt;margin-top:91.55pt;width:117.15pt;height:31.6pt;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" filled="f" stroked="f">
                    <v:textbox style="mso-fit-shape-to-text:t">
                      <w:txbxContent>
                        <w:p w14:paraId="3196EF1F" w14:textId="77777777" w:rsidR="00B77ED3" w:rsidRPr="0017013C" w:rsidRDefault="00B77ED3" w:rsidP="0076231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r w:rsidDel="002E71EC">
            <w:rPr>
              <w:noProof/>
            </w:rPr>
            <mc:AlternateContent>
              <mc:Choice Requires="wps">
                <w:drawing>
                  <wp:anchor distT="0" distB="0" distL="114300" distR="114300" simplePos="0" relativeHeight="251680768" behindDoc="0" locked="0" layoutInCell="1" allowOverlap="1" wp14:anchorId="5C03A888" wp14:editId="7F0C263C">
                    <wp:simplePos x="0" y="0"/>
                    <wp:positionH relativeFrom="column">
                      <wp:posOffset>1532890</wp:posOffset>
                    </wp:positionH>
                    <wp:positionV relativeFrom="paragraph">
                      <wp:posOffset>1950085</wp:posOffset>
                    </wp:positionV>
                    <wp:extent cx="1810385" cy="401320"/>
                    <wp:effectExtent l="0" t="0" r="0" b="5715"/>
                    <wp:wrapNone/>
                    <wp:docPr id="9" name="Text Box 9"/>
                    <wp:cNvGraphicFramePr/>
                    <a:graphic xmlns:a="http://schemas.openxmlformats.org/drawingml/2006/main">
                      <a:graphicData uri="http://schemas.microsoft.com/office/word/2010/wordprocessingShape">
                        <wps:wsp>
                          <wps:cNvSpPr txBox="1"/>
                          <wps:spPr>
                            <a:xfrm>
                              <a:off x="0" y="0"/>
                              <a:ext cx="1810385" cy="401320"/>
                            </a:xfrm>
                            <a:prstGeom prst="rect">
                              <a:avLst/>
                            </a:prstGeom>
                            <a:noFill/>
                            <a:ln>
                              <a:noFill/>
                            </a:ln>
                            <a:effectLst/>
                          </wps:spPr>
                          <wps:txbx>
                            <w:txbxContent>
                              <w:p w14:paraId="232A8758" w14:textId="77777777" w:rsidR="00B77ED3" w:rsidRPr="0017013C" w:rsidRDefault="00B77ED3" w:rsidP="0076231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03A888" id="Text Box 9" o:spid="_x0000_s1028" type="#_x0000_t202" style="position:absolute;margin-left:120.7pt;margin-top:153.55pt;width:142.55pt;height:31.6pt;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" filled="f" stroked="f">
                    <v:textbox style="mso-fit-shape-to-text:t">
                      <w:txbxContent>
                        <w:p w14:paraId="232A8758" w14:textId="77777777" w:rsidR="00B77ED3" w:rsidRPr="0017013C" w:rsidRDefault="00B77ED3" w:rsidP="0076231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v:textbox>
                  </v:shape>
                </w:pict>
              </mc:Fallback>
            </mc:AlternateContent>
          </w:r>
        </w:del>
      </w:ins>
      <w:ins w:id="648" w:author="Greg Landry" w:date="2017-06-05T10:56:00Z">
        <w:del w:id="649" w:author="Alan Hawse" w:date="2017-07-31T14:35:00Z">
          <w:r w:rsidDel="002E71EC">
            <w:rPr>
              <w:noProof/>
            </w:rPr>
            <w:drawing>
              <wp:inline distT="0" distB="0" distL="0" distR="0" wp14:anchorId="5BE97536" wp14:editId="109B41F5">
                <wp:extent cx="4157574" cy="3048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5678" cy="3053942"/>
                        </a:xfrm>
                        <a:prstGeom prst="rect">
                          <a:avLst/>
                        </a:prstGeom>
                      </pic:spPr>
                    </pic:pic>
                  </a:graphicData>
                </a:graphic>
              </wp:inline>
            </w:drawing>
          </w:r>
        </w:del>
      </w:ins>
    </w:p>
    <w:p w14:paraId="4DCF2779" w14:textId="74B43773" w:rsidR="0076231A" w:rsidDel="002E71EC" w:rsidRDefault="0076231A" w:rsidP="002E71EC">
      <w:pPr>
        <w:pStyle w:val="Heading2"/>
        <w:rPr>
          <w:ins w:id="650" w:author="Greg Landry" w:date="2017-06-03T15:31:00Z"/>
          <w:del w:id="651" w:author="Alan Hawse" w:date="2017-07-31T14:35:00Z"/>
        </w:rPr>
        <w:pPrChange w:id="652" w:author="Alan Hawse" w:date="2017-07-31T14:35:00Z">
          <w:pPr>
            <w:pStyle w:val="ListParagraph"/>
            <w:numPr>
              <w:numId w:val="28"/>
            </w:numPr>
            <w:ind w:hanging="360"/>
          </w:pPr>
        </w:pPrChange>
      </w:pPr>
      <w:ins w:id="653" w:author="Greg Landry" w:date="2017-06-03T15:31:00Z">
        <w:del w:id="654" w:author="Alan Hawse" w:date="2017-07-31T14:35:00Z">
          <w:r w:rsidDel="002E71EC">
            <w:delText>Click “</w:delText>
          </w:r>
        </w:del>
      </w:ins>
      <w:ins w:id="655" w:author="Greg Landry" w:date="2017-06-05T10:44:00Z">
        <w:del w:id="656" w:author="Alan Hawse" w:date="2017-07-31T14:35:00Z">
          <w:r w:rsidR="00702E56" w:rsidDel="002E71EC">
            <w:delText>Attach a policy</w:delText>
          </w:r>
        </w:del>
      </w:ins>
      <w:ins w:id="657" w:author="Greg Landry" w:date="2017-06-05T10:45:00Z">
        <w:del w:id="658" w:author="Alan Hawse" w:date="2017-07-31T14:35:00Z">
          <w:r w:rsidR="00702E56" w:rsidDel="002E71EC">
            <w:delText>”</w:delText>
          </w:r>
        </w:del>
      </w:ins>
      <w:ins w:id="659" w:author="Greg Landry" w:date="2017-06-05T10:44:00Z">
        <w:del w:id="660" w:author="Alan Hawse" w:date="2017-07-31T14:35:00Z">
          <w:r w:rsidR="00702E56" w:rsidDel="002E71EC">
            <w:delText xml:space="preserve"> and then click on “Create new policy</w:delText>
          </w:r>
        </w:del>
      </w:ins>
      <w:ins w:id="661" w:author="Greg Landry" w:date="2017-06-05T10:45:00Z">
        <w:del w:id="662" w:author="Alan Hawse" w:date="2017-07-31T14:35:00Z">
          <w:r w:rsidR="00702E56" w:rsidDel="002E71EC">
            <w:delText>”.</w:delText>
          </w:r>
        </w:del>
      </w:ins>
      <w:ins w:id="663" w:author="Greg Landry" w:date="2017-06-03T15:31:00Z">
        <w:del w:id="664" w:author="Alan Hawse" w:date="2017-07-31T14:35:00Z">
          <w:r w:rsidRPr="00380421" w:rsidDel="002E71EC">
            <w:delText xml:space="preserve"> </w:delText>
          </w:r>
        </w:del>
      </w:ins>
    </w:p>
    <w:p w14:paraId="3ECEE5FA" w14:textId="26DDD499" w:rsidR="0076231A" w:rsidDel="002E71EC" w:rsidRDefault="0076231A" w:rsidP="002E71EC">
      <w:pPr>
        <w:pStyle w:val="Heading2"/>
        <w:rPr>
          <w:ins w:id="665" w:author="Greg Landry" w:date="2017-06-03T15:31:00Z"/>
          <w:del w:id="666" w:author="Alan Hawse" w:date="2017-07-31T14:35:00Z"/>
        </w:rPr>
        <w:pPrChange w:id="667" w:author="Alan Hawse" w:date="2017-07-31T14:35:00Z">
          <w:pPr>
            <w:pStyle w:val="ListParagraph"/>
            <w:keepNext/>
            <w:numPr>
              <w:numId w:val="28"/>
            </w:numPr>
            <w:ind w:hanging="360"/>
          </w:pPr>
        </w:pPrChange>
      </w:pPr>
      <w:ins w:id="668" w:author="Greg Landry" w:date="2017-06-03T15:31:00Z">
        <w:del w:id="669" w:author="Alan Hawse" w:date="2017-07-31T14:35:00Z">
          <w:r w:rsidDel="002E71EC">
            <w:delText>Give the new policy a name such as “&lt;YourInitials&gt;_TestThing_Policy”. Add the action as “</w:delText>
          </w:r>
          <w:r w:rsidRPr="009225C7" w:rsidDel="002E71EC">
            <w:rPr>
              <w:i/>
            </w:rPr>
            <w:delText>iot:*</w:delText>
          </w:r>
          <w:r w:rsidDel="002E71EC">
            <w:rPr>
              <w:i/>
            </w:rPr>
            <w:delText>”</w:delText>
          </w:r>
          <w:r w:rsidDel="002E71EC">
            <w:delText xml:space="preserve">, </w:delText>
          </w:r>
        </w:del>
      </w:ins>
      <w:ins w:id="670" w:author="Greg Landry" w:date="2017-06-03T15:39:00Z">
        <w:del w:id="671" w:author="Alan Hawse" w:date="2017-07-31T14:35:00Z">
          <w:r w:rsidR="00656C23" w:rsidDel="002E71EC">
            <w:delText>and use</w:delText>
          </w:r>
        </w:del>
      </w:ins>
      <w:ins w:id="672" w:author="Greg Landry" w:date="2017-06-03T15:31:00Z">
        <w:del w:id="673" w:author="Alan Hawse" w:date="2017-07-31T14:35:00Z">
          <w:r w:rsidDel="002E71EC">
            <w:delText xml:space="preserve"> “</w:delText>
          </w:r>
          <w:r w:rsidRPr="009225C7" w:rsidDel="002E71EC">
            <w:rPr>
              <w:i/>
            </w:rPr>
            <w:delText>*</w:delText>
          </w:r>
          <w:r w:rsidDel="002E71EC">
            <w:rPr>
              <w:i/>
            </w:rPr>
            <w:delText>”</w:delText>
          </w:r>
          <w:r w:rsidDel="002E71EC">
            <w:delText xml:space="preserve"> for the Resource ARN, and select “Allow”. Then click the “Create” button.</w:delText>
          </w:r>
        </w:del>
      </w:ins>
    </w:p>
    <w:p w14:paraId="2259785F" w14:textId="2731C3EE" w:rsidR="0076231A" w:rsidDel="002E71EC" w:rsidRDefault="0076231A" w:rsidP="002E71EC">
      <w:pPr>
        <w:pStyle w:val="Heading2"/>
        <w:rPr>
          <w:ins w:id="674" w:author="Greg Landry" w:date="2017-06-03T15:31:00Z"/>
          <w:del w:id="675" w:author="Alan Hawse" w:date="2017-07-31T14:35:00Z"/>
        </w:rPr>
        <w:pPrChange w:id="676" w:author="Alan Hawse" w:date="2017-07-31T14:35:00Z">
          <w:pPr>
            <w:pStyle w:val="ListParagraph"/>
          </w:pPr>
        </w:pPrChange>
      </w:pPr>
    </w:p>
    <w:p w14:paraId="5D6B921A" w14:textId="2D2EA39B" w:rsidR="0076231A" w:rsidDel="002E71EC" w:rsidRDefault="0076231A" w:rsidP="002E71EC">
      <w:pPr>
        <w:pStyle w:val="Heading2"/>
        <w:rPr>
          <w:ins w:id="677" w:author="Greg Landry" w:date="2017-06-03T15:31:00Z"/>
          <w:del w:id="678" w:author="Alan Hawse" w:date="2017-07-31T14:35:00Z"/>
        </w:rPr>
        <w:pPrChange w:id="679" w:author="Alan Hawse" w:date="2017-07-31T14:35:00Z">
          <w:pPr>
            <w:pStyle w:val="ListParagraph"/>
            <w:ind w:left="0"/>
            <w:jc w:val="center"/>
          </w:pPr>
        </w:pPrChange>
      </w:pPr>
      <w:ins w:id="680" w:author="Greg Landry" w:date="2017-06-03T15:31:00Z">
        <w:del w:id="681" w:author="Alan Hawse" w:date="2017-07-31T14:35:00Z">
          <w:r w:rsidDel="002E71EC">
            <w:rPr>
              <w:noProof/>
            </w:rPr>
            <w:drawing>
              <wp:inline distT="0" distB="0" distL="0" distR="0" wp14:anchorId="0D748DA7" wp14:editId="4B6AF863">
                <wp:extent cx="5431577" cy="430165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462" b="3389"/>
                        <a:stretch/>
                      </pic:blipFill>
                      <pic:spPr bwMode="auto">
                        <a:xfrm>
                          <a:off x="0" y="0"/>
                          <a:ext cx="5434906" cy="4304292"/>
                        </a:xfrm>
                        <a:prstGeom prst="rect">
                          <a:avLst/>
                        </a:prstGeom>
                        <a:ln>
                          <a:noFill/>
                        </a:ln>
                        <a:extLst>
                          <a:ext uri="{53640926-AAD7-44D8-BBD7-CCE9431645EC}">
                            <a14:shadowObscured xmlns:a14="http://schemas.microsoft.com/office/drawing/2010/main"/>
                          </a:ext>
                        </a:extLst>
                      </pic:spPr>
                    </pic:pic>
                  </a:graphicData>
                </a:graphic>
              </wp:inline>
            </w:drawing>
          </w:r>
        </w:del>
      </w:ins>
    </w:p>
    <w:p w14:paraId="02D0D521" w14:textId="638D5FC4" w:rsidR="0076231A" w:rsidDel="002E71EC" w:rsidRDefault="0076231A" w:rsidP="002E71EC">
      <w:pPr>
        <w:pStyle w:val="Heading2"/>
        <w:rPr>
          <w:ins w:id="682" w:author="Greg Landry" w:date="2017-06-03T15:31:00Z"/>
          <w:del w:id="683" w:author="Alan Hawse" w:date="2017-07-31T14:35:00Z"/>
        </w:rPr>
        <w:pPrChange w:id="684" w:author="Alan Hawse" w:date="2017-07-31T14:35:00Z">
          <w:pPr>
            <w:pStyle w:val="ListParagraph"/>
          </w:pPr>
        </w:pPrChange>
      </w:pPr>
    </w:p>
    <w:p w14:paraId="208CF2C3" w14:textId="7A745D57" w:rsidR="0076231A" w:rsidRPr="00D6257F" w:rsidDel="002E71EC" w:rsidRDefault="0076231A" w:rsidP="002E71EC">
      <w:pPr>
        <w:pStyle w:val="Heading2"/>
        <w:rPr>
          <w:ins w:id="685" w:author="Greg Landry" w:date="2017-06-03T15:31:00Z"/>
          <w:del w:id="686" w:author="Alan Hawse" w:date="2017-07-31T14:35:00Z"/>
        </w:rPr>
        <w:pPrChange w:id="687" w:author="Alan Hawse" w:date="2017-07-31T14:35:00Z">
          <w:pPr>
            <w:pStyle w:val="ListParagraph"/>
            <w:keepNext/>
            <w:numPr>
              <w:numId w:val="28"/>
            </w:numPr>
            <w:ind w:hanging="360"/>
          </w:pPr>
        </w:pPrChange>
      </w:pPr>
      <w:ins w:id="688" w:author="Greg Landry" w:date="2017-06-03T15:31:00Z">
        <w:del w:id="689" w:author="Alan Hawse" w:date="2017-07-31T14:35:00Z">
          <w:r w:rsidDel="002E71EC">
            <w:delText>You will now see the policy document details. In this case, any iot operation (iot:*) is allowed</w:delText>
          </w:r>
        </w:del>
      </w:ins>
      <w:ins w:id="690" w:author="Greg Landry" w:date="2017-06-03T15:42:00Z">
        <w:del w:id="691" w:author="Alan Hawse" w:date="2017-07-31T14:35:00Z">
          <w:r w:rsidR="00952542" w:rsidDel="002E71EC">
            <w:delText xml:space="preserve"> for any resource (*)</w:delText>
          </w:r>
        </w:del>
      </w:ins>
      <w:ins w:id="692" w:author="Greg Landry" w:date="2017-06-03T15:31:00Z">
        <w:del w:id="693" w:author="Alan Hawse" w:date="2017-07-31T14:35:00Z">
          <w:r w:rsidDel="002E71EC">
            <w:delText>.</w:delText>
          </w:r>
        </w:del>
      </w:ins>
    </w:p>
    <w:p w14:paraId="5A49D6EB" w14:textId="3F765E1F" w:rsidR="0076231A" w:rsidDel="002E71EC" w:rsidRDefault="0076231A" w:rsidP="002E71EC">
      <w:pPr>
        <w:pStyle w:val="Heading2"/>
        <w:rPr>
          <w:ins w:id="694" w:author="Greg Landry" w:date="2017-06-03T15:31:00Z"/>
          <w:del w:id="695" w:author="Alan Hawse" w:date="2017-07-31T14:35:00Z"/>
        </w:rPr>
        <w:pPrChange w:id="696" w:author="Alan Hawse" w:date="2017-07-31T14:35:00Z">
          <w:pPr>
            <w:pStyle w:val="ListParagraph"/>
            <w:ind w:left="0"/>
          </w:pPr>
        </w:pPrChange>
      </w:pPr>
      <w:ins w:id="697" w:author="Greg Landry" w:date="2017-06-03T15:31:00Z">
        <w:del w:id="698" w:author="Alan Hawse" w:date="2017-07-31T14:35:00Z">
          <w:r w:rsidDel="002E71EC">
            <w:rPr>
              <w:noProof/>
            </w:rPr>
            <w:drawing>
              <wp:inline distT="0" distB="0" distL="0" distR="0" wp14:anchorId="61C7DB0F" wp14:editId="15A0F606">
                <wp:extent cx="5694693" cy="374067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92" b="9361"/>
                        <a:stretch/>
                      </pic:blipFill>
                      <pic:spPr bwMode="auto">
                        <a:xfrm>
                          <a:off x="0" y="0"/>
                          <a:ext cx="5715997" cy="3754665"/>
                        </a:xfrm>
                        <a:prstGeom prst="rect">
                          <a:avLst/>
                        </a:prstGeom>
                        <a:ln>
                          <a:noFill/>
                        </a:ln>
                        <a:extLst>
                          <a:ext uri="{53640926-AAD7-44D8-BBD7-CCE9431645EC}">
                            <a14:shadowObscured xmlns:a14="http://schemas.microsoft.com/office/drawing/2010/main"/>
                          </a:ext>
                        </a:extLst>
                      </pic:spPr>
                    </pic:pic>
                  </a:graphicData>
                </a:graphic>
              </wp:inline>
            </w:drawing>
          </w:r>
        </w:del>
      </w:ins>
    </w:p>
    <w:p w14:paraId="5DC6C911" w14:textId="2EA5BDDE" w:rsidR="0076231A" w:rsidDel="002E71EC" w:rsidRDefault="0076231A" w:rsidP="002E71EC">
      <w:pPr>
        <w:pStyle w:val="Heading2"/>
        <w:rPr>
          <w:ins w:id="699" w:author="Greg Landry" w:date="2017-06-03T15:31:00Z"/>
          <w:del w:id="700" w:author="Alan Hawse" w:date="2017-07-31T14:35:00Z"/>
        </w:rPr>
        <w:pPrChange w:id="701" w:author="Alan Hawse" w:date="2017-07-31T14:35:00Z">
          <w:pPr>
            <w:pStyle w:val="ListParagraph"/>
            <w:keepNext/>
          </w:pPr>
        </w:pPrChange>
      </w:pPr>
    </w:p>
    <w:p w14:paraId="08957F65" w14:textId="11A874AE" w:rsidR="00702E56" w:rsidDel="002E71EC" w:rsidRDefault="0076231A" w:rsidP="002E71EC">
      <w:pPr>
        <w:pStyle w:val="Heading2"/>
        <w:rPr>
          <w:ins w:id="702" w:author="Greg Landry" w:date="2017-06-05T10:48:00Z"/>
          <w:del w:id="703" w:author="Alan Hawse" w:date="2017-07-31T14:35:00Z"/>
        </w:rPr>
        <w:pPrChange w:id="704" w:author="Alan Hawse" w:date="2017-07-31T14:35:00Z">
          <w:pPr>
            <w:pStyle w:val="ListParagraph"/>
            <w:keepNext/>
            <w:numPr>
              <w:numId w:val="28"/>
            </w:numPr>
            <w:ind w:hanging="360"/>
          </w:pPr>
        </w:pPrChange>
      </w:pPr>
      <w:ins w:id="705" w:author="Greg Landry" w:date="2017-06-03T15:31:00Z">
        <w:del w:id="706" w:author="Alan Hawse" w:date="2017-07-31T14:35:00Z">
          <w:r w:rsidRPr="00702E56" w:rsidDel="002E71EC">
            <w:delText>You now need to attach the policy to the certificate. First click the left arrow on the left side of the screen show above. Then select Security -&gt; Certificates from the left panel, and click on your certificate.</w:delText>
          </w:r>
        </w:del>
      </w:ins>
    </w:p>
    <w:p w14:paraId="4001C707" w14:textId="7030D016" w:rsidR="0076231A" w:rsidDel="002E71EC" w:rsidRDefault="00702E56" w:rsidP="002E71EC">
      <w:pPr>
        <w:pStyle w:val="Heading2"/>
        <w:rPr>
          <w:ins w:id="707" w:author="Greg Landry" w:date="2017-06-03T15:31:00Z"/>
          <w:del w:id="708" w:author="Alan Hawse" w:date="2017-07-31T14:35:00Z"/>
        </w:rPr>
        <w:pPrChange w:id="709" w:author="Alan Hawse" w:date="2017-07-31T14:35:00Z">
          <w:pPr>
            <w:jc w:val="center"/>
          </w:pPr>
        </w:pPrChange>
      </w:pPr>
      <w:ins w:id="710" w:author="Greg Landry" w:date="2017-06-05T10:48:00Z">
        <w:del w:id="711" w:author="Alan Hawse" w:date="2017-07-31T14:35:00Z">
          <w:r w:rsidDel="002E71EC">
            <w:delText xml:space="preserve">Note that you can use the search box in the upper right corner to find your certificate by name. In fact, you can even enter your </w:delText>
          </w:r>
          <w:r w:rsidRPr="00702E56" w:rsidDel="002E71EC">
            <w:rPr>
              <w:i/>
              <w:rPrChange w:id="712" w:author="Greg Landry" w:date="2017-06-05T10:49:00Z">
                <w:rPr/>
              </w:rPrChange>
            </w:rPr>
            <w:delText>thing</w:delText>
          </w:r>
          <w:r w:rsidDel="002E71EC">
            <w:delText xml:space="preserve"> name in the box and it will find the certificate that was </w:delText>
          </w:r>
        </w:del>
      </w:ins>
      <w:ins w:id="713" w:author="Greg Landry" w:date="2017-06-05T10:49:00Z">
        <w:del w:id="714" w:author="Alan Hawse" w:date="2017-07-31T14:35:00Z">
          <w:r w:rsidDel="002E71EC">
            <w:delText>attached</w:delText>
          </w:r>
        </w:del>
      </w:ins>
      <w:ins w:id="715" w:author="Greg Landry" w:date="2017-06-05T10:48:00Z">
        <w:del w:id="716" w:author="Alan Hawse" w:date="2017-07-31T14:35:00Z">
          <w:r w:rsidDel="002E71EC">
            <w:delText xml:space="preserve"> </w:delText>
          </w:r>
        </w:del>
      </w:ins>
      <w:ins w:id="717" w:author="Greg Landry" w:date="2017-06-05T10:49:00Z">
        <w:del w:id="718" w:author="Alan Hawse" w:date="2017-07-31T14:35:00Z">
          <w:r w:rsidDel="002E71EC">
            <w:delText xml:space="preserve">to your </w:delText>
          </w:r>
          <w:r w:rsidRPr="00702E56" w:rsidDel="002E71EC">
            <w:rPr>
              <w:i/>
              <w:rPrChange w:id="719" w:author="Greg Landry" w:date="2017-06-05T10:49:00Z">
                <w:rPr/>
              </w:rPrChange>
            </w:rPr>
            <w:delText>thing</w:delText>
          </w:r>
          <w:r w:rsidDel="002E71EC">
            <w:delText xml:space="preserve"> </w:delText>
          </w:r>
        </w:del>
      </w:ins>
      <w:ins w:id="720" w:author="Greg Landry" w:date="2017-06-05T10:48:00Z">
        <w:del w:id="721" w:author="Alan Hawse" w:date="2017-07-31T14:35:00Z">
          <w:r w:rsidDel="002E71EC">
            <w:delText>when you first created it.</w:delText>
          </w:r>
        </w:del>
      </w:ins>
      <w:ins w:id="722" w:author="Greg Landry" w:date="2017-06-03T15:31:00Z">
        <w:del w:id="723" w:author="Alan Hawse" w:date="2017-07-31T14:35:00Z">
          <w:r w:rsidR="0076231A" w:rsidRPr="00163FC5" w:rsidDel="002E71EC">
            <w:rPr>
              <w:noProof/>
            </w:rPr>
            <w:delText xml:space="preserve"> </w:delText>
          </w:r>
        </w:del>
      </w:ins>
      <w:ins w:id="724" w:author="Greg Landry" w:date="2017-06-05T10:51:00Z">
        <w:del w:id="725" w:author="Alan Hawse" w:date="2017-07-31T14:35:00Z">
          <w:r w:rsidDel="002E71EC">
            <w:rPr>
              <w:noProof/>
            </w:rPr>
            <w:drawing>
              <wp:inline distT="0" distB="0" distL="0" distR="0" wp14:anchorId="7A8152C0" wp14:editId="55452D8D">
                <wp:extent cx="5943600" cy="2371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71725"/>
                        </a:xfrm>
                        <a:prstGeom prst="rect">
                          <a:avLst/>
                        </a:prstGeom>
                      </pic:spPr>
                    </pic:pic>
                  </a:graphicData>
                </a:graphic>
              </wp:inline>
            </w:drawing>
          </w:r>
        </w:del>
      </w:ins>
    </w:p>
    <w:p w14:paraId="1F3D3787" w14:textId="3B386AB6" w:rsidR="0076231A" w:rsidDel="002E71EC" w:rsidRDefault="0076231A" w:rsidP="002E71EC">
      <w:pPr>
        <w:pStyle w:val="Heading2"/>
        <w:rPr>
          <w:ins w:id="726" w:author="Greg Landry" w:date="2017-06-03T15:31:00Z"/>
          <w:del w:id="727" w:author="Alan Hawse" w:date="2017-07-31T14:35:00Z"/>
        </w:rPr>
        <w:pPrChange w:id="728" w:author="Alan Hawse" w:date="2017-07-31T14:35:00Z">
          <w:pPr>
            <w:pStyle w:val="ListParagraph"/>
            <w:keepNext/>
            <w:numPr>
              <w:numId w:val="28"/>
            </w:numPr>
            <w:ind w:hanging="360"/>
          </w:pPr>
        </w:pPrChange>
      </w:pPr>
      <w:ins w:id="729" w:author="Greg Landry" w:date="2017-06-03T15:31:00Z">
        <w:del w:id="730" w:author="Alan Hawse" w:date="2017-07-31T14:35:00Z">
          <w:r w:rsidDel="002E71EC">
            <w:delText xml:space="preserve">Once you click on your certificate, select “Actions -&gt; Attach Policy”. Select your policy and click “Attach”. Click on the left arrow </w:delText>
          </w:r>
        </w:del>
      </w:ins>
      <w:ins w:id="731" w:author="Greg Landry" w:date="2017-06-05T10:53:00Z">
        <w:del w:id="732" w:author="Alan Hawse" w:date="2017-07-31T14:35:00Z">
          <w:r w:rsidR="007123F4" w:rsidDel="002E71EC">
            <w:delText xml:space="preserve">in the upper left </w:delText>
          </w:r>
        </w:del>
      </w:ins>
      <w:ins w:id="733" w:author="Greg Landry" w:date="2017-06-03T15:31:00Z">
        <w:del w:id="734" w:author="Alan Hawse" w:date="2017-07-31T14:35:00Z">
          <w:r w:rsidR="007123F4" w:rsidDel="002E71EC">
            <w:delText xml:space="preserve">when you are done to return to </w:delText>
          </w:r>
        </w:del>
      </w:ins>
      <w:ins w:id="735" w:author="Greg Landry" w:date="2017-06-05T10:53:00Z">
        <w:del w:id="736" w:author="Alan Hawse" w:date="2017-07-31T14:35:00Z">
          <w:r w:rsidR="007123F4" w:rsidDel="002E71EC">
            <w:delText>the</w:delText>
          </w:r>
        </w:del>
      </w:ins>
      <w:ins w:id="737" w:author="Greg Landry" w:date="2017-06-03T15:31:00Z">
        <w:del w:id="738" w:author="Alan Hawse" w:date="2017-07-31T14:35:00Z">
          <w:r w:rsidR="007123F4" w:rsidDel="002E71EC">
            <w:delText xml:space="preserve"> </w:delText>
          </w:r>
        </w:del>
      </w:ins>
      <w:ins w:id="739" w:author="Greg Landry" w:date="2017-06-05T10:53:00Z">
        <w:del w:id="740" w:author="Alan Hawse" w:date="2017-07-31T14:35:00Z">
          <w:r w:rsidR="007123F4" w:rsidDel="002E71EC">
            <w:delText>AWS IoT main page.</w:delText>
          </w:r>
        </w:del>
      </w:ins>
    </w:p>
    <w:p w14:paraId="1F0197DB" w14:textId="270EDB25" w:rsidR="0076231A" w:rsidDel="002E71EC" w:rsidRDefault="0076231A" w:rsidP="002E71EC">
      <w:pPr>
        <w:pStyle w:val="Heading2"/>
        <w:rPr>
          <w:ins w:id="741" w:author="Greg Landry" w:date="2017-06-03T15:31:00Z"/>
          <w:del w:id="742" w:author="Alan Hawse" w:date="2017-07-31T14:35:00Z"/>
        </w:rPr>
        <w:pPrChange w:id="743" w:author="Alan Hawse" w:date="2017-07-31T14:35:00Z">
          <w:pPr>
            <w:pStyle w:val="ListParagraph"/>
            <w:keepNext/>
            <w:ind w:left="0"/>
            <w:jc w:val="center"/>
          </w:pPr>
        </w:pPrChange>
      </w:pPr>
      <w:ins w:id="744" w:author="Greg Landry" w:date="2017-06-03T15:31:00Z">
        <w:del w:id="745" w:author="Alan Hawse" w:date="2017-07-31T14:35:00Z">
          <w:r w:rsidDel="002E71EC">
            <w:rPr>
              <w:noProof/>
            </w:rPr>
            <w:drawing>
              <wp:inline distT="0" distB="0" distL="0" distR="0" wp14:anchorId="2E0A85B6" wp14:editId="64B861AB">
                <wp:extent cx="6035875" cy="2170706"/>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del>
      </w:ins>
    </w:p>
    <w:p w14:paraId="1B2B7325" w14:textId="39F090AD" w:rsidR="0076231A" w:rsidDel="002E71EC" w:rsidRDefault="0076231A" w:rsidP="002E71EC">
      <w:pPr>
        <w:pStyle w:val="Heading2"/>
        <w:rPr>
          <w:ins w:id="746" w:author="Greg Landry" w:date="2017-06-03T15:31:00Z"/>
          <w:del w:id="747" w:author="Alan Hawse" w:date="2017-07-31T14:35:00Z"/>
        </w:rPr>
        <w:pPrChange w:id="748" w:author="Alan Hawse" w:date="2017-07-31T14:35:00Z">
          <w:pPr>
            <w:pStyle w:val="ListParagraph"/>
            <w:keepNext/>
            <w:ind w:left="0"/>
            <w:jc w:val="center"/>
          </w:pPr>
        </w:pPrChange>
      </w:pPr>
    </w:p>
    <w:p w14:paraId="6CED09F6" w14:textId="3EFDD033" w:rsidR="0076231A" w:rsidDel="002E71EC" w:rsidRDefault="0076231A" w:rsidP="002E71EC">
      <w:pPr>
        <w:pStyle w:val="Heading2"/>
        <w:rPr>
          <w:ins w:id="749" w:author="Greg Landry" w:date="2017-06-03T15:41:00Z"/>
          <w:del w:id="750" w:author="Alan Hawse" w:date="2017-07-31T14:35:00Z"/>
        </w:rPr>
        <w:pPrChange w:id="751" w:author="Alan Hawse" w:date="2017-07-31T14:35:00Z">
          <w:pPr>
            <w:pStyle w:val="ListParagraph"/>
            <w:keepNext/>
            <w:ind w:left="0"/>
            <w:jc w:val="center"/>
          </w:pPr>
        </w:pPrChange>
      </w:pPr>
      <w:ins w:id="752" w:author="Greg Landry" w:date="2017-06-03T15:31:00Z">
        <w:del w:id="753" w:author="Alan Hawse" w:date="2017-07-31T14:35:00Z">
          <w:r w:rsidDel="002E71EC">
            <w:rPr>
              <w:noProof/>
            </w:rPr>
            <w:drawing>
              <wp:inline distT="0" distB="0" distL="0" distR="0" wp14:anchorId="1087D310" wp14:editId="45B8BC8B">
                <wp:extent cx="4954872" cy="233768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7821" cy="2343792"/>
                        </a:xfrm>
                        <a:prstGeom prst="rect">
                          <a:avLst/>
                        </a:prstGeom>
                      </pic:spPr>
                    </pic:pic>
                  </a:graphicData>
                </a:graphic>
              </wp:inline>
            </w:drawing>
          </w:r>
        </w:del>
      </w:ins>
    </w:p>
    <w:p w14:paraId="2A6A2B5A" w14:textId="29CB2139" w:rsidR="00952542" w:rsidDel="002E71EC" w:rsidRDefault="00952542" w:rsidP="002E71EC">
      <w:pPr>
        <w:pStyle w:val="Heading2"/>
        <w:rPr>
          <w:ins w:id="754" w:author="Greg Landry" w:date="2017-06-03T15:31:00Z"/>
          <w:del w:id="755" w:author="Alan Hawse" w:date="2017-07-31T14:35:00Z"/>
        </w:rPr>
        <w:pPrChange w:id="756" w:author="Alan Hawse" w:date="2017-07-31T14:35:00Z">
          <w:pPr>
            <w:pStyle w:val="ListParagraph"/>
            <w:keepNext/>
            <w:ind w:left="0"/>
            <w:jc w:val="center"/>
          </w:pPr>
        </w:pPrChange>
      </w:pPr>
    </w:p>
    <w:p w14:paraId="7F5D2BF5" w14:textId="2B03DE94" w:rsidR="00952542" w:rsidDel="002E71EC" w:rsidRDefault="00952542" w:rsidP="002E71EC">
      <w:pPr>
        <w:pStyle w:val="Heading2"/>
        <w:rPr>
          <w:ins w:id="757" w:author="Greg Landry" w:date="2017-06-03T15:42:00Z"/>
          <w:del w:id="758" w:author="Alan Hawse" w:date="2017-07-31T14:35:00Z"/>
        </w:rPr>
        <w:pPrChange w:id="759" w:author="Alan Hawse" w:date="2017-07-31T14:35:00Z">
          <w:pPr>
            <w:pStyle w:val="Heading3"/>
          </w:pPr>
        </w:pPrChange>
      </w:pPr>
      <w:ins w:id="760" w:author="Greg Landry" w:date="2017-06-03T15:41:00Z">
        <w:del w:id="761" w:author="Alan Hawse" w:date="2017-07-31T14:35:00Z">
          <w:r w:rsidDel="002E71EC">
            <w:delText>Once you get to this point, you should verify</w:delText>
          </w:r>
        </w:del>
      </w:ins>
      <w:ins w:id="762" w:author="Greg Landry" w:date="2017-06-03T15:42:00Z">
        <w:del w:id="763" w:author="Alan Hawse" w:date="2017-07-31T14:35:00Z">
          <w:r w:rsidDel="002E71EC">
            <w:delText>:</w:delText>
          </w:r>
        </w:del>
      </w:ins>
    </w:p>
    <w:p w14:paraId="42BAE2E5" w14:textId="5CC51432" w:rsidR="009D5D64" w:rsidDel="002E71EC" w:rsidRDefault="009D5D64" w:rsidP="002E71EC">
      <w:pPr>
        <w:pStyle w:val="Heading2"/>
        <w:rPr>
          <w:ins w:id="764" w:author="Greg Landry" w:date="2017-06-05T10:57:00Z"/>
          <w:del w:id="765" w:author="Alan Hawse" w:date="2017-07-31T14:35:00Z"/>
        </w:rPr>
        <w:pPrChange w:id="766" w:author="Alan Hawse" w:date="2017-07-31T14:35:00Z">
          <w:pPr>
            <w:pStyle w:val="Heading3"/>
          </w:pPr>
        </w:pPrChange>
      </w:pPr>
      <w:ins w:id="767" w:author="Greg Landry" w:date="2017-06-05T10:53:00Z">
        <w:del w:id="768" w:author="Alan Hawse" w:date="2017-07-31T14:35:00Z">
          <w:r w:rsidDel="002E71EC">
            <w:delText xml:space="preserve">You have a </w:delText>
          </w:r>
          <w:r w:rsidRPr="00483CA7" w:rsidDel="002E71EC">
            <w:rPr>
              <w:rFonts w:asciiTheme="minorHAnsi" w:eastAsiaTheme="minorHAnsi" w:hAnsiTheme="minorHAnsi"/>
              <w:b w:val="0"/>
              <w:bCs w:val="0"/>
              <w:i/>
              <w:color w:val="auto"/>
              <w:rPrChange w:id="769" w:author="Greg Landry" w:date="2017-06-05T10:58:00Z">
                <w:rPr>
                  <w:b w:val="0"/>
                  <w:bCs w:val="0"/>
                </w:rPr>
              </w:rPrChange>
            </w:rPr>
            <w:delText>thing</w:delText>
          </w:r>
          <w:r w:rsidDel="002E71EC">
            <w:delText xml:space="preserve"> (Registry -&gt; </w:delText>
          </w:r>
          <w:r w:rsidRPr="0019247D" w:rsidDel="002E71EC">
            <w:rPr>
              <w:rFonts w:asciiTheme="minorHAnsi" w:eastAsiaTheme="minorHAnsi" w:hAnsiTheme="minorHAnsi"/>
              <w:b w:val="0"/>
              <w:bCs w:val="0"/>
              <w:i/>
              <w:color w:val="auto"/>
              <w:rPrChange w:id="770" w:author="Greg Landry" w:date="2017-06-05T11:01:00Z">
                <w:rPr>
                  <w:b w:val="0"/>
                  <w:bCs w:val="0"/>
                </w:rPr>
              </w:rPrChange>
            </w:rPr>
            <w:delText>Things</w:delText>
          </w:r>
          <w:r w:rsidDel="002E71EC">
            <w:delText>).</w:delText>
          </w:r>
        </w:del>
      </w:ins>
    </w:p>
    <w:p w14:paraId="37FC7C31" w14:textId="6816B684" w:rsidR="00483CA7" w:rsidDel="002E71EC" w:rsidRDefault="00483CA7" w:rsidP="002E71EC">
      <w:pPr>
        <w:pStyle w:val="Heading2"/>
        <w:rPr>
          <w:ins w:id="771" w:author="Greg Landry" w:date="2017-06-05T10:53:00Z"/>
          <w:del w:id="772" w:author="Alan Hawse" w:date="2017-07-31T14:35:00Z"/>
        </w:rPr>
        <w:pPrChange w:id="773" w:author="Alan Hawse" w:date="2017-07-31T14:35:00Z">
          <w:pPr>
            <w:pStyle w:val="Heading3"/>
          </w:pPr>
        </w:pPrChange>
      </w:pPr>
      <w:ins w:id="774" w:author="Greg Landry" w:date="2017-06-05T10:57:00Z">
        <w:del w:id="775" w:author="Alan Hawse" w:date="2017-07-31T14:35:00Z">
          <w:r w:rsidDel="002E71EC">
            <w:delText>You have a certificate attached to the thing (</w:delText>
          </w:r>
        </w:del>
      </w:ins>
      <w:ins w:id="776" w:author="Greg Landry" w:date="2017-06-05T10:58:00Z">
        <w:del w:id="777" w:author="Alan Hawse" w:date="2017-07-31T14:35:00Z">
          <w:r w:rsidDel="002E71EC">
            <w:delText xml:space="preserve">from the </w:delText>
          </w:r>
        </w:del>
      </w:ins>
      <w:ins w:id="778" w:author="Greg Landry" w:date="2017-06-05T11:01:00Z">
        <w:del w:id="779" w:author="Alan Hawse" w:date="2017-07-31T14:35:00Z">
          <w:r w:rsidR="0019247D" w:rsidRPr="0019247D" w:rsidDel="002E71EC">
            <w:rPr>
              <w:rFonts w:asciiTheme="minorHAnsi" w:eastAsiaTheme="minorHAnsi" w:hAnsiTheme="minorHAnsi"/>
              <w:b w:val="0"/>
              <w:bCs w:val="0"/>
              <w:i/>
              <w:color w:val="auto"/>
              <w:rPrChange w:id="780" w:author="Greg Landry" w:date="2017-06-05T11:01:00Z">
                <w:rPr>
                  <w:b w:val="0"/>
                  <w:bCs w:val="0"/>
                </w:rPr>
              </w:rPrChange>
            </w:rPr>
            <w:delText>thing</w:delText>
          </w:r>
        </w:del>
      </w:ins>
      <w:ins w:id="781" w:author="Greg Landry" w:date="2017-06-05T10:58:00Z">
        <w:del w:id="782" w:author="Alan Hawse" w:date="2017-07-31T14:35:00Z">
          <w:r w:rsidDel="002E71EC">
            <w:delText>, click on Security).</w:delText>
          </w:r>
        </w:del>
      </w:ins>
    </w:p>
    <w:p w14:paraId="504C231C" w14:textId="23D8428C" w:rsidR="00952542" w:rsidDel="002E71EC" w:rsidRDefault="00483CA7" w:rsidP="002E71EC">
      <w:pPr>
        <w:pStyle w:val="Heading2"/>
        <w:rPr>
          <w:ins w:id="783" w:author="Greg Landry" w:date="2017-06-03T15:42:00Z"/>
          <w:del w:id="784" w:author="Alan Hawse" w:date="2017-07-31T14:35:00Z"/>
        </w:rPr>
        <w:pPrChange w:id="785" w:author="Alan Hawse" w:date="2017-07-31T14:35:00Z">
          <w:pPr>
            <w:pStyle w:val="Heading3"/>
          </w:pPr>
        </w:pPrChange>
      </w:pPr>
      <w:ins w:id="786" w:author="Greg Landry" w:date="2017-06-05T10:58:00Z">
        <w:del w:id="787" w:author="Alan Hawse" w:date="2017-07-31T14:35:00Z">
          <w:r w:rsidDel="002E71EC">
            <w:delText xml:space="preserve">The certificate is Active (click on the Certificate and look for </w:delText>
          </w:r>
        </w:del>
      </w:ins>
      <w:ins w:id="788" w:author="Greg Landry" w:date="2017-06-05T11:01:00Z">
        <w:del w:id="789" w:author="Alan Hawse" w:date="2017-07-31T14:35:00Z">
          <w:r w:rsidR="0019247D" w:rsidDel="002E71EC">
            <w:delText>“</w:delText>
          </w:r>
        </w:del>
      </w:ins>
      <w:ins w:id="790" w:author="Greg Landry" w:date="2017-06-05T10:58:00Z">
        <w:del w:id="791" w:author="Alan Hawse" w:date="2017-07-31T14:35:00Z">
          <w:r w:rsidDel="002E71EC">
            <w:delText>Active</w:delText>
          </w:r>
        </w:del>
      </w:ins>
      <w:ins w:id="792" w:author="Greg Landry" w:date="2017-06-05T11:01:00Z">
        <w:del w:id="793" w:author="Alan Hawse" w:date="2017-07-31T14:35:00Z">
          <w:r w:rsidR="0019247D" w:rsidDel="002E71EC">
            <w:delText>”</w:delText>
          </w:r>
        </w:del>
      </w:ins>
      <w:ins w:id="794" w:author="Greg Landry" w:date="2017-06-05T10:58:00Z">
        <w:del w:id="795" w:author="Alan Hawse" w:date="2017-07-31T14:35:00Z">
          <w:r w:rsidR="0019247D" w:rsidDel="002E71EC">
            <w:delText xml:space="preserve"> in the upper left).</w:delText>
          </w:r>
        </w:del>
      </w:ins>
    </w:p>
    <w:p w14:paraId="3BA79F72" w14:textId="1091FC7D" w:rsidR="00952542" w:rsidDel="002E71EC" w:rsidRDefault="00952542" w:rsidP="002E71EC">
      <w:pPr>
        <w:pStyle w:val="Heading2"/>
        <w:rPr>
          <w:ins w:id="796" w:author="Greg Landry" w:date="2017-06-03T15:43:00Z"/>
          <w:del w:id="797" w:author="Alan Hawse" w:date="2017-07-31T14:35:00Z"/>
        </w:rPr>
        <w:pPrChange w:id="798" w:author="Alan Hawse" w:date="2017-07-31T14:35:00Z">
          <w:pPr>
            <w:pStyle w:val="Heading3"/>
          </w:pPr>
        </w:pPrChange>
      </w:pPr>
      <w:ins w:id="799" w:author="Greg Landry" w:date="2017-06-03T15:43:00Z">
        <w:del w:id="800" w:author="Alan Hawse" w:date="2017-07-31T14:35:00Z">
          <w:r w:rsidDel="002E71EC">
            <w:delText>The certificate has a policy attached to it</w:delText>
          </w:r>
        </w:del>
      </w:ins>
      <w:ins w:id="801" w:author="Greg Landry" w:date="2017-06-05T10:54:00Z">
        <w:del w:id="802" w:author="Alan Hawse" w:date="2017-07-31T14:35:00Z">
          <w:r w:rsidR="009D5D64" w:rsidDel="002E71EC">
            <w:delText xml:space="preserve"> (</w:delText>
          </w:r>
        </w:del>
      </w:ins>
      <w:ins w:id="803" w:author="Greg Landry" w:date="2017-06-05T10:59:00Z">
        <w:del w:id="804" w:author="Alan Hawse" w:date="2017-07-31T14:35:00Z">
          <w:r w:rsidR="00483CA7" w:rsidDel="002E71EC">
            <w:delText>from the Certificate,</w:delText>
          </w:r>
        </w:del>
      </w:ins>
      <w:ins w:id="805" w:author="Greg Landry" w:date="2017-06-05T10:54:00Z">
        <w:del w:id="806" w:author="Alan Hawse" w:date="2017-07-31T14:35:00Z">
          <w:r w:rsidR="009D5D64" w:rsidDel="002E71EC">
            <w:delText xml:space="preserve"> click on Policies).</w:delText>
          </w:r>
        </w:del>
      </w:ins>
    </w:p>
    <w:p w14:paraId="384937C3" w14:textId="27B39CCC" w:rsidR="00952542" w:rsidDel="002E71EC" w:rsidRDefault="00952542" w:rsidP="002E71EC">
      <w:pPr>
        <w:pStyle w:val="Heading2"/>
        <w:rPr>
          <w:ins w:id="807" w:author="Greg Landry" w:date="2017-06-05T11:00:00Z"/>
          <w:del w:id="808" w:author="Alan Hawse" w:date="2017-07-31T14:35:00Z"/>
        </w:rPr>
        <w:pPrChange w:id="809" w:author="Alan Hawse" w:date="2017-07-31T14:35:00Z">
          <w:pPr>
            <w:pStyle w:val="Heading3"/>
          </w:pPr>
        </w:pPrChange>
      </w:pPr>
      <w:ins w:id="810" w:author="Greg Landry" w:date="2017-06-03T15:43:00Z">
        <w:del w:id="811" w:author="Alan Hawse" w:date="2017-07-31T14:35:00Z">
          <w:r w:rsidDel="002E71EC">
            <w:delText>The policy</w:delText>
          </w:r>
        </w:del>
      </w:ins>
      <w:ins w:id="812" w:author="Greg Landry" w:date="2017-06-03T15:41:00Z">
        <w:del w:id="813" w:author="Alan Hawse" w:date="2017-07-31T14:35:00Z">
          <w:r w:rsidDel="002E71EC">
            <w:delText xml:space="preserve"> allows all iot actions</w:delText>
          </w:r>
        </w:del>
      </w:ins>
      <w:ins w:id="814" w:author="Greg Landry" w:date="2017-06-03T15:43:00Z">
        <w:del w:id="815" w:author="Alan Hawse" w:date="2017-07-31T14:35:00Z">
          <w:r w:rsidR="00483CA7" w:rsidDel="002E71EC">
            <w:delText xml:space="preserve"> (iot:*) for any resource (*) (click on </w:delText>
          </w:r>
        </w:del>
      </w:ins>
      <w:ins w:id="816" w:author="Greg Landry" w:date="2017-06-05T10:59:00Z">
        <w:del w:id="817" w:author="Alan Hawse" w:date="2017-07-31T14:35:00Z">
          <w:r w:rsidR="00483CA7" w:rsidDel="002E71EC">
            <w:delText>the</w:delText>
          </w:r>
        </w:del>
      </w:ins>
      <w:ins w:id="818" w:author="Greg Landry" w:date="2017-06-03T15:43:00Z">
        <w:del w:id="819" w:author="Alan Hawse" w:date="2017-07-31T14:35:00Z">
          <w:r w:rsidR="00483CA7" w:rsidDel="002E71EC">
            <w:delText xml:space="preserve"> </w:delText>
          </w:r>
        </w:del>
      </w:ins>
      <w:ins w:id="820" w:author="Greg Landry" w:date="2017-06-05T10:59:00Z">
        <w:del w:id="821" w:author="Alan Hawse" w:date="2017-07-31T14:35:00Z">
          <w:r w:rsidR="00483CA7" w:rsidDel="002E71EC">
            <w:delText>Policy).</w:delText>
          </w:r>
        </w:del>
      </w:ins>
    </w:p>
    <w:p w14:paraId="1AFAA7CB" w14:textId="30930A17" w:rsidR="00483CA7" w:rsidDel="002E71EC" w:rsidRDefault="00483CA7" w:rsidP="002E71EC">
      <w:pPr>
        <w:pStyle w:val="Heading2"/>
        <w:rPr>
          <w:ins w:id="822" w:author="Greg Landry" w:date="2017-06-05T11:00:00Z"/>
          <w:del w:id="823" w:author="Alan Hawse" w:date="2017-07-31T14:35:00Z"/>
        </w:rPr>
        <w:pPrChange w:id="824" w:author="Alan Hawse" w:date="2017-07-31T14:35:00Z">
          <w:pPr>
            <w:pStyle w:val="Heading3"/>
          </w:pPr>
        </w:pPrChange>
      </w:pPr>
    </w:p>
    <w:p w14:paraId="1DB18992" w14:textId="72E595D5" w:rsidR="00483CA7" w:rsidRPr="00B346D9" w:rsidDel="002E71EC" w:rsidRDefault="00483CA7" w:rsidP="002E71EC">
      <w:pPr>
        <w:pStyle w:val="Heading2"/>
        <w:rPr>
          <w:del w:id="825" w:author="Alan Hawse" w:date="2017-07-31T14:35:00Z"/>
          <w:rFonts w:asciiTheme="minorHAnsi" w:eastAsiaTheme="minorHAnsi" w:hAnsiTheme="minorHAnsi"/>
          <w:b w:val="0"/>
          <w:bCs w:val="0"/>
          <w:color w:val="auto"/>
        </w:rPr>
        <w:pPrChange w:id="826" w:author="Alan Hawse" w:date="2017-07-31T14:35:00Z">
          <w:pPr>
            <w:pStyle w:val="Heading3"/>
          </w:pPr>
        </w:pPrChange>
      </w:pPr>
      <w:ins w:id="827" w:author="Greg Landry" w:date="2017-06-05T11:00:00Z">
        <w:del w:id="828" w:author="Alan Hawse" w:date="2017-07-31T14:35:00Z">
          <w:r w:rsidDel="002E71EC">
            <w:delText>If any of the above is not true, fix it before proceeding. Most of this can be accomplished from the “Actions” menus in the appropriate page. Ask for help from an instructor if you need it.</w:delText>
          </w:r>
        </w:del>
      </w:ins>
    </w:p>
    <w:p w14:paraId="0F9E9BF4" w14:textId="03661B3A" w:rsidR="00976613" w:rsidDel="002E71EC" w:rsidRDefault="00976613" w:rsidP="002E71EC">
      <w:pPr>
        <w:pStyle w:val="Heading2"/>
        <w:rPr>
          <w:ins w:id="829" w:author="Greg Landry" w:date="2017-06-03T15:46:00Z"/>
          <w:del w:id="830" w:author="Alan Hawse" w:date="2017-07-31T14:35:00Z"/>
          <w:b w:val="0"/>
          <w:bCs w:val="0"/>
        </w:rPr>
        <w:pPrChange w:id="831" w:author="Alan Hawse" w:date="2017-07-31T14:35:00Z">
          <w:pPr/>
        </w:pPrChange>
      </w:pPr>
      <w:ins w:id="832" w:author="Greg Landry" w:date="2017-06-03T15:46:00Z">
        <w:del w:id="833" w:author="Alan Hawse" w:date="2017-07-31T14:35:00Z">
          <w:r w:rsidDel="002E71EC">
            <w:br w:type="page"/>
          </w:r>
        </w:del>
      </w:ins>
    </w:p>
    <w:p w14:paraId="485B3F0F" w14:textId="1AAC475B" w:rsidR="00066AA6" w:rsidDel="002E71EC" w:rsidRDefault="0076231A" w:rsidP="002E71EC">
      <w:pPr>
        <w:pStyle w:val="Heading2"/>
        <w:rPr>
          <w:del w:id="834" w:author="Alan Hawse" w:date="2017-07-31T14:35:00Z"/>
        </w:rPr>
        <w:pPrChange w:id="835" w:author="Alan Hawse" w:date="2017-07-31T14:35:00Z">
          <w:pPr/>
        </w:pPrChange>
      </w:pPr>
      <w:ins w:id="836" w:author="Greg Landry" w:date="2017-06-03T15:28:00Z">
        <w:del w:id="837" w:author="Alan Hawse" w:date="2017-07-31T14:35:00Z">
          <w:r w:rsidDel="002E71EC">
            <w:delText xml:space="preserve">02 </w:delText>
          </w:r>
        </w:del>
      </w:ins>
      <w:ins w:id="838" w:author="Greg Landry" w:date="2017-06-03T15:29:00Z">
        <w:del w:id="839" w:author="Alan Hawse" w:date="2017-07-31T14:35:00Z">
          <w:r w:rsidDel="002E71EC">
            <w:delText xml:space="preserve">Learn how to </w:delText>
          </w:r>
        </w:del>
      </w:ins>
      <w:ins w:id="840" w:author="Greg Landry" w:date="2017-06-03T15:28:00Z">
        <w:del w:id="841" w:author="Alan Hawse" w:date="2017-07-31T14:35:00Z">
          <w:r w:rsidDel="002E71EC">
            <w:delText xml:space="preserve">use the AWS </w:delText>
          </w:r>
        </w:del>
      </w:ins>
      <w:ins w:id="842" w:author="Greg Landry" w:date="2017-06-03T15:52:00Z">
        <w:del w:id="843" w:author="Alan Hawse" w:date="2017-07-31T14:35:00Z">
          <w:r w:rsidR="00A90D49" w:rsidDel="002E71EC">
            <w:delText>MQTT T</w:delText>
          </w:r>
        </w:del>
      </w:ins>
      <w:ins w:id="844" w:author="Greg Landry" w:date="2017-06-03T15:28:00Z">
        <w:del w:id="845" w:author="Alan Hawse" w:date="2017-07-31T14:35:00Z">
          <w:r w:rsidR="00A90D49" w:rsidDel="002E71EC">
            <w:delText>est Client</w:delText>
          </w:r>
          <w:r w:rsidDel="002E71EC">
            <w:delText xml:space="preserve"> </w:delText>
          </w:r>
        </w:del>
      </w:ins>
      <w:del w:id="846" w:author="Alan Hawse" w:date="2017-07-31T14:35:00Z">
        <w:r w:rsidR="00D217ED" w:rsidDel="002E71EC">
          <w:delText>To Provision</w:delText>
        </w:r>
        <w:r w:rsidR="00066AA6" w:rsidDel="002E71EC">
          <w:delText xml:space="preserve"> follow the “</w:delText>
        </w:r>
        <w:r w:rsidR="00066AA6" w:rsidRPr="00066AA6" w:rsidDel="002E71EC">
          <w:delText>Procedure to Provision an AWS IoT Thing</w:delText>
        </w:r>
        <w:r w:rsidR="00066AA6" w:rsidDel="002E71EC">
          <w:delText>” section at the end of this chapter</w:delText>
        </w:r>
        <w:r w:rsidR="002A7B85" w:rsidDel="002E71EC">
          <w:delText>.</w:delText>
        </w:r>
      </w:del>
    </w:p>
    <w:p w14:paraId="724F04B3" w14:textId="06F9EC24" w:rsidR="0076231A" w:rsidDel="002E71EC" w:rsidRDefault="002E3422" w:rsidP="002E71EC">
      <w:pPr>
        <w:pStyle w:val="Heading2"/>
        <w:rPr>
          <w:ins w:id="847" w:author="Greg Landry" w:date="2017-06-03T15:29:00Z"/>
          <w:del w:id="848" w:author="Alan Hawse" w:date="2017-07-31T14:35:00Z"/>
        </w:rPr>
        <w:pPrChange w:id="849" w:author="Alan Hawse" w:date="2017-07-31T14:35:00Z">
          <w:pPr/>
        </w:pPrChange>
      </w:pPr>
      <w:del w:id="850" w:author="Alan Hawse" w:date="2017-07-31T14:35:00Z">
        <w:r w:rsidDel="002E71EC">
          <w:delText xml:space="preserve">Note the message broker address. You can find this in the </w:delText>
        </w:r>
        <w:r w:rsidR="001140E1" w:rsidDel="002E71EC">
          <w:delText>Interact page</w:delText>
        </w:r>
        <w:r w:rsidDel="002E71EC">
          <w:delText xml:space="preserve"> when you click on the </w:delText>
        </w:r>
        <w:r w:rsidRPr="002E3422" w:rsidDel="002E71EC">
          <w:rPr>
            <w:i/>
          </w:rPr>
          <w:delText>thing</w:delText>
        </w:r>
        <w:r w:rsidDel="002E71EC">
          <w:delText xml:space="preserve"> that you create</w:delText>
        </w:r>
        <w:r w:rsidR="001140E1" w:rsidDel="002E71EC">
          <w:delText>. It will be listed as ”REST API endpoint”</w:delText>
        </w:r>
      </w:del>
    </w:p>
    <w:p w14:paraId="65F2E2D6" w14:textId="2338DC5A" w:rsidR="00A90D49" w:rsidDel="002E71EC" w:rsidRDefault="00976613" w:rsidP="002E71EC">
      <w:pPr>
        <w:pStyle w:val="Heading2"/>
        <w:rPr>
          <w:ins w:id="851" w:author="Greg Landry" w:date="2017-06-03T15:48:00Z"/>
          <w:del w:id="852" w:author="Alan Hawse" w:date="2017-07-31T14:35:00Z"/>
        </w:rPr>
        <w:pPrChange w:id="853" w:author="Alan Hawse" w:date="2017-07-31T14:35:00Z">
          <w:pPr/>
        </w:pPrChange>
      </w:pPr>
      <w:ins w:id="854" w:author="Greg Landry" w:date="2017-06-03T15:45:00Z">
        <w:del w:id="855" w:author="Alan Hawse" w:date="2017-07-31T14:35:00Z">
          <w:r w:rsidDel="002E71EC">
            <w:delText xml:space="preserve">The AWS </w:delText>
          </w:r>
        </w:del>
      </w:ins>
      <w:ins w:id="856" w:author="Greg Landry" w:date="2017-06-03T15:46:00Z">
        <w:del w:id="857" w:author="Alan Hawse" w:date="2017-07-31T14:35:00Z">
          <w:r w:rsidDel="002E71EC">
            <w:delText>website has a</w:delText>
          </w:r>
        </w:del>
      </w:ins>
      <w:ins w:id="858" w:author="Greg Landry" w:date="2017-06-03T15:52:00Z">
        <w:del w:id="859" w:author="Alan Hawse" w:date="2017-07-31T14:35:00Z">
          <w:r w:rsidR="00A90D49" w:rsidDel="002E71EC">
            <w:delText>n</w:delText>
          </w:r>
        </w:del>
      </w:ins>
      <w:ins w:id="860" w:author="Greg Landry" w:date="2017-06-03T15:46:00Z">
        <w:del w:id="861" w:author="Alan Hawse" w:date="2017-07-31T14:35:00Z">
          <w:r w:rsidDel="002E71EC">
            <w:delText xml:space="preserve"> </w:delText>
          </w:r>
        </w:del>
      </w:ins>
      <w:ins w:id="862" w:author="Greg Landry" w:date="2017-06-03T15:45:00Z">
        <w:del w:id="863" w:author="Alan Hawse" w:date="2017-07-31T14:35:00Z">
          <w:r w:rsidDel="002E71EC">
            <w:delText xml:space="preserve">MQTT </w:delText>
          </w:r>
        </w:del>
      </w:ins>
      <w:ins w:id="864" w:author="Greg Landry" w:date="2017-06-03T15:52:00Z">
        <w:del w:id="865" w:author="Alan Hawse" w:date="2017-07-31T14:35:00Z">
          <w:r w:rsidR="00A90D49" w:rsidDel="002E71EC">
            <w:delText xml:space="preserve">Test Client </w:delText>
          </w:r>
        </w:del>
      </w:ins>
      <w:ins w:id="866" w:author="Greg Landry" w:date="2017-06-03T15:45:00Z">
        <w:del w:id="867" w:author="Alan Hawse" w:date="2017-07-31T14:35:00Z">
          <w:r w:rsidDel="002E71EC">
            <w:delText xml:space="preserve">that you can </w:delText>
          </w:r>
        </w:del>
      </w:ins>
      <w:ins w:id="868" w:author="Greg Landry" w:date="2017-06-03T15:46:00Z">
        <w:del w:id="869" w:author="Alan Hawse" w:date="2017-07-31T14:35:00Z">
          <w:r w:rsidDel="002E71EC">
            <w:delText>use to test publishing and subscribing to topics. Think of it as a terminal window into your message broker</w:delText>
          </w:r>
        </w:del>
      </w:ins>
      <w:ins w:id="870" w:author="Greg Landry" w:date="2017-06-03T15:47:00Z">
        <w:del w:id="871" w:author="Alan Hawse" w:date="2017-07-31T14:35:00Z">
          <w:r w:rsidDel="002E71EC">
            <w:delText xml:space="preserve">, or as a generic IoT </w:delText>
          </w:r>
          <w:r w:rsidRPr="00976613" w:rsidDel="002E71EC">
            <w:rPr>
              <w:i/>
              <w:rPrChange w:id="872" w:author="Greg Landry" w:date="2017-06-03T15:47:00Z">
                <w:rPr/>
              </w:rPrChange>
            </w:rPr>
            <w:delText>thing</w:delText>
          </w:r>
          <w:r w:rsidDel="002E71EC">
            <w:delText xml:space="preserve"> that can publish and s</w:delText>
          </w:r>
          <w:r w:rsidR="00A90D49" w:rsidDel="002E71EC">
            <w:delText>u</w:delText>
          </w:r>
          <w:r w:rsidDel="002E71EC">
            <w:delText>bscribe</w:delText>
          </w:r>
        </w:del>
      </w:ins>
      <w:ins w:id="873" w:author="Greg Landry" w:date="2017-06-03T15:46:00Z">
        <w:del w:id="874" w:author="Alan Hawse" w:date="2017-07-31T14:35:00Z">
          <w:r w:rsidDel="002E71EC">
            <w:delText>.</w:delText>
          </w:r>
        </w:del>
      </w:ins>
      <w:ins w:id="875" w:author="Greg Landry" w:date="2017-06-03T15:48:00Z">
        <w:del w:id="876" w:author="Alan Hawse" w:date="2017-07-31T14:35:00Z">
          <w:r w:rsidR="00A90D49" w:rsidDel="002E71EC">
            <w:delText xml:space="preserve"> You will use this </w:delText>
          </w:r>
        </w:del>
      </w:ins>
      <w:ins w:id="877" w:author="Greg Landry" w:date="2017-06-03T15:52:00Z">
        <w:del w:id="878" w:author="Alan Hawse" w:date="2017-07-31T14:35:00Z">
          <w:r w:rsidR="00A90D49" w:rsidDel="002E71EC">
            <w:delText>client</w:delText>
          </w:r>
        </w:del>
      </w:ins>
      <w:ins w:id="879" w:author="Greg Landry" w:date="2017-06-03T15:48:00Z">
        <w:del w:id="880" w:author="Alan Hawse" w:date="2017-07-31T14:35:00Z">
          <w:r w:rsidR="00A90D49" w:rsidDel="002E71EC">
            <w:delText xml:space="preserve"> to test the later exercises.</w:delText>
          </w:r>
        </w:del>
      </w:ins>
    </w:p>
    <w:p w14:paraId="6FC23C92" w14:textId="1AE0AD67" w:rsidR="00976613" w:rsidDel="002E71EC" w:rsidRDefault="00976613" w:rsidP="002E71EC">
      <w:pPr>
        <w:pStyle w:val="Heading2"/>
        <w:rPr>
          <w:ins w:id="881" w:author="Greg Landry" w:date="2017-06-03T15:45:00Z"/>
          <w:del w:id="882" w:author="Alan Hawse" w:date="2017-07-31T14:35:00Z"/>
        </w:rPr>
        <w:pPrChange w:id="883" w:author="Alan Hawse" w:date="2017-07-31T14:35:00Z">
          <w:pPr/>
        </w:pPrChange>
      </w:pPr>
      <w:ins w:id="884" w:author="Greg Landry" w:date="2017-06-03T15:45:00Z">
        <w:del w:id="885" w:author="Alan Hawse" w:date="2017-07-31T14:35:00Z">
          <w:r w:rsidDel="002E71EC">
            <w:delText xml:space="preserve"> </w:delText>
          </w:r>
          <w:r w:rsidR="00A90D49" w:rsidDel="002E71EC">
            <w:delText xml:space="preserve">To use the </w:delText>
          </w:r>
        </w:del>
      </w:ins>
      <w:ins w:id="886" w:author="Greg Landry" w:date="2017-06-03T15:49:00Z">
        <w:del w:id="887" w:author="Alan Hawse" w:date="2017-07-31T14:35:00Z">
          <w:r w:rsidR="00A90D49" w:rsidDel="002E71EC">
            <w:delText>client:</w:delText>
          </w:r>
        </w:del>
      </w:ins>
    </w:p>
    <w:p w14:paraId="099AAD2C" w14:textId="1727BAE0" w:rsidR="00976613" w:rsidDel="002E71EC" w:rsidRDefault="00976613" w:rsidP="002E71EC">
      <w:pPr>
        <w:pStyle w:val="Heading2"/>
        <w:rPr>
          <w:ins w:id="888" w:author="Greg Landry" w:date="2017-06-03T15:45:00Z"/>
          <w:del w:id="889" w:author="Alan Hawse" w:date="2017-07-31T14:35:00Z"/>
        </w:rPr>
        <w:pPrChange w:id="890" w:author="Alan Hawse" w:date="2017-07-31T14:35:00Z">
          <w:pPr>
            <w:pStyle w:val="ListParagraph"/>
            <w:keepNext/>
            <w:numPr>
              <w:numId w:val="29"/>
            </w:numPr>
            <w:ind w:hanging="360"/>
          </w:pPr>
        </w:pPrChange>
      </w:pPr>
      <w:ins w:id="891" w:author="Greg Landry" w:date="2017-06-03T15:45:00Z">
        <w:del w:id="892" w:author="Alan Hawse" w:date="2017-07-31T14:35:00Z">
          <w:r w:rsidDel="002E71EC">
            <w:delText>Select “Test” from the panel on the left of the screen. Enter a topic that you want to subscribe to such as “&lt;your_initials&gt;_testtopic” and click on “Subscribe to topic”. You will see the new topic show up under Subscriptions. Make sure to put your initials or some other unique string in the topic if you are using the class AWS account. If not, you may see messages from someone else publishing to the same topic.</w:delText>
          </w:r>
        </w:del>
      </w:ins>
    </w:p>
    <w:p w14:paraId="0DF2157A" w14:textId="2077C7CD" w:rsidR="00976613" w:rsidDel="002E71EC" w:rsidRDefault="00976613" w:rsidP="002E71EC">
      <w:pPr>
        <w:pStyle w:val="Heading2"/>
        <w:rPr>
          <w:ins w:id="893" w:author="Greg Landry" w:date="2017-06-03T15:45:00Z"/>
          <w:del w:id="894" w:author="Alan Hawse" w:date="2017-07-31T14:35:00Z"/>
        </w:rPr>
        <w:pPrChange w:id="895" w:author="Alan Hawse" w:date="2017-07-31T14:35:00Z">
          <w:pPr>
            <w:pStyle w:val="ListParagraph"/>
            <w:ind w:left="0"/>
            <w:jc w:val="center"/>
          </w:pPr>
        </w:pPrChange>
      </w:pPr>
      <w:ins w:id="896" w:author="Greg Landry" w:date="2017-06-03T15:45:00Z">
        <w:del w:id="897" w:author="Alan Hawse" w:date="2017-07-31T14:35:00Z">
          <w:r w:rsidDel="002E71EC">
            <w:rPr>
              <w:noProof/>
            </w:rPr>
            <w:drawing>
              <wp:inline distT="0" distB="0" distL="0" distR="0" wp14:anchorId="4D82B828" wp14:editId="2ADFB2C5">
                <wp:extent cx="5700352" cy="35701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7320" r="6209" b="9557"/>
                        <a:stretch/>
                      </pic:blipFill>
                      <pic:spPr bwMode="auto">
                        <a:xfrm>
                          <a:off x="0" y="0"/>
                          <a:ext cx="5707416" cy="3574560"/>
                        </a:xfrm>
                        <a:prstGeom prst="rect">
                          <a:avLst/>
                        </a:prstGeom>
                        <a:ln>
                          <a:noFill/>
                        </a:ln>
                        <a:extLst>
                          <a:ext uri="{53640926-AAD7-44D8-BBD7-CCE9431645EC}">
                            <a14:shadowObscured xmlns:a14="http://schemas.microsoft.com/office/drawing/2010/main"/>
                          </a:ext>
                        </a:extLst>
                      </pic:spPr>
                    </pic:pic>
                  </a:graphicData>
                </a:graphic>
              </wp:inline>
            </w:drawing>
          </w:r>
        </w:del>
      </w:ins>
    </w:p>
    <w:p w14:paraId="1B2EAE68" w14:textId="1FC786FB" w:rsidR="00976613" w:rsidDel="002E71EC" w:rsidRDefault="00976613" w:rsidP="002E71EC">
      <w:pPr>
        <w:pStyle w:val="Heading2"/>
        <w:rPr>
          <w:ins w:id="898" w:author="Greg Landry" w:date="2017-06-03T15:45:00Z"/>
          <w:del w:id="899" w:author="Alan Hawse" w:date="2017-07-31T14:35:00Z"/>
        </w:rPr>
        <w:pPrChange w:id="900" w:author="Alan Hawse" w:date="2017-07-31T14:35:00Z">
          <w:pPr>
            <w:pStyle w:val="ListParagraph"/>
          </w:pPr>
        </w:pPrChange>
      </w:pPr>
    </w:p>
    <w:p w14:paraId="68E59163" w14:textId="0A7A6A35" w:rsidR="00976613" w:rsidDel="002E71EC" w:rsidRDefault="00976613" w:rsidP="002E71EC">
      <w:pPr>
        <w:pStyle w:val="Heading2"/>
        <w:rPr>
          <w:ins w:id="901" w:author="Greg Landry" w:date="2017-06-03T15:45:00Z"/>
          <w:del w:id="902" w:author="Alan Hawse" w:date="2017-07-31T14:35:00Z"/>
        </w:rPr>
        <w:pPrChange w:id="903" w:author="Alan Hawse" w:date="2017-07-31T14:35:00Z">
          <w:pPr>
            <w:pStyle w:val="ListParagraph"/>
            <w:keepNext/>
            <w:keepLines/>
            <w:numPr>
              <w:numId w:val="29"/>
            </w:numPr>
            <w:ind w:hanging="360"/>
          </w:pPr>
        </w:pPrChange>
      </w:pPr>
      <w:ins w:id="904" w:author="Greg Landry" w:date="2017-06-03T15:45:00Z">
        <w:del w:id="905" w:author="Alan Hawse" w:date="2017-07-31T14:35:00Z">
          <w:r w:rsidDel="002E71EC">
            <w:delText>Now that I am subscribed to a topic I can publish messages to that topic</w:delText>
          </w:r>
        </w:del>
      </w:ins>
      <w:ins w:id="906" w:author="Greg Landry" w:date="2017-06-03T15:50:00Z">
        <w:del w:id="907" w:author="Alan Hawse" w:date="2017-07-31T14:35:00Z">
          <w:r w:rsidR="00A90D49" w:rsidDel="002E71EC">
            <w:delText xml:space="preserve"> from the test </w:delText>
          </w:r>
        </w:del>
      </w:ins>
      <w:ins w:id="908" w:author="Greg Landry" w:date="2017-06-03T15:52:00Z">
        <w:del w:id="909" w:author="Alan Hawse" w:date="2017-07-31T14:35:00Z">
          <w:r w:rsidR="00A90D49" w:rsidDel="002E71EC">
            <w:delText>client</w:delText>
          </w:r>
        </w:del>
      </w:ins>
      <w:ins w:id="910" w:author="Greg Landry" w:date="2017-06-03T15:45:00Z">
        <w:del w:id="911" w:author="Alan Hawse" w:date="2017-07-31T14:35:00Z">
          <w:r w:rsidDel="002E71EC">
            <w:delText>.  To do this fill in the name of the topic as “&lt;your_initials&gt;_testtopic”.  Then type in your message and press “Publish to topic”.  You can see in the box below I sent “test message”.</w:delText>
          </w:r>
        </w:del>
      </w:ins>
    </w:p>
    <w:p w14:paraId="4A07795A" w14:textId="353CA4A1" w:rsidR="00976613" w:rsidDel="002E71EC" w:rsidRDefault="00976613" w:rsidP="002E71EC">
      <w:pPr>
        <w:pStyle w:val="Heading2"/>
        <w:rPr>
          <w:ins w:id="912" w:author="Greg Landry" w:date="2017-06-03T15:45:00Z"/>
          <w:del w:id="913" w:author="Alan Hawse" w:date="2017-07-31T14:35:00Z"/>
        </w:rPr>
        <w:pPrChange w:id="914" w:author="Alan Hawse" w:date="2017-07-31T14:35:00Z">
          <w:pPr>
            <w:pStyle w:val="ListParagraph"/>
            <w:keepNext/>
            <w:keepLines/>
            <w:ind w:left="90"/>
            <w:jc w:val="center"/>
          </w:pPr>
        </w:pPrChange>
      </w:pPr>
      <w:ins w:id="915" w:author="Greg Landry" w:date="2017-06-03T15:45:00Z">
        <w:del w:id="916" w:author="Alan Hawse" w:date="2017-07-31T14:35:00Z">
          <w:r w:rsidDel="002E71EC">
            <w:rPr>
              <w:noProof/>
            </w:rPr>
            <w:drawing>
              <wp:inline distT="0" distB="0" distL="0" distR="0" wp14:anchorId="62D9FA0B" wp14:editId="5F5A66F7">
                <wp:extent cx="5557423" cy="2759103"/>
                <wp:effectExtent l="0" t="0" r="571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8319" r="6479" b="23882"/>
                        <a:stretch/>
                      </pic:blipFill>
                      <pic:spPr bwMode="auto">
                        <a:xfrm>
                          <a:off x="0" y="0"/>
                          <a:ext cx="5558513" cy="2759644"/>
                        </a:xfrm>
                        <a:prstGeom prst="rect">
                          <a:avLst/>
                        </a:prstGeom>
                        <a:ln>
                          <a:noFill/>
                        </a:ln>
                        <a:extLst>
                          <a:ext uri="{53640926-AAD7-44D8-BBD7-CCE9431645EC}">
                            <a14:shadowObscured xmlns:a14="http://schemas.microsoft.com/office/drawing/2010/main"/>
                          </a:ext>
                        </a:extLst>
                      </pic:spPr>
                    </pic:pic>
                  </a:graphicData>
                </a:graphic>
              </wp:inline>
            </w:drawing>
          </w:r>
        </w:del>
      </w:ins>
    </w:p>
    <w:p w14:paraId="1BC74B3D" w14:textId="444D9F57" w:rsidR="00976613" w:rsidDel="002E71EC" w:rsidRDefault="00976613" w:rsidP="002E71EC">
      <w:pPr>
        <w:pStyle w:val="Heading2"/>
        <w:rPr>
          <w:ins w:id="917" w:author="Greg Landry" w:date="2017-06-03T15:45:00Z"/>
          <w:del w:id="918" w:author="Alan Hawse" w:date="2017-07-31T14:35:00Z"/>
        </w:rPr>
        <w:pPrChange w:id="919" w:author="Alan Hawse" w:date="2017-07-31T14:35:00Z">
          <w:pPr>
            <w:pStyle w:val="ListParagraph"/>
            <w:keepNext/>
            <w:keepLines/>
          </w:pPr>
        </w:pPrChange>
      </w:pPr>
    </w:p>
    <w:p w14:paraId="479E18F5" w14:textId="3AAA1768" w:rsidR="00976613" w:rsidDel="002E71EC" w:rsidRDefault="00976613" w:rsidP="002E71EC">
      <w:pPr>
        <w:pStyle w:val="Heading2"/>
        <w:rPr>
          <w:ins w:id="920" w:author="Greg Landry" w:date="2017-06-03T15:45:00Z"/>
          <w:del w:id="921" w:author="Alan Hawse" w:date="2017-07-31T14:35:00Z"/>
        </w:rPr>
        <w:pPrChange w:id="922" w:author="Alan Hawse" w:date="2017-07-31T14:35:00Z">
          <w:pPr>
            <w:pStyle w:val="ListParagraph"/>
            <w:keepNext/>
            <w:keepLines/>
            <w:numPr>
              <w:numId w:val="29"/>
            </w:numPr>
            <w:ind w:hanging="360"/>
          </w:pPr>
        </w:pPrChange>
      </w:pPr>
      <w:ins w:id="923" w:author="Greg Landry" w:date="2017-06-03T15:45:00Z">
        <w:del w:id="924" w:author="Alan Hawse" w:date="2017-07-31T14:35:00Z">
          <w:r w:rsidDel="002E71EC">
            <w:delText>Once the message is sent, you will see a red dot next to the topic in the Subscriptions area. This indicates that you have a new message on that subscription. Click on &lt;your_initials&gt;_testtopic to see the new message.</w:delText>
          </w:r>
        </w:del>
      </w:ins>
    </w:p>
    <w:p w14:paraId="173058E1" w14:textId="78602898" w:rsidR="00976613" w:rsidDel="002E71EC" w:rsidRDefault="00976613" w:rsidP="002E71EC">
      <w:pPr>
        <w:pStyle w:val="Heading2"/>
        <w:rPr>
          <w:ins w:id="925" w:author="Greg Landry" w:date="2017-06-03T15:45:00Z"/>
          <w:del w:id="926" w:author="Alan Hawse" w:date="2017-07-31T14:35:00Z"/>
        </w:rPr>
        <w:pPrChange w:id="927" w:author="Alan Hawse" w:date="2017-07-31T14:35:00Z">
          <w:pPr>
            <w:pStyle w:val="ListParagraph"/>
            <w:ind w:left="0"/>
            <w:jc w:val="center"/>
          </w:pPr>
        </w:pPrChange>
      </w:pPr>
      <w:ins w:id="928" w:author="Greg Landry" w:date="2017-06-03T15:45:00Z">
        <w:del w:id="929" w:author="Alan Hawse" w:date="2017-07-31T14:35:00Z">
          <w:r w:rsidDel="002E71EC">
            <w:rPr>
              <w:noProof/>
            </w:rPr>
            <w:drawing>
              <wp:inline distT="0" distB="0" distL="0" distR="0" wp14:anchorId="2A2CEBF2" wp14:editId="18647111">
                <wp:extent cx="5549900" cy="32282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8652" r="6614" b="13728"/>
                        <a:stretch/>
                      </pic:blipFill>
                      <pic:spPr bwMode="auto">
                        <a:xfrm>
                          <a:off x="0" y="0"/>
                          <a:ext cx="5550523" cy="3228592"/>
                        </a:xfrm>
                        <a:prstGeom prst="rect">
                          <a:avLst/>
                        </a:prstGeom>
                        <a:ln>
                          <a:noFill/>
                        </a:ln>
                        <a:extLst>
                          <a:ext uri="{53640926-AAD7-44D8-BBD7-CCE9431645EC}">
                            <a14:shadowObscured xmlns:a14="http://schemas.microsoft.com/office/drawing/2010/main"/>
                          </a:ext>
                        </a:extLst>
                      </pic:spPr>
                    </pic:pic>
                  </a:graphicData>
                </a:graphic>
              </wp:inline>
            </w:drawing>
          </w:r>
        </w:del>
      </w:ins>
    </w:p>
    <w:p w14:paraId="7089BB11" w14:textId="640DA902" w:rsidR="00976613" w:rsidDel="002E71EC" w:rsidRDefault="00976613" w:rsidP="002E71EC">
      <w:pPr>
        <w:pStyle w:val="Heading2"/>
        <w:rPr>
          <w:ins w:id="930" w:author="Greg Landry" w:date="2017-06-03T15:45:00Z"/>
          <w:del w:id="931" w:author="Alan Hawse" w:date="2017-07-31T14:35:00Z"/>
        </w:rPr>
        <w:pPrChange w:id="932" w:author="Alan Hawse" w:date="2017-07-31T14:35:00Z">
          <w:pPr>
            <w:pStyle w:val="ListParagraph"/>
            <w:keepLines/>
            <w:numPr>
              <w:numId w:val="29"/>
            </w:numPr>
            <w:ind w:hanging="360"/>
          </w:pPr>
        </w:pPrChange>
      </w:pPr>
    </w:p>
    <w:p w14:paraId="6EDA7335" w14:textId="2386CC3D" w:rsidR="00976613" w:rsidDel="002E71EC" w:rsidRDefault="00976613" w:rsidP="002E71EC">
      <w:pPr>
        <w:pStyle w:val="Heading2"/>
        <w:rPr>
          <w:ins w:id="933" w:author="Greg Landry" w:date="2017-06-03T15:45:00Z"/>
          <w:del w:id="934" w:author="Alan Hawse" w:date="2017-07-31T14:35:00Z"/>
        </w:rPr>
        <w:pPrChange w:id="935" w:author="Alan Hawse" w:date="2017-07-31T14:35:00Z">
          <w:pPr/>
        </w:pPrChange>
      </w:pPr>
      <w:ins w:id="936" w:author="Greg Landry" w:date="2017-06-03T15:45:00Z">
        <w:del w:id="937" w:author="Alan Hawse" w:date="2017-07-31T14:35:00Z">
          <w:r w:rsidDel="002E71EC">
            <w:br w:type="page"/>
          </w:r>
        </w:del>
      </w:ins>
    </w:p>
    <w:p w14:paraId="5CF4A113" w14:textId="50B7E01F" w:rsidR="002E3422" w:rsidDel="002E71EC" w:rsidRDefault="001140E1" w:rsidP="002E71EC">
      <w:pPr>
        <w:pStyle w:val="Heading2"/>
        <w:rPr>
          <w:del w:id="938" w:author="Alan Hawse" w:date="2017-07-31T14:35:00Z"/>
        </w:rPr>
        <w:pPrChange w:id="939" w:author="Alan Hawse" w:date="2017-07-31T14:35:00Z">
          <w:pPr/>
        </w:pPrChange>
      </w:pPr>
      <w:del w:id="940" w:author="Alan Hawse" w:date="2017-07-31T14:35:00Z">
        <w:r w:rsidDel="002E71EC">
          <w:delText>.</w:delText>
        </w:r>
      </w:del>
    </w:p>
    <w:p w14:paraId="13340A20" w14:textId="019BFC1E" w:rsidR="00D217ED" w:rsidDel="002E71EC" w:rsidRDefault="0076231A" w:rsidP="002E71EC">
      <w:pPr>
        <w:pStyle w:val="Heading2"/>
        <w:rPr>
          <w:del w:id="941" w:author="Alan Hawse" w:date="2017-07-31T14:35:00Z"/>
        </w:rPr>
        <w:pPrChange w:id="942" w:author="Alan Hawse" w:date="2017-07-31T14:35:00Z">
          <w:pPr/>
        </w:pPrChange>
      </w:pPr>
      <w:ins w:id="943" w:author="Greg Landry" w:date="2017-06-03T15:29:00Z">
        <w:del w:id="944" w:author="Alan Hawse" w:date="2017-07-31T14:35:00Z">
          <w:r w:rsidDel="002E71EC">
            <w:delText xml:space="preserve"> </w:delText>
          </w:r>
        </w:del>
      </w:ins>
      <w:del w:id="945" w:author="Alan Hawse" w:date="2017-07-31T14:35:00Z">
        <w:r w:rsidR="00D879FC" w:rsidDel="002E71EC">
          <w:delText xml:space="preserve">To test your </w:delText>
        </w:r>
        <w:r w:rsidR="00E41BB1" w:rsidRPr="0076231A" w:rsidDel="002E71EC">
          <w:delText>M</w:delText>
        </w:r>
        <w:r w:rsidR="00D879FC" w:rsidRPr="0076231A" w:rsidDel="002E71EC">
          <w:delText>essage</w:delText>
        </w:r>
        <w:r w:rsidR="00D879FC" w:rsidDel="002E71EC">
          <w:delText xml:space="preserve"> </w:delText>
        </w:r>
        <w:r w:rsidR="00E41BB1" w:rsidDel="002E71EC">
          <w:delText>Broker,</w:delText>
        </w:r>
        <w:r w:rsidR="00D879FC" w:rsidDel="002E71EC">
          <w:delText xml:space="preserve"> follow the “</w:delText>
        </w:r>
        <w:r w:rsidR="00D879FC" w:rsidRPr="00D879FC" w:rsidDel="002E71EC">
          <w:delText xml:space="preserve">Procedure to use the AWS </w:delText>
        </w:r>
        <w:r w:rsidR="00705C49" w:rsidDel="002E71EC">
          <w:delText xml:space="preserve">Test </w:delText>
        </w:r>
        <w:r w:rsidR="00D879FC" w:rsidRPr="00D879FC" w:rsidDel="002E71EC">
          <w:delText>MQTT Client</w:delText>
        </w:r>
        <w:r w:rsidR="00D879FC" w:rsidDel="002E71EC">
          <w:delText>” at the end of this chapter.</w:delText>
        </w:r>
        <w:r w:rsidR="00066AA6" w:rsidDel="002E71EC">
          <w:delText xml:space="preserve"> </w:delText>
        </w:r>
      </w:del>
    </w:p>
    <w:p w14:paraId="0C231D10" w14:textId="6F855823" w:rsidR="00AE6C47" w:rsidDel="002E71EC" w:rsidRDefault="00AE6C47" w:rsidP="002E71EC">
      <w:pPr>
        <w:pStyle w:val="Heading2"/>
        <w:rPr>
          <w:del w:id="946" w:author="Alan Hawse" w:date="2017-07-31T14:35:00Z"/>
        </w:rPr>
        <w:pPrChange w:id="947" w:author="Alan Hawse" w:date="2017-07-31T14:35:00Z">
          <w:pPr>
            <w:pStyle w:val="Heading3"/>
          </w:pPr>
        </w:pPrChange>
      </w:pPr>
      <w:del w:id="948" w:author="Alan Hawse" w:date="2017-07-31T14:35:00Z">
        <w:r w:rsidDel="002E71EC">
          <w:delText>0</w:delText>
        </w:r>
      </w:del>
      <w:ins w:id="949" w:author="Greg Landry" w:date="2017-06-03T15:29:00Z">
        <w:del w:id="950" w:author="Alan Hawse" w:date="2017-07-31T14:35:00Z">
          <w:r w:rsidR="0076231A" w:rsidDel="002E71EC">
            <w:delText>3</w:delText>
          </w:r>
        </w:del>
      </w:ins>
      <w:del w:id="951" w:author="Alan Hawse" w:date="2017-07-31T14:35:00Z">
        <w:r w:rsidDel="002E71EC">
          <w:delText xml:space="preserve">2 </w:delText>
        </w:r>
        <w:r w:rsidR="004C42B9" w:rsidDel="002E71EC">
          <w:delText>Build</w:delText>
        </w:r>
        <w:r w:rsidDel="002E71EC">
          <w:delText xml:space="preserve"> and test</w:delText>
        </w:r>
        <w:r w:rsidR="004C42B9" w:rsidDel="002E71EC">
          <w:delText xml:space="preserve"> the</w:delText>
        </w:r>
        <w:r w:rsidDel="002E71EC">
          <w:delText xml:space="preserve"> demo.aws_iot.pub_sub.</w:delText>
        </w:r>
        <w:r w:rsidR="004C42B9" w:rsidDel="002E71EC">
          <w:delText xml:space="preserve">publisher </w:delText>
        </w:r>
        <w:r w:rsidDel="002E71EC">
          <w:delText>A</w:delText>
        </w:r>
        <w:r w:rsidR="004C42B9" w:rsidDel="002E71EC">
          <w:delText xml:space="preserve">pp </w:delText>
        </w:r>
      </w:del>
    </w:p>
    <w:p w14:paraId="77D11CA9" w14:textId="22E83704" w:rsidR="00E41BB1" w:rsidDel="002E71EC" w:rsidRDefault="00E41BB1" w:rsidP="002E71EC">
      <w:pPr>
        <w:pStyle w:val="Heading2"/>
        <w:rPr>
          <w:del w:id="952" w:author="Alan Hawse" w:date="2017-07-31T14:35:00Z"/>
        </w:rPr>
        <w:pPrChange w:id="953" w:author="Alan Hawse" w:date="2017-07-31T14:35:00Z">
          <w:pPr>
            <w:pStyle w:val="ListParagraph"/>
            <w:numPr>
              <w:numId w:val="30"/>
            </w:numPr>
            <w:ind w:hanging="360"/>
          </w:pPr>
        </w:pPrChange>
      </w:pPr>
      <w:del w:id="954" w:author="Alan Hawse" w:date="2017-07-31T14:35:00Z">
        <w:r w:rsidDel="002E71EC">
          <w:delText xml:space="preserve">Copy the </w:delText>
        </w:r>
        <w:r w:rsidR="0005562F" w:rsidDel="002E71EC">
          <w:delText xml:space="preserve">WICED </w:delText>
        </w:r>
        <w:r w:rsidDel="002E71EC">
          <w:delText>apps/demo/aws_iot/</w:delText>
        </w:r>
        <w:r w:rsidR="00F90419" w:rsidDel="002E71EC">
          <w:delText>pub_sub/</w:delText>
        </w:r>
        <w:r w:rsidDel="002E71EC">
          <w:delText xml:space="preserve">publisher </w:delText>
        </w:r>
        <w:r w:rsidR="0005562F" w:rsidDel="002E71EC">
          <w:delText xml:space="preserve">project </w:delText>
        </w:r>
        <w:r w:rsidDel="002E71EC">
          <w:delText xml:space="preserve">to your </w:delText>
        </w:r>
        <w:r w:rsidR="0005562F" w:rsidDel="002E71EC">
          <w:delText xml:space="preserve">own </w:delText>
        </w:r>
        <w:r w:rsidDel="002E71EC">
          <w:delText xml:space="preserve">directory </w:delText>
        </w:r>
        <w:r w:rsidR="0005562F" w:rsidDel="002E71EC">
          <w:delText>(i.e. w</w:delText>
        </w:r>
        <w:r w:rsidR="00275028" w:rsidDel="002E71EC">
          <w:delText>w</w:delText>
        </w:r>
        <w:r w:rsidR="0005562F" w:rsidDel="002E71EC">
          <w:delText>101/07</w:delText>
        </w:r>
        <w:r w:rsidR="003577C9" w:rsidDel="002E71EC">
          <w:delText>b</w:delText>
        </w:r>
        <w:r w:rsidR="0005562F" w:rsidDel="002E71EC">
          <w:delText>/</w:delText>
        </w:r>
        <w:r w:rsidR="0077348E" w:rsidDel="002E71EC">
          <w:delText>02_</w:delText>
        </w:r>
        <w:r w:rsidR="0005562F" w:rsidDel="002E71EC">
          <w:delText>publisher</w:delText>
        </w:r>
        <w:r w:rsidR="00C9303D" w:rsidDel="002E71EC">
          <w:delText>)</w:delText>
        </w:r>
        <w:r w:rsidR="0005562F" w:rsidDel="002E71EC">
          <w:delText xml:space="preserve"> </w:delText>
        </w:r>
        <w:r w:rsidDel="002E71EC">
          <w:delText>and</w:delText>
        </w:r>
        <w:r w:rsidR="0005562F" w:rsidDel="002E71EC">
          <w:delText xml:space="preserve"> update</w:delText>
        </w:r>
        <w:r w:rsidDel="002E71EC">
          <w:delText xml:space="preserve"> all of the files</w:delText>
        </w:r>
        <w:r w:rsidR="0005562F" w:rsidDel="002E71EC">
          <w:delText>.</w:delText>
        </w:r>
      </w:del>
    </w:p>
    <w:p w14:paraId="34020A0E" w14:textId="7719A92E" w:rsidR="00AD35C6" w:rsidDel="002E71EC" w:rsidRDefault="00AD35C6" w:rsidP="002E71EC">
      <w:pPr>
        <w:pStyle w:val="Heading2"/>
        <w:rPr>
          <w:ins w:id="955" w:author="Greg Landry" w:date="2017-03-06T13:42:00Z"/>
          <w:del w:id="956" w:author="Alan Hawse" w:date="2017-07-31T14:35:00Z"/>
        </w:rPr>
        <w:pPrChange w:id="957" w:author="Alan Hawse" w:date="2017-07-31T14:35:00Z">
          <w:pPr>
            <w:pStyle w:val="ListParagraph"/>
            <w:numPr>
              <w:ilvl w:val="1"/>
              <w:numId w:val="30"/>
            </w:numPr>
            <w:ind w:left="1440" w:hanging="360"/>
          </w:pPr>
        </w:pPrChange>
      </w:pPr>
      <w:del w:id="958" w:author="Alan Hawse" w:date="2017-07-31T14:35:00Z">
        <w:r w:rsidDel="002E71EC">
          <w:delText xml:space="preserve">Hint: Make sure you add your platform to </w:delText>
        </w:r>
        <w:r w:rsidR="006362DE" w:rsidDel="002E71EC">
          <w:delText>the valid platforms in the make</w:delText>
        </w:r>
        <w:r w:rsidDel="002E71EC">
          <w:delText>file</w:delText>
        </w:r>
        <w:r w:rsidR="006362DE" w:rsidDel="002E71EC">
          <w:delText xml:space="preserve"> and remove all other platforms</w:delText>
        </w:r>
        <w:r w:rsidDel="002E71EC">
          <w:delText>.</w:delText>
        </w:r>
      </w:del>
    </w:p>
    <w:p w14:paraId="346DE7BD" w14:textId="2E7C34B6" w:rsidR="00426EE0" w:rsidDel="002E71EC" w:rsidRDefault="00426EE0" w:rsidP="002E71EC">
      <w:pPr>
        <w:pStyle w:val="Heading2"/>
        <w:rPr>
          <w:del w:id="959" w:author="Alan Hawse" w:date="2017-07-31T14:35:00Z"/>
        </w:rPr>
        <w:pPrChange w:id="960" w:author="Alan Hawse" w:date="2017-07-31T14:35:00Z">
          <w:pPr>
            <w:pStyle w:val="ListParagraph"/>
            <w:numPr>
              <w:ilvl w:val="1"/>
              <w:numId w:val="30"/>
            </w:numPr>
            <w:ind w:left="1440" w:hanging="360"/>
          </w:pPr>
        </w:pPrChange>
      </w:pPr>
    </w:p>
    <w:p w14:paraId="28CD0DC5" w14:textId="16DAD3F1" w:rsidR="00E41BB1" w:rsidDel="002E71EC" w:rsidRDefault="00E41BB1" w:rsidP="002E71EC">
      <w:pPr>
        <w:pStyle w:val="Heading2"/>
        <w:rPr>
          <w:ins w:id="961" w:author="Greg Landry" w:date="2017-03-06T13:43:00Z"/>
          <w:del w:id="962" w:author="Alan Hawse" w:date="2017-07-31T14:35:00Z"/>
        </w:rPr>
        <w:pPrChange w:id="963" w:author="Alan Hawse" w:date="2017-07-31T14:35:00Z">
          <w:pPr>
            <w:pStyle w:val="ListParagraph"/>
            <w:numPr>
              <w:numId w:val="30"/>
            </w:numPr>
            <w:ind w:hanging="360"/>
          </w:pPr>
        </w:pPrChange>
      </w:pPr>
      <w:del w:id="964" w:author="Alan Hawse" w:date="2017-07-31T14:35:00Z">
        <w:r w:rsidDel="002E71EC">
          <w:delText>Modify the DCT for your network</w:delText>
        </w:r>
        <w:r w:rsidR="00070C9C" w:rsidDel="002E71EC">
          <w:delText>.</w:delText>
        </w:r>
      </w:del>
    </w:p>
    <w:p w14:paraId="6442F216" w14:textId="274117E6" w:rsidR="00426EE0" w:rsidDel="002E71EC" w:rsidRDefault="00426EE0" w:rsidP="002E71EC">
      <w:pPr>
        <w:pStyle w:val="Heading2"/>
        <w:rPr>
          <w:ins w:id="965" w:author="Greg Landry" w:date="2017-03-06T13:43:00Z"/>
          <w:del w:id="966" w:author="Alan Hawse" w:date="2017-07-31T14:35:00Z"/>
        </w:rPr>
        <w:pPrChange w:id="967" w:author="Alan Hawse" w:date="2017-07-31T14:35:00Z">
          <w:pPr>
            <w:pStyle w:val="ListParagraph"/>
            <w:numPr>
              <w:numId w:val="30"/>
            </w:numPr>
            <w:ind w:hanging="360"/>
          </w:pPr>
        </w:pPrChange>
      </w:pPr>
      <w:ins w:id="968" w:author="Greg Landry" w:date="2017-03-06T13:43:00Z">
        <w:del w:id="969" w:author="Alan Hawse" w:date="2017-07-31T14:35:00Z">
          <w:r w:rsidDel="002E71EC">
            <w:delText>Change WICED_BUTTON1 to WICED_SH_MB1 to work with the shield button.</w:delText>
          </w:r>
        </w:del>
      </w:ins>
    </w:p>
    <w:p w14:paraId="5F9EA593" w14:textId="073E94CC" w:rsidR="00426EE0" w:rsidDel="002E71EC" w:rsidRDefault="00426EE0" w:rsidP="002E71EC">
      <w:pPr>
        <w:pStyle w:val="Heading2"/>
        <w:rPr>
          <w:del w:id="970" w:author="Alan Hawse" w:date="2017-07-31T14:35:00Z"/>
        </w:rPr>
        <w:pPrChange w:id="971" w:author="Alan Hawse" w:date="2017-07-31T14:35:00Z">
          <w:pPr>
            <w:pStyle w:val="ListParagraph"/>
            <w:numPr>
              <w:numId w:val="30"/>
            </w:numPr>
            <w:ind w:hanging="360"/>
          </w:pPr>
        </w:pPrChange>
      </w:pPr>
    </w:p>
    <w:p w14:paraId="5D9610E9" w14:textId="25C55A54" w:rsidR="00E41BB1" w:rsidDel="002E71EC" w:rsidRDefault="00E41BB1" w:rsidP="002E71EC">
      <w:pPr>
        <w:pStyle w:val="Heading2"/>
        <w:rPr>
          <w:ins w:id="972" w:author="Greg Landry" w:date="2017-03-01T15:55:00Z"/>
          <w:del w:id="973" w:author="Alan Hawse" w:date="2017-07-31T14:35:00Z"/>
        </w:rPr>
        <w:pPrChange w:id="974" w:author="Alan Hawse" w:date="2017-07-31T14:35:00Z">
          <w:pPr>
            <w:pStyle w:val="ListParagraph"/>
            <w:numPr>
              <w:numId w:val="30"/>
            </w:numPr>
            <w:ind w:hanging="360"/>
          </w:pPr>
        </w:pPrChange>
      </w:pPr>
      <w:del w:id="975" w:author="Alan Hawse" w:date="2017-07-31T14:35:00Z">
        <w:r w:rsidDel="002E71EC">
          <w:delText xml:space="preserve">Copy </w:delText>
        </w:r>
        <w:r w:rsidR="002A7B85" w:rsidDel="002E71EC">
          <w:delText xml:space="preserve">the </w:delText>
        </w:r>
        <w:r w:rsidDel="002E71EC">
          <w:delText xml:space="preserve">certificates </w:delText>
        </w:r>
        <w:r w:rsidR="002A7B85" w:rsidDel="002E71EC">
          <w:delText xml:space="preserve">that you generated in (01) </w:delText>
        </w:r>
        <w:r w:rsidDel="002E71EC">
          <w:delText xml:space="preserve">into the resources/apps/aws_iot directory.  </w:delText>
        </w:r>
        <w:r w:rsidR="00730EA8" w:rsidDel="002E71EC">
          <w:delText>Rename the files</w:delText>
        </w:r>
      </w:del>
      <w:ins w:id="976" w:author="Greg Landry" w:date="2017-03-01T15:54:00Z">
        <w:del w:id="977" w:author="Alan Hawse" w:date="2017-07-31T14:35:00Z">
          <w:r w:rsidR="000D4D45" w:rsidDel="002E71EC">
            <w:delText>Replace two of the existing files in that directory</w:delText>
          </w:r>
        </w:del>
      </w:ins>
      <w:del w:id="978" w:author="Alan Hawse" w:date="2017-07-31T14:35:00Z">
        <w:r w:rsidR="00730EA8" w:rsidDel="002E71EC">
          <w:delText xml:space="preserve"> as follows:</w:delText>
        </w:r>
      </w:del>
    </w:p>
    <w:p w14:paraId="3E4502FE" w14:textId="1F271E29" w:rsidR="000D4D45" w:rsidDel="002E71EC" w:rsidRDefault="000D4D45" w:rsidP="002E71EC">
      <w:pPr>
        <w:pStyle w:val="Heading2"/>
        <w:rPr>
          <w:ins w:id="979" w:author="Greg Landry" w:date="2017-03-01T15:53:00Z"/>
          <w:del w:id="980" w:author="Alan Hawse" w:date="2017-07-31T14:35:00Z"/>
        </w:rPr>
        <w:pPrChange w:id="981" w:author="Alan Hawse" w:date="2017-07-31T14:35:00Z">
          <w:pPr>
            <w:pStyle w:val="ListParagraph"/>
            <w:numPr>
              <w:numId w:val="30"/>
            </w:numPr>
            <w:ind w:hanging="360"/>
          </w:pPr>
        </w:pPrChange>
      </w:pPr>
    </w:p>
    <w:tbl>
      <w:tblPr>
        <w:tblStyle w:val="TableGrid"/>
        <w:tblW w:w="0" w:type="auto"/>
        <w:tblInd w:w="720" w:type="dxa"/>
        <w:tblLook w:val="04A0" w:firstRow="1" w:lastRow="0" w:firstColumn="1" w:lastColumn="0" w:noHBand="0" w:noVBand="1"/>
        <w:tblPrChange w:id="982" w:author="Greg Landry" w:date="2017-03-01T15:55:00Z">
          <w:tblPr>
            <w:tblStyle w:val="TableGrid"/>
            <w:tblW w:w="0" w:type="auto"/>
            <w:tblInd w:w="720" w:type="dxa"/>
            <w:tblLook w:val="04A0" w:firstRow="1" w:lastRow="0" w:firstColumn="1" w:lastColumn="0" w:noHBand="0" w:noVBand="1"/>
          </w:tblPr>
        </w:tblPrChange>
      </w:tblPr>
      <w:tblGrid>
        <w:gridCol w:w="2544"/>
        <w:gridCol w:w="1292"/>
        <w:gridCol w:w="4784"/>
        <w:tblGridChange w:id="983">
          <w:tblGrid>
            <w:gridCol w:w="2929"/>
            <w:gridCol w:w="2848"/>
            <w:gridCol w:w="2853"/>
          </w:tblGrid>
        </w:tblGridChange>
      </w:tblGrid>
      <w:tr w:rsidR="000D4D45" w:rsidDel="002E71EC" w14:paraId="6D49191F" w14:textId="2CF4E2FA" w:rsidTr="000D4D45">
        <w:trPr>
          <w:ins w:id="984" w:author="Greg Landry" w:date="2017-03-01T15:53:00Z"/>
          <w:del w:id="985" w:author="Alan Hawse" w:date="2017-07-31T14:35:00Z"/>
        </w:trPr>
        <w:tc>
          <w:tcPr>
            <w:tcW w:w="2544" w:type="dxa"/>
            <w:tcPrChange w:id="986" w:author="Greg Landry" w:date="2017-03-01T15:55:00Z">
              <w:tcPr>
                <w:tcW w:w="3116" w:type="dxa"/>
              </w:tcPr>
            </w:tcPrChange>
          </w:tcPr>
          <w:p w14:paraId="30C4072C" w14:textId="61177405" w:rsidR="000D4D45" w:rsidDel="002E71EC" w:rsidRDefault="000D4D45" w:rsidP="002E71EC">
            <w:pPr>
              <w:pStyle w:val="Heading2"/>
              <w:rPr>
                <w:ins w:id="987" w:author="Greg Landry" w:date="2017-03-01T15:53:00Z"/>
                <w:del w:id="988" w:author="Alan Hawse" w:date="2017-07-31T14:35:00Z"/>
              </w:rPr>
              <w:pPrChange w:id="989" w:author="Alan Hawse" w:date="2017-07-31T14:35:00Z">
                <w:pPr>
                  <w:pStyle w:val="ListParagraph"/>
                  <w:ind w:left="0"/>
                </w:pPr>
              </w:pPrChange>
            </w:pPr>
            <w:ins w:id="990" w:author="Greg Landry" w:date="2017-03-01T15:53:00Z">
              <w:del w:id="991" w:author="Alan Hawse" w:date="2017-07-31T14:35:00Z">
                <w:r w:rsidDel="002E71EC">
                  <w:delText>Name</w:delText>
                </w:r>
              </w:del>
            </w:ins>
            <w:ins w:id="992" w:author="Greg Landry" w:date="2017-03-01T15:54:00Z">
              <w:del w:id="993" w:author="Alan Hawse" w:date="2017-07-31T14:35:00Z">
                <w:r w:rsidDel="002E71EC">
                  <w:delText xml:space="preserve"> of Downloaded File</w:delText>
                </w:r>
              </w:del>
            </w:ins>
          </w:p>
        </w:tc>
        <w:tc>
          <w:tcPr>
            <w:tcW w:w="1217" w:type="dxa"/>
            <w:tcPrChange w:id="994" w:author="Greg Landry" w:date="2017-03-01T15:55:00Z">
              <w:tcPr>
                <w:tcW w:w="3117" w:type="dxa"/>
              </w:tcPr>
            </w:tcPrChange>
          </w:tcPr>
          <w:p w14:paraId="6B53E1B2" w14:textId="104CF47E" w:rsidR="000D4D45" w:rsidDel="002E71EC" w:rsidRDefault="000D4D45" w:rsidP="002E71EC">
            <w:pPr>
              <w:pStyle w:val="Heading2"/>
              <w:rPr>
                <w:ins w:id="995" w:author="Greg Landry" w:date="2017-03-01T15:53:00Z"/>
                <w:del w:id="996" w:author="Alan Hawse" w:date="2017-07-31T14:35:00Z"/>
              </w:rPr>
              <w:pPrChange w:id="997" w:author="Alan Hawse" w:date="2017-07-31T14:35:00Z">
                <w:pPr>
                  <w:pStyle w:val="ListParagraph"/>
                  <w:ind w:left="0"/>
                </w:pPr>
              </w:pPrChange>
            </w:pPr>
            <w:ins w:id="998" w:author="Greg Landry" w:date="2017-03-01T15:53:00Z">
              <w:del w:id="999" w:author="Alan Hawse" w:date="2017-07-31T14:35:00Z">
                <w:r w:rsidDel="002E71EC">
                  <w:delText>New Name</w:delText>
                </w:r>
              </w:del>
            </w:ins>
          </w:p>
        </w:tc>
        <w:tc>
          <w:tcPr>
            <w:tcW w:w="4784" w:type="dxa"/>
            <w:tcPrChange w:id="1000" w:author="Greg Landry" w:date="2017-03-01T15:55:00Z">
              <w:tcPr>
                <w:tcW w:w="3117" w:type="dxa"/>
              </w:tcPr>
            </w:tcPrChange>
          </w:tcPr>
          <w:p w14:paraId="0C066B25" w14:textId="50D2402D" w:rsidR="000D4D45" w:rsidDel="002E71EC" w:rsidRDefault="000D4D45" w:rsidP="002E71EC">
            <w:pPr>
              <w:pStyle w:val="Heading2"/>
              <w:rPr>
                <w:ins w:id="1001" w:author="Greg Landry" w:date="2017-03-01T15:53:00Z"/>
                <w:del w:id="1002" w:author="Alan Hawse" w:date="2017-07-31T14:35:00Z"/>
              </w:rPr>
              <w:pPrChange w:id="1003" w:author="Alan Hawse" w:date="2017-07-31T14:35:00Z">
                <w:pPr>
                  <w:pStyle w:val="ListParagraph"/>
                  <w:ind w:left="0"/>
                </w:pPr>
              </w:pPrChange>
            </w:pPr>
            <w:ins w:id="1004" w:author="Greg Landry" w:date="2017-03-01T15:53:00Z">
              <w:del w:id="1005" w:author="Alan Hawse" w:date="2017-07-31T14:35:00Z">
                <w:r w:rsidDel="002E71EC">
                  <w:delText>Description</w:delText>
                </w:r>
              </w:del>
            </w:ins>
          </w:p>
        </w:tc>
      </w:tr>
      <w:tr w:rsidR="000D4D45" w:rsidDel="002E71EC" w14:paraId="334644DF" w14:textId="6FA7978E" w:rsidTr="000D4D45">
        <w:trPr>
          <w:ins w:id="1006" w:author="Greg Landry" w:date="2017-03-01T15:53:00Z"/>
          <w:del w:id="1007" w:author="Alan Hawse" w:date="2017-07-31T14:35:00Z"/>
        </w:trPr>
        <w:tc>
          <w:tcPr>
            <w:tcW w:w="2544" w:type="dxa"/>
            <w:tcPrChange w:id="1008" w:author="Greg Landry" w:date="2017-03-01T15:55:00Z">
              <w:tcPr>
                <w:tcW w:w="3116" w:type="dxa"/>
              </w:tcPr>
            </w:tcPrChange>
          </w:tcPr>
          <w:p w14:paraId="28559A52" w14:textId="29194AD2" w:rsidR="000D4D45" w:rsidDel="002E71EC" w:rsidRDefault="000D4D45" w:rsidP="002E71EC">
            <w:pPr>
              <w:pStyle w:val="Heading2"/>
              <w:rPr>
                <w:ins w:id="1009" w:author="Greg Landry" w:date="2017-03-01T15:53:00Z"/>
                <w:del w:id="1010" w:author="Alan Hawse" w:date="2017-07-31T14:35:00Z"/>
              </w:rPr>
              <w:pPrChange w:id="1011" w:author="Alan Hawse" w:date="2017-07-31T14:35:00Z">
                <w:pPr>
                  <w:pStyle w:val="ListParagraph"/>
                  <w:ind w:left="0"/>
                </w:pPr>
              </w:pPrChange>
            </w:pPr>
            <w:ins w:id="1012" w:author="Greg Landry" w:date="2017-03-01T15:54:00Z">
              <w:del w:id="1013" w:author="Alan Hawse" w:date="2017-07-31T14:35:00Z">
                <w:r w:rsidDel="002E71EC">
                  <w:delText>&lt;name&gt;-certificate.pem.crt</w:delText>
                </w:r>
              </w:del>
            </w:ins>
          </w:p>
        </w:tc>
        <w:tc>
          <w:tcPr>
            <w:tcW w:w="1217" w:type="dxa"/>
            <w:tcPrChange w:id="1014" w:author="Greg Landry" w:date="2017-03-01T15:55:00Z">
              <w:tcPr>
                <w:tcW w:w="3117" w:type="dxa"/>
              </w:tcPr>
            </w:tcPrChange>
          </w:tcPr>
          <w:p w14:paraId="770E1088" w14:textId="2FAD4306" w:rsidR="000D4D45" w:rsidDel="002E71EC" w:rsidRDefault="000D4D45" w:rsidP="002E71EC">
            <w:pPr>
              <w:pStyle w:val="Heading2"/>
              <w:rPr>
                <w:ins w:id="1015" w:author="Greg Landry" w:date="2017-03-01T15:53:00Z"/>
                <w:del w:id="1016" w:author="Alan Hawse" w:date="2017-07-31T14:35:00Z"/>
              </w:rPr>
              <w:pPrChange w:id="1017" w:author="Alan Hawse" w:date="2017-07-31T14:35:00Z">
                <w:pPr>
                  <w:pStyle w:val="ListParagraph"/>
                  <w:ind w:left="0"/>
                </w:pPr>
              </w:pPrChange>
            </w:pPr>
            <w:ins w:id="1018" w:author="Greg Landry" w:date="2017-03-01T15:53:00Z">
              <w:del w:id="1019" w:author="Alan Hawse" w:date="2017-07-31T14:35:00Z">
                <w:r w:rsidDel="002E71EC">
                  <w:delText>client.cer</w:delText>
                </w:r>
              </w:del>
            </w:ins>
          </w:p>
        </w:tc>
        <w:tc>
          <w:tcPr>
            <w:tcW w:w="4784" w:type="dxa"/>
            <w:tcPrChange w:id="1020" w:author="Greg Landry" w:date="2017-03-01T15:55:00Z">
              <w:tcPr>
                <w:tcW w:w="3117" w:type="dxa"/>
              </w:tcPr>
            </w:tcPrChange>
          </w:tcPr>
          <w:p w14:paraId="719D1BF4" w14:textId="4BBB6892" w:rsidR="000D4D45" w:rsidDel="002E71EC" w:rsidRDefault="000D4D45" w:rsidP="002E71EC">
            <w:pPr>
              <w:pStyle w:val="Heading2"/>
              <w:rPr>
                <w:ins w:id="1021" w:author="Greg Landry" w:date="2017-03-01T15:53:00Z"/>
                <w:del w:id="1022" w:author="Alan Hawse" w:date="2017-07-31T14:35:00Z"/>
              </w:rPr>
              <w:pPrChange w:id="1023" w:author="Alan Hawse" w:date="2017-07-31T14:35:00Z">
                <w:pPr>
                  <w:pStyle w:val="ListParagraph"/>
                  <w:ind w:left="0"/>
                </w:pPr>
              </w:pPrChange>
            </w:pPr>
            <w:ins w:id="1024" w:author="Greg Landry" w:date="2017-03-01T15:55:00Z">
              <w:del w:id="1025" w:author="Alan Hawse" w:date="2017-07-31T14:35:00Z">
                <w:r w:rsidDel="002E71EC">
                  <w:delText xml:space="preserve">The certificate for your thing. This is how AWS knows that it is a valid </w:delText>
                </w:r>
                <w:r w:rsidRPr="00730EA8" w:rsidDel="002E71EC">
                  <w:rPr>
                    <w:i/>
                  </w:rPr>
                  <w:delText>thing</w:delText>
                </w:r>
                <w:r w:rsidDel="002E71EC">
                  <w:delText xml:space="preserve"> that is trying to talk to it.</w:delText>
                </w:r>
              </w:del>
            </w:ins>
          </w:p>
        </w:tc>
      </w:tr>
      <w:tr w:rsidR="000D4D45" w:rsidDel="002E71EC" w14:paraId="2575E968" w14:textId="2A414D6A" w:rsidTr="000D4D45">
        <w:trPr>
          <w:ins w:id="1026" w:author="Greg Landry" w:date="2017-03-01T15:53:00Z"/>
          <w:del w:id="1027" w:author="Alan Hawse" w:date="2017-07-31T14:35:00Z"/>
        </w:trPr>
        <w:tc>
          <w:tcPr>
            <w:tcW w:w="2544" w:type="dxa"/>
            <w:tcPrChange w:id="1028" w:author="Greg Landry" w:date="2017-03-01T15:55:00Z">
              <w:tcPr>
                <w:tcW w:w="3116" w:type="dxa"/>
              </w:tcPr>
            </w:tcPrChange>
          </w:tcPr>
          <w:p w14:paraId="29CCE1C6" w14:textId="1453B504" w:rsidR="000D4D45" w:rsidDel="002E71EC" w:rsidRDefault="000D4D45" w:rsidP="002E71EC">
            <w:pPr>
              <w:pStyle w:val="Heading2"/>
              <w:rPr>
                <w:ins w:id="1029" w:author="Greg Landry" w:date="2017-03-01T15:53:00Z"/>
                <w:del w:id="1030" w:author="Alan Hawse" w:date="2017-07-31T14:35:00Z"/>
              </w:rPr>
              <w:pPrChange w:id="1031" w:author="Alan Hawse" w:date="2017-07-31T14:35:00Z">
                <w:pPr>
                  <w:pStyle w:val="ListParagraph"/>
                  <w:ind w:left="0"/>
                </w:pPr>
              </w:pPrChange>
            </w:pPr>
            <w:ins w:id="1032" w:author="Greg Landry" w:date="2017-03-01T15:54:00Z">
              <w:del w:id="1033" w:author="Alan Hawse" w:date="2017-07-31T14:35:00Z">
                <w:r w:rsidDel="002E71EC">
                  <w:delText>&lt;name&gt;-private.</w:delText>
                </w:r>
              </w:del>
            </w:ins>
            <w:ins w:id="1034" w:author="Greg Landry" w:date="2017-03-01T16:01:00Z">
              <w:del w:id="1035" w:author="Alan Hawse" w:date="2017-07-31T14:35:00Z">
                <w:r w:rsidDel="002E71EC">
                  <w:delText>pem.</w:delText>
                </w:r>
              </w:del>
            </w:ins>
            <w:ins w:id="1036" w:author="Greg Landry" w:date="2017-03-01T15:54:00Z">
              <w:del w:id="1037" w:author="Alan Hawse" w:date="2017-07-31T14:35:00Z">
                <w:r w:rsidDel="002E71EC">
                  <w:delText>key</w:delText>
                </w:r>
              </w:del>
            </w:ins>
          </w:p>
        </w:tc>
        <w:tc>
          <w:tcPr>
            <w:tcW w:w="1217" w:type="dxa"/>
            <w:tcPrChange w:id="1038" w:author="Greg Landry" w:date="2017-03-01T15:55:00Z">
              <w:tcPr>
                <w:tcW w:w="3117" w:type="dxa"/>
              </w:tcPr>
            </w:tcPrChange>
          </w:tcPr>
          <w:p w14:paraId="33FE3CB3" w14:textId="380B7996" w:rsidR="000D4D45" w:rsidDel="002E71EC" w:rsidRDefault="000D4D45" w:rsidP="002E71EC">
            <w:pPr>
              <w:pStyle w:val="Heading2"/>
              <w:rPr>
                <w:ins w:id="1039" w:author="Greg Landry" w:date="2017-03-01T15:53:00Z"/>
                <w:del w:id="1040" w:author="Alan Hawse" w:date="2017-07-31T14:35:00Z"/>
              </w:rPr>
              <w:pPrChange w:id="1041" w:author="Alan Hawse" w:date="2017-07-31T14:35:00Z">
                <w:pPr>
                  <w:pStyle w:val="ListParagraph"/>
                  <w:ind w:left="0"/>
                </w:pPr>
              </w:pPrChange>
            </w:pPr>
            <w:ins w:id="1042" w:author="Greg Landry" w:date="2017-03-01T15:54:00Z">
              <w:del w:id="1043" w:author="Alan Hawse" w:date="2017-07-31T14:35:00Z">
                <w:r w:rsidDel="002E71EC">
                  <w:delText>privkey.cer</w:delText>
                </w:r>
              </w:del>
            </w:ins>
          </w:p>
        </w:tc>
        <w:tc>
          <w:tcPr>
            <w:tcW w:w="4784" w:type="dxa"/>
            <w:tcPrChange w:id="1044" w:author="Greg Landry" w:date="2017-03-01T15:55:00Z">
              <w:tcPr>
                <w:tcW w:w="3117" w:type="dxa"/>
              </w:tcPr>
            </w:tcPrChange>
          </w:tcPr>
          <w:p w14:paraId="3B6B7BB7" w14:textId="4921A199" w:rsidR="000D4D45" w:rsidDel="002E71EC" w:rsidRDefault="000D4D45" w:rsidP="002E71EC">
            <w:pPr>
              <w:pStyle w:val="Heading2"/>
              <w:rPr>
                <w:ins w:id="1045" w:author="Greg Landry" w:date="2017-03-01T15:53:00Z"/>
                <w:del w:id="1046" w:author="Alan Hawse" w:date="2017-07-31T14:35:00Z"/>
              </w:rPr>
              <w:pPrChange w:id="1047" w:author="Alan Hawse" w:date="2017-07-31T14:35:00Z">
                <w:pPr>
                  <w:pStyle w:val="ListParagraph"/>
                  <w:ind w:left="0"/>
                </w:pPr>
              </w:pPrChange>
            </w:pPr>
            <w:ins w:id="1048" w:author="Greg Landry" w:date="2017-03-01T15:55:00Z">
              <w:del w:id="1049" w:author="Alan Hawse" w:date="2017-07-31T14:35:00Z">
                <w:r w:rsidDel="002E71EC">
                  <w:delText>The private key that your application will use to decrypt data that it gets back from AWS.</w:delText>
                </w:r>
              </w:del>
            </w:ins>
            <w:ins w:id="1050" w:author="Greg Landry" w:date="2017-03-01T15:56:00Z">
              <w:del w:id="1051" w:author="Alan Hawse" w:date="2017-07-31T14:35:00Z">
                <w:r w:rsidDel="002E71EC">
                  <w:delText xml:space="preserve"> Since Amazon created the key, it already has the public key.</w:delText>
                </w:r>
              </w:del>
            </w:ins>
          </w:p>
        </w:tc>
      </w:tr>
    </w:tbl>
    <w:p w14:paraId="10D0D294" w14:textId="2643A564" w:rsidR="000D4D45" w:rsidDel="002E71EC" w:rsidRDefault="000D4D45" w:rsidP="002E71EC">
      <w:pPr>
        <w:pStyle w:val="Heading2"/>
        <w:rPr>
          <w:ins w:id="1052" w:author="Greg Landry" w:date="2017-03-01T15:56:00Z"/>
          <w:del w:id="1053" w:author="Alan Hawse" w:date="2017-07-31T14:35:00Z"/>
        </w:rPr>
        <w:pPrChange w:id="1054" w:author="Alan Hawse" w:date="2017-07-31T14:35:00Z">
          <w:pPr>
            <w:pStyle w:val="ListParagraph"/>
            <w:numPr>
              <w:numId w:val="30"/>
            </w:numPr>
            <w:ind w:hanging="360"/>
          </w:pPr>
        </w:pPrChange>
      </w:pPr>
    </w:p>
    <w:p w14:paraId="0E9B32AB" w14:textId="27B18A0B" w:rsidR="000D4D45" w:rsidDel="002E71EC" w:rsidRDefault="000D4D45" w:rsidP="002E71EC">
      <w:pPr>
        <w:pStyle w:val="Heading2"/>
        <w:rPr>
          <w:del w:id="1055" w:author="Alan Hawse" w:date="2017-07-31T14:35:00Z"/>
        </w:rPr>
        <w:pPrChange w:id="1056" w:author="Alan Hawse" w:date="2017-07-31T14:35:00Z">
          <w:pPr>
            <w:pStyle w:val="ListParagraph"/>
            <w:numPr>
              <w:ilvl w:val="1"/>
              <w:numId w:val="30"/>
            </w:numPr>
            <w:ind w:left="1440" w:hanging="360"/>
          </w:pPr>
        </w:pPrChange>
      </w:pPr>
      <w:ins w:id="1057" w:author="Greg Landry" w:date="2017-03-01T15:56:00Z">
        <w:del w:id="1058" w:author="Alan Hawse" w:date="2017-07-31T14:35:00Z">
          <w:r w:rsidDel="002E71EC">
            <w:delText xml:space="preserve">The </w:delText>
          </w:r>
        </w:del>
      </w:ins>
    </w:p>
    <w:p w14:paraId="7DAECD9C" w14:textId="398FAC05" w:rsidR="0025484D" w:rsidDel="002E71EC" w:rsidRDefault="0025484D" w:rsidP="002E71EC">
      <w:pPr>
        <w:pStyle w:val="Heading2"/>
        <w:rPr>
          <w:ins w:id="1059" w:author="Greg Landry" w:date="2017-03-01T15:59:00Z"/>
          <w:del w:id="1060" w:author="Alan Hawse" w:date="2017-07-31T14:35:00Z"/>
        </w:rPr>
        <w:pPrChange w:id="1061" w:author="Alan Hawse" w:date="2017-07-31T14:35:00Z">
          <w:pPr>
            <w:pStyle w:val="ListParagraph"/>
            <w:numPr>
              <w:ilvl w:val="1"/>
              <w:numId w:val="30"/>
            </w:numPr>
            <w:ind w:left="1440" w:hanging="360"/>
          </w:pPr>
        </w:pPrChange>
      </w:pPr>
      <w:del w:id="1062" w:author="Alan Hawse" w:date="2017-07-31T14:35:00Z">
        <w:r w:rsidDel="002E71EC">
          <w:delText>The file rootca.cer</w:delText>
        </w:r>
      </w:del>
      <w:ins w:id="1063" w:author="Greg Landry" w:date="2017-03-01T15:56:00Z">
        <w:del w:id="1064" w:author="Alan Hawse" w:date="2017-07-31T14:35:00Z">
          <w:r w:rsidR="000D4D45" w:rsidDel="002E71EC">
            <w:delText xml:space="preserve"> file</w:delText>
          </w:r>
        </w:del>
      </w:ins>
      <w:ins w:id="1065" w:author="Greg Landry" w:date="2017-03-01T16:04:00Z">
        <w:del w:id="1066" w:author="Alan Hawse" w:date="2017-07-31T14:35:00Z">
          <w:r w:rsidR="0001375F" w:rsidDel="002E71EC">
            <w:delText xml:space="preserve"> in that folder</w:delText>
          </w:r>
        </w:del>
      </w:ins>
      <w:del w:id="1067" w:author="Alan Hawse" w:date="2017-07-31T14:35:00Z">
        <w:r w:rsidDel="002E71EC">
          <w:delText xml:space="preserve"> is th</w:delText>
        </w:r>
      </w:del>
      <w:ins w:id="1068" w:author="Greg Landry" w:date="2017-03-01T15:57:00Z">
        <w:del w:id="1069" w:author="Alan Hawse" w:date="2017-07-31T14:35:00Z">
          <w:r w:rsidR="000D4D45" w:rsidDel="002E71EC">
            <w:delText xml:space="preserve"> is the certificate for </w:delText>
          </w:r>
        </w:del>
      </w:ins>
      <w:del w:id="1070" w:author="Alan Hawse" w:date="2017-07-31T14:35:00Z">
        <w:r w:rsidDel="002E71EC">
          <w:delText xml:space="preserve">e public key that your application will use to encrypt data to send to Amazon. </w:delText>
        </w:r>
      </w:del>
      <w:ins w:id="1071" w:author="Greg Landry" w:date="2017-03-01T15:57:00Z">
        <w:del w:id="1072" w:author="Alan Hawse" w:date="2017-07-31T14:35:00Z">
          <w:r w:rsidR="000D4D45" w:rsidDel="002E71EC">
            <w:delText>This allows your thing to know that it is really talking to the AWS cloud. This</w:delText>
          </w:r>
        </w:del>
      </w:ins>
      <w:del w:id="1073" w:author="Alan Hawse" w:date="2017-07-31T14:35:00Z">
        <w:r w:rsidDel="002E71EC">
          <w:delText xml:space="preserve">That is a known-good key for AWS that is built into the SDK. This </w:delText>
        </w:r>
      </w:del>
      <w:ins w:id="1074" w:author="Greg Landry" w:date="2017-03-01T15:58:00Z">
        <w:del w:id="1075" w:author="Alan Hawse" w:date="2017-07-31T14:35:00Z">
          <w:r w:rsidR="000D4D45" w:rsidDel="002E71EC">
            <w:delText xml:space="preserve">It </w:delText>
          </w:r>
        </w:del>
      </w:ins>
      <w:del w:id="1076" w:author="Alan Hawse" w:date="2017-07-31T14:35:00Z">
        <w:r w:rsidDel="002E71EC">
          <w:delText>does not need to be</w:delText>
        </w:r>
        <w:r w:rsidR="00730EA8" w:rsidDel="002E71EC">
          <w:delText xml:space="preserve"> downloaded </w:delText>
        </w:r>
      </w:del>
      <w:ins w:id="1077" w:author="Greg Landry" w:date="2017-03-01T15:58:00Z">
        <w:del w:id="1078" w:author="Alan Hawse" w:date="2017-07-31T14:35:00Z">
          <w:r w:rsidR="000D4D45" w:rsidDel="002E71EC">
            <w:delText xml:space="preserve">modified </w:delText>
          </w:r>
        </w:del>
      </w:ins>
      <w:del w:id="1079" w:author="Alan Hawse" w:date="2017-07-31T14:35:00Z">
        <w:r w:rsidR="00730EA8" w:rsidDel="002E71EC">
          <w:delText>since it never changes.</w:delText>
        </w:r>
      </w:del>
    </w:p>
    <w:p w14:paraId="689F5AF0" w14:textId="57C70ADD" w:rsidR="000D4D45" w:rsidDel="002E71EC" w:rsidRDefault="000D4D45" w:rsidP="002E71EC">
      <w:pPr>
        <w:pStyle w:val="Heading2"/>
        <w:rPr>
          <w:ins w:id="1080" w:author="Greg Landry" w:date="2017-03-01T15:59:00Z"/>
          <w:del w:id="1081" w:author="Alan Hawse" w:date="2017-07-31T14:35:00Z"/>
        </w:rPr>
        <w:pPrChange w:id="1082" w:author="Alan Hawse" w:date="2017-07-31T14:35:00Z">
          <w:pPr>
            <w:pStyle w:val="ListParagraph"/>
            <w:numPr>
              <w:ilvl w:val="1"/>
              <w:numId w:val="30"/>
            </w:numPr>
            <w:ind w:left="1440" w:hanging="360"/>
          </w:pPr>
        </w:pPrChange>
      </w:pPr>
    </w:p>
    <w:p w14:paraId="4470A5F1" w14:textId="647B6F5B" w:rsidR="000D4D45" w:rsidDel="002E71EC" w:rsidRDefault="000D4D45" w:rsidP="002E71EC">
      <w:pPr>
        <w:pStyle w:val="Heading2"/>
        <w:rPr>
          <w:ins w:id="1083" w:author="Greg Landry" w:date="2017-03-01T16:05:00Z"/>
          <w:del w:id="1084" w:author="Alan Hawse" w:date="2017-07-31T14:35:00Z"/>
        </w:rPr>
        <w:pPrChange w:id="1085" w:author="Alan Hawse" w:date="2017-07-31T14:35:00Z">
          <w:pPr>
            <w:pStyle w:val="ListParagraph"/>
            <w:numPr>
              <w:ilvl w:val="1"/>
              <w:numId w:val="30"/>
            </w:numPr>
            <w:ind w:left="1440" w:hanging="360"/>
          </w:pPr>
        </w:pPrChange>
      </w:pPr>
      <w:ins w:id="1086" w:author="Greg Landry" w:date="2017-03-01T15:59:00Z">
        <w:del w:id="1087" w:author="Alan Hawse" w:date="2017-07-31T14:35:00Z">
          <w:r w:rsidDel="002E71EC">
            <w:delText>The other file that you downloaded called “&lt;name&gt;-public.</w:delText>
          </w:r>
        </w:del>
      </w:ins>
      <w:ins w:id="1088" w:author="Greg Landry" w:date="2017-03-01T16:01:00Z">
        <w:del w:id="1089" w:author="Alan Hawse" w:date="2017-07-31T14:35:00Z">
          <w:r w:rsidDel="002E71EC">
            <w:delText>pem.</w:delText>
          </w:r>
        </w:del>
      </w:ins>
      <w:ins w:id="1090" w:author="Greg Landry" w:date="2017-03-01T15:59:00Z">
        <w:del w:id="1091" w:author="Alan Hawse" w:date="2017-07-31T14:35:00Z">
          <w:r w:rsidDel="002E71EC">
            <w:delText>key”</w:delText>
          </w:r>
        </w:del>
      </w:ins>
      <w:ins w:id="1092" w:author="Greg Landry" w:date="2017-03-01T16:01:00Z">
        <w:del w:id="1093" w:author="Alan Hawse" w:date="2017-07-31T14:35:00Z">
          <w:r w:rsidDel="002E71EC">
            <w:delText xml:space="preserve"> is a public key for your thing. In this case, Amazon already has the public key so you don</w:delText>
          </w:r>
        </w:del>
      </w:ins>
      <w:ins w:id="1094" w:author="Greg Landry" w:date="2017-03-01T16:02:00Z">
        <w:del w:id="1095" w:author="Alan Hawse" w:date="2017-07-31T14:35:00Z">
          <w:r w:rsidDel="002E71EC">
            <w:delText>’t need to provide it.</w:delText>
          </w:r>
        </w:del>
      </w:ins>
    </w:p>
    <w:p w14:paraId="33DC4541" w14:textId="6E6BD118" w:rsidR="0001375F" w:rsidDel="002E71EC" w:rsidRDefault="0001375F" w:rsidP="002E71EC">
      <w:pPr>
        <w:pStyle w:val="Heading2"/>
        <w:rPr>
          <w:del w:id="1096" w:author="Alan Hawse" w:date="2017-07-31T14:35:00Z"/>
        </w:rPr>
        <w:pPrChange w:id="1097" w:author="Alan Hawse" w:date="2017-07-31T14:35:00Z">
          <w:pPr>
            <w:pStyle w:val="ListParagraph"/>
            <w:numPr>
              <w:ilvl w:val="1"/>
              <w:numId w:val="30"/>
            </w:numPr>
            <w:ind w:left="1440" w:hanging="360"/>
          </w:pPr>
        </w:pPrChange>
      </w:pPr>
    </w:p>
    <w:p w14:paraId="3612C246" w14:textId="0B219134" w:rsidR="0025484D" w:rsidDel="002E71EC" w:rsidRDefault="0025484D" w:rsidP="002E71EC">
      <w:pPr>
        <w:pStyle w:val="Heading2"/>
        <w:rPr>
          <w:del w:id="1098" w:author="Alan Hawse" w:date="2017-07-31T14:35:00Z"/>
        </w:rPr>
        <w:pPrChange w:id="1099" w:author="Alan Hawse" w:date="2017-07-31T14:35:00Z">
          <w:pPr>
            <w:pStyle w:val="ListParagraph"/>
            <w:numPr>
              <w:ilvl w:val="1"/>
              <w:numId w:val="30"/>
            </w:numPr>
            <w:ind w:left="1440" w:hanging="360"/>
          </w:pPr>
        </w:pPrChange>
      </w:pPr>
      <w:del w:id="1100" w:author="Alan Hawse" w:date="2017-07-31T14:35:00Z">
        <w:r w:rsidDel="002E71EC">
          <w:delText xml:space="preserve">The file client.cer is the certificate for your </w:delText>
        </w:r>
        <w:r w:rsidRPr="00730EA8" w:rsidDel="002E71EC">
          <w:rPr>
            <w:i/>
          </w:rPr>
          <w:delText>thing</w:delText>
        </w:r>
        <w:r w:rsidDel="002E71EC">
          <w:delText xml:space="preserve">. This is how AWS knows that it </w:delText>
        </w:r>
        <w:r w:rsidR="001934F3" w:rsidDel="002E71EC">
          <w:delText>is a valid</w:delText>
        </w:r>
        <w:r w:rsidDel="002E71EC">
          <w:delText xml:space="preserve"> </w:delText>
        </w:r>
        <w:r w:rsidRPr="00730EA8" w:rsidDel="002E71EC">
          <w:rPr>
            <w:i/>
          </w:rPr>
          <w:delText>thing</w:delText>
        </w:r>
        <w:r w:rsidDel="002E71EC">
          <w:delText xml:space="preserve"> that is trying to talk to it. This certificate was created by AWS as a file called &lt;name&gt;-certificate.pem.crt when you set up your </w:delText>
        </w:r>
        <w:r w:rsidRPr="00730EA8" w:rsidDel="002E71EC">
          <w:rPr>
            <w:i/>
          </w:rPr>
          <w:delText>thing</w:delText>
        </w:r>
        <w:r w:rsidDel="002E71EC">
          <w:delText>.</w:delText>
        </w:r>
        <w:r w:rsidR="00730EA8" w:rsidDel="002E71EC">
          <w:delText xml:space="preserve"> Therefore, you must rename the certificate you downloaded to client.cer to replace the existing client.cer file.</w:delText>
        </w:r>
      </w:del>
    </w:p>
    <w:p w14:paraId="237BCD1B" w14:textId="407C5D94" w:rsidR="0025484D" w:rsidDel="002E71EC" w:rsidRDefault="0025484D" w:rsidP="002E71EC">
      <w:pPr>
        <w:pStyle w:val="Heading2"/>
        <w:rPr>
          <w:del w:id="1101" w:author="Alan Hawse" w:date="2017-07-31T14:35:00Z"/>
        </w:rPr>
        <w:pPrChange w:id="1102" w:author="Alan Hawse" w:date="2017-07-31T14:35:00Z">
          <w:pPr>
            <w:pStyle w:val="ListParagraph"/>
            <w:numPr>
              <w:ilvl w:val="1"/>
              <w:numId w:val="30"/>
            </w:numPr>
            <w:ind w:left="1440" w:hanging="360"/>
          </w:pPr>
        </w:pPrChange>
      </w:pPr>
      <w:del w:id="1103" w:author="Alan Hawse" w:date="2017-07-31T14:35:00Z">
        <w:r w:rsidDel="002E71EC">
          <w:delText>The file privkey.cer is the private key that your application will use to decrypt data that it gets back from AWS. This was created by AWS as a file called &lt;name&gt;-private.pem.key when you set up your thing.</w:delText>
        </w:r>
        <w:r w:rsidR="00730EA8" w:rsidDel="002E71EC">
          <w:delText xml:space="preserve"> Therefore, you must rename the private key you downloaded to privkey.cer to replace the existing privkey.cer file.</w:delText>
        </w:r>
      </w:del>
    </w:p>
    <w:p w14:paraId="13250CBC" w14:textId="134388B8" w:rsidR="00EA1F3E" w:rsidDel="002E71EC" w:rsidRDefault="0025484D" w:rsidP="002E71EC">
      <w:pPr>
        <w:pStyle w:val="Heading2"/>
        <w:rPr>
          <w:del w:id="1104" w:author="Alan Hawse" w:date="2017-07-31T14:35:00Z"/>
        </w:rPr>
        <w:pPrChange w:id="1105" w:author="Alan Hawse" w:date="2017-07-31T14:35:00Z">
          <w:pPr>
            <w:pStyle w:val="ListParagraph"/>
            <w:numPr>
              <w:ilvl w:val="1"/>
              <w:numId w:val="30"/>
            </w:numPr>
            <w:ind w:left="1440" w:hanging="360"/>
          </w:pPr>
        </w:pPrChange>
      </w:pPr>
      <w:del w:id="1106" w:author="Alan Hawse" w:date="2017-07-31T14:35:00Z">
        <w:r w:rsidDel="002E71EC">
          <w:delText xml:space="preserve">The other file created by AWS is called &lt;name&gt;-public.pem.key. This is the public key that matches the private key that your application uses when getting data back from AWS. Your application does not need this key since it is used by AWS to encrypt the data that it sends you. </w:delText>
        </w:r>
        <w:r w:rsidR="007F56D1" w:rsidDel="002E71EC">
          <w:delText>Since it was initially generated by AWS, it already knows what the key is!</w:delText>
        </w:r>
      </w:del>
    </w:p>
    <w:p w14:paraId="30536124" w14:textId="45BFD4A7" w:rsidR="000D4D45" w:rsidDel="002E71EC" w:rsidRDefault="00EA1F3E" w:rsidP="002E71EC">
      <w:pPr>
        <w:pStyle w:val="Heading2"/>
        <w:rPr>
          <w:del w:id="1107" w:author="Alan Hawse" w:date="2017-07-31T14:35:00Z"/>
        </w:rPr>
        <w:pPrChange w:id="1108" w:author="Alan Hawse" w:date="2017-07-31T14:35:00Z">
          <w:pPr>
            <w:pStyle w:val="ListParagraph"/>
            <w:ind w:left="1080"/>
          </w:pPr>
        </w:pPrChange>
      </w:pPr>
      <w:del w:id="1109" w:author="Alan Hawse" w:date="2017-07-31T14:35:00Z">
        <w:r w:rsidDel="002E71EC">
          <w:delText>Hint: If you change the keys or certificate after building the project you must run a “Clean” before rebuilding or else your project will not see the new keys.</w:delText>
        </w:r>
      </w:del>
    </w:p>
    <w:p w14:paraId="010DE69B" w14:textId="50ECC28C" w:rsidR="000D4D45" w:rsidDel="002E71EC" w:rsidRDefault="0001375F" w:rsidP="002E71EC">
      <w:pPr>
        <w:pStyle w:val="Heading2"/>
        <w:rPr>
          <w:ins w:id="1110" w:author="Greg Landry" w:date="2017-03-01T16:03:00Z"/>
          <w:del w:id="1111" w:author="Alan Hawse" w:date="2017-07-31T14:35:00Z"/>
        </w:rPr>
        <w:pPrChange w:id="1112" w:author="Alan Hawse" w:date="2017-07-31T14:35:00Z">
          <w:pPr>
            <w:pStyle w:val="ListParagraph"/>
            <w:numPr>
              <w:numId w:val="30"/>
            </w:numPr>
            <w:ind w:hanging="360"/>
          </w:pPr>
        </w:pPrChange>
      </w:pPr>
      <w:ins w:id="1113" w:author="Greg Landry" w:date="2017-03-01T16:03:00Z">
        <w:del w:id="1114" w:author="Alan Hawse" w:date="2017-07-31T14:35:00Z">
          <w:r w:rsidDel="002E71EC">
            <w:delText>Run a “</w:delText>
          </w:r>
        </w:del>
      </w:ins>
      <w:ins w:id="1115" w:author="Greg Landry [2]" w:date="2017-07-18T15:04:00Z">
        <w:del w:id="1116" w:author="Alan Hawse" w:date="2017-07-31T14:35:00Z">
          <w:r w:rsidR="007354B1" w:rsidDel="002E71EC">
            <w:delText>c</w:delText>
          </w:r>
        </w:del>
      </w:ins>
      <w:ins w:id="1117" w:author="Greg Landry" w:date="2017-03-01T16:03:00Z">
        <w:del w:id="1118" w:author="Alan Hawse" w:date="2017-07-31T14:35:00Z">
          <w:r w:rsidDel="002E71EC">
            <w:delText xml:space="preserve">Clean” before rebuilding or else your project may not see the new keys. You </w:delText>
          </w:r>
        </w:del>
      </w:ins>
      <w:ins w:id="1119" w:author="Greg Landry" w:date="2017-03-01T16:04:00Z">
        <w:del w:id="1120" w:author="Alan Hawse" w:date="2017-07-31T14:35:00Z">
          <w:r w:rsidDel="002E71EC">
            <w:delText>will</w:delText>
          </w:r>
        </w:del>
      </w:ins>
      <w:ins w:id="1121" w:author="Greg Landry" w:date="2017-03-01T16:03:00Z">
        <w:del w:id="1122" w:author="Alan Hawse" w:date="2017-07-31T14:35:00Z">
          <w:r w:rsidDel="002E71EC">
            <w:delText xml:space="preserve"> find that</w:delText>
          </w:r>
        </w:del>
      </w:ins>
      <w:ins w:id="1123" w:author="Greg Landry [2]" w:date="2017-07-18T15:04:00Z">
        <w:del w:id="1124" w:author="Alan Hawse" w:date="2017-07-31T14:35:00Z">
          <w:r w:rsidR="007354B1" w:rsidDel="002E71EC">
            <w:delText>clean</w:delText>
          </w:r>
        </w:del>
      </w:ins>
      <w:ins w:id="1125" w:author="Greg Landry" w:date="2017-03-01T16:03:00Z">
        <w:del w:id="1126" w:author="Alan Hawse" w:date="2017-07-31T14:35:00Z">
          <w:r w:rsidDel="002E71EC">
            <w:delText xml:space="preserve"> at the top of the list of Make Targets. Just double-click on it to run it.</w:delText>
          </w:r>
        </w:del>
      </w:ins>
    </w:p>
    <w:p w14:paraId="3CF1CFC4" w14:textId="05E7CDB0" w:rsidR="00E41BB1" w:rsidDel="002E71EC" w:rsidRDefault="00E41BB1" w:rsidP="002E71EC">
      <w:pPr>
        <w:pStyle w:val="Heading2"/>
        <w:rPr>
          <w:del w:id="1127" w:author="Alan Hawse" w:date="2017-07-31T14:35:00Z"/>
        </w:rPr>
        <w:pPrChange w:id="1128" w:author="Alan Hawse" w:date="2017-07-31T14:35:00Z">
          <w:pPr>
            <w:pStyle w:val="ListParagraph"/>
            <w:numPr>
              <w:numId w:val="30"/>
            </w:numPr>
            <w:ind w:hanging="360"/>
          </w:pPr>
        </w:pPrChange>
      </w:pPr>
      <w:del w:id="1129" w:author="Alan Hawse" w:date="2017-07-31T14:35:00Z">
        <w:r w:rsidDel="002E71EC">
          <w:delText xml:space="preserve">Create the </w:delText>
        </w:r>
      </w:del>
      <w:ins w:id="1130" w:author="Greg Landry" w:date="2017-03-01T16:04:00Z">
        <w:del w:id="1131" w:author="Alan Hawse" w:date="2017-07-31T14:35:00Z">
          <w:r w:rsidR="0001375F" w:rsidDel="002E71EC">
            <w:delText xml:space="preserve">a </w:delText>
          </w:r>
        </w:del>
      </w:ins>
      <w:del w:id="1132" w:author="Alan Hawse" w:date="2017-07-31T14:35:00Z">
        <w:r w:rsidDel="002E71EC">
          <w:delText xml:space="preserve">Make </w:delText>
        </w:r>
      </w:del>
      <w:ins w:id="1133" w:author="Greg Landry" w:date="2017-03-01T16:04:00Z">
        <w:del w:id="1134" w:author="Alan Hawse" w:date="2017-07-31T14:35:00Z">
          <w:r w:rsidR="0001375F" w:rsidDel="002E71EC">
            <w:delText>T</w:delText>
          </w:r>
        </w:del>
      </w:ins>
      <w:del w:id="1135" w:author="Alan Hawse" w:date="2017-07-31T14:35:00Z">
        <w:r w:rsidDel="002E71EC">
          <w:delText>target for your project</w:delText>
        </w:r>
        <w:r w:rsidR="00D97DDF" w:rsidDel="002E71EC">
          <w:delText>.</w:delText>
        </w:r>
      </w:del>
    </w:p>
    <w:p w14:paraId="77FA3670" w14:textId="5C645B40" w:rsidR="00E41BB1" w:rsidDel="002E71EC" w:rsidRDefault="00E41BB1" w:rsidP="002E71EC">
      <w:pPr>
        <w:pStyle w:val="Heading2"/>
        <w:rPr>
          <w:ins w:id="1136" w:author="Greg Landry" w:date="2017-03-01T15:52:00Z"/>
          <w:del w:id="1137" w:author="Alan Hawse" w:date="2017-07-31T14:35:00Z"/>
        </w:rPr>
        <w:pPrChange w:id="1138" w:author="Alan Hawse" w:date="2017-07-31T14:35:00Z">
          <w:pPr>
            <w:pStyle w:val="ListParagraph"/>
            <w:numPr>
              <w:numId w:val="30"/>
            </w:numPr>
            <w:ind w:hanging="360"/>
          </w:pPr>
        </w:pPrChange>
      </w:pPr>
      <w:del w:id="1139" w:author="Alan Hawse" w:date="2017-07-31T14:35:00Z">
        <w:r w:rsidDel="002E71EC">
          <w:delText>Modify</w:delText>
        </w:r>
        <w:r w:rsidR="00B94B0A" w:rsidDel="002E71EC">
          <w:delText xml:space="preserve"> the #defines for WICED_TOPIC and MQ</w:delText>
        </w:r>
        <w:r w:rsidDel="002E71EC">
          <w:delText>TT_BROKER_ADDRESS</w:delText>
        </w:r>
        <w:r w:rsidR="00D97DDF" w:rsidDel="002E71EC">
          <w:delText>.</w:delText>
        </w:r>
        <w:r w:rsidR="007C7C85" w:rsidDel="002E71EC">
          <w:delText xml:space="preserve"> </w:delText>
        </w:r>
      </w:del>
      <w:ins w:id="1140" w:author="Greg Landry" w:date="2017-06-16T13:01:00Z">
        <w:del w:id="1141" w:author="Alan Hawse" w:date="2017-07-31T14:35:00Z">
          <w:r w:rsidR="00430CF5" w:rsidDel="002E71EC">
            <w:delText xml:space="preserve">This can be found </w:delText>
          </w:r>
        </w:del>
      </w:ins>
      <w:ins w:id="1142" w:author="Greg Landry" w:date="2017-06-16T13:04:00Z">
        <w:del w:id="1143" w:author="Alan Hawse" w:date="2017-07-31T14:35:00Z">
          <w:r w:rsidR="001025DC" w:rsidDel="002E71EC">
            <w:delText xml:space="preserve">by clicking on “Settings” at the lower left corner of the main </w:delText>
          </w:r>
        </w:del>
      </w:ins>
      <w:ins w:id="1144" w:author="Greg Landry" w:date="2017-06-16T13:05:00Z">
        <w:del w:id="1145" w:author="Alan Hawse" w:date="2017-07-31T14:35:00Z">
          <w:r w:rsidR="001025DC" w:rsidDel="002E71EC">
            <w:delText>console window</w:delText>
          </w:r>
        </w:del>
      </w:ins>
      <w:ins w:id="1146" w:author="Greg Landry" w:date="2017-06-16T13:02:00Z">
        <w:del w:id="1147" w:author="Alan Hawse" w:date="2017-07-31T14:35:00Z">
          <w:r w:rsidR="00430CF5" w:rsidDel="002E71EC">
            <w:delText>.</w:delText>
          </w:r>
        </w:del>
      </w:ins>
      <w:ins w:id="1148" w:author="Greg Landry" w:date="2017-06-16T13:03:00Z">
        <w:del w:id="1149" w:author="Alan Hawse" w:date="2017-07-31T14:35:00Z">
          <w:r w:rsidR="008A216D" w:rsidDel="002E71EC">
            <w:delText xml:space="preserve"> The broker address is listed as the “Endpoint”.</w:delText>
          </w:r>
        </w:del>
      </w:ins>
      <w:del w:id="1150" w:author="Alan Hawse" w:date="2017-07-31T14:35:00Z">
        <w:r w:rsidR="007C7C85" w:rsidDel="002E71EC">
          <w:delText>Use the topic and broker address from (01).</w:delText>
        </w:r>
      </w:del>
    </w:p>
    <w:p w14:paraId="3C1A7D57" w14:textId="7E706087" w:rsidR="00343BF7" w:rsidDel="002E71EC" w:rsidRDefault="00343BF7" w:rsidP="002E71EC">
      <w:pPr>
        <w:pStyle w:val="Heading2"/>
        <w:rPr>
          <w:ins w:id="1151" w:author="Greg Landry" w:date="2017-04-03T17:49:00Z"/>
          <w:del w:id="1152" w:author="Alan Hawse" w:date="2017-07-31T14:35:00Z"/>
        </w:rPr>
        <w:pPrChange w:id="1153" w:author="Alan Hawse" w:date="2017-07-31T14:35:00Z">
          <w:pPr>
            <w:pStyle w:val="ListParagraph"/>
            <w:numPr>
              <w:numId w:val="30"/>
            </w:numPr>
            <w:ind w:hanging="360"/>
          </w:pPr>
        </w:pPrChange>
      </w:pPr>
      <w:ins w:id="1154" w:author="Greg Landry" w:date="2017-03-01T15:52:00Z">
        <w:del w:id="1155" w:author="Alan Hawse" w:date="2017-07-31T14:35:00Z">
          <w:r w:rsidDel="002E71EC">
            <w:delText>Modify the #define for WICED_TOPIC. Use the topic from (0</w:delText>
          </w:r>
        </w:del>
      </w:ins>
      <w:ins w:id="1156" w:author="Greg Landry" w:date="2017-06-16T13:01:00Z">
        <w:del w:id="1157" w:author="Alan Hawse" w:date="2017-07-31T14:35:00Z">
          <w:r w:rsidR="00430CF5" w:rsidDel="002E71EC">
            <w:delText>2</w:delText>
          </w:r>
        </w:del>
      </w:ins>
      <w:ins w:id="1158" w:author="Greg Landry" w:date="2017-03-01T15:52:00Z">
        <w:del w:id="1159" w:author="Alan Hawse" w:date="2017-07-31T14:35:00Z">
          <w:r w:rsidDel="002E71EC">
            <w:delText>) with your initials in the name.</w:delText>
          </w:r>
        </w:del>
      </w:ins>
    </w:p>
    <w:p w14:paraId="58D296E6" w14:textId="5611F0B1" w:rsidR="000D60C2" w:rsidDel="002E71EC" w:rsidRDefault="000D60C2" w:rsidP="002E71EC">
      <w:pPr>
        <w:pStyle w:val="Heading2"/>
        <w:rPr>
          <w:del w:id="1160" w:author="Alan Hawse" w:date="2017-07-31T14:35:00Z"/>
        </w:rPr>
        <w:pPrChange w:id="1161" w:author="Alan Hawse" w:date="2017-07-31T14:35:00Z">
          <w:pPr>
            <w:pStyle w:val="ListParagraph"/>
            <w:numPr>
              <w:numId w:val="30"/>
            </w:numPr>
            <w:ind w:hanging="360"/>
          </w:pPr>
        </w:pPrChange>
      </w:pPr>
      <w:ins w:id="1162" w:author="Greg Landry" w:date="2017-04-03T17:49:00Z">
        <w:del w:id="1163" w:author="Alan Hawse" w:date="2017-07-31T14:35:00Z">
          <w:r w:rsidDel="002E71EC">
            <w:delText xml:space="preserve">Modify the #define for </w:delText>
          </w:r>
        </w:del>
      </w:ins>
      <w:ins w:id="1164" w:author="Greg Landry" w:date="2017-04-03T17:50:00Z">
        <w:del w:id="1165" w:author="Alan Hawse" w:date="2017-07-31T14:35:00Z">
          <w:r w:rsidDel="002E71EC">
            <w:delText>CLIENT_ID to include your initials. This is necessary to prevent conflicts since everyone is using the same class broker.</w:delText>
          </w:r>
        </w:del>
      </w:ins>
    </w:p>
    <w:p w14:paraId="574E99C9" w14:textId="55BC43D4" w:rsidR="00E41BB1" w:rsidDel="002E71EC" w:rsidRDefault="00E41BB1" w:rsidP="002E71EC">
      <w:pPr>
        <w:pStyle w:val="Heading2"/>
        <w:rPr>
          <w:del w:id="1166" w:author="Alan Hawse" w:date="2017-07-31T14:35:00Z"/>
        </w:rPr>
        <w:pPrChange w:id="1167" w:author="Alan Hawse" w:date="2017-07-31T14:35:00Z">
          <w:pPr>
            <w:pStyle w:val="ListParagraph"/>
            <w:numPr>
              <w:numId w:val="30"/>
            </w:numPr>
            <w:ind w:hanging="360"/>
          </w:pPr>
        </w:pPrChange>
      </w:pPr>
      <w:del w:id="1168" w:author="Alan Hawse" w:date="2017-07-31T14:35:00Z">
        <w:r w:rsidDel="002E71EC">
          <w:delText>Build and program your project</w:delText>
        </w:r>
        <w:r w:rsidR="00D97DDF" w:rsidDel="002E71EC">
          <w:delText>.</w:delText>
        </w:r>
      </w:del>
    </w:p>
    <w:p w14:paraId="17E2C477" w14:textId="50FE5D9D" w:rsidR="00E41BB1" w:rsidDel="002E71EC" w:rsidRDefault="0035007A" w:rsidP="002E71EC">
      <w:pPr>
        <w:pStyle w:val="Heading2"/>
        <w:rPr>
          <w:del w:id="1169" w:author="Alan Hawse" w:date="2017-07-31T14:35:00Z"/>
        </w:rPr>
        <w:pPrChange w:id="1170" w:author="Alan Hawse" w:date="2017-07-31T14:35:00Z">
          <w:pPr>
            <w:pStyle w:val="ListParagraph"/>
            <w:numPr>
              <w:numId w:val="30"/>
            </w:numPr>
            <w:ind w:hanging="360"/>
          </w:pPr>
        </w:pPrChange>
      </w:pPr>
      <w:del w:id="1171" w:author="Alan Hawse" w:date="2017-07-31T14:35:00Z">
        <w:r w:rsidDel="002E71EC">
          <w:delText>Open the serial port and w</w:delText>
        </w:r>
        <w:r w:rsidR="00E41BB1" w:rsidDel="002E71EC">
          <w:delText>atch your terminal session</w:delText>
        </w:r>
        <w:r w:rsidR="00D97DDF" w:rsidDel="002E71EC">
          <w:delText>.</w:delText>
        </w:r>
      </w:del>
    </w:p>
    <w:p w14:paraId="7F8B6739" w14:textId="7D544591" w:rsidR="005C585F" w:rsidDel="002E71EC" w:rsidRDefault="004C42B9" w:rsidP="002E71EC">
      <w:pPr>
        <w:pStyle w:val="Heading2"/>
        <w:rPr>
          <w:del w:id="1172" w:author="Alan Hawse" w:date="2017-07-31T14:35:00Z"/>
        </w:rPr>
        <w:pPrChange w:id="1173" w:author="Alan Hawse" w:date="2017-07-31T14:35:00Z">
          <w:pPr>
            <w:pStyle w:val="ListParagraph"/>
            <w:numPr>
              <w:numId w:val="30"/>
            </w:numPr>
            <w:ind w:hanging="360"/>
          </w:pPr>
        </w:pPrChange>
      </w:pPr>
      <w:del w:id="1174" w:author="Alan Hawse" w:date="2017-07-31T14:35:00Z">
        <w:r w:rsidDel="002E71EC">
          <w:delText xml:space="preserve">Subscribe to </w:delText>
        </w:r>
      </w:del>
      <w:ins w:id="1175" w:author="Greg Landry" w:date="2017-06-03T15:51:00Z">
        <w:del w:id="1176" w:author="Alan Hawse" w:date="2017-07-31T14:35:00Z">
          <w:r w:rsidR="00A90D49" w:rsidDel="002E71EC">
            <w:delText>your</w:delText>
          </w:r>
        </w:del>
      </w:ins>
      <w:del w:id="1177" w:author="Alan Hawse" w:date="2017-07-31T14:35:00Z">
        <w:r w:rsidDel="002E71EC">
          <w:delText xml:space="preserve">the topic using the AWS </w:delText>
        </w:r>
        <w:r w:rsidR="00705C49" w:rsidDel="002E71EC">
          <w:delText xml:space="preserve">test </w:delText>
        </w:r>
        <w:r w:rsidDel="002E71EC">
          <w:delText>MQTT client</w:delText>
        </w:r>
      </w:del>
      <w:ins w:id="1178" w:author="Greg Landry" w:date="2017-06-03T15:53:00Z">
        <w:del w:id="1179" w:author="Alan Hawse" w:date="2017-07-31T14:35:00Z">
          <w:r w:rsidR="00A90D49" w:rsidDel="002E71EC">
            <w:delText>Test Client</w:delText>
          </w:r>
        </w:del>
      </w:ins>
      <w:del w:id="1180" w:author="Alan Hawse" w:date="2017-07-31T14:35:00Z">
        <w:r w:rsidR="0035007A" w:rsidDel="002E71EC">
          <w:delText>.  When you press the button</w:delText>
        </w:r>
      </w:del>
      <w:ins w:id="1181" w:author="Greg Landry" w:date="2017-06-03T15:53:00Z">
        <w:del w:id="1182" w:author="Alan Hawse" w:date="2017-07-31T14:35:00Z">
          <w:r w:rsidR="00A90D49" w:rsidDel="002E71EC">
            <w:delText>button,</w:delText>
          </w:r>
        </w:del>
      </w:ins>
      <w:del w:id="1183" w:author="Alan Hawse" w:date="2017-07-31T14:35:00Z">
        <w:r w:rsidR="0035007A" w:rsidDel="002E71EC">
          <w:delText xml:space="preserve"> you should see updates to the topic</w:delText>
        </w:r>
      </w:del>
      <w:ins w:id="1184" w:author="Greg Landry" w:date="2017-06-03T15:51:00Z">
        <w:del w:id="1185" w:author="Alan Hawse" w:date="2017-07-31T14:35:00Z">
          <w:r w:rsidR="00A90D49" w:rsidDel="002E71EC">
            <w:delText xml:space="preserve"> in the test window</w:delText>
          </w:r>
        </w:del>
      </w:ins>
      <w:del w:id="1186" w:author="Alan Hawse" w:date="2017-07-31T14:35:00Z">
        <w:r w:rsidR="0035007A" w:rsidDel="002E71EC">
          <w:delText>.</w:delText>
        </w:r>
      </w:del>
    </w:p>
    <w:p w14:paraId="6623456D" w14:textId="62481581" w:rsidR="004C42B9" w:rsidDel="002E71EC" w:rsidRDefault="00AE6C47" w:rsidP="002E71EC">
      <w:pPr>
        <w:pStyle w:val="Heading2"/>
        <w:rPr>
          <w:del w:id="1187" w:author="Alan Hawse" w:date="2017-07-31T14:35:00Z"/>
        </w:rPr>
        <w:pPrChange w:id="1188" w:author="Alan Hawse" w:date="2017-07-31T14:35:00Z">
          <w:pPr>
            <w:pStyle w:val="Heading3"/>
          </w:pPr>
        </w:pPrChange>
      </w:pPr>
      <w:del w:id="1189" w:author="Alan Hawse" w:date="2017-07-31T14:35:00Z">
        <w:r w:rsidDel="002E71EC">
          <w:delText>0</w:delText>
        </w:r>
      </w:del>
      <w:ins w:id="1190" w:author="Greg Landry" w:date="2017-06-03T15:30:00Z">
        <w:del w:id="1191" w:author="Alan Hawse" w:date="2017-07-31T14:35:00Z">
          <w:r w:rsidR="0076231A" w:rsidDel="002E71EC">
            <w:delText>4</w:delText>
          </w:r>
        </w:del>
      </w:ins>
      <w:del w:id="1192" w:author="Alan Hawse" w:date="2017-07-31T14:35:00Z">
        <w:r w:rsidDel="002E71EC">
          <w:delText xml:space="preserve">3 </w:delText>
        </w:r>
        <w:r w:rsidR="004C42B9" w:rsidDel="002E71EC">
          <w:delText xml:space="preserve">Explain in detail the firmware flow for </w:delText>
        </w:r>
        <w:r w:rsidR="0077348E" w:rsidDel="002E71EC">
          <w:delText xml:space="preserve">the </w:delText>
        </w:r>
        <w:r w:rsidR="004C42B9" w:rsidDel="002E71EC">
          <w:delText>publisher</w:delText>
        </w:r>
        <w:r w:rsidR="00F25415" w:rsidDel="002E71EC">
          <w:delText xml:space="preserve"> app</w:delText>
        </w:r>
        <w:r w:rsidDel="002E71EC">
          <w:delText xml:space="preserve"> by answering the following questions:</w:delText>
        </w:r>
      </w:del>
    </w:p>
    <w:p w14:paraId="08B93AA6" w14:textId="5201EC2C" w:rsidR="004C42B9" w:rsidDel="002E71EC" w:rsidRDefault="004C42B9" w:rsidP="002E71EC">
      <w:pPr>
        <w:pStyle w:val="Heading2"/>
        <w:rPr>
          <w:del w:id="1193" w:author="Alan Hawse" w:date="2017-07-31T14:35:00Z"/>
        </w:rPr>
        <w:pPrChange w:id="1194" w:author="Alan Hawse" w:date="2017-07-31T14:35:00Z">
          <w:pPr>
            <w:pStyle w:val="ListParagraph"/>
            <w:keepNext/>
            <w:numPr>
              <w:numId w:val="41"/>
            </w:numPr>
            <w:ind w:hanging="360"/>
          </w:pPr>
        </w:pPrChange>
      </w:pPr>
      <w:del w:id="1195" w:author="Alan Hawse" w:date="2017-07-31T14:35:00Z">
        <w:r w:rsidDel="002E71EC">
          <w:delText>How do the MQTT library functions (</w:delText>
        </w:r>
        <w:r w:rsidR="0035007A" w:rsidDel="002E71EC">
          <w:delText xml:space="preserve">e.g. </w:delText>
        </w:r>
        <w:r w:rsidR="0035007A" w:rsidRPr="003A41FB" w:rsidDel="002E71EC">
          <w:rPr>
            <w:i/>
          </w:rPr>
          <w:delText>wiced_mqtt_publish</w:delText>
        </w:r>
        <w:r w:rsidR="003A41FB" w:rsidRPr="003A41FB" w:rsidDel="002E71EC">
          <w:rPr>
            <w:i/>
          </w:rPr>
          <w:delText>()</w:delText>
        </w:r>
        <w:r w:rsidDel="002E71EC">
          <w:delText>) get into your project?</w:delText>
        </w:r>
      </w:del>
    </w:p>
    <w:p w14:paraId="600110EE" w14:textId="2ECE4700" w:rsidR="004D4A55" w:rsidDel="002E71EC" w:rsidRDefault="004D4A55" w:rsidP="002E71EC">
      <w:pPr>
        <w:pStyle w:val="Heading2"/>
        <w:rPr>
          <w:del w:id="1196" w:author="Alan Hawse" w:date="2017-07-31T14:35:00Z"/>
        </w:rPr>
        <w:pPrChange w:id="1197" w:author="Alan Hawse" w:date="2017-07-31T14:35:00Z">
          <w:pPr>
            <w:keepNext/>
          </w:pPr>
        </w:pPrChange>
      </w:pPr>
    </w:p>
    <w:p w14:paraId="235555F9" w14:textId="3A869DDF" w:rsidR="00123D59" w:rsidDel="002E71EC" w:rsidRDefault="00123D59" w:rsidP="002E71EC">
      <w:pPr>
        <w:pStyle w:val="Heading2"/>
        <w:rPr>
          <w:del w:id="1198" w:author="Alan Hawse" w:date="2017-07-31T14:35:00Z"/>
        </w:rPr>
        <w:pPrChange w:id="1199" w:author="Alan Hawse" w:date="2017-07-31T14:35:00Z">
          <w:pPr>
            <w:keepNext/>
          </w:pPr>
        </w:pPrChange>
      </w:pPr>
    </w:p>
    <w:p w14:paraId="23F35C8B" w14:textId="596349CE" w:rsidR="004D4A55" w:rsidDel="002E71EC" w:rsidRDefault="004D4A55" w:rsidP="002E71EC">
      <w:pPr>
        <w:pStyle w:val="Heading2"/>
        <w:rPr>
          <w:del w:id="1200" w:author="Alan Hawse" w:date="2017-07-31T14:35:00Z"/>
        </w:rPr>
        <w:pPrChange w:id="1201" w:author="Alan Hawse" w:date="2017-07-31T14:35:00Z">
          <w:pPr>
            <w:keepNext/>
          </w:pPr>
        </w:pPrChange>
      </w:pPr>
    </w:p>
    <w:p w14:paraId="4A32116B" w14:textId="51133CDA" w:rsidR="004D4A55" w:rsidDel="002E71EC" w:rsidRDefault="004D4A55" w:rsidP="002E71EC">
      <w:pPr>
        <w:pStyle w:val="Heading2"/>
        <w:rPr>
          <w:del w:id="1202" w:author="Alan Hawse" w:date="2017-07-31T14:35:00Z"/>
        </w:rPr>
        <w:pPrChange w:id="1203" w:author="Alan Hawse" w:date="2017-07-31T14:35:00Z">
          <w:pPr/>
        </w:pPrChange>
      </w:pPr>
    </w:p>
    <w:p w14:paraId="5903685F" w14:textId="5A8525E8" w:rsidR="004D4A55" w:rsidDel="002E71EC" w:rsidRDefault="004D4A55" w:rsidP="002E71EC">
      <w:pPr>
        <w:pStyle w:val="Heading2"/>
        <w:rPr>
          <w:del w:id="1204" w:author="Alan Hawse" w:date="2017-07-31T14:35:00Z"/>
        </w:rPr>
        <w:pPrChange w:id="1205" w:author="Alan Hawse" w:date="2017-07-31T14:35:00Z">
          <w:pPr>
            <w:pStyle w:val="ListParagraph"/>
            <w:keepNext/>
            <w:numPr>
              <w:numId w:val="41"/>
            </w:numPr>
            <w:ind w:hanging="360"/>
          </w:pPr>
        </w:pPrChange>
      </w:pPr>
      <w:del w:id="1206" w:author="Alan Hawse" w:date="2017-07-31T14:35:00Z">
        <w:r w:rsidDel="002E71EC">
          <w:delText>What function is called when the button is pressed?</w:delText>
        </w:r>
      </w:del>
    </w:p>
    <w:p w14:paraId="1BD00408" w14:textId="410C25C0" w:rsidR="00123D59" w:rsidDel="002E71EC" w:rsidRDefault="00123D59" w:rsidP="002E71EC">
      <w:pPr>
        <w:pStyle w:val="Heading2"/>
        <w:rPr>
          <w:del w:id="1207" w:author="Alan Hawse" w:date="2017-07-31T14:35:00Z"/>
        </w:rPr>
        <w:pPrChange w:id="1208" w:author="Alan Hawse" w:date="2017-07-31T14:35:00Z">
          <w:pPr>
            <w:keepNext/>
          </w:pPr>
        </w:pPrChange>
      </w:pPr>
    </w:p>
    <w:p w14:paraId="2223A74D" w14:textId="0A1102E1" w:rsidR="004D4A55" w:rsidDel="002E71EC" w:rsidRDefault="004D4A55" w:rsidP="002E71EC">
      <w:pPr>
        <w:pStyle w:val="Heading2"/>
        <w:rPr>
          <w:del w:id="1209" w:author="Alan Hawse" w:date="2017-07-31T14:35:00Z"/>
        </w:rPr>
        <w:pPrChange w:id="1210" w:author="Alan Hawse" w:date="2017-07-31T14:35:00Z">
          <w:pPr>
            <w:keepNext/>
          </w:pPr>
        </w:pPrChange>
      </w:pPr>
    </w:p>
    <w:p w14:paraId="4CD60BBD" w14:textId="49A83A32" w:rsidR="004D4A55" w:rsidDel="002E71EC" w:rsidRDefault="004D4A55" w:rsidP="002E71EC">
      <w:pPr>
        <w:pStyle w:val="Heading2"/>
        <w:rPr>
          <w:del w:id="1211" w:author="Alan Hawse" w:date="2017-07-31T14:35:00Z"/>
        </w:rPr>
        <w:pPrChange w:id="1212" w:author="Alan Hawse" w:date="2017-07-31T14:35:00Z">
          <w:pPr>
            <w:keepNext/>
          </w:pPr>
        </w:pPrChange>
      </w:pPr>
    </w:p>
    <w:p w14:paraId="4A8D3889" w14:textId="55CD5C71" w:rsidR="004D4A55" w:rsidDel="002E71EC" w:rsidRDefault="004D4A55" w:rsidP="002E71EC">
      <w:pPr>
        <w:pStyle w:val="Heading2"/>
        <w:rPr>
          <w:del w:id="1213" w:author="Alan Hawse" w:date="2017-07-31T14:35:00Z"/>
        </w:rPr>
        <w:pPrChange w:id="1214" w:author="Alan Hawse" w:date="2017-07-31T14:35:00Z">
          <w:pPr/>
        </w:pPrChange>
      </w:pPr>
    </w:p>
    <w:p w14:paraId="72C7EA30" w14:textId="7F55A672" w:rsidR="004D4A55" w:rsidDel="002E71EC" w:rsidRDefault="004D4A55" w:rsidP="002E71EC">
      <w:pPr>
        <w:pStyle w:val="Heading2"/>
        <w:rPr>
          <w:del w:id="1215" w:author="Alan Hawse" w:date="2017-07-31T14:35:00Z"/>
        </w:rPr>
        <w:pPrChange w:id="1216" w:author="Alan Hawse" w:date="2017-07-31T14:35:00Z">
          <w:pPr>
            <w:pStyle w:val="ListParagraph"/>
            <w:keepNext/>
            <w:numPr>
              <w:numId w:val="41"/>
            </w:numPr>
            <w:ind w:hanging="360"/>
          </w:pPr>
        </w:pPrChange>
      </w:pPr>
      <w:del w:id="1217" w:author="Alan Hawse" w:date="2017-07-31T14:35:00Z">
        <w:r w:rsidDel="002E71EC">
          <w:delText>How does the button callback unlock the main thread?</w:delText>
        </w:r>
      </w:del>
    </w:p>
    <w:p w14:paraId="5480C29C" w14:textId="13DF60EC" w:rsidR="004D4A55" w:rsidDel="002E71EC" w:rsidRDefault="004D4A55" w:rsidP="002E71EC">
      <w:pPr>
        <w:pStyle w:val="Heading2"/>
        <w:rPr>
          <w:del w:id="1218" w:author="Alan Hawse" w:date="2017-07-31T14:35:00Z"/>
        </w:rPr>
        <w:pPrChange w:id="1219" w:author="Alan Hawse" w:date="2017-07-31T14:35:00Z">
          <w:pPr>
            <w:keepNext/>
          </w:pPr>
        </w:pPrChange>
      </w:pPr>
    </w:p>
    <w:p w14:paraId="1A8BAADF" w14:textId="7B95FACC" w:rsidR="00025484" w:rsidDel="002E71EC" w:rsidRDefault="00025484" w:rsidP="002E71EC">
      <w:pPr>
        <w:pStyle w:val="Heading2"/>
        <w:rPr>
          <w:del w:id="1220" w:author="Alan Hawse" w:date="2017-07-31T14:35:00Z"/>
        </w:rPr>
        <w:pPrChange w:id="1221" w:author="Alan Hawse" w:date="2017-07-31T14:35:00Z">
          <w:pPr>
            <w:keepNext/>
          </w:pPr>
        </w:pPrChange>
      </w:pPr>
    </w:p>
    <w:p w14:paraId="156777AE" w14:textId="43C365BC" w:rsidR="004D4A55" w:rsidDel="002E71EC" w:rsidRDefault="004D4A55" w:rsidP="002E71EC">
      <w:pPr>
        <w:pStyle w:val="Heading2"/>
        <w:rPr>
          <w:del w:id="1222" w:author="Alan Hawse" w:date="2017-07-31T14:35:00Z"/>
        </w:rPr>
        <w:pPrChange w:id="1223" w:author="Alan Hawse" w:date="2017-07-31T14:35:00Z">
          <w:pPr>
            <w:keepNext/>
          </w:pPr>
        </w:pPrChange>
      </w:pPr>
    </w:p>
    <w:p w14:paraId="3D6713BF" w14:textId="3A22C06D" w:rsidR="004D4A55" w:rsidDel="002E71EC" w:rsidRDefault="004D4A55" w:rsidP="002E71EC">
      <w:pPr>
        <w:pStyle w:val="Heading2"/>
        <w:rPr>
          <w:del w:id="1224" w:author="Alan Hawse" w:date="2017-07-31T14:35:00Z"/>
        </w:rPr>
        <w:pPrChange w:id="1225" w:author="Alan Hawse" w:date="2017-07-31T14:35:00Z">
          <w:pPr/>
        </w:pPrChange>
      </w:pPr>
    </w:p>
    <w:p w14:paraId="3A85EE43" w14:textId="353F6DD2" w:rsidR="004D4A55" w:rsidDel="002E71EC" w:rsidRDefault="008927CD" w:rsidP="002E71EC">
      <w:pPr>
        <w:pStyle w:val="Heading2"/>
        <w:rPr>
          <w:del w:id="1226" w:author="Alan Hawse" w:date="2017-07-31T14:35:00Z"/>
        </w:rPr>
        <w:pPrChange w:id="1227" w:author="Alan Hawse" w:date="2017-07-31T14:35:00Z">
          <w:pPr>
            <w:pStyle w:val="ListParagraph"/>
            <w:keepNext/>
            <w:numPr>
              <w:numId w:val="41"/>
            </w:numPr>
            <w:ind w:hanging="360"/>
          </w:pPr>
        </w:pPrChange>
      </w:pPr>
      <w:del w:id="1228" w:author="Alan Hawse" w:date="2017-07-31T14:35:00Z">
        <w:r w:rsidDel="002E71EC">
          <w:delText xml:space="preserve">What WICED </w:delText>
        </w:r>
        <w:r w:rsidR="004D4A55" w:rsidDel="002E71EC">
          <w:delText>SDK RTOS mechanism does the “wait_for_res</w:delText>
        </w:r>
        <w:r w:rsidR="00DA3E6E" w:rsidDel="002E71EC">
          <w:delText>ponse</w:delText>
        </w:r>
        <w:r w:rsidR="004D4A55" w:rsidDel="002E71EC">
          <w:delText>” function use to “wait”?</w:delText>
        </w:r>
      </w:del>
    </w:p>
    <w:p w14:paraId="658A6826" w14:textId="5D64D9BE" w:rsidR="00123D59" w:rsidDel="002E71EC" w:rsidRDefault="00123D59" w:rsidP="002E71EC">
      <w:pPr>
        <w:pStyle w:val="Heading2"/>
        <w:rPr>
          <w:del w:id="1229" w:author="Alan Hawse" w:date="2017-07-31T14:35:00Z"/>
        </w:rPr>
        <w:pPrChange w:id="1230" w:author="Alan Hawse" w:date="2017-07-31T14:35:00Z">
          <w:pPr>
            <w:keepNext/>
          </w:pPr>
        </w:pPrChange>
      </w:pPr>
    </w:p>
    <w:p w14:paraId="19E252B5" w14:textId="010240AB" w:rsidR="00025484" w:rsidDel="002E71EC" w:rsidRDefault="00025484" w:rsidP="002E71EC">
      <w:pPr>
        <w:pStyle w:val="Heading2"/>
        <w:rPr>
          <w:del w:id="1231" w:author="Alan Hawse" w:date="2017-07-31T14:35:00Z"/>
        </w:rPr>
        <w:pPrChange w:id="1232" w:author="Alan Hawse" w:date="2017-07-31T14:35:00Z">
          <w:pPr>
            <w:keepNext/>
          </w:pPr>
        </w:pPrChange>
      </w:pPr>
    </w:p>
    <w:p w14:paraId="6E0C5D17" w14:textId="4E779026" w:rsidR="004D4A55" w:rsidDel="002E71EC" w:rsidRDefault="004D4A55" w:rsidP="002E71EC">
      <w:pPr>
        <w:pStyle w:val="Heading2"/>
        <w:rPr>
          <w:del w:id="1233" w:author="Alan Hawse" w:date="2017-07-31T14:35:00Z"/>
        </w:rPr>
        <w:pPrChange w:id="1234" w:author="Alan Hawse" w:date="2017-07-31T14:35:00Z">
          <w:pPr>
            <w:keepNext/>
          </w:pPr>
        </w:pPrChange>
      </w:pPr>
    </w:p>
    <w:p w14:paraId="13CF6168" w14:textId="5BE1EC34" w:rsidR="004D4A55" w:rsidDel="002E71EC" w:rsidRDefault="004D4A55" w:rsidP="002E71EC">
      <w:pPr>
        <w:pStyle w:val="Heading2"/>
        <w:rPr>
          <w:del w:id="1235" w:author="Alan Hawse" w:date="2017-07-31T14:35:00Z"/>
        </w:rPr>
        <w:pPrChange w:id="1236" w:author="Alan Hawse" w:date="2017-07-31T14:35:00Z">
          <w:pPr/>
        </w:pPrChange>
      </w:pPr>
    </w:p>
    <w:p w14:paraId="6C64E9FF" w14:textId="31AE3CA8" w:rsidR="004C42B9" w:rsidDel="002E71EC" w:rsidRDefault="004C42B9" w:rsidP="002E71EC">
      <w:pPr>
        <w:pStyle w:val="Heading2"/>
        <w:rPr>
          <w:del w:id="1237" w:author="Alan Hawse" w:date="2017-07-31T14:35:00Z"/>
        </w:rPr>
        <w:pPrChange w:id="1238" w:author="Alan Hawse" w:date="2017-07-31T14:35:00Z">
          <w:pPr>
            <w:pStyle w:val="ListParagraph"/>
            <w:keepNext/>
            <w:numPr>
              <w:numId w:val="41"/>
            </w:numPr>
            <w:ind w:hanging="360"/>
          </w:pPr>
        </w:pPrChange>
      </w:pPr>
      <w:del w:id="1239" w:author="Alan Hawse" w:date="2017-07-31T14:35:00Z">
        <w:r w:rsidDel="002E71EC">
          <w:delText xml:space="preserve">Why did the </w:delText>
        </w:r>
        <w:r w:rsidR="005C585F" w:rsidDel="002E71EC">
          <w:delText xml:space="preserve">firmware </w:delText>
        </w:r>
        <w:r w:rsidDel="002E71EC">
          <w:delText>author create a function called “wait_for_</w:delText>
        </w:r>
        <w:r w:rsidR="00DA3E6E" w:rsidDel="002E71EC">
          <w:delText>response</w:delText>
        </w:r>
        <w:r w:rsidDel="002E71EC">
          <w:delText>”</w:delText>
        </w:r>
        <w:r w:rsidR="00093229" w:rsidDel="002E71EC">
          <w:delText>?</w:delText>
        </w:r>
      </w:del>
    </w:p>
    <w:p w14:paraId="658AD332" w14:textId="0459B9A0" w:rsidR="004D4A55" w:rsidDel="002E71EC" w:rsidRDefault="004D4A55" w:rsidP="002E71EC">
      <w:pPr>
        <w:pStyle w:val="Heading2"/>
        <w:rPr>
          <w:del w:id="1240" w:author="Alan Hawse" w:date="2017-07-31T14:35:00Z"/>
        </w:rPr>
        <w:pPrChange w:id="1241" w:author="Alan Hawse" w:date="2017-07-31T14:35:00Z">
          <w:pPr>
            <w:keepNext/>
          </w:pPr>
        </w:pPrChange>
      </w:pPr>
    </w:p>
    <w:p w14:paraId="058D5429" w14:textId="0132D245" w:rsidR="00025484" w:rsidDel="002E71EC" w:rsidRDefault="00025484" w:rsidP="002E71EC">
      <w:pPr>
        <w:pStyle w:val="Heading2"/>
        <w:rPr>
          <w:del w:id="1242" w:author="Alan Hawse" w:date="2017-07-31T14:35:00Z"/>
        </w:rPr>
        <w:pPrChange w:id="1243" w:author="Alan Hawse" w:date="2017-07-31T14:35:00Z">
          <w:pPr>
            <w:keepNext/>
          </w:pPr>
        </w:pPrChange>
      </w:pPr>
    </w:p>
    <w:p w14:paraId="15D87DCB" w14:textId="15B95BD0" w:rsidR="004D4A55" w:rsidDel="002E71EC" w:rsidRDefault="004D4A55" w:rsidP="002E71EC">
      <w:pPr>
        <w:pStyle w:val="Heading2"/>
        <w:rPr>
          <w:del w:id="1244" w:author="Alan Hawse" w:date="2017-07-31T14:35:00Z"/>
        </w:rPr>
        <w:pPrChange w:id="1245" w:author="Alan Hawse" w:date="2017-07-31T14:35:00Z">
          <w:pPr>
            <w:keepNext/>
          </w:pPr>
        </w:pPrChange>
      </w:pPr>
    </w:p>
    <w:p w14:paraId="380203FA" w14:textId="0303FDA1" w:rsidR="004D4A55" w:rsidDel="002E71EC" w:rsidRDefault="004D4A55" w:rsidP="002E71EC">
      <w:pPr>
        <w:pStyle w:val="Heading2"/>
        <w:rPr>
          <w:del w:id="1246" w:author="Alan Hawse" w:date="2017-07-31T14:35:00Z"/>
        </w:rPr>
        <w:pPrChange w:id="1247" w:author="Alan Hawse" w:date="2017-07-31T14:35:00Z">
          <w:pPr/>
        </w:pPrChange>
      </w:pPr>
    </w:p>
    <w:p w14:paraId="7CDDC7A3" w14:textId="6A983797" w:rsidR="004D4A55" w:rsidDel="002E71EC" w:rsidRDefault="004D4A55" w:rsidP="002E71EC">
      <w:pPr>
        <w:pStyle w:val="Heading2"/>
        <w:rPr>
          <w:del w:id="1248" w:author="Alan Hawse" w:date="2017-07-31T14:35:00Z"/>
        </w:rPr>
        <w:pPrChange w:id="1249" w:author="Alan Hawse" w:date="2017-07-31T14:35:00Z">
          <w:pPr>
            <w:pStyle w:val="ListParagraph"/>
            <w:keepNext/>
            <w:numPr>
              <w:numId w:val="41"/>
            </w:numPr>
            <w:ind w:hanging="360"/>
          </w:pPr>
        </w:pPrChange>
      </w:pPr>
      <w:del w:id="1250" w:author="Alan Hawse" w:date="2017-07-31T14:35:00Z">
        <w:r w:rsidDel="002E71EC">
          <w:delText>Are all message</w:delText>
        </w:r>
        <w:r w:rsidR="0077348E" w:rsidDel="002E71EC">
          <w:delText>s</w:delText>
        </w:r>
        <w:r w:rsidDel="002E71EC">
          <w:delText xml:space="preserve"> sent to the AWS IOT MQTT Message </w:delText>
        </w:r>
        <w:r w:rsidR="0077348E" w:rsidDel="002E71EC">
          <w:delText>B</w:delText>
        </w:r>
        <w:r w:rsidDel="002E71EC">
          <w:delText>roker required to be in JSON format?</w:delText>
        </w:r>
      </w:del>
    </w:p>
    <w:p w14:paraId="364780F4" w14:textId="6C999097" w:rsidR="00123D59" w:rsidDel="002E71EC" w:rsidRDefault="00123D59" w:rsidP="002E71EC">
      <w:pPr>
        <w:pStyle w:val="Heading2"/>
        <w:rPr>
          <w:del w:id="1251" w:author="Alan Hawse" w:date="2017-07-31T14:35:00Z"/>
        </w:rPr>
        <w:pPrChange w:id="1252" w:author="Alan Hawse" w:date="2017-07-31T14:35:00Z">
          <w:pPr>
            <w:keepNext/>
          </w:pPr>
        </w:pPrChange>
      </w:pPr>
    </w:p>
    <w:p w14:paraId="27212FAE" w14:textId="5A4CF0E8" w:rsidR="004D4A55" w:rsidDel="002E71EC" w:rsidRDefault="004D4A55" w:rsidP="002E71EC">
      <w:pPr>
        <w:pStyle w:val="Heading2"/>
        <w:rPr>
          <w:del w:id="1253" w:author="Alan Hawse" w:date="2017-07-31T14:35:00Z"/>
        </w:rPr>
        <w:pPrChange w:id="1254" w:author="Alan Hawse" w:date="2017-07-31T14:35:00Z">
          <w:pPr>
            <w:keepNext/>
          </w:pPr>
        </w:pPrChange>
      </w:pPr>
    </w:p>
    <w:p w14:paraId="3F2EF33D" w14:textId="54C2DE74" w:rsidR="004D4A55" w:rsidDel="002E71EC" w:rsidRDefault="004D4A55" w:rsidP="002E71EC">
      <w:pPr>
        <w:pStyle w:val="Heading2"/>
        <w:rPr>
          <w:del w:id="1255" w:author="Alan Hawse" w:date="2017-07-31T14:35:00Z"/>
        </w:rPr>
        <w:pPrChange w:id="1256" w:author="Alan Hawse" w:date="2017-07-31T14:35:00Z">
          <w:pPr>
            <w:keepNext/>
          </w:pPr>
        </w:pPrChange>
      </w:pPr>
    </w:p>
    <w:p w14:paraId="07363A83" w14:textId="52DCF0BD" w:rsidR="004D4A55" w:rsidDel="002E71EC" w:rsidRDefault="004D4A55" w:rsidP="002E71EC">
      <w:pPr>
        <w:pStyle w:val="Heading2"/>
        <w:rPr>
          <w:del w:id="1257" w:author="Alan Hawse" w:date="2017-07-31T14:35:00Z"/>
        </w:rPr>
        <w:pPrChange w:id="1258" w:author="Alan Hawse" w:date="2017-07-31T14:35:00Z">
          <w:pPr/>
        </w:pPrChange>
      </w:pPr>
    </w:p>
    <w:p w14:paraId="353634AC" w14:textId="14A47574" w:rsidR="00093229" w:rsidDel="002E71EC" w:rsidRDefault="00093229" w:rsidP="002E71EC">
      <w:pPr>
        <w:pStyle w:val="Heading2"/>
        <w:rPr>
          <w:del w:id="1259" w:author="Alan Hawse" w:date="2017-07-31T14:35:00Z"/>
        </w:rPr>
        <w:pPrChange w:id="1260" w:author="Alan Hawse" w:date="2017-07-31T14:35:00Z">
          <w:pPr>
            <w:pStyle w:val="ListParagraph"/>
            <w:keepNext/>
            <w:numPr>
              <w:numId w:val="41"/>
            </w:numPr>
            <w:ind w:hanging="360"/>
          </w:pPr>
        </w:pPrChange>
      </w:pPr>
      <w:del w:id="1261" w:author="Alan Hawse" w:date="2017-07-31T14:35:00Z">
        <w:r w:rsidDel="002E71EC">
          <w:delText>What are the 7 WICED MQTT events?</w:delText>
        </w:r>
        <w:r w:rsidR="00F25415" w:rsidDel="002E71EC">
          <w:delText xml:space="preserve">  What file are they defined in?</w:delText>
        </w:r>
      </w:del>
    </w:p>
    <w:p w14:paraId="33593F2E" w14:textId="043A90C7" w:rsidR="004D4A55" w:rsidDel="002E71EC" w:rsidRDefault="004D4A55" w:rsidP="002E71EC">
      <w:pPr>
        <w:pStyle w:val="Heading2"/>
        <w:rPr>
          <w:del w:id="1262" w:author="Alan Hawse" w:date="2017-07-31T14:35:00Z"/>
        </w:rPr>
        <w:pPrChange w:id="1263" w:author="Alan Hawse" w:date="2017-07-31T14:35:00Z">
          <w:pPr>
            <w:keepNext/>
          </w:pPr>
        </w:pPrChange>
      </w:pPr>
    </w:p>
    <w:p w14:paraId="702AE070" w14:textId="55D0C728" w:rsidR="00123D59" w:rsidDel="002E71EC" w:rsidRDefault="00123D59" w:rsidP="002E71EC">
      <w:pPr>
        <w:pStyle w:val="Heading2"/>
        <w:rPr>
          <w:del w:id="1264" w:author="Alan Hawse" w:date="2017-07-31T14:35:00Z"/>
        </w:rPr>
        <w:pPrChange w:id="1265" w:author="Alan Hawse" w:date="2017-07-31T14:35:00Z">
          <w:pPr>
            <w:keepNext/>
          </w:pPr>
        </w:pPrChange>
      </w:pPr>
    </w:p>
    <w:p w14:paraId="724EFE1A" w14:textId="45753175" w:rsidR="00025484" w:rsidDel="002E71EC" w:rsidRDefault="00025484" w:rsidP="002E71EC">
      <w:pPr>
        <w:pStyle w:val="Heading2"/>
        <w:rPr>
          <w:del w:id="1266" w:author="Alan Hawse" w:date="2017-07-31T14:35:00Z"/>
        </w:rPr>
        <w:pPrChange w:id="1267" w:author="Alan Hawse" w:date="2017-07-31T14:35:00Z">
          <w:pPr>
            <w:keepNext/>
          </w:pPr>
        </w:pPrChange>
      </w:pPr>
    </w:p>
    <w:p w14:paraId="6EE2CDEE" w14:textId="3BF72CDF" w:rsidR="004D4A55" w:rsidDel="002E71EC" w:rsidRDefault="004D4A55" w:rsidP="002E71EC">
      <w:pPr>
        <w:pStyle w:val="Heading2"/>
        <w:rPr>
          <w:del w:id="1268" w:author="Alan Hawse" w:date="2017-07-31T14:35:00Z"/>
        </w:rPr>
        <w:pPrChange w:id="1269" w:author="Alan Hawse" w:date="2017-07-31T14:35:00Z">
          <w:pPr/>
        </w:pPrChange>
      </w:pPr>
    </w:p>
    <w:p w14:paraId="2A83C67A" w14:textId="3C710A94" w:rsidR="00F25415" w:rsidDel="002E71EC" w:rsidRDefault="00F25415" w:rsidP="002E71EC">
      <w:pPr>
        <w:pStyle w:val="Heading2"/>
        <w:rPr>
          <w:del w:id="1270" w:author="Alan Hawse" w:date="2017-07-31T14:35:00Z"/>
        </w:rPr>
        <w:pPrChange w:id="1271" w:author="Alan Hawse" w:date="2017-07-31T14:35:00Z">
          <w:pPr>
            <w:pStyle w:val="ListParagraph"/>
            <w:keepNext/>
            <w:numPr>
              <w:numId w:val="41"/>
            </w:numPr>
            <w:ind w:hanging="360"/>
          </w:pPr>
        </w:pPrChange>
      </w:pPr>
      <w:del w:id="1272" w:author="Alan Hawse" w:date="2017-07-31T14:35:00Z">
        <w:r w:rsidDel="002E71EC">
          <w:delText>Do you have to name the client certificate client.cer?  How would you change the name?</w:delText>
        </w:r>
      </w:del>
    </w:p>
    <w:p w14:paraId="7C9679E3" w14:textId="57AF91A0" w:rsidR="004D4A55" w:rsidDel="002E71EC" w:rsidRDefault="004D4A55" w:rsidP="002E71EC">
      <w:pPr>
        <w:pStyle w:val="Heading2"/>
        <w:rPr>
          <w:del w:id="1273" w:author="Alan Hawse" w:date="2017-07-31T14:35:00Z"/>
        </w:rPr>
        <w:pPrChange w:id="1274" w:author="Alan Hawse" w:date="2017-07-31T14:35:00Z">
          <w:pPr>
            <w:keepNext/>
          </w:pPr>
        </w:pPrChange>
      </w:pPr>
    </w:p>
    <w:p w14:paraId="37F113B0" w14:textId="05729A5E" w:rsidR="00123D59" w:rsidDel="002E71EC" w:rsidRDefault="00123D59" w:rsidP="002E71EC">
      <w:pPr>
        <w:pStyle w:val="Heading2"/>
        <w:rPr>
          <w:del w:id="1275" w:author="Alan Hawse" w:date="2017-07-31T14:35:00Z"/>
        </w:rPr>
        <w:pPrChange w:id="1276" w:author="Alan Hawse" w:date="2017-07-31T14:35:00Z">
          <w:pPr>
            <w:keepNext/>
          </w:pPr>
        </w:pPrChange>
      </w:pPr>
    </w:p>
    <w:p w14:paraId="344C686D" w14:textId="1898C990" w:rsidR="00025484" w:rsidDel="002E71EC" w:rsidRDefault="00025484" w:rsidP="002E71EC">
      <w:pPr>
        <w:pStyle w:val="Heading2"/>
        <w:rPr>
          <w:del w:id="1277" w:author="Alan Hawse" w:date="2017-07-31T14:35:00Z"/>
        </w:rPr>
        <w:pPrChange w:id="1278" w:author="Alan Hawse" w:date="2017-07-31T14:35:00Z">
          <w:pPr>
            <w:keepNext/>
          </w:pPr>
        </w:pPrChange>
      </w:pPr>
    </w:p>
    <w:p w14:paraId="33CEF40C" w14:textId="387962BE" w:rsidR="004D4A55" w:rsidDel="002E71EC" w:rsidRDefault="004D4A55" w:rsidP="002E71EC">
      <w:pPr>
        <w:pStyle w:val="Heading2"/>
        <w:rPr>
          <w:del w:id="1279" w:author="Alan Hawse" w:date="2017-07-31T14:35:00Z"/>
        </w:rPr>
        <w:pPrChange w:id="1280" w:author="Alan Hawse" w:date="2017-07-31T14:35:00Z">
          <w:pPr/>
        </w:pPrChange>
      </w:pPr>
    </w:p>
    <w:p w14:paraId="6BB2EA91" w14:textId="0D97C4BB" w:rsidR="00F25415" w:rsidDel="002E71EC" w:rsidRDefault="00F25415" w:rsidP="002E71EC">
      <w:pPr>
        <w:pStyle w:val="Heading2"/>
        <w:rPr>
          <w:del w:id="1281" w:author="Alan Hawse" w:date="2017-07-31T14:35:00Z"/>
        </w:rPr>
        <w:pPrChange w:id="1282" w:author="Alan Hawse" w:date="2017-07-31T14:35:00Z">
          <w:pPr>
            <w:pStyle w:val="ListParagraph"/>
            <w:keepNext/>
            <w:numPr>
              <w:numId w:val="41"/>
            </w:numPr>
            <w:ind w:hanging="360"/>
          </w:pPr>
        </w:pPrChange>
      </w:pPr>
      <w:del w:id="1283" w:author="Alan Hawse" w:date="2017-07-31T14:35:00Z">
        <w:r w:rsidDel="002E71EC">
          <w:delText>What is the naming convention used to differentiate WICED MQTT library functions versus wrappers around those function</w:delText>
        </w:r>
        <w:r w:rsidR="00C8243B" w:rsidDel="002E71EC">
          <w:delText>s</w:delText>
        </w:r>
        <w:r w:rsidDel="002E71EC">
          <w:delText xml:space="preserve"> in the publisher app?</w:delText>
        </w:r>
      </w:del>
    </w:p>
    <w:p w14:paraId="3A971255" w14:textId="1262F79A" w:rsidR="004D4A55" w:rsidDel="002E71EC" w:rsidRDefault="004D4A55" w:rsidP="002E71EC">
      <w:pPr>
        <w:pStyle w:val="Heading2"/>
        <w:rPr>
          <w:del w:id="1284" w:author="Alan Hawse" w:date="2017-07-31T14:35:00Z"/>
        </w:rPr>
        <w:pPrChange w:id="1285" w:author="Alan Hawse" w:date="2017-07-31T14:35:00Z">
          <w:pPr>
            <w:keepNext/>
          </w:pPr>
        </w:pPrChange>
      </w:pPr>
    </w:p>
    <w:p w14:paraId="50A70E5C" w14:textId="79C1953A" w:rsidR="004D4A55" w:rsidDel="002E71EC" w:rsidRDefault="004D4A55" w:rsidP="002E71EC">
      <w:pPr>
        <w:pStyle w:val="Heading2"/>
        <w:rPr>
          <w:del w:id="1286" w:author="Alan Hawse" w:date="2017-07-31T14:35:00Z"/>
        </w:rPr>
        <w:pPrChange w:id="1287" w:author="Alan Hawse" w:date="2017-07-31T14:35:00Z">
          <w:pPr>
            <w:keepNext/>
          </w:pPr>
        </w:pPrChange>
      </w:pPr>
    </w:p>
    <w:p w14:paraId="33DEC434" w14:textId="1286BA73" w:rsidR="004D4A55" w:rsidDel="002E71EC" w:rsidRDefault="004D4A55" w:rsidP="002E71EC">
      <w:pPr>
        <w:pStyle w:val="Heading2"/>
        <w:rPr>
          <w:del w:id="1288" w:author="Alan Hawse" w:date="2017-07-31T14:35:00Z"/>
        </w:rPr>
        <w:pPrChange w:id="1289" w:author="Alan Hawse" w:date="2017-07-31T14:35:00Z">
          <w:pPr>
            <w:keepNext/>
          </w:pPr>
        </w:pPrChange>
      </w:pPr>
    </w:p>
    <w:p w14:paraId="1201EF84" w14:textId="55AB824D" w:rsidR="004D4A55" w:rsidDel="002E71EC" w:rsidRDefault="004D4A55" w:rsidP="002E71EC">
      <w:pPr>
        <w:pStyle w:val="Heading2"/>
        <w:rPr>
          <w:del w:id="1290" w:author="Alan Hawse" w:date="2017-07-31T14:35:00Z"/>
        </w:rPr>
        <w:pPrChange w:id="1291" w:author="Alan Hawse" w:date="2017-07-31T14:35:00Z">
          <w:pPr/>
        </w:pPrChange>
      </w:pPr>
    </w:p>
    <w:p w14:paraId="10689C44" w14:textId="0DD1F9DC" w:rsidR="00F25415" w:rsidDel="002E71EC" w:rsidRDefault="00F25415" w:rsidP="002E71EC">
      <w:pPr>
        <w:pStyle w:val="Heading2"/>
        <w:rPr>
          <w:del w:id="1292" w:author="Alan Hawse" w:date="2017-07-31T14:35:00Z"/>
        </w:rPr>
        <w:pPrChange w:id="1293" w:author="Alan Hawse" w:date="2017-07-31T14:35:00Z">
          <w:pPr>
            <w:pStyle w:val="ListParagraph"/>
            <w:keepNext/>
            <w:numPr>
              <w:numId w:val="41"/>
            </w:numPr>
            <w:ind w:hanging="360"/>
          </w:pPr>
        </w:pPrChange>
      </w:pPr>
      <w:del w:id="1294" w:author="Alan Hawse" w:date="2017-07-31T14:35:00Z">
        <w:r w:rsidDel="002E71EC">
          <w:delText xml:space="preserve">What </w:delText>
        </w:r>
        <w:r w:rsidR="00AA3B6D" w:rsidDel="002E71EC">
          <w:delText>steps</w:delText>
        </w:r>
        <w:r w:rsidDel="002E71EC">
          <w:delText xml:space="preserve"> </w:delText>
        </w:r>
        <w:r w:rsidR="00AA3B6D" w:rsidDel="002E71EC">
          <w:delText>are</w:delText>
        </w:r>
        <w:r w:rsidR="00561D82" w:rsidDel="002E71EC">
          <w:delText xml:space="preserve"> required to get an MQTT</w:delText>
        </w:r>
        <w:r w:rsidDel="002E71EC">
          <w:delText xml:space="preserve"> connection</w:delText>
        </w:r>
        <w:r w:rsidR="00561D82" w:rsidDel="002E71EC">
          <w:delText xml:space="preserve"> established</w:delText>
        </w:r>
        <w:r w:rsidDel="002E71EC">
          <w:delText>?</w:delText>
        </w:r>
      </w:del>
    </w:p>
    <w:p w14:paraId="733EF2C6" w14:textId="4B6B227F" w:rsidR="00095C86" w:rsidDel="002E71EC" w:rsidRDefault="00095C86" w:rsidP="002E71EC">
      <w:pPr>
        <w:pStyle w:val="Heading2"/>
        <w:rPr>
          <w:del w:id="1295" w:author="Alan Hawse" w:date="2017-07-31T14:35:00Z"/>
        </w:rPr>
        <w:pPrChange w:id="1296" w:author="Alan Hawse" w:date="2017-07-31T14:35:00Z">
          <w:pPr>
            <w:keepNext/>
          </w:pPr>
        </w:pPrChange>
      </w:pPr>
    </w:p>
    <w:p w14:paraId="227ACAFA" w14:textId="6817371A" w:rsidR="00095C86" w:rsidDel="002E71EC" w:rsidRDefault="00095C86" w:rsidP="002E71EC">
      <w:pPr>
        <w:pStyle w:val="Heading2"/>
        <w:rPr>
          <w:del w:id="1297" w:author="Alan Hawse" w:date="2017-07-31T14:35:00Z"/>
        </w:rPr>
        <w:pPrChange w:id="1298" w:author="Alan Hawse" w:date="2017-07-31T14:35:00Z">
          <w:pPr>
            <w:keepNext/>
          </w:pPr>
        </w:pPrChange>
      </w:pPr>
    </w:p>
    <w:p w14:paraId="5BC9A09A" w14:textId="5DA9DFE6" w:rsidR="00095C86" w:rsidDel="002E71EC" w:rsidRDefault="00095C86" w:rsidP="002E71EC">
      <w:pPr>
        <w:pStyle w:val="Heading2"/>
        <w:rPr>
          <w:del w:id="1299" w:author="Alan Hawse" w:date="2017-07-31T14:35:00Z"/>
        </w:rPr>
        <w:pPrChange w:id="1300" w:author="Alan Hawse" w:date="2017-07-31T14:35:00Z">
          <w:pPr>
            <w:keepNext/>
          </w:pPr>
        </w:pPrChange>
      </w:pPr>
    </w:p>
    <w:p w14:paraId="61230E3B" w14:textId="58FF5345" w:rsidR="00095C86" w:rsidDel="002E71EC" w:rsidRDefault="00095C86" w:rsidP="002E71EC">
      <w:pPr>
        <w:pStyle w:val="Heading2"/>
        <w:rPr>
          <w:del w:id="1301" w:author="Alan Hawse" w:date="2017-07-31T14:35:00Z"/>
        </w:rPr>
        <w:pPrChange w:id="1302" w:author="Alan Hawse" w:date="2017-07-31T14:35:00Z">
          <w:pPr/>
        </w:pPrChange>
      </w:pPr>
    </w:p>
    <w:p w14:paraId="728173A1" w14:textId="31D72CD1" w:rsidR="00F25415" w:rsidDel="002E71EC" w:rsidRDefault="00F25415" w:rsidP="002E71EC">
      <w:pPr>
        <w:pStyle w:val="Heading2"/>
        <w:rPr>
          <w:del w:id="1303" w:author="Alan Hawse" w:date="2017-07-31T14:35:00Z"/>
        </w:rPr>
        <w:pPrChange w:id="1304" w:author="Alan Hawse" w:date="2017-07-31T14:35:00Z">
          <w:pPr>
            <w:pStyle w:val="ListParagraph"/>
            <w:keepNext/>
            <w:numPr>
              <w:numId w:val="41"/>
            </w:numPr>
            <w:ind w:hanging="360"/>
          </w:pPr>
        </w:pPrChange>
      </w:pPr>
      <w:del w:id="1305" w:author="Alan Hawse" w:date="2017-07-31T14:35:00Z">
        <w:r w:rsidDel="002E71EC">
          <w:delText>What prevents a hung connection from deadlocking the publisher app?</w:delText>
        </w:r>
      </w:del>
    </w:p>
    <w:p w14:paraId="47254009" w14:textId="26DF1688" w:rsidR="00095C86" w:rsidDel="002E71EC" w:rsidRDefault="00095C86" w:rsidP="002E71EC">
      <w:pPr>
        <w:pStyle w:val="Heading2"/>
        <w:rPr>
          <w:del w:id="1306" w:author="Alan Hawse" w:date="2017-07-31T14:35:00Z"/>
        </w:rPr>
        <w:pPrChange w:id="1307" w:author="Alan Hawse" w:date="2017-07-31T14:35:00Z">
          <w:pPr>
            <w:keepNext/>
          </w:pPr>
        </w:pPrChange>
      </w:pPr>
    </w:p>
    <w:p w14:paraId="6935CD52" w14:textId="5770399E" w:rsidR="00095C86" w:rsidDel="002E71EC" w:rsidRDefault="00095C86" w:rsidP="002E71EC">
      <w:pPr>
        <w:pStyle w:val="Heading2"/>
        <w:rPr>
          <w:del w:id="1308" w:author="Alan Hawse" w:date="2017-07-31T14:35:00Z"/>
        </w:rPr>
        <w:pPrChange w:id="1309" w:author="Alan Hawse" w:date="2017-07-31T14:35:00Z">
          <w:pPr>
            <w:keepNext/>
          </w:pPr>
        </w:pPrChange>
      </w:pPr>
    </w:p>
    <w:p w14:paraId="14647EAC" w14:textId="075F56EA" w:rsidR="00123D59" w:rsidDel="002E71EC" w:rsidRDefault="00123D59" w:rsidP="002E71EC">
      <w:pPr>
        <w:pStyle w:val="Heading2"/>
        <w:rPr>
          <w:del w:id="1310" w:author="Alan Hawse" w:date="2017-07-31T14:35:00Z"/>
        </w:rPr>
        <w:pPrChange w:id="1311" w:author="Alan Hawse" w:date="2017-07-31T14:35:00Z">
          <w:pPr>
            <w:keepNext/>
          </w:pPr>
        </w:pPrChange>
      </w:pPr>
    </w:p>
    <w:p w14:paraId="5012BAD3" w14:textId="6F9613CA" w:rsidR="00095C86" w:rsidDel="002E71EC" w:rsidRDefault="00095C86" w:rsidP="002E71EC">
      <w:pPr>
        <w:pStyle w:val="Heading2"/>
        <w:rPr>
          <w:del w:id="1312" w:author="Alan Hawse" w:date="2017-07-31T14:35:00Z"/>
        </w:rPr>
        <w:pPrChange w:id="1313" w:author="Alan Hawse" w:date="2017-07-31T14:35:00Z">
          <w:pPr/>
        </w:pPrChange>
      </w:pPr>
    </w:p>
    <w:p w14:paraId="40BAA471" w14:textId="7A7F990C" w:rsidR="004F02B0" w:rsidDel="002E71EC" w:rsidRDefault="004F02B0" w:rsidP="002E71EC">
      <w:pPr>
        <w:pStyle w:val="Heading2"/>
        <w:rPr>
          <w:del w:id="1314" w:author="Alan Hawse" w:date="2017-07-31T14:35:00Z"/>
        </w:rPr>
        <w:pPrChange w:id="1315" w:author="Alan Hawse" w:date="2017-07-31T14:35:00Z">
          <w:pPr>
            <w:pStyle w:val="ListParagraph"/>
            <w:keepNext/>
            <w:numPr>
              <w:numId w:val="41"/>
            </w:numPr>
            <w:ind w:hanging="360"/>
          </w:pPr>
        </w:pPrChange>
      </w:pPr>
      <w:del w:id="1316" w:author="Alan Hawse" w:date="2017-07-31T14:35:00Z">
        <w:r w:rsidDel="002E71EC">
          <w:delText>What is the name of the flag that prevents the firmware from sending multiple button presses before the publish is finished?</w:delText>
        </w:r>
      </w:del>
    </w:p>
    <w:p w14:paraId="6E5C5769" w14:textId="0C1F66CF" w:rsidR="00123D59" w:rsidDel="002E71EC" w:rsidRDefault="00123D59" w:rsidP="002E71EC">
      <w:pPr>
        <w:pStyle w:val="Heading2"/>
        <w:rPr>
          <w:del w:id="1317" w:author="Alan Hawse" w:date="2017-07-31T14:35:00Z"/>
        </w:rPr>
        <w:pPrChange w:id="1318" w:author="Alan Hawse" w:date="2017-07-31T14:35:00Z">
          <w:pPr>
            <w:keepNext/>
          </w:pPr>
        </w:pPrChange>
      </w:pPr>
    </w:p>
    <w:p w14:paraId="2B76D460" w14:textId="2BB7DA02" w:rsidR="004D4A55" w:rsidDel="002E71EC" w:rsidRDefault="004D4A55" w:rsidP="002E71EC">
      <w:pPr>
        <w:pStyle w:val="Heading2"/>
        <w:rPr>
          <w:del w:id="1319" w:author="Alan Hawse" w:date="2017-07-31T14:35:00Z"/>
        </w:rPr>
        <w:pPrChange w:id="1320" w:author="Alan Hawse" w:date="2017-07-31T14:35:00Z">
          <w:pPr>
            <w:keepNext/>
          </w:pPr>
        </w:pPrChange>
      </w:pPr>
    </w:p>
    <w:p w14:paraId="01D1ABAE" w14:textId="47334B27" w:rsidR="004D4A55" w:rsidDel="002E71EC" w:rsidRDefault="004D4A55" w:rsidP="002E71EC">
      <w:pPr>
        <w:pStyle w:val="Heading2"/>
        <w:rPr>
          <w:del w:id="1321" w:author="Alan Hawse" w:date="2017-07-31T14:35:00Z"/>
        </w:rPr>
        <w:pPrChange w:id="1322" w:author="Alan Hawse" w:date="2017-07-31T14:35:00Z">
          <w:pPr>
            <w:keepNext/>
          </w:pPr>
        </w:pPrChange>
      </w:pPr>
    </w:p>
    <w:p w14:paraId="63B3DE0B" w14:textId="15D6FB80" w:rsidR="004D4A55" w:rsidDel="002E71EC" w:rsidRDefault="004D4A55" w:rsidP="002E71EC">
      <w:pPr>
        <w:pStyle w:val="Heading2"/>
        <w:rPr>
          <w:del w:id="1323" w:author="Alan Hawse" w:date="2017-07-31T14:35:00Z"/>
        </w:rPr>
        <w:pPrChange w:id="1324" w:author="Alan Hawse" w:date="2017-07-31T14:35:00Z">
          <w:pPr/>
        </w:pPrChange>
      </w:pPr>
    </w:p>
    <w:p w14:paraId="3ABF51B7" w14:textId="54862A23" w:rsidR="0001375F" w:rsidDel="002E71EC" w:rsidRDefault="0001375F" w:rsidP="002E71EC">
      <w:pPr>
        <w:pStyle w:val="Heading2"/>
        <w:rPr>
          <w:ins w:id="1325" w:author="Greg Landry" w:date="2017-03-01T16:06:00Z"/>
          <w:del w:id="1326" w:author="Alan Hawse" w:date="2017-07-31T14:35:00Z"/>
          <w:b w:val="0"/>
          <w:bCs w:val="0"/>
        </w:rPr>
        <w:pPrChange w:id="1327" w:author="Alan Hawse" w:date="2017-07-31T14:35:00Z">
          <w:pPr/>
        </w:pPrChange>
      </w:pPr>
      <w:ins w:id="1328" w:author="Greg Landry" w:date="2017-03-01T16:06:00Z">
        <w:del w:id="1329" w:author="Alan Hawse" w:date="2017-07-31T14:35:00Z">
          <w:r w:rsidDel="002E71EC">
            <w:br w:type="page"/>
          </w:r>
        </w:del>
      </w:ins>
    </w:p>
    <w:p w14:paraId="55005F6A" w14:textId="6557E0BC" w:rsidR="00EC5710" w:rsidDel="002E71EC" w:rsidRDefault="00E41BB1" w:rsidP="002E71EC">
      <w:pPr>
        <w:pStyle w:val="Heading2"/>
        <w:rPr>
          <w:del w:id="1330" w:author="Alan Hawse" w:date="2017-07-31T14:35:00Z"/>
        </w:rPr>
        <w:pPrChange w:id="1331" w:author="Alan Hawse" w:date="2017-07-31T14:35:00Z">
          <w:pPr>
            <w:pStyle w:val="Heading3"/>
          </w:pPr>
        </w:pPrChange>
      </w:pPr>
      <w:del w:id="1332" w:author="Alan Hawse" w:date="2017-07-31T14:35:00Z">
        <w:r w:rsidDel="002E71EC">
          <w:delText>0</w:delText>
        </w:r>
      </w:del>
      <w:ins w:id="1333" w:author="Greg Landry" w:date="2017-06-03T15:30:00Z">
        <w:del w:id="1334" w:author="Alan Hawse" w:date="2017-07-31T14:35:00Z">
          <w:r w:rsidR="0076231A" w:rsidDel="002E71EC">
            <w:delText>5</w:delText>
          </w:r>
        </w:del>
      </w:ins>
      <w:del w:id="1335" w:author="Alan Hawse" w:date="2017-07-31T14:35:00Z">
        <w:r w:rsidR="00EE020A" w:rsidDel="002E71EC">
          <w:delText>4</w:delText>
        </w:r>
        <w:r w:rsidDel="002E71EC">
          <w:delText xml:space="preserve"> </w:delText>
        </w:r>
        <w:r w:rsidR="00175CCC" w:rsidDel="002E71EC">
          <w:delText xml:space="preserve">Build and test </w:delText>
        </w:r>
        <w:r w:rsidDel="002E71EC">
          <w:delText>the</w:delText>
        </w:r>
        <w:r w:rsidR="00175CCC" w:rsidDel="002E71EC">
          <w:delText xml:space="preserve"> demo</w:delText>
        </w:r>
        <w:r w:rsidR="00EC5710" w:rsidDel="002E71EC">
          <w:delText>.aws_iot.pub_sub.</w:delText>
        </w:r>
        <w:r w:rsidDel="002E71EC">
          <w:delText xml:space="preserve">subscriber </w:delText>
        </w:r>
        <w:r w:rsidR="00EC5710" w:rsidDel="002E71EC">
          <w:delText>A</w:delText>
        </w:r>
        <w:r w:rsidDel="002E71EC">
          <w:delText xml:space="preserve">pp </w:delText>
        </w:r>
      </w:del>
    </w:p>
    <w:p w14:paraId="204703D2" w14:textId="718555AB" w:rsidR="00EC5710" w:rsidDel="002E71EC" w:rsidRDefault="00EC5710" w:rsidP="002E71EC">
      <w:pPr>
        <w:pStyle w:val="Heading2"/>
        <w:rPr>
          <w:del w:id="1336" w:author="Alan Hawse" w:date="2017-07-31T14:35:00Z"/>
        </w:rPr>
        <w:pPrChange w:id="1337" w:author="Alan Hawse" w:date="2017-07-31T14:35:00Z">
          <w:pPr>
            <w:pStyle w:val="ListParagraph"/>
            <w:numPr>
              <w:numId w:val="32"/>
            </w:numPr>
            <w:ind w:hanging="360"/>
          </w:pPr>
        </w:pPrChange>
      </w:pPr>
      <w:del w:id="1338" w:author="Alan Hawse" w:date="2017-07-31T14:35:00Z">
        <w:r w:rsidDel="002E71EC">
          <w:delText xml:space="preserve">Copy the </w:delText>
        </w:r>
        <w:r w:rsidR="00F90419" w:rsidDel="002E71EC">
          <w:delText xml:space="preserve">WICED </w:delText>
        </w:r>
        <w:r w:rsidDel="002E71EC">
          <w:delText>app</w:delText>
        </w:r>
        <w:r w:rsidR="00F90419" w:rsidDel="002E71EC">
          <w:delText>lication from apps/demo/aws_iot/pub_sub/subscriber</w:delText>
        </w:r>
        <w:r w:rsidDel="002E71EC">
          <w:delText xml:space="preserve"> to your directory </w:delText>
        </w:r>
        <w:r w:rsidR="00F90419" w:rsidDel="002E71EC">
          <w:delText>(i.e. wa101/07</w:delText>
        </w:r>
        <w:r w:rsidR="003577C9" w:rsidDel="002E71EC">
          <w:delText>b</w:delText>
        </w:r>
        <w:r w:rsidR="00F90419" w:rsidDel="002E71EC">
          <w:delText xml:space="preserve">/05_subscriber) </w:delText>
        </w:r>
        <w:r w:rsidDel="002E71EC">
          <w:delText xml:space="preserve">and </w:delText>
        </w:r>
        <w:r w:rsidR="0077348E" w:rsidDel="002E71EC">
          <w:delText xml:space="preserve">modify </w:delText>
        </w:r>
        <w:r w:rsidDel="002E71EC">
          <w:delText>the DCT</w:delText>
        </w:r>
        <w:r w:rsidR="003821F2" w:rsidDel="002E71EC">
          <w:delText xml:space="preserve"> and m</w:delText>
        </w:r>
        <w:r w:rsidR="00D31B28" w:rsidDel="002E71EC">
          <w:delText>akefile</w:delText>
        </w:r>
        <w:r w:rsidR="00F67527" w:rsidDel="002E71EC">
          <w:delText>.</w:delText>
        </w:r>
      </w:del>
    </w:p>
    <w:p w14:paraId="28C0EA9C" w14:textId="133B0DD9" w:rsidR="001D079C" w:rsidDel="002E71EC" w:rsidRDefault="00D31B28" w:rsidP="002E71EC">
      <w:pPr>
        <w:pStyle w:val="Heading2"/>
        <w:rPr>
          <w:ins w:id="1339" w:author="Greg Landry" w:date="2017-04-03T17:51:00Z"/>
          <w:del w:id="1340" w:author="Alan Hawse" w:date="2017-07-31T14:35:00Z"/>
        </w:rPr>
        <w:pPrChange w:id="1341" w:author="Alan Hawse" w:date="2017-07-31T14:35:00Z">
          <w:pPr>
            <w:pStyle w:val="ListParagraph"/>
            <w:numPr>
              <w:numId w:val="32"/>
            </w:numPr>
            <w:ind w:hanging="360"/>
          </w:pPr>
        </w:pPrChange>
      </w:pPr>
      <w:del w:id="1342" w:author="Alan Hawse" w:date="2017-07-31T14:35:00Z">
        <w:r w:rsidDel="002E71EC">
          <w:delText>Update the topic and broker #defines to the same one you chose for (03)</w:delText>
        </w:r>
        <w:r w:rsidR="00176344" w:rsidDel="002E71EC">
          <w:delText>.</w:delText>
        </w:r>
      </w:del>
    </w:p>
    <w:p w14:paraId="497760D9" w14:textId="172805BA" w:rsidR="007D4498" w:rsidDel="002E71EC" w:rsidRDefault="007D4498" w:rsidP="002E71EC">
      <w:pPr>
        <w:pStyle w:val="Heading2"/>
        <w:rPr>
          <w:ins w:id="1343" w:author="Greg Landry" w:date="2017-03-06T13:43:00Z"/>
          <w:del w:id="1344" w:author="Alan Hawse" w:date="2017-07-31T14:35:00Z"/>
        </w:rPr>
        <w:pPrChange w:id="1345" w:author="Alan Hawse" w:date="2017-07-31T14:35:00Z">
          <w:pPr>
            <w:pStyle w:val="ListParagraph"/>
            <w:numPr>
              <w:numId w:val="32"/>
            </w:numPr>
            <w:ind w:hanging="360"/>
          </w:pPr>
        </w:pPrChange>
      </w:pPr>
      <w:ins w:id="1346" w:author="Greg Landry" w:date="2017-04-03T17:51:00Z">
        <w:del w:id="1347" w:author="Alan Hawse" w:date="2017-07-31T14:35:00Z">
          <w:r w:rsidDel="002E71EC">
            <w:delText>Update the #define for CLIENT_ID to contain your initials.</w:delText>
          </w:r>
        </w:del>
      </w:ins>
    </w:p>
    <w:p w14:paraId="48C7842D" w14:textId="73AC92AD" w:rsidR="00426EE0" w:rsidDel="002E71EC" w:rsidRDefault="00426EE0" w:rsidP="002E71EC">
      <w:pPr>
        <w:pStyle w:val="Heading2"/>
        <w:rPr>
          <w:del w:id="1348" w:author="Alan Hawse" w:date="2017-07-31T14:35:00Z"/>
        </w:rPr>
        <w:pPrChange w:id="1349" w:author="Alan Hawse" w:date="2017-07-31T14:35:00Z">
          <w:pPr>
            <w:pStyle w:val="ListParagraph"/>
            <w:numPr>
              <w:numId w:val="32"/>
            </w:numPr>
            <w:ind w:hanging="360"/>
          </w:pPr>
        </w:pPrChange>
      </w:pPr>
      <w:ins w:id="1350" w:author="Greg Landry" w:date="2017-03-06T13:43:00Z">
        <w:del w:id="1351" w:author="Alan Hawse" w:date="2017-07-31T14:35:00Z">
          <w:r w:rsidDel="002E71EC">
            <w:delText>Change WICED_LED1 to WICED_SH_LED1 to work with the shield.</w:delText>
          </w:r>
          <w:r w:rsidDel="002E71EC">
            <w:tab/>
          </w:r>
        </w:del>
      </w:ins>
    </w:p>
    <w:p w14:paraId="3D8D12A2" w14:textId="23FA560C" w:rsidR="001D079C" w:rsidDel="002E71EC" w:rsidRDefault="001D079C" w:rsidP="002E71EC">
      <w:pPr>
        <w:pStyle w:val="Heading2"/>
        <w:rPr>
          <w:del w:id="1352" w:author="Alan Hawse" w:date="2017-07-31T14:35:00Z"/>
        </w:rPr>
        <w:pPrChange w:id="1353" w:author="Alan Hawse" w:date="2017-07-31T14:35:00Z">
          <w:pPr>
            <w:pStyle w:val="ListParagraph"/>
            <w:numPr>
              <w:numId w:val="32"/>
            </w:numPr>
            <w:ind w:hanging="360"/>
          </w:pPr>
        </w:pPrChange>
      </w:pPr>
      <w:del w:id="1354" w:author="Alan Hawse" w:date="2017-07-31T14:35:00Z">
        <w:r w:rsidDel="002E71EC">
          <w:delText xml:space="preserve">We will use the same </w:delText>
        </w:r>
        <w:r w:rsidRPr="001D079C" w:rsidDel="002E71EC">
          <w:rPr>
            <w:i/>
          </w:rPr>
          <w:delText>thing</w:delText>
        </w:r>
        <w:r w:rsidR="00245644" w:rsidDel="002E71EC">
          <w:delText>, certificate, and keys</w:delText>
        </w:r>
        <w:r w:rsidDel="002E71EC">
          <w:delText xml:space="preserve"> t</w:delText>
        </w:r>
        <w:r w:rsidR="00245644" w:rsidDel="002E71EC">
          <w:delText>hat we did for (02)</w:delText>
        </w:r>
        <w:r w:rsidDel="002E71EC">
          <w:delText>.</w:delText>
        </w:r>
      </w:del>
    </w:p>
    <w:p w14:paraId="3CC74D40" w14:textId="65B670E8" w:rsidR="00D31B28" w:rsidDel="002E71EC" w:rsidRDefault="00D31B28" w:rsidP="002E71EC">
      <w:pPr>
        <w:pStyle w:val="Heading2"/>
        <w:rPr>
          <w:del w:id="1355" w:author="Alan Hawse" w:date="2017-07-31T14:35:00Z"/>
        </w:rPr>
        <w:pPrChange w:id="1356" w:author="Alan Hawse" w:date="2017-07-31T14:35:00Z">
          <w:pPr>
            <w:pStyle w:val="ListParagraph"/>
            <w:numPr>
              <w:numId w:val="32"/>
            </w:numPr>
            <w:ind w:hanging="360"/>
          </w:pPr>
        </w:pPrChange>
      </w:pPr>
      <w:del w:id="1357" w:author="Alan Hawse" w:date="2017-07-31T14:35:00Z">
        <w:r w:rsidDel="002E71EC">
          <w:delText xml:space="preserve">Publish messages using the AWS </w:delText>
        </w:r>
      </w:del>
      <w:ins w:id="1358" w:author="Greg Landry" w:date="2017-06-03T15:51:00Z">
        <w:del w:id="1359" w:author="Alan Hawse" w:date="2017-07-31T14:35:00Z">
          <w:r w:rsidR="00A90D49" w:rsidDel="002E71EC">
            <w:delText>T</w:delText>
          </w:r>
        </w:del>
      </w:ins>
      <w:del w:id="1360" w:author="Alan Hawse" w:date="2017-07-31T14:35:00Z">
        <w:r w:rsidR="00705C49" w:rsidDel="002E71EC">
          <w:delText xml:space="preserve">test </w:delText>
        </w:r>
        <w:r w:rsidDel="002E71EC">
          <w:delText>MQTT Client</w:delText>
        </w:r>
        <w:r w:rsidR="00176344" w:rsidDel="002E71EC">
          <w:delText>.</w:delText>
        </w:r>
      </w:del>
    </w:p>
    <w:p w14:paraId="12B4688A" w14:textId="2CD089A1" w:rsidR="00DB7F68" w:rsidDel="002E71EC" w:rsidRDefault="0015764D" w:rsidP="002E71EC">
      <w:pPr>
        <w:pStyle w:val="Heading2"/>
        <w:rPr>
          <w:del w:id="1361" w:author="Alan Hawse" w:date="2017-07-31T14:35:00Z"/>
        </w:rPr>
        <w:pPrChange w:id="1362" w:author="Alan Hawse" w:date="2017-07-31T14:35:00Z">
          <w:pPr>
            <w:pStyle w:val="ListParagraph"/>
            <w:numPr>
              <w:ilvl w:val="1"/>
              <w:numId w:val="32"/>
            </w:numPr>
            <w:ind w:left="1440" w:hanging="360"/>
          </w:pPr>
        </w:pPrChange>
      </w:pPr>
      <w:del w:id="1363" w:author="Alan Hawse" w:date="2017-07-31T14:35:00Z">
        <w:r w:rsidDel="002E71EC">
          <w:delText>Determine what string needs to be sent to turn the light on or off.</w:delText>
        </w:r>
      </w:del>
    </w:p>
    <w:p w14:paraId="4531D953" w14:textId="4E93818F" w:rsidR="0015764D" w:rsidDel="002E71EC" w:rsidRDefault="0015764D" w:rsidP="002E71EC">
      <w:pPr>
        <w:pStyle w:val="Heading2"/>
        <w:rPr>
          <w:del w:id="1364" w:author="Alan Hawse" w:date="2017-07-31T14:35:00Z"/>
        </w:rPr>
        <w:pPrChange w:id="1365" w:author="Alan Hawse" w:date="2017-07-31T14:35:00Z">
          <w:pPr>
            <w:pStyle w:val="ListParagraph"/>
            <w:numPr>
              <w:ilvl w:val="2"/>
              <w:numId w:val="32"/>
            </w:numPr>
            <w:ind w:left="2160" w:hanging="180"/>
          </w:pPr>
        </w:pPrChange>
      </w:pPr>
      <w:del w:id="1366" w:author="Alan Hawse" w:date="2017-07-31T14:35:00Z">
        <w:r w:rsidDel="002E71EC">
          <w:delText>Hint: Look in the source code to find the string that is being looked for when a message is received.</w:delText>
        </w:r>
      </w:del>
    </w:p>
    <w:p w14:paraId="4153B29D" w14:textId="08747273" w:rsidR="00B055DA" w:rsidDel="002E71EC" w:rsidRDefault="00B055DA" w:rsidP="002E71EC">
      <w:pPr>
        <w:pStyle w:val="Heading2"/>
        <w:rPr>
          <w:del w:id="1367" w:author="Alan Hawse" w:date="2017-07-31T14:35:00Z"/>
        </w:rPr>
        <w:pPrChange w:id="1368" w:author="Alan Hawse" w:date="2017-07-31T14:35:00Z">
          <w:pPr>
            <w:pStyle w:val="ListParagraph"/>
            <w:numPr>
              <w:ilvl w:val="2"/>
              <w:numId w:val="32"/>
            </w:numPr>
            <w:ind w:left="2160" w:hanging="180"/>
          </w:pPr>
        </w:pPrChange>
      </w:pPr>
      <w:del w:id="1369" w:author="Alan Hawse" w:date="2017-07-31T14:35:00Z">
        <w:r w:rsidDel="002E71EC">
          <w:delText xml:space="preserve">Hint: If you are successful, the Green LED on the baseboard </w:delText>
        </w:r>
      </w:del>
      <w:ins w:id="1370" w:author="Greg Landry" w:date="2017-04-03T17:01:00Z">
        <w:del w:id="1371" w:author="Alan Hawse" w:date="2017-07-31T14:35:00Z">
          <w:r w:rsidR="0029108F" w:rsidDel="002E71EC">
            <w:delText xml:space="preserve">shield </w:delText>
          </w:r>
        </w:del>
      </w:ins>
      <w:del w:id="1372" w:author="Alan Hawse" w:date="2017-07-31T14:35:00Z">
        <w:r w:rsidDel="002E71EC">
          <w:delText>should turn on/off.</w:delText>
        </w:r>
      </w:del>
    </w:p>
    <w:p w14:paraId="223028B2" w14:textId="245328F9" w:rsidR="00A922E4" w:rsidDel="002E71EC" w:rsidRDefault="00D31B28" w:rsidP="002E71EC">
      <w:pPr>
        <w:pStyle w:val="Heading2"/>
        <w:rPr>
          <w:del w:id="1373" w:author="Alan Hawse" w:date="2017-07-31T14:35:00Z"/>
        </w:rPr>
        <w:pPrChange w:id="1374" w:author="Alan Hawse" w:date="2017-07-31T14:35:00Z">
          <w:pPr>
            <w:pStyle w:val="Heading3"/>
          </w:pPr>
        </w:pPrChange>
      </w:pPr>
      <w:del w:id="1375" w:author="Alan Hawse" w:date="2017-07-31T14:35:00Z">
        <w:r w:rsidDel="002E71EC">
          <w:delText>0</w:delText>
        </w:r>
      </w:del>
      <w:ins w:id="1376" w:author="Greg Landry" w:date="2017-06-03T15:30:00Z">
        <w:del w:id="1377" w:author="Alan Hawse" w:date="2017-07-31T14:35:00Z">
          <w:r w:rsidR="0076231A" w:rsidDel="002E71EC">
            <w:delText>6</w:delText>
          </w:r>
        </w:del>
      </w:ins>
      <w:del w:id="1378" w:author="Alan Hawse" w:date="2017-07-31T14:35:00Z">
        <w:r w:rsidR="00EE020A" w:rsidDel="002E71EC">
          <w:delText>5</w:delText>
        </w:r>
        <w:r w:rsidR="00E41BB1" w:rsidDel="002E71EC">
          <w:delText xml:space="preserve"> </w:delText>
        </w:r>
        <w:r w:rsidR="00FC4AAA" w:rsidDel="002E71EC">
          <w:delText xml:space="preserve">(Advanced) </w:delText>
        </w:r>
        <w:r w:rsidR="00A922E4" w:rsidDel="002E71EC">
          <w:delText>Implement the subscriber and publisher in two different kits and test</w:delText>
        </w:r>
      </w:del>
    </w:p>
    <w:p w14:paraId="454F4525" w14:textId="1126FF29" w:rsidR="0028340D" w:rsidDel="002E71EC" w:rsidRDefault="0028340D" w:rsidP="002E71EC">
      <w:pPr>
        <w:pStyle w:val="Heading2"/>
        <w:rPr>
          <w:del w:id="1379" w:author="Alan Hawse" w:date="2017-07-31T14:35:00Z"/>
        </w:rPr>
        <w:pPrChange w:id="1380" w:author="Alan Hawse" w:date="2017-07-31T14:35:00Z">
          <w:pPr>
            <w:pStyle w:val="ListParagraph"/>
            <w:numPr>
              <w:numId w:val="34"/>
            </w:numPr>
            <w:ind w:hanging="360"/>
          </w:pPr>
        </w:pPrChange>
      </w:pPr>
      <w:del w:id="1381" w:author="Alan Hawse" w:date="2017-07-31T14:35:00Z">
        <w:r w:rsidDel="002E71EC">
          <w:delText>In a real world application</w:delText>
        </w:r>
      </w:del>
      <w:ins w:id="1382" w:author="Greg Landry" w:date="2017-06-03T15:54:00Z">
        <w:del w:id="1383" w:author="Alan Hawse" w:date="2017-07-31T14:35:00Z">
          <w:r w:rsidR="003B6B78" w:rsidDel="002E71EC">
            <w:delText>application,</w:delText>
          </w:r>
        </w:del>
      </w:ins>
      <w:del w:id="1384" w:author="Alan Hawse" w:date="2017-07-31T14:35:00Z">
        <w:r w:rsidDel="002E71EC">
          <w:delText xml:space="preserve"> you would typically have one or more devices publishing data to a broker and one or more devices reading data from that same broker. So, let’s try that out with two different kits.</w:delText>
        </w:r>
        <w:r w:rsidR="00DB7F68" w:rsidDel="002E71EC">
          <w:delText xml:space="preserve"> You should team up with another student for this lab.</w:delText>
        </w:r>
      </w:del>
    </w:p>
    <w:p w14:paraId="2A260D3C" w14:textId="36121D4E" w:rsidR="000D57F9" w:rsidDel="002E71EC" w:rsidRDefault="0028340D" w:rsidP="002E71EC">
      <w:pPr>
        <w:pStyle w:val="Heading2"/>
        <w:rPr>
          <w:del w:id="1385" w:author="Alan Hawse" w:date="2017-07-31T14:35:00Z"/>
        </w:rPr>
        <w:pPrChange w:id="1386" w:author="Alan Hawse" w:date="2017-07-31T14:35:00Z">
          <w:pPr>
            <w:pStyle w:val="ListParagraph"/>
            <w:numPr>
              <w:ilvl w:val="1"/>
              <w:numId w:val="34"/>
            </w:numPr>
            <w:ind w:left="1440" w:hanging="360"/>
          </w:pPr>
        </w:pPrChange>
      </w:pPr>
      <w:del w:id="1387" w:author="Alan Hawse" w:date="2017-07-31T14:35:00Z">
        <w:r w:rsidDel="002E71EC">
          <w:delText xml:space="preserve">Make a new </w:delText>
        </w:r>
        <w:r w:rsidDel="002E71EC">
          <w:rPr>
            <w:i/>
          </w:rPr>
          <w:delText>thing</w:delText>
        </w:r>
        <w:r w:rsidDel="002E71EC">
          <w:delText xml:space="preserve"> in the </w:delText>
        </w:r>
        <w:r w:rsidR="00293323" w:rsidDel="002E71EC">
          <w:delText xml:space="preserve">AWS </w:delText>
        </w:r>
        <w:r w:rsidDel="002E71EC">
          <w:delText xml:space="preserve">console </w:delText>
        </w:r>
        <w:r w:rsidR="00B3687E" w:rsidDel="002E71EC">
          <w:delText xml:space="preserve">for the subscriber </w:delText>
        </w:r>
        <w:r w:rsidR="000D57F9" w:rsidDel="002E71EC">
          <w:delText>and create a new certificate for it. You can attach the same policy that you created previously.</w:delText>
        </w:r>
      </w:del>
    </w:p>
    <w:p w14:paraId="0CA7A688" w14:textId="6CE1C927" w:rsidR="0028340D" w:rsidDel="002E71EC" w:rsidRDefault="000D57F9" w:rsidP="002E71EC">
      <w:pPr>
        <w:pStyle w:val="Heading2"/>
        <w:rPr>
          <w:ins w:id="1388" w:author="Greg Landry" w:date="2017-06-03T10:06:00Z"/>
          <w:del w:id="1389" w:author="Alan Hawse" w:date="2017-07-31T14:35:00Z"/>
        </w:rPr>
        <w:pPrChange w:id="1390" w:author="Alan Hawse" w:date="2017-07-31T14:35:00Z">
          <w:pPr>
            <w:pStyle w:val="ListParagraph"/>
            <w:numPr>
              <w:ilvl w:val="2"/>
              <w:numId w:val="34"/>
            </w:numPr>
            <w:ind w:left="2160" w:hanging="180"/>
          </w:pPr>
        </w:pPrChange>
      </w:pPr>
      <w:del w:id="1391" w:author="Alan Hawse" w:date="2017-07-31T14:35:00Z">
        <w:r w:rsidDel="002E71EC">
          <w:delText xml:space="preserve">Note: You could actually use the same </w:delText>
        </w:r>
        <w:r w:rsidRPr="000D57F9" w:rsidDel="002E71EC">
          <w:rPr>
            <w:i/>
          </w:rPr>
          <w:delText>thing</w:delText>
        </w:r>
        <w:r w:rsidDel="002E71EC">
          <w:delText xml:space="preserve">, certificate, and policy for both the subscriber and publisher if you wanted, but in many cases you will want each type of </w:delText>
        </w:r>
        <w:r w:rsidRPr="000D57F9" w:rsidDel="002E71EC">
          <w:rPr>
            <w:i/>
          </w:rPr>
          <w:delText>thing</w:delText>
        </w:r>
        <w:r w:rsidDel="002E71EC">
          <w:delText xml:space="preserve"> to have different permissions or settings. For example, you might want the subscriber to be able to read values but not modify them. In that case, the certificate and the attached policy for the subscriber </w:delText>
        </w:r>
        <w:r w:rsidRPr="000D57F9" w:rsidDel="002E71EC">
          <w:rPr>
            <w:i/>
          </w:rPr>
          <w:delText>thing</w:delText>
        </w:r>
        <w:r w:rsidDel="002E71EC">
          <w:delText xml:space="preserve"> would be different.</w:delText>
        </w:r>
      </w:del>
    </w:p>
    <w:p w14:paraId="28BBCEEF" w14:textId="09801036" w:rsidR="001F57E2" w:rsidDel="002E71EC" w:rsidRDefault="001F57E2" w:rsidP="002E71EC">
      <w:pPr>
        <w:pStyle w:val="Heading2"/>
        <w:rPr>
          <w:del w:id="1392" w:author="Alan Hawse" w:date="2017-07-31T14:35:00Z"/>
        </w:rPr>
        <w:pPrChange w:id="1393" w:author="Alan Hawse" w:date="2017-07-31T14:35:00Z">
          <w:pPr>
            <w:pStyle w:val="ListParagraph"/>
            <w:numPr>
              <w:ilvl w:val="2"/>
              <w:numId w:val="34"/>
            </w:numPr>
            <w:ind w:left="2160" w:hanging="180"/>
          </w:pPr>
        </w:pPrChange>
      </w:pPr>
      <w:ins w:id="1394" w:author="Greg Landry" w:date="2017-06-03T10:06:00Z">
        <w:del w:id="1395" w:author="Alan Hawse" w:date="2017-07-31T14:35:00Z">
          <w:r w:rsidDel="002E71EC">
            <w:delText>Hint: Make sure the CLIENT_ID is different between the two projects. Otherwise they will interfere with one another.</w:delText>
          </w:r>
        </w:del>
      </w:ins>
    </w:p>
    <w:p w14:paraId="49BDE5A0" w14:textId="5C817436" w:rsidR="00B3687E" w:rsidDel="002E71EC" w:rsidRDefault="00B3687E" w:rsidP="002E71EC">
      <w:pPr>
        <w:pStyle w:val="Heading2"/>
        <w:rPr>
          <w:del w:id="1396" w:author="Alan Hawse" w:date="2017-07-31T14:35:00Z"/>
        </w:rPr>
        <w:pPrChange w:id="1397" w:author="Alan Hawse" w:date="2017-07-31T14:35:00Z">
          <w:pPr>
            <w:pStyle w:val="ListParagraph"/>
            <w:numPr>
              <w:ilvl w:val="1"/>
              <w:numId w:val="34"/>
            </w:numPr>
            <w:ind w:left="1440" w:hanging="360"/>
          </w:pPr>
        </w:pPrChange>
      </w:pPr>
      <w:del w:id="1398" w:author="Alan Hawse" w:date="2017-07-31T14:35:00Z">
        <w:r w:rsidDel="002E71EC">
          <w:delText xml:space="preserve">Save the new subscriber </w:delText>
        </w:r>
        <w:r w:rsidR="000D57F9" w:rsidDel="002E71EC">
          <w:delText>certificate</w:delText>
        </w:r>
        <w:r w:rsidR="006E3D1B" w:rsidDel="002E71EC">
          <w:delText xml:space="preserve"> </w:delText>
        </w:r>
        <w:r w:rsidDel="002E71EC">
          <w:delText xml:space="preserve">files but use different names for </w:delText>
        </w:r>
        <w:r w:rsidRPr="00B3687E" w:rsidDel="002E71EC">
          <w:rPr>
            <w:i/>
          </w:rPr>
          <w:delText>client.cer</w:delText>
        </w:r>
        <w:r w:rsidDel="002E71EC">
          <w:delText xml:space="preserve"> and </w:delText>
        </w:r>
        <w:r w:rsidRPr="00B3687E" w:rsidDel="002E71EC">
          <w:rPr>
            <w:i/>
          </w:rPr>
          <w:delText>privkey.cer</w:delText>
        </w:r>
        <w:r w:rsidDel="002E71EC">
          <w:delText xml:space="preserve"> so that t</w:delText>
        </w:r>
        <w:r w:rsidR="000D57F9" w:rsidDel="002E71EC">
          <w:delText>he subscriber and publisher can use different files</w:delText>
        </w:r>
        <w:r w:rsidDel="002E71EC">
          <w:delText xml:space="preserve">. </w:delText>
        </w:r>
      </w:del>
    </w:p>
    <w:p w14:paraId="2D687411" w14:textId="3C74596D" w:rsidR="00B3687E" w:rsidDel="002E71EC" w:rsidRDefault="001A2030" w:rsidP="002E71EC">
      <w:pPr>
        <w:pStyle w:val="Heading2"/>
        <w:rPr>
          <w:del w:id="1399" w:author="Alan Hawse" w:date="2017-07-31T14:35:00Z"/>
        </w:rPr>
        <w:pPrChange w:id="1400" w:author="Alan Hawse" w:date="2017-07-31T14:35:00Z">
          <w:pPr>
            <w:pStyle w:val="ListParagraph"/>
            <w:numPr>
              <w:ilvl w:val="1"/>
              <w:numId w:val="34"/>
            </w:numPr>
            <w:ind w:left="1440" w:hanging="360"/>
          </w:pPr>
        </w:pPrChange>
      </w:pPr>
      <w:del w:id="1401" w:author="Alan Hawse" w:date="2017-07-31T14:35:00Z">
        <w:r w:rsidDel="002E71EC">
          <w:delText>Update the make</w:delText>
        </w:r>
        <w:r w:rsidR="00B3687E" w:rsidDel="002E71EC">
          <w:delText xml:space="preserve">file so that the subscriber points to the new </w:delText>
        </w:r>
        <w:r w:rsidR="000D57F9" w:rsidDel="002E71EC">
          <w:delText>certificates</w:delText>
        </w:r>
        <w:r w:rsidR="00B3687E" w:rsidDel="002E71EC">
          <w:delText>.</w:delText>
        </w:r>
      </w:del>
    </w:p>
    <w:p w14:paraId="0FCAB821" w14:textId="33729904" w:rsidR="00B3687E" w:rsidDel="002E71EC" w:rsidRDefault="00B3687E" w:rsidP="002E71EC">
      <w:pPr>
        <w:pStyle w:val="Heading2"/>
        <w:rPr>
          <w:del w:id="1402" w:author="Alan Hawse" w:date="2017-07-31T14:35:00Z"/>
        </w:rPr>
        <w:pPrChange w:id="1403" w:author="Alan Hawse" w:date="2017-07-31T14:35:00Z">
          <w:pPr>
            <w:pStyle w:val="ListParagraph"/>
            <w:numPr>
              <w:ilvl w:val="2"/>
              <w:numId w:val="34"/>
            </w:numPr>
            <w:ind w:left="2160" w:hanging="180"/>
          </w:pPr>
        </w:pPrChange>
      </w:pPr>
      <w:del w:id="1404" w:author="Alan Hawse" w:date="2017-07-31T14:35:00Z">
        <w:r w:rsidDel="002E71EC">
          <w:delText>Hint:</w:delText>
        </w:r>
        <w:r w:rsidRPr="00B3687E" w:rsidDel="002E71EC">
          <w:delText xml:space="preserve"> </w:delText>
        </w:r>
        <w:r w:rsidDel="002E71EC">
          <w:delText>The rootca.cer will not need to change since it is the Amazon AWS public key which is always the same.</w:delText>
        </w:r>
      </w:del>
    </w:p>
    <w:p w14:paraId="30830520" w14:textId="644B8C61" w:rsidR="00B3687E" w:rsidDel="002E71EC" w:rsidRDefault="00B3687E" w:rsidP="002E71EC">
      <w:pPr>
        <w:pStyle w:val="Heading2"/>
        <w:rPr>
          <w:del w:id="1405" w:author="Alan Hawse" w:date="2017-07-31T14:35:00Z"/>
        </w:rPr>
        <w:pPrChange w:id="1406" w:author="Alan Hawse" w:date="2017-07-31T14:35:00Z">
          <w:pPr>
            <w:pStyle w:val="ListParagraph"/>
            <w:numPr>
              <w:ilvl w:val="1"/>
              <w:numId w:val="34"/>
            </w:numPr>
            <w:ind w:left="1440" w:hanging="360"/>
          </w:pPr>
        </w:pPrChange>
      </w:pPr>
      <w:del w:id="1407" w:author="Alan Hawse" w:date="2017-07-31T14:35:00Z">
        <w:r w:rsidDel="002E71EC">
          <w:delText xml:space="preserve">Update the lines in </w:delText>
        </w:r>
        <w:r w:rsidR="00E67E9A" w:rsidDel="002E71EC">
          <w:delText>“</w:delText>
        </w:r>
        <w:r w:rsidDel="002E71EC">
          <w:delText>subscriber.c</w:delText>
        </w:r>
        <w:r w:rsidR="00E67E9A" w:rsidDel="002E71EC">
          <w:delText>”</w:delText>
        </w:r>
        <w:r w:rsidDel="002E71EC">
          <w:delText xml:space="preserve"> that point to the </w:delText>
        </w:r>
        <w:r w:rsidR="006E3D1B" w:rsidDel="002E71EC">
          <w:delText>new</w:delText>
        </w:r>
        <w:r w:rsidDel="002E71EC">
          <w:delText xml:space="preserve"> credential </w:delText>
        </w:r>
        <w:r w:rsidR="006E3D1B" w:rsidDel="002E71EC">
          <w:delText xml:space="preserve">and key </w:delText>
        </w:r>
        <w:r w:rsidDel="002E71EC">
          <w:delText>files.</w:delText>
        </w:r>
      </w:del>
    </w:p>
    <w:p w14:paraId="4D24043E" w14:textId="49C64288" w:rsidR="00B3687E" w:rsidDel="002E71EC" w:rsidRDefault="00B3687E" w:rsidP="002E71EC">
      <w:pPr>
        <w:pStyle w:val="Heading2"/>
        <w:rPr>
          <w:del w:id="1408" w:author="Alan Hawse" w:date="2017-07-31T14:35:00Z"/>
        </w:rPr>
        <w:pPrChange w:id="1409" w:author="Alan Hawse" w:date="2017-07-31T14:35:00Z">
          <w:pPr>
            <w:pStyle w:val="ListParagraph"/>
            <w:numPr>
              <w:ilvl w:val="2"/>
              <w:numId w:val="34"/>
            </w:numPr>
            <w:ind w:left="2160" w:hanging="180"/>
          </w:pPr>
        </w:pPrChange>
      </w:pPr>
      <w:del w:id="1410" w:author="Alan Hawse" w:date="2017-07-31T14:35:00Z">
        <w:r w:rsidDel="002E71EC">
          <w:delText xml:space="preserve">Hint: the credentials are listed as </w:delText>
        </w:r>
        <w:r w:rsidRPr="00B3687E" w:rsidDel="002E71EC">
          <w:rPr>
            <w:i/>
          </w:rPr>
          <w:delText>resources_apps_DIR_aws_iot_DIR_client_cer</w:delText>
        </w:r>
        <w:r w:rsidDel="002E71EC">
          <w:delText xml:space="preserve"> and </w:delText>
        </w:r>
        <w:r w:rsidRPr="00B3687E" w:rsidDel="002E71EC">
          <w:rPr>
            <w:i/>
          </w:rPr>
          <w:delText>resources_apps_DIR_aws_iot_DIR_privkey_cer</w:delText>
        </w:r>
        <w:r w:rsidDel="002E71EC">
          <w:delText>. These names are the path in the resources folder where folder names are separated by the keyword “_DIR_” and the period before cer is replaced with “_”. You could move the credentials to another location in the resources folder by following the naming convention</w:delText>
        </w:r>
        <w:r w:rsidR="00254A9F" w:rsidDel="002E71EC">
          <w:delText xml:space="preserve"> or just change the names of the files and put them in the same folder</w:delText>
        </w:r>
        <w:r w:rsidDel="002E71EC">
          <w:delText>.</w:delText>
        </w:r>
      </w:del>
    </w:p>
    <w:p w14:paraId="2A3BAD23" w14:textId="6A43E541" w:rsidR="00B3687E" w:rsidDel="002E71EC" w:rsidRDefault="00B3687E" w:rsidP="002E71EC">
      <w:pPr>
        <w:pStyle w:val="Heading2"/>
        <w:rPr>
          <w:del w:id="1411" w:author="Alan Hawse" w:date="2017-07-31T14:35:00Z"/>
        </w:rPr>
        <w:pPrChange w:id="1412" w:author="Alan Hawse" w:date="2017-07-31T14:35:00Z">
          <w:pPr>
            <w:pStyle w:val="ListParagraph"/>
            <w:numPr>
              <w:ilvl w:val="1"/>
              <w:numId w:val="34"/>
            </w:numPr>
            <w:ind w:left="1440" w:hanging="360"/>
          </w:pPr>
        </w:pPrChange>
      </w:pPr>
      <w:del w:id="1413" w:author="Alan Hawse" w:date="2017-07-31T14:35:00Z">
        <w:r w:rsidDel="002E71EC">
          <w:delText>Program the updated subscriber</w:delText>
        </w:r>
        <w:r w:rsidR="00FC4AAA" w:rsidDel="002E71EC">
          <w:delText xml:space="preserve"> firmware.</w:delText>
        </w:r>
      </w:del>
    </w:p>
    <w:p w14:paraId="69A51418" w14:textId="38D1C828" w:rsidR="00B3687E" w:rsidDel="002E71EC" w:rsidRDefault="00B3687E" w:rsidP="002E71EC">
      <w:pPr>
        <w:pStyle w:val="Heading2"/>
        <w:rPr>
          <w:del w:id="1414" w:author="Alan Hawse" w:date="2017-07-31T14:35:00Z"/>
        </w:rPr>
        <w:pPrChange w:id="1415" w:author="Alan Hawse" w:date="2017-07-31T14:35:00Z">
          <w:pPr>
            <w:pStyle w:val="ListParagraph"/>
            <w:numPr>
              <w:ilvl w:val="1"/>
              <w:numId w:val="34"/>
            </w:numPr>
            <w:ind w:left="1440" w:hanging="360"/>
          </w:pPr>
        </w:pPrChange>
      </w:pPr>
      <w:del w:id="1416" w:author="Alan Hawse" w:date="2017-07-31T14:35:00Z">
        <w:r w:rsidDel="002E71EC">
          <w:delText>Power up both kits.</w:delText>
        </w:r>
      </w:del>
    </w:p>
    <w:p w14:paraId="78691205" w14:textId="0AEBD2ED" w:rsidR="00FC4AAA" w:rsidDel="002E71EC" w:rsidRDefault="00FC4AAA" w:rsidP="002E71EC">
      <w:pPr>
        <w:pStyle w:val="Heading2"/>
        <w:rPr>
          <w:del w:id="1417" w:author="Alan Hawse" w:date="2017-07-31T14:35:00Z"/>
        </w:rPr>
        <w:pPrChange w:id="1418" w:author="Alan Hawse" w:date="2017-07-31T14:35:00Z">
          <w:pPr>
            <w:pStyle w:val="ListParagraph"/>
            <w:numPr>
              <w:ilvl w:val="1"/>
              <w:numId w:val="34"/>
            </w:numPr>
            <w:ind w:left="1440" w:hanging="360"/>
          </w:pPr>
        </w:pPrChange>
      </w:pPr>
      <w:del w:id="1419" w:author="Alan Hawse" w:date="2017-07-31T14:35:00Z">
        <w:r w:rsidDel="002E71EC">
          <w:delText xml:space="preserve">Subscribe to the topic that you </w:delText>
        </w:r>
        <w:r w:rsidR="00387189" w:rsidDel="002E71EC">
          <w:delText xml:space="preserve">chose using the AWS </w:delText>
        </w:r>
        <w:r w:rsidR="00705C49" w:rsidDel="002E71EC">
          <w:delText xml:space="preserve">test </w:delText>
        </w:r>
        <w:r w:rsidR="00387189" w:rsidDel="002E71EC">
          <w:delText>MQTT Client.</w:delText>
        </w:r>
      </w:del>
    </w:p>
    <w:p w14:paraId="67CCA138" w14:textId="01B89F59" w:rsidR="00B3687E" w:rsidDel="002E71EC" w:rsidRDefault="00B3687E" w:rsidP="002E71EC">
      <w:pPr>
        <w:pStyle w:val="Heading2"/>
        <w:rPr>
          <w:del w:id="1420" w:author="Alan Hawse" w:date="2017-07-31T14:35:00Z"/>
        </w:rPr>
        <w:pPrChange w:id="1421" w:author="Alan Hawse" w:date="2017-07-31T14:35:00Z">
          <w:pPr>
            <w:pStyle w:val="ListParagraph"/>
            <w:numPr>
              <w:ilvl w:val="1"/>
              <w:numId w:val="34"/>
            </w:numPr>
            <w:ind w:left="1440" w:hanging="360"/>
          </w:pPr>
        </w:pPrChange>
      </w:pPr>
      <w:del w:id="1422" w:author="Alan Hawse" w:date="2017-07-31T14:35:00Z">
        <w:r w:rsidDel="002E71EC">
          <w:delText xml:space="preserve">Press the button on the provider </w:delText>
        </w:r>
      </w:del>
      <w:ins w:id="1423" w:author="Greg Landry" w:date="2017-06-16T13:05:00Z">
        <w:del w:id="1424" w:author="Alan Hawse" w:date="2017-07-31T14:35:00Z">
          <w:r w:rsidR="00514935" w:rsidDel="002E71EC">
            <w:delText xml:space="preserve">publisher </w:delText>
          </w:r>
        </w:del>
      </w:ins>
      <w:del w:id="1425" w:author="Alan Hawse" w:date="2017-07-31T14:35:00Z">
        <w:r w:rsidDel="002E71EC">
          <w:delText>and watch it change the state of the LED on the subscriber.</w:delText>
        </w:r>
        <w:r w:rsidR="00FC4AAA" w:rsidDel="002E71EC">
          <w:delText xml:space="preserve"> Also watch the messages in the </w:delText>
        </w:r>
        <w:r w:rsidR="00705C49" w:rsidDel="002E71EC">
          <w:delText xml:space="preserve">test </w:delText>
        </w:r>
        <w:r w:rsidR="00FC4AAA" w:rsidDel="002E71EC">
          <w:delText>MQTT Client window.</w:delText>
        </w:r>
      </w:del>
    </w:p>
    <w:p w14:paraId="48EB9B64" w14:textId="7AE30EAE" w:rsidR="00DC7DEF" w:rsidDel="002E71EC" w:rsidRDefault="00D31B28" w:rsidP="002E71EC">
      <w:pPr>
        <w:pStyle w:val="Heading2"/>
        <w:rPr>
          <w:del w:id="1426" w:author="Alan Hawse" w:date="2017-07-31T14:35:00Z"/>
        </w:rPr>
        <w:pPrChange w:id="1427" w:author="Alan Hawse" w:date="2017-07-31T14:35:00Z">
          <w:pPr>
            <w:pStyle w:val="Heading3"/>
          </w:pPr>
        </w:pPrChange>
      </w:pPr>
      <w:del w:id="1428" w:author="Alan Hawse" w:date="2017-07-31T14:35:00Z">
        <w:r w:rsidDel="002E71EC">
          <w:delText>0</w:delText>
        </w:r>
      </w:del>
      <w:ins w:id="1429" w:author="Greg Landry" w:date="2017-06-03T15:54:00Z">
        <w:del w:id="1430" w:author="Alan Hawse" w:date="2017-07-31T14:35:00Z">
          <w:r w:rsidR="003B6B78" w:rsidDel="002E71EC">
            <w:delText>7</w:delText>
          </w:r>
        </w:del>
      </w:ins>
      <w:del w:id="1431" w:author="Alan Hawse" w:date="2017-07-31T14:35:00Z">
        <w:r w:rsidR="00EE020A" w:rsidDel="002E71EC">
          <w:delText>6</w:delText>
        </w:r>
        <w:r w:rsidR="00E41BB1" w:rsidDel="002E71EC">
          <w:delText xml:space="preserve"> </w:delText>
        </w:r>
        <w:r w:rsidR="00FC4AAA" w:rsidDel="002E71EC">
          <w:delText xml:space="preserve">(Advanced) </w:delText>
        </w:r>
        <w:r w:rsidR="00175CCC" w:rsidDel="002E71EC">
          <w:delText xml:space="preserve">Build and test </w:delText>
        </w:r>
        <w:r w:rsidR="004C42B9" w:rsidDel="002E71EC">
          <w:delText xml:space="preserve">the </w:delText>
        </w:r>
        <w:r w:rsidDel="002E71EC">
          <w:delText>S</w:delText>
        </w:r>
        <w:r w:rsidR="004C42B9" w:rsidDel="002E71EC">
          <w:delText xml:space="preserve">hadow </w:delText>
        </w:r>
        <w:r w:rsidR="00175CCC" w:rsidDel="002E71EC">
          <w:delText>App</w:delText>
        </w:r>
      </w:del>
    </w:p>
    <w:p w14:paraId="2BB0ADC5" w14:textId="51837ED3" w:rsidR="00FC4AAA" w:rsidDel="002E71EC" w:rsidRDefault="00FC4AAA" w:rsidP="002E71EC">
      <w:pPr>
        <w:pStyle w:val="Heading2"/>
        <w:rPr>
          <w:del w:id="1432" w:author="Alan Hawse" w:date="2017-07-31T14:35:00Z"/>
        </w:rPr>
        <w:pPrChange w:id="1433" w:author="Alan Hawse" w:date="2017-07-31T14:35:00Z">
          <w:pPr>
            <w:pStyle w:val="ListParagraph"/>
            <w:numPr>
              <w:numId w:val="35"/>
            </w:numPr>
            <w:ind w:hanging="360"/>
          </w:pPr>
        </w:pPrChange>
      </w:pPr>
      <w:del w:id="1434" w:author="Alan Hawse" w:date="2017-07-31T14:35:00Z">
        <w:r w:rsidDel="002E71EC">
          <w:delText xml:space="preserve">This example uses a configuration Access Point serving a web browser so that the </w:delText>
        </w:r>
        <w:r w:rsidRPr="00FC4AAA" w:rsidDel="002E71EC">
          <w:rPr>
            <w:i/>
          </w:rPr>
          <w:delText>thing</w:delText>
        </w:r>
        <w:r w:rsidDel="002E71EC">
          <w:delText xml:space="preserve"> name, credentials, keys, and settings for the network to connect to can be configured from a web browser on a device attached to the configuration AP.</w:delText>
        </w:r>
      </w:del>
    </w:p>
    <w:p w14:paraId="6AD7834D" w14:textId="7872EF32" w:rsidR="00D31B28" w:rsidDel="002E71EC" w:rsidRDefault="00D31B28" w:rsidP="002E71EC">
      <w:pPr>
        <w:pStyle w:val="Heading2"/>
        <w:rPr>
          <w:del w:id="1435" w:author="Alan Hawse" w:date="2017-07-31T14:35:00Z"/>
        </w:rPr>
        <w:pPrChange w:id="1436" w:author="Alan Hawse" w:date="2017-07-31T14:35:00Z">
          <w:pPr>
            <w:pStyle w:val="ListParagraph"/>
            <w:numPr>
              <w:numId w:val="35"/>
            </w:numPr>
            <w:ind w:hanging="360"/>
          </w:pPr>
        </w:pPrChange>
      </w:pPr>
      <w:del w:id="1437" w:author="Alan Hawse" w:date="2017-07-31T14:35:00Z">
        <w:r w:rsidDel="002E71EC">
          <w:delText xml:space="preserve">Copy the </w:delText>
        </w:r>
        <w:r w:rsidR="00224154" w:rsidDel="002E71EC">
          <w:delText xml:space="preserve">WICED application from </w:delText>
        </w:r>
        <w:r w:rsidR="00224154" w:rsidRPr="00FC4AAA" w:rsidDel="002E71EC">
          <w:rPr>
            <w:i/>
          </w:rPr>
          <w:delText>apps/demo/aws_iot/shadow</w:delText>
        </w:r>
        <w:r w:rsidR="00224154" w:rsidDel="002E71EC">
          <w:delText xml:space="preserve"> </w:delText>
        </w:r>
        <w:r w:rsidDel="002E71EC">
          <w:delText>to your directory and update</w:delText>
        </w:r>
        <w:r w:rsidR="00224154" w:rsidDel="002E71EC">
          <w:delText xml:space="preserve"> the</w:delText>
        </w:r>
        <w:r w:rsidR="004A4C21" w:rsidDel="002E71EC">
          <w:delText xml:space="preserve"> m</w:delText>
        </w:r>
        <w:r w:rsidDel="002E71EC">
          <w:delText>akefile</w:delText>
        </w:r>
        <w:r w:rsidR="00AE299C" w:rsidDel="002E71EC">
          <w:delText>.</w:delText>
        </w:r>
      </w:del>
    </w:p>
    <w:p w14:paraId="6E349E1D" w14:textId="7C34E6CF" w:rsidR="00D31B28" w:rsidDel="002E71EC" w:rsidRDefault="00D31B28" w:rsidP="002E71EC">
      <w:pPr>
        <w:pStyle w:val="Heading2"/>
        <w:rPr>
          <w:ins w:id="1438" w:author="Greg Landry" w:date="2017-03-06T13:44:00Z"/>
          <w:del w:id="1439" w:author="Alan Hawse" w:date="2017-07-31T14:35:00Z"/>
        </w:rPr>
        <w:pPrChange w:id="1440" w:author="Alan Hawse" w:date="2017-07-31T14:35:00Z">
          <w:pPr>
            <w:pStyle w:val="ListParagraph"/>
            <w:numPr>
              <w:numId w:val="35"/>
            </w:numPr>
            <w:ind w:hanging="360"/>
          </w:pPr>
        </w:pPrChange>
      </w:pPr>
      <w:del w:id="1441" w:author="Alan Hawse" w:date="2017-07-31T14:35:00Z">
        <w:r w:rsidDel="002E71EC">
          <w:delText xml:space="preserve">Update the DCT to have a </w:delText>
        </w:r>
        <w:r w:rsidR="00106DC2" w:rsidDel="002E71EC">
          <w:delText>Config</w:delText>
        </w:r>
        <w:r w:rsidR="00FC4AAA" w:rsidDel="002E71EC">
          <w:delText xml:space="preserve"> </w:delText>
        </w:r>
        <w:r w:rsidDel="002E71EC">
          <w:delText xml:space="preserve">AP </w:delText>
        </w:r>
        <w:r w:rsidR="009349FD" w:rsidDel="002E71EC">
          <w:delText xml:space="preserve">for configuration with an SSID </w:delText>
        </w:r>
        <w:r w:rsidDel="002E71EC">
          <w:delText xml:space="preserve">name that is </w:delText>
        </w:r>
        <w:r w:rsidR="0035007A" w:rsidDel="002E71EC">
          <w:delText>unique (so as not to collide with others in your class)</w:delText>
        </w:r>
        <w:r w:rsidR="009349FD" w:rsidDel="002E71EC">
          <w:delText>.</w:delText>
        </w:r>
      </w:del>
    </w:p>
    <w:p w14:paraId="08AB3117" w14:textId="545D1D49" w:rsidR="00426EE0" w:rsidDel="002E71EC" w:rsidRDefault="00426EE0" w:rsidP="002E71EC">
      <w:pPr>
        <w:pStyle w:val="Heading2"/>
        <w:rPr>
          <w:ins w:id="1442" w:author="Greg Landry" w:date="2017-03-06T13:44:00Z"/>
          <w:del w:id="1443" w:author="Alan Hawse" w:date="2017-07-31T14:35:00Z"/>
        </w:rPr>
        <w:pPrChange w:id="1444" w:author="Alan Hawse" w:date="2017-07-31T14:35:00Z">
          <w:pPr>
            <w:pStyle w:val="ListParagraph"/>
            <w:numPr>
              <w:numId w:val="35"/>
            </w:numPr>
            <w:ind w:hanging="360"/>
          </w:pPr>
        </w:pPrChange>
      </w:pPr>
      <w:ins w:id="1445" w:author="Greg Landry" w:date="2017-03-06T13:44:00Z">
        <w:del w:id="1446" w:author="Alan Hawse" w:date="2017-07-31T14:35:00Z">
          <w:r w:rsidDel="002E71EC">
            <w:delText>Change the following in aws_common.c</w:delText>
          </w:r>
        </w:del>
      </w:ins>
      <w:ins w:id="1447" w:author="Greg Landry" w:date="2017-04-03T17:01:00Z">
        <w:del w:id="1448" w:author="Alan Hawse" w:date="2017-07-31T14:35:00Z">
          <w:r w:rsidR="00D75936" w:rsidDel="002E71EC">
            <w:delText xml:space="preserve"> and shadow.c</w:delText>
          </w:r>
        </w:del>
      </w:ins>
      <w:ins w:id="1449" w:author="Greg Landry" w:date="2017-03-06T13:44:00Z">
        <w:del w:id="1450" w:author="Alan Hawse" w:date="2017-07-31T14:35:00Z">
          <w:r w:rsidDel="002E71EC">
            <w:delText>:</w:delText>
          </w:r>
        </w:del>
      </w:ins>
    </w:p>
    <w:p w14:paraId="3F6D925A" w14:textId="1A5F352A" w:rsidR="00426EE0" w:rsidDel="002E71EC" w:rsidRDefault="00426EE0" w:rsidP="002E71EC">
      <w:pPr>
        <w:pStyle w:val="Heading2"/>
        <w:rPr>
          <w:ins w:id="1451" w:author="Greg Landry" w:date="2017-03-06T13:44:00Z"/>
          <w:del w:id="1452" w:author="Alan Hawse" w:date="2017-07-31T14:35:00Z"/>
        </w:rPr>
        <w:pPrChange w:id="1453" w:author="Alan Hawse" w:date="2017-07-31T14:35:00Z">
          <w:pPr>
            <w:pStyle w:val="ListParagraph"/>
            <w:numPr>
              <w:numId w:val="35"/>
            </w:numPr>
            <w:ind w:hanging="360"/>
          </w:pPr>
        </w:pPrChange>
      </w:pPr>
      <w:ins w:id="1454" w:author="Greg Landry" w:date="2017-03-06T13:44:00Z">
        <w:del w:id="1455" w:author="Alan Hawse" w:date="2017-07-31T14:35:00Z">
          <w:r w:rsidDel="002E71EC">
            <w:delText>WICED_BUTTON1 -&gt; WICED_SH_MB1</w:delText>
          </w:r>
        </w:del>
      </w:ins>
    </w:p>
    <w:p w14:paraId="7A09534E" w14:textId="4E0F10AC" w:rsidR="00426EE0" w:rsidDel="002E71EC" w:rsidRDefault="00426EE0" w:rsidP="002E71EC">
      <w:pPr>
        <w:pStyle w:val="Heading2"/>
        <w:rPr>
          <w:ins w:id="1456" w:author="Greg Landry" w:date="2017-03-06T13:44:00Z"/>
          <w:del w:id="1457" w:author="Alan Hawse" w:date="2017-07-31T14:35:00Z"/>
        </w:rPr>
        <w:pPrChange w:id="1458" w:author="Alan Hawse" w:date="2017-07-31T14:35:00Z">
          <w:pPr>
            <w:pStyle w:val="ListParagraph"/>
            <w:numPr>
              <w:numId w:val="35"/>
            </w:numPr>
            <w:ind w:hanging="360"/>
          </w:pPr>
        </w:pPrChange>
      </w:pPr>
      <w:ins w:id="1459" w:author="Greg Landry" w:date="2017-03-06T13:44:00Z">
        <w:del w:id="1460" w:author="Alan Hawse" w:date="2017-07-31T14:35:00Z">
          <w:r w:rsidDel="002E71EC">
            <w:delText>WICED_LED1 -&gt; WICED_SH_LED1</w:delText>
          </w:r>
        </w:del>
      </w:ins>
    </w:p>
    <w:p w14:paraId="3ACA7DCC" w14:textId="0F1FD3D3" w:rsidR="00426EE0" w:rsidDel="002E71EC" w:rsidRDefault="00426EE0" w:rsidP="002E71EC">
      <w:pPr>
        <w:pStyle w:val="Heading2"/>
        <w:rPr>
          <w:del w:id="1461" w:author="Alan Hawse" w:date="2017-07-31T14:35:00Z"/>
        </w:rPr>
        <w:pPrChange w:id="1462" w:author="Alan Hawse" w:date="2017-07-31T14:35:00Z">
          <w:pPr>
            <w:pStyle w:val="ListParagraph"/>
            <w:numPr>
              <w:numId w:val="35"/>
            </w:numPr>
            <w:ind w:hanging="360"/>
          </w:pPr>
        </w:pPrChange>
      </w:pPr>
      <w:ins w:id="1463" w:author="Greg Landry" w:date="2017-03-06T13:44:00Z">
        <w:del w:id="1464" w:author="Alan Hawse" w:date="2017-07-31T14:35:00Z">
          <w:r w:rsidDel="002E71EC">
            <w:delText>WICED_LED2 -&gt; WICED_SH_LED0</w:delText>
          </w:r>
        </w:del>
      </w:ins>
    </w:p>
    <w:p w14:paraId="14620C0C" w14:textId="326A8824" w:rsidR="00D31B28" w:rsidDel="002E71EC" w:rsidRDefault="00224154" w:rsidP="002E71EC">
      <w:pPr>
        <w:pStyle w:val="Heading2"/>
        <w:rPr>
          <w:del w:id="1465" w:author="Alan Hawse" w:date="2017-07-31T14:35:00Z"/>
        </w:rPr>
        <w:pPrChange w:id="1466" w:author="Alan Hawse" w:date="2017-07-31T14:35:00Z">
          <w:pPr>
            <w:pStyle w:val="ListParagraph"/>
            <w:numPr>
              <w:numId w:val="35"/>
            </w:numPr>
            <w:ind w:hanging="360"/>
          </w:pPr>
        </w:pPrChange>
      </w:pPr>
      <w:del w:id="1467" w:author="Alan Hawse" w:date="2017-07-31T14:35:00Z">
        <w:r w:rsidDel="002E71EC">
          <w:delText xml:space="preserve">Update </w:delText>
        </w:r>
        <w:r w:rsidR="00D31B28" w:rsidDel="002E71EC">
          <w:delText xml:space="preserve">the message broker address </w:delText>
        </w:r>
        <w:r w:rsidR="009349FD" w:rsidDel="002E71EC">
          <w:delText>to match what you created in the previous exercises.</w:delText>
        </w:r>
      </w:del>
    </w:p>
    <w:p w14:paraId="65AE9814" w14:textId="0BF6CB14" w:rsidR="009349FD" w:rsidDel="002E71EC" w:rsidRDefault="009349FD" w:rsidP="002E71EC">
      <w:pPr>
        <w:pStyle w:val="Heading2"/>
        <w:rPr>
          <w:del w:id="1468" w:author="Alan Hawse" w:date="2017-07-31T14:35:00Z"/>
        </w:rPr>
        <w:pPrChange w:id="1469" w:author="Alan Hawse" w:date="2017-07-31T14:35:00Z">
          <w:pPr>
            <w:pStyle w:val="ListParagraph"/>
            <w:numPr>
              <w:ilvl w:val="1"/>
              <w:numId w:val="35"/>
            </w:numPr>
            <w:ind w:left="1440" w:hanging="360"/>
          </w:pPr>
        </w:pPrChange>
      </w:pPr>
      <w:del w:id="1470" w:author="Alan Hawse" w:date="2017-07-31T14:35:00Z">
        <w:r w:rsidDel="002E71EC">
          <w:delText>Hin</w:delText>
        </w:r>
        <w:r w:rsidR="00FC4AAA" w:rsidDel="002E71EC">
          <w:delText>t: The message broker address goes i</w:delText>
        </w:r>
        <w:r w:rsidDel="002E71EC">
          <w:delText xml:space="preserve">n </w:delText>
        </w:r>
        <w:r w:rsidR="00B62943" w:rsidDel="002E71EC">
          <w:delText>“</w:delText>
        </w:r>
        <w:r w:rsidRPr="009349FD" w:rsidDel="002E71EC">
          <w:rPr>
            <w:i/>
          </w:rPr>
          <w:delText>aws_common.h</w:delText>
        </w:r>
        <w:r w:rsidR="00B62943" w:rsidDel="002E71EC">
          <w:rPr>
            <w:i/>
          </w:rPr>
          <w:delText>”</w:delText>
        </w:r>
        <w:r w:rsidR="00FC4AAA" w:rsidDel="002E71EC">
          <w:delText xml:space="preserve"> </w:delText>
        </w:r>
      </w:del>
      <w:ins w:id="1471" w:author="Greg Landry" w:date="2017-03-06T13:46:00Z">
        <w:del w:id="1472" w:author="Alan Hawse" w:date="2017-07-31T14:35:00Z">
          <w:r w:rsidR="004D3215" w:rsidDel="002E71EC">
            <w:delText>in the #define for AWS_IOT_HOST_NAME</w:delText>
          </w:r>
        </w:del>
      </w:ins>
      <w:del w:id="1473" w:author="Alan Hawse" w:date="2017-07-31T14:35:00Z">
        <w:r w:rsidR="00FC4AAA" w:rsidDel="002E71EC">
          <w:delText>for this project.</w:delText>
        </w:r>
      </w:del>
    </w:p>
    <w:p w14:paraId="76F01C55" w14:textId="50AB662E" w:rsidR="00515350" w:rsidDel="002E71EC" w:rsidRDefault="00515350" w:rsidP="002E71EC">
      <w:pPr>
        <w:pStyle w:val="Heading2"/>
        <w:rPr>
          <w:del w:id="1474" w:author="Alan Hawse" w:date="2017-07-31T14:35:00Z"/>
        </w:rPr>
        <w:pPrChange w:id="1475" w:author="Alan Hawse" w:date="2017-07-31T14:35:00Z">
          <w:pPr>
            <w:pStyle w:val="ListParagraph"/>
            <w:numPr>
              <w:numId w:val="35"/>
            </w:numPr>
            <w:ind w:hanging="360"/>
          </w:pPr>
        </w:pPrChange>
      </w:pPr>
      <w:del w:id="1476" w:author="Alan Hawse" w:date="2017-07-31T14:35:00Z">
        <w:r w:rsidDel="002E71EC">
          <w:delText>Program the kit.</w:delText>
        </w:r>
      </w:del>
    </w:p>
    <w:p w14:paraId="7017117B" w14:textId="7B6509D0" w:rsidR="00D31B28" w:rsidDel="002E71EC" w:rsidRDefault="00D31B28" w:rsidP="002E71EC">
      <w:pPr>
        <w:pStyle w:val="Heading2"/>
        <w:rPr>
          <w:del w:id="1477" w:author="Alan Hawse" w:date="2017-07-31T14:35:00Z"/>
        </w:rPr>
        <w:pPrChange w:id="1478" w:author="Alan Hawse" w:date="2017-07-31T14:35:00Z">
          <w:pPr>
            <w:pStyle w:val="ListParagraph"/>
            <w:numPr>
              <w:numId w:val="35"/>
            </w:numPr>
            <w:ind w:hanging="360"/>
          </w:pPr>
        </w:pPrChange>
      </w:pPr>
      <w:del w:id="1479" w:author="Alan Hawse" w:date="2017-07-31T14:35:00Z">
        <w:r w:rsidDel="002E71EC">
          <w:delText>Attach to</w:delText>
        </w:r>
        <w:r w:rsidR="00224154" w:rsidDel="002E71EC">
          <w:delText xml:space="preserve"> </w:delText>
        </w:r>
        <w:r w:rsidDel="002E71EC">
          <w:delText xml:space="preserve">the </w:delText>
        </w:r>
        <w:r w:rsidR="008F4E7E" w:rsidDel="002E71EC">
          <w:delText xml:space="preserve">Config </w:delText>
        </w:r>
        <w:r w:rsidDel="002E71EC">
          <w:delText xml:space="preserve">AP on your board </w:delText>
        </w:r>
        <w:r w:rsidR="00224154" w:rsidDel="002E71EC">
          <w:delText xml:space="preserve">from your computer’s </w:delText>
        </w:r>
        <w:r w:rsidR="00B06973" w:rsidDel="002E71EC">
          <w:delText>Wi-Fi</w:delText>
        </w:r>
        <w:r w:rsidR="00C734F8" w:rsidDel="002E71EC">
          <w:delText>.</w:delText>
        </w:r>
      </w:del>
    </w:p>
    <w:p w14:paraId="5F4C400B" w14:textId="259BD191" w:rsidR="00D31B28" w:rsidDel="002E71EC" w:rsidRDefault="00D31B28" w:rsidP="002E71EC">
      <w:pPr>
        <w:pStyle w:val="Heading2"/>
        <w:rPr>
          <w:del w:id="1480" w:author="Alan Hawse" w:date="2017-07-31T14:35:00Z"/>
        </w:rPr>
        <w:pPrChange w:id="1481" w:author="Alan Hawse" w:date="2017-07-31T14:35:00Z">
          <w:pPr>
            <w:pStyle w:val="ListParagraph"/>
            <w:numPr>
              <w:ilvl w:val="1"/>
              <w:numId w:val="35"/>
            </w:numPr>
            <w:ind w:left="1440" w:hanging="360"/>
          </w:pPr>
        </w:pPrChange>
      </w:pPr>
      <w:del w:id="1482" w:author="Alan Hawse" w:date="2017-07-31T14:35:00Z">
        <w:r w:rsidDel="002E71EC">
          <w:delText>Connect to the SSID that you programmed into the board</w:delText>
        </w:r>
        <w:r w:rsidR="00C734F8" w:rsidDel="002E71EC">
          <w:delText>.</w:delText>
        </w:r>
      </w:del>
    </w:p>
    <w:p w14:paraId="76CAAAFE" w14:textId="53811582" w:rsidR="00D31B28" w:rsidDel="002E71EC" w:rsidRDefault="00D31B28" w:rsidP="002E71EC">
      <w:pPr>
        <w:pStyle w:val="Heading2"/>
        <w:rPr>
          <w:del w:id="1483" w:author="Alan Hawse" w:date="2017-07-31T14:35:00Z"/>
        </w:rPr>
        <w:pPrChange w:id="1484" w:author="Alan Hawse" w:date="2017-07-31T14:35:00Z">
          <w:pPr>
            <w:pStyle w:val="ListParagraph"/>
            <w:numPr>
              <w:ilvl w:val="1"/>
              <w:numId w:val="35"/>
            </w:numPr>
            <w:ind w:left="1440" w:hanging="360"/>
          </w:pPr>
        </w:pPrChange>
      </w:pPr>
      <w:del w:id="1485" w:author="Alan Hawse" w:date="2017-07-31T14:35:00Z">
        <w:r w:rsidDel="002E71EC">
          <w:delText>Go to the webserver (</w:delText>
        </w:r>
        <w:r w:rsidR="00AD726B" w:rsidDel="002E71EC">
          <w:delText>The IP address is printed on the terminal when the device boots and starts the AP</w:delText>
        </w:r>
        <w:r w:rsidDel="002E71EC">
          <w:delText>)</w:delText>
        </w:r>
        <w:r w:rsidR="00C734F8" w:rsidDel="002E71EC">
          <w:delText>.</w:delText>
        </w:r>
      </w:del>
    </w:p>
    <w:p w14:paraId="3FBE2170" w14:textId="25D69EF7" w:rsidR="004B413A" w:rsidDel="002E71EC" w:rsidRDefault="004B413A" w:rsidP="002E71EC">
      <w:pPr>
        <w:pStyle w:val="Heading2"/>
        <w:rPr>
          <w:del w:id="1486" w:author="Alan Hawse" w:date="2017-07-31T14:35:00Z"/>
        </w:rPr>
        <w:pPrChange w:id="1487" w:author="Alan Hawse" w:date="2017-07-31T14:35:00Z">
          <w:pPr>
            <w:pStyle w:val="ListParagraph"/>
            <w:numPr>
              <w:ilvl w:val="2"/>
              <w:numId w:val="35"/>
            </w:numPr>
            <w:ind w:left="2160" w:hanging="180"/>
          </w:pPr>
        </w:pPrChange>
      </w:pPr>
      <w:del w:id="1488" w:author="Alan Hawse" w:date="2017-07-31T14:35:00Z">
        <w:r w:rsidDel="002E71EC">
          <w:delText>Hint: Don’</w:delText>
        </w:r>
        <w:r w:rsidR="000E58C5" w:rsidDel="002E71EC">
          <w:delText>t use Firef</w:delText>
        </w:r>
        <w:r w:rsidR="00FC4AAA" w:rsidDel="002E71EC">
          <w:delText>ox for this step – it sometimes gives strange results.</w:delText>
        </w:r>
      </w:del>
    </w:p>
    <w:p w14:paraId="22E8502B" w14:textId="4BABEDCE" w:rsidR="008B3FC5" w:rsidDel="002E71EC" w:rsidRDefault="008B3FC5" w:rsidP="002E71EC">
      <w:pPr>
        <w:pStyle w:val="Heading2"/>
        <w:rPr>
          <w:del w:id="1489" w:author="Alan Hawse" w:date="2017-07-31T14:35:00Z"/>
        </w:rPr>
        <w:pPrChange w:id="1490" w:author="Alan Hawse" w:date="2017-07-31T14:35:00Z">
          <w:pPr>
            <w:pStyle w:val="ListParagraph"/>
            <w:numPr>
              <w:ilvl w:val="1"/>
              <w:numId w:val="35"/>
            </w:numPr>
            <w:ind w:left="1440" w:hanging="360"/>
          </w:pPr>
        </w:pPrChange>
      </w:pPr>
      <w:del w:id="1491" w:author="Alan Hawse" w:date="2017-07-31T14:35:00Z">
        <w:r w:rsidDel="002E71EC">
          <w:delText xml:space="preserve">Update the </w:delText>
        </w:r>
        <w:r w:rsidRPr="004A2DC1" w:rsidDel="002E71EC">
          <w:rPr>
            <w:i/>
          </w:rPr>
          <w:delText>thing</w:delText>
        </w:r>
        <w:r w:rsidDel="002E71EC">
          <w:delText xml:space="preserve"> name to match what you created in previous exercises.</w:delText>
        </w:r>
      </w:del>
    </w:p>
    <w:p w14:paraId="49E42341" w14:textId="5B4A4A92" w:rsidR="008B3FC5" w:rsidDel="002E71EC" w:rsidRDefault="008B3FC5" w:rsidP="002E71EC">
      <w:pPr>
        <w:pStyle w:val="Heading2"/>
        <w:rPr>
          <w:del w:id="1492" w:author="Alan Hawse" w:date="2017-07-31T14:35:00Z"/>
        </w:rPr>
        <w:pPrChange w:id="1493" w:author="Alan Hawse" w:date="2017-07-31T14:35:00Z">
          <w:pPr>
            <w:pStyle w:val="ListParagraph"/>
            <w:numPr>
              <w:ilvl w:val="2"/>
              <w:numId w:val="35"/>
            </w:numPr>
            <w:ind w:left="2160" w:hanging="180"/>
          </w:pPr>
        </w:pPrChange>
      </w:pPr>
      <w:del w:id="1494" w:author="Alan Hawse" w:date="2017-07-31T14:35:00Z">
        <w:r w:rsidDel="002E71EC">
          <w:delText xml:space="preserve">Hint: The default name that shows up is in </w:delText>
        </w:r>
        <w:r w:rsidR="000A1C6B" w:rsidDel="002E71EC">
          <w:delText>“</w:delText>
        </w:r>
        <w:r w:rsidRPr="008B3FC5" w:rsidDel="002E71EC">
          <w:rPr>
            <w:i/>
          </w:rPr>
          <w:delText>aws_config.h</w:delText>
        </w:r>
        <w:r w:rsidR="000A1C6B" w:rsidDel="002E71EC">
          <w:rPr>
            <w:i/>
          </w:rPr>
          <w:delText>”</w:delText>
        </w:r>
        <w:r w:rsidDel="002E71EC">
          <w:delText xml:space="preserve"> so you could also change it there before programming the board.</w:delText>
        </w:r>
      </w:del>
    </w:p>
    <w:p w14:paraId="7434CB16" w14:textId="1062787F" w:rsidR="00D31B28" w:rsidDel="002E71EC" w:rsidRDefault="00D31B28" w:rsidP="002E71EC">
      <w:pPr>
        <w:pStyle w:val="Heading2"/>
        <w:rPr>
          <w:del w:id="1495" w:author="Alan Hawse" w:date="2017-07-31T14:35:00Z"/>
        </w:rPr>
        <w:pPrChange w:id="1496" w:author="Alan Hawse" w:date="2017-07-31T14:35:00Z">
          <w:pPr>
            <w:pStyle w:val="ListParagraph"/>
            <w:numPr>
              <w:ilvl w:val="1"/>
              <w:numId w:val="35"/>
            </w:numPr>
            <w:ind w:left="1440" w:hanging="360"/>
          </w:pPr>
        </w:pPrChange>
      </w:pPr>
      <w:del w:id="1497" w:author="Alan Hawse" w:date="2017-07-31T14:35:00Z">
        <w:r w:rsidDel="002E71EC">
          <w:delText xml:space="preserve">Follow the instructions to upload the </w:delText>
        </w:r>
        <w:r w:rsidR="00FE1138" w:rsidDel="002E71EC">
          <w:delText>client certificate and private key</w:delText>
        </w:r>
        <w:r w:rsidR="00C734F8" w:rsidDel="002E71EC">
          <w:delText>.</w:delText>
        </w:r>
      </w:del>
    </w:p>
    <w:p w14:paraId="17CD4950" w14:textId="05521765" w:rsidR="00FE1138" w:rsidDel="002E71EC" w:rsidRDefault="00FE1138" w:rsidP="002E71EC">
      <w:pPr>
        <w:pStyle w:val="Heading2"/>
        <w:rPr>
          <w:del w:id="1498" w:author="Alan Hawse" w:date="2017-07-31T14:35:00Z"/>
        </w:rPr>
        <w:pPrChange w:id="1499" w:author="Alan Hawse" w:date="2017-07-31T14:35:00Z">
          <w:pPr>
            <w:pStyle w:val="ListParagraph"/>
            <w:numPr>
              <w:ilvl w:val="1"/>
              <w:numId w:val="35"/>
            </w:numPr>
            <w:ind w:left="1440" w:hanging="360"/>
          </w:pPr>
        </w:pPrChange>
      </w:pPr>
      <w:del w:id="1500" w:author="Alan Hawse" w:date="2017-07-31T14:35:00Z">
        <w:r w:rsidDel="002E71EC">
          <w:delText>Click on “Wi-Fi Setup &gt;”</w:delText>
        </w:r>
      </w:del>
      <w:ins w:id="1501" w:author="Greg Landry" w:date="2017-03-06T13:50:00Z">
        <w:del w:id="1502" w:author="Alan Hawse" w:date="2017-07-31T14:35:00Z">
          <w:r w:rsidR="005F167D" w:rsidDel="002E71EC">
            <w:delText>, click on the class Wi-Fi network, enter the password, and click</w:delText>
          </w:r>
        </w:del>
      </w:ins>
      <w:del w:id="1503" w:author="Alan Hawse" w:date="2017-07-31T14:35:00Z">
        <w:r w:rsidDel="002E71EC">
          <w:delText xml:space="preserve"> and connect</w:delText>
        </w:r>
      </w:del>
      <w:ins w:id="1504" w:author="Greg Landry" w:date="2017-03-06T13:51:00Z">
        <w:del w:id="1505" w:author="Alan Hawse" w:date="2017-07-31T14:35:00Z">
          <w:r w:rsidR="005F167D" w:rsidDel="002E71EC">
            <w:delText>.</w:delText>
          </w:r>
        </w:del>
      </w:ins>
      <w:del w:id="1506" w:author="Alan Hawse" w:date="2017-07-31T14:35:00Z">
        <w:r w:rsidDel="002E71EC">
          <w:delText xml:space="preserve"> to the </w:delText>
        </w:r>
        <w:r w:rsidR="00B06973" w:rsidDel="002E71EC">
          <w:delText>Wi-Fi</w:delText>
        </w:r>
        <w:r w:rsidDel="002E71EC">
          <w:delText xml:space="preserve"> network.</w:delText>
        </w:r>
      </w:del>
    </w:p>
    <w:p w14:paraId="03953D37" w14:textId="2BB505F1" w:rsidR="00D31B28" w:rsidDel="002E71EC" w:rsidRDefault="00D31B28" w:rsidP="002E71EC">
      <w:pPr>
        <w:pStyle w:val="Heading2"/>
        <w:rPr>
          <w:del w:id="1507" w:author="Alan Hawse" w:date="2017-07-31T14:35:00Z"/>
        </w:rPr>
        <w:pPrChange w:id="1508" w:author="Alan Hawse" w:date="2017-07-31T14:35:00Z">
          <w:pPr>
            <w:pStyle w:val="ListParagraph"/>
            <w:numPr>
              <w:ilvl w:val="1"/>
              <w:numId w:val="35"/>
            </w:numPr>
            <w:ind w:left="1440" w:hanging="360"/>
          </w:pPr>
        </w:pPrChange>
      </w:pPr>
      <w:del w:id="1509" w:author="Alan Hawse" w:date="2017-07-31T14:35:00Z">
        <w:r w:rsidDel="002E71EC">
          <w:delText>The board will reboot.  Once it has done that</w:delText>
        </w:r>
      </w:del>
      <w:ins w:id="1510" w:author="Greg Landry" w:date="2017-03-06T13:50:00Z">
        <w:del w:id="1511" w:author="Alan Hawse" w:date="2017-07-31T14:35:00Z">
          <w:r w:rsidR="005F167D" w:rsidDel="002E71EC">
            <w:delText>,</w:delText>
          </w:r>
        </w:del>
      </w:ins>
      <w:del w:id="1512" w:author="Alan Hawse" w:date="2017-07-31T14:35:00Z">
        <w:r w:rsidDel="002E71EC">
          <w:delText xml:space="preserve"> it will </w:delText>
        </w:r>
        <w:r w:rsidR="004A2DC1" w:rsidDel="002E71EC">
          <w:delText>connect as a station</w:delText>
        </w:r>
        <w:r w:rsidDel="002E71EC">
          <w:delText xml:space="preserve"> to the </w:delText>
        </w:r>
        <w:r w:rsidR="00B06973" w:rsidDel="002E71EC">
          <w:delText>Wi-Fi</w:delText>
        </w:r>
        <w:r w:rsidR="004C77B1" w:rsidDel="002E71EC">
          <w:delText xml:space="preserve"> </w:delText>
        </w:r>
        <w:r w:rsidDel="002E71EC">
          <w:delText xml:space="preserve">network </w:delText>
        </w:r>
        <w:r w:rsidR="004C77B1" w:rsidDel="002E71EC">
          <w:delText>that you configured in the previous step</w:delText>
        </w:r>
        <w:r w:rsidR="00C734F8" w:rsidDel="002E71EC">
          <w:delText>.</w:delText>
        </w:r>
      </w:del>
    </w:p>
    <w:p w14:paraId="74D5857D" w14:textId="249D643E" w:rsidR="00CF2DED" w:rsidDel="002E71EC" w:rsidRDefault="00CF2DED" w:rsidP="002E71EC">
      <w:pPr>
        <w:pStyle w:val="Heading2"/>
        <w:rPr>
          <w:del w:id="1513" w:author="Alan Hawse" w:date="2017-07-31T14:35:00Z"/>
        </w:rPr>
        <w:pPrChange w:id="1514" w:author="Alan Hawse" w:date="2017-07-31T14:35:00Z">
          <w:pPr>
            <w:pStyle w:val="ListParagraph"/>
            <w:numPr>
              <w:numId w:val="35"/>
            </w:numPr>
            <w:ind w:hanging="360"/>
          </w:pPr>
        </w:pPrChange>
      </w:pPr>
      <w:del w:id="1515" w:author="Alan Hawse" w:date="2017-07-31T14:35:00Z">
        <w:r w:rsidDel="002E71EC">
          <w:delText xml:space="preserve">Attach to </w:delText>
        </w:r>
      </w:del>
      <w:ins w:id="1516" w:author="Greg Landry" w:date="2017-03-06T13:52:00Z">
        <w:del w:id="1517" w:author="Alan Hawse" w:date="2017-07-31T14:35:00Z">
          <w:r w:rsidR="00ED3F22" w:rsidDel="002E71EC">
            <w:delText>a</w:delText>
          </w:r>
        </w:del>
      </w:ins>
      <w:del w:id="1518" w:author="Alan Hawse" w:date="2017-07-31T14:35:00Z">
        <w:r w:rsidDel="002E71EC">
          <w:delText xml:space="preserve">a </w:delText>
        </w:r>
        <w:r w:rsidR="00B06973" w:rsidDel="002E71EC">
          <w:delText>Wi-Fi</w:delText>
        </w:r>
        <w:r w:rsidDel="002E71EC">
          <w:delText xml:space="preserve"> access point from your computer.</w:delText>
        </w:r>
      </w:del>
    </w:p>
    <w:p w14:paraId="1DB36CF3" w14:textId="795D7C53" w:rsidR="00D31B28" w:rsidDel="002E71EC" w:rsidRDefault="008866DF" w:rsidP="002E71EC">
      <w:pPr>
        <w:pStyle w:val="Heading2"/>
        <w:rPr>
          <w:del w:id="1519" w:author="Alan Hawse" w:date="2017-07-31T14:35:00Z"/>
        </w:rPr>
        <w:pPrChange w:id="1520" w:author="Alan Hawse" w:date="2017-07-31T14:35:00Z">
          <w:pPr>
            <w:pStyle w:val="ListParagraph"/>
            <w:numPr>
              <w:numId w:val="35"/>
            </w:numPr>
            <w:ind w:hanging="360"/>
          </w:pPr>
        </w:pPrChange>
      </w:pPr>
      <w:del w:id="1521" w:author="Alan Hawse" w:date="2017-07-31T14:35:00Z">
        <w:r w:rsidDel="002E71EC">
          <w:delText xml:space="preserve">Go to console.aws.amazon.com and </w:delText>
        </w:r>
        <w:r w:rsidR="00601675" w:rsidDel="002E71EC">
          <w:delText>go to the test</w:delText>
        </w:r>
        <w:r w:rsidR="00D31B28" w:rsidDel="002E71EC">
          <w:delText xml:space="preserve"> MQTT Client</w:delText>
        </w:r>
        <w:r w:rsidDel="002E71EC">
          <w:delText>.</w:delText>
        </w:r>
      </w:del>
    </w:p>
    <w:p w14:paraId="179DD676" w14:textId="68D43B0A" w:rsidR="003614DD" w:rsidDel="002E71EC" w:rsidRDefault="003614DD" w:rsidP="002E71EC">
      <w:pPr>
        <w:pStyle w:val="Heading2"/>
        <w:rPr>
          <w:del w:id="1522" w:author="Alan Hawse" w:date="2017-07-31T14:35:00Z"/>
        </w:rPr>
        <w:pPrChange w:id="1523" w:author="Alan Hawse" w:date="2017-07-31T14:35:00Z">
          <w:pPr>
            <w:pStyle w:val="ListParagraph"/>
            <w:numPr>
              <w:numId w:val="35"/>
            </w:numPr>
            <w:ind w:hanging="360"/>
          </w:pPr>
        </w:pPrChange>
      </w:pPr>
      <w:del w:id="1524" w:author="Alan Hawse" w:date="2017-07-31T14:35:00Z">
        <w:r w:rsidDel="002E71EC">
          <w:delText>Subscribe to the device</w:delText>
        </w:r>
        <w:r w:rsidR="00436159" w:rsidDel="002E71EC">
          <w:delText>’s</w:delText>
        </w:r>
        <w:r w:rsidDel="002E71EC">
          <w:delText xml:space="preserve"> shadow topic</w:delText>
        </w:r>
        <w:r w:rsidR="00A141ED" w:rsidDel="002E71EC">
          <w:delText>s</w:delText>
        </w:r>
        <w:r w:rsidDel="002E71EC">
          <w:delText>.</w:delText>
        </w:r>
      </w:del>
    </w:p>
    <w:p w14:paraId="0AFE7B80" w14:textId="4BC91FF5" w:rsidR="003614DD" w:rsidDel="002E71EC" w:rsidRDefault="003614DD" w:rsidP="002E71EC">
      <w:pPr>
        <w:pStyle w:val="Heading2"/>
        <w:rPr>
          <w:del w:id="1525" w:author="Alan Hawse" w:date="2017-07-31T14:35:00Z"/>
        </w:rPr>
        <w:pPrChange w:id="1526" w:author="Alan Hawse" w:date="2017-07-31T14:35:00Z">
          <w:pPr>
            <w:pStyle w:val="ListParagraph"/>
            <w:numPr>
              <w:ilvl w:val="1"/>
              <w:numId w:val="35"/>
            </w:numPr>
            <w:ind w:left="1440" w:hanging="360"/>
          </w:pPr>
        </w:pPrChange>
      </w:pPr>
      <w:del w:id="1527" w:author="Alan Hawse" w:date="2017-07-31T14:35:00Z">
        <w:r w:rsidDel="002E71EC">
          <w:delText xml:space="preserve">Hint: </w:delText>
        </w:r>
        <w:r w:rsidRPr="003614DD" w:rsidDel="002E71EC">
          <w:rPr>
            <w:i/>
          </w:rPr>
          <w:delText>$aws/things/&lt;YourThingName&gt;/shadow/#</w:delText>
        </w:r>
        <w:r w:rsidDel="002E71EC">
          <w:delText xml:space="preserve"> will subscribe to all shadow topics for your </w:delText>
        </w:r>
        <w:r w:rsidRPr="003614DD" w:rsidDel="002E71EC">
          <w:rPr>
            <w:i/>
          </w:rPr>
          <w:delText>thing</w:delText>
        </w:r>
        <w:r w:rsidDel="002E71EC">
          <w:delText>. The # is a wildcard.</w:delText>
        </w:r>
      </w:del>
    </w:p>
    <w:p w14:paraId="4EE1B3F0" w14:textId="5D20FB57" w:rsidR="00D31B28" w:rsidDel="002E71EC" w:rsidRDefault="00D31B28" w:rsidP="002E71EC">
      <w:pPr>
        <w:pStyle w:val="Heading2"/>
        <w:rPr>
          <w:del w:id="1528" w:author="Alan Hawse" w:date="2017-07-31T14:35:00Z"/>
        </w:rPr>
        <w:pPrChange w:id="1529" w:author="Alan Hawse" w:date="2017-07-31T14:35:00Z">
          <w:pPr>
            <w:pStyle w:val="ListParagraph"/>
            <w:numPr>
              <w:numId w:val="35"/>
            </w:numPr>
            <w:ind w:hanging="360"/>
          </w:pPr>
        </w:pPrChange>
      </w:pPr>
      <w:del w:id="1530" w:author="Alan Hawse" w:date="2017-07-31T14:35:00Z">
        <w:r w:rsidDel="002E71EC">
          <w:delText>Press the button on the board and see the message</w:delText>
        </w:r>
        <w:r w:rsidR="00A141ED" w:rsidDel="002E71EC">
          <w:delText>s</w:delText>
        </w:r>
        <w:r w:rsidR="00C734F8" w:rsidDel="002E71EC">
          <w:delText>.</w:delText>
        </w:r>
      </w:del>
    </w:p>
    <w:p w14:paraId="0E23678F" w14:textId="4D2FC364" w:rsidR="00AD726B" w:rsidDel="002E71EC" w:rsidRDefault="00AD726B" w:rsidP="002E71EC">
      <w:pPr>
        <w:pStyle w:val="Heading2"/>
        <w:rPr>
          <w:del w:id="1531" w:author="Alan Hawse" w:date="2017-07-31T14:35:00Z"/>
        </w:rPr>
        <w:pPrChange w:id="1532" w:author="Alan Hawse" w:date="2017-07-31T14:35:00Z">
          <w:pPr>
            <w:pStyle w:val="ListParagraph"/>
            <w:numPr>
              <w:numId w:val="35"/>
            </w:numPr>
            <w:ind w:hanging="360"/>
          </w:pPr>
        </w:pPrChange>
      </w:pPr>
      <w:del w:id="1533" w:author="Alan Hawse" w:date="2017-07-31T14:35:00Z">
        <w:r w:rsidDel="002E71EC">
          <w:delText>Answer the question</w:delText>
        </w:r>
        <w:r w:rsidR="007B736C" w:rsidDel="002E71EC">
          <w:delText>:</w:delText>
        </w:r>
        <w:r w:rsidDel="002E71EC">
          <w:delText xml:space="preserve"> What is the sequence of events that changes the LED fro</w:delText>
        </w:r>
        <w:r w:rsidR="007B736C" w:rsidDel="002E71EC">
          <w:delText>m On to Off?</w:delText>
        </w:r>
      </w:del>
    </w:p>
    <w:p w14:paraId="78944A17" w14:textId="722E67FC" w:rsidR="003C3C1C" w:rsidDel="002E71EC" w:rsidRDefault="003C3C1C" w:rsidP="002E71EC">
      <w:pPr>
        <w:pStyle w:val="Heading2"/>
        <w:rPr>
          <w:del w:id="1534" w:author="Alan Hawse" w:date="2017-07-31T14:35:00Z"/>
          <w:b w:val="0"/>
          <w:bCs w:val="0"/>
        </w:rPr>
        <w:pPrChange w:id="1535" w:author="Alan Hawse" w:date="2017-07-31T14:35:00Z">
          <w:pPr/>
        </w:pPrChange>
      </w:pPr>
      <w:del w:id="1536" w:author="Alan Hawse" w:date="2017-07-31T14:35:00Z">
        <w:r w:rsidDel="002E71EC">
          <w:br w:type="page"/>
        </w:r>
      </w:del>
    </w:p>
    <w:p w14:paraId="5E77B8E8" w14:textId="47BB656D" w:rsidR="00015F3E" w:rsidDel="002E71EC" w:rsidRDefault="00015F3E" w:rsidP="002E71EC">
      <w:pPr>
        <w:pStyle w:val="Heading2"/>
        <w:rPr>
          <w:del w:id="1537" w:author="Alan Hawse" w:date="2017-07-31T14:35:00Z"/>
        </w:rPr>
        <w:pPrChange w:id="1538" w:author="Alan Hawse" w:date="2017-07-31T14:35:00Z">
          <w:pPr>
            <w:pStyle w:val="Heading2"/>
          </w:pPr>
        </w:pPrChange>
      </w:pPr>
      <w:del w:id="1539" w:author="Alan Hawse" w:date="2017-07-31T14:35:00Z">
        <w:r w:rsidDel="002E71EC">
          <w:delText>References</w:delText>
        </w:r>
      </w:del>
    </w:p>
    <w:tbl>
      <w:tblPr>
        <w:tblStyle w:val="TableGrid"/>
        <w:tblW w:w="0" w:type="auto"/>
        <w:tblLook w:val="04A0" w:firstRow="1" w:lastRow="0" w:firstColumn="1" w:lastColumn="0" w:noHBand="0" w:noVBand="1"/>
      </w:tblPr>
      <w:tblGrid>
        <w:gridCol w:w="2155"/>
        <w:gridCol w:w="7195"/>
      </w:tblGrid>
      <w:tr w:rsidR="009D6F86" w:rsidDel="002E71EC" w14:paraId="34F3C40B" w14:textId="334113D7" w:rsidTr="009D6F86">
        <w:trPr>
          <w:del w:id="1540" w:author="Alan Hawse" w:date="2017-07-31T14:35:00Z"/>
        </w:trPr>
        <w:tc>
          <w:tcPr>
            <w:tcW w:w="2155" w:type="dxa"/>
          </w:tcPr>
          <w:p w14:paraId="30FAFBC2" w14:textId="4E0395C7" w:rsidR="00015F3E" w:rsidRPr="00015F3E" w:rsidDel="002E71EC" w:rsidRDefault="00015F3E" w:rsidP="002E71EC">
            <w:pPr>
              <w:pStyle w:val="Heading2"/>
              <w:rPr>
                <w:del w:id="1541" w:author="Alan Hawse" w:date="2017-07-31T14:35:00Z"/>
                <w:b w:val="0"/>
              </w:rPr>
              <w:pPrChange w:id="1542" w:author="Alan Hawse" w:date="2017-07-31T14:35:00Z">
                <w:pPr>
                  <w:jc w:val="center"/>
                </w:pPr>
              </w:pPrChange>
            </w:pPr>
            <w:del w:id="1543" w:author="Alan Hawse" w:date="2017-07-31T14:35:00Z">
              <w:r w:rsidRPr="00015F3E" w:rsidDel="002E71EC">
                <w:delText>Resources</w:delText>
              </w:r>
            </w:del>
          </w:p>
        </w:tc>
        <w:tc>
          <w:tcPr>
            <w:tcW w:w="7195" w:type="dxa"/>
          </w:tcPr>
          <w:p w14:paraId="279908CF" w14:textId="5E92728A" w:rsidR="00015F3E" w:rsidRPr="00015F3E" w:rsidDel="002E71EC" w:rsidRDefault="00015F3E" w:rsidP="002E71EC">
            <w:pPr>
              <w:pStyle w:val="Heading2"/>
              <w:rPr>
                <w:del w:id="1544" w:author="Alan Hawse" w:date="2017-07-31T14:35:00Z"/>
                <w:b w:val="0"/>
              </w:rPr>
              <w:pPrChange w:id="1545" w:author="Alan Hawse" w:date="2017-07-31T14:35:00Z">
                <w:pPr>
                  <w:jc w:val="center"/>
                </w:pPr>
              </w:pPrChange>
            </w:pPr>
            <w:del w:id="1546" w:author="Alan Hawse" w:date="2017-07-31T14:35:00Z">
              <w:r w:rsidRPr="00015F3E" w:rsidDel="002E71EC">
                <w:delText>Link</w:delText>
              </w:r>
            </w:del>
          </w:p>
        </w:tc>
      </w:tr>
      <w:tr w:rsidR="009D6F86" w:rsidDel="002E71EC" w14:paraId="53C166AF" w14:textId="07219FAE" w:rsidTr="009D6F86">
        <w:trPr>
          <w:del w:id="1547" w:author="Alan Hawse" w:date="2017-07-31T14:35:00Z"/>
        </w:trPr>
        <w:tc>
          <w:tcPr>
            <w:tcW w:w="2155" w:type="dxa"/>
          </w:tcPr>
          <w:p w14:paraId="06B4A17B" w14:textId="64C55661" w:rsidR="00015F3E" w:rsidDel="002E71EC" w:rsidRDefault="00C439C3" w:rsidP="002E71EC">
            <w:pPr>
              <w:pStyle w:val="Heading2"/>
              <w:rPr>
                <w:del w:id="1548" w:author="Alan Hawse" w:date="2017-07-31T14:35:00Z"/>
              </w:rPr>
              <w:pPrChange w:id="1549" w:author="Alan Hawse" w:date="2017-07-31T14:35:00Z">
                <w:pPr/>
              </w:pPrChange>
            </w:pPr>
            <w:del w:id="1550" w:author="Alan Hawse" w:date="2017-07-31T14:35:00Z">
              <w:r w:rsidDel="002E71EC">
                <w:fldChar w:fldCharType="begin"/>
              </w:r>
              <w:r w:rsidDel="002E71EC">
                <w:delInstrText xml:space="preserve"> HYPERLINK "http://docs.aws.amazon.com/iot/latest/developerguide/what-is-aws-iot.html" </w:delInstrText>
              </w:r>
              <w:r w:rsidDel="002E71EC">
                <w:fldChar w:fldCharType="separate"/>
              </w:r>
              <w:r w:rsidR="00015F3E" w:rsidRPr="00015F3E" w:rsidDel="002E71EC">
                <w:rPr>
                  <w:rStyle w:val="Hyperlink"/>
                </w:rPr>
                <w:delText>AWS Developers Guide</w:delText>
              </w:r>
              <w:r w:rsidDel="002E71EC">
                <w:rPr>
                  <w:rStyle w:val="Hyperlink"/>
                </w:rPr>
                <w:fldChar w:fldCharType="end"/>
              </w:r>
            </w:del>
          </w:p>
        </w:tc>
        <w:tc>
          <w:tcPr>
            <w:tcW w:w="7195" w:type="dxa"/>
          </w:tcPr>
          <w:p w14:paraId="5AA3AA19" w14:textId="5F66D5B6" w:rsidR="00015F3E" w:rsidDel="002E71EC" w:rsidRDefault="00C439C3" w:rsidP="002E71EC">
            <w:pPr>
              <w:pStyle w:val="Heading2"/>
              <w:rPr>
                <w:del w:id="1551" w:author="Alan Hawse" w:date="2017-07-31T14:35:00Z"/>
              </w:rPr>
              <w:pPrChange w:id="1552" w:author="Alan Hawse" w:date="2017-07-31T14:35:00Z">
                <w:pPr/>
              </w:pPrChange>
            </w:pPr>
            <w:del w:id="1553" w:author="Alan Hawse" w:date="2017-07-31T14:35:00Z">
              <w:r w:rsidDel="002E71EC">
                <w:fldChar w:fldCharType="begin"/>
              </w:r>
              <w:r w:rsidDel="002E71EC">
                <w:delInstrText xml:space="preserve"> HYPERLINK "http://docs.aws.amazon.com/iot/latest/developerguide/what-is-aws-iot.html" </w:delInstrText>
              </w:r>
              <w:r w:rsidDel="002E71EC">
                <w:fldChar w:fldCharType="separate"/>
              </w:r>
              <w:r w:rsidR="00FC4AAA" w:rsidRPr="0009275B" w:rsidDel="002E71EC">
                <w:rPr>
                  <w:rStyle w:val="Hyperlink"/>
                </w:rPr>
                <w:delText>http://docs.aws.amazon.com/iot/latest/developerguide/what-is-aws-iot.html</w:delText>
              </w:r>
              <w:r w:rsidDel="002E71EC">
                <w:rPr>
                  <w:rStyle w:val="Hyperlink"/>
                </w:rPr>
                <w:fldChar w:fldCharType="end"/>
              </w:r>
            </w:del>
          </w:p>
        </w:tc>
      </w:tr>
      <w:tr w:rsidR="009D6F86" w:rsidDel="002E71EC" w14:paraId="50B1EE9B" w14:textId="700B1E9F" w:rsidTr="009D6F86">
        <w:trPr>
          <w:del w:id="1554" w:author="Alan Hawse" w:date="2017-07-31T14:35:00Z"/>
        </w:trPr>
        <w:tc>
          <w:tcPr>
            <w:tcW w:w="2155" w:type="dxa"/>
          </w:tcPr>
          <w:p w14:paraId="691C2C7D" w14:textId="71646F7F" w:rsidR="00015F3E" w:rsidDel="002E71EC" w:rsidRDefault="00C439C3" w:rsidP="002E71EC">
            <w:pPr>
              <w:pStyle w:val="Heading2"/>
              <w:rPr>
                <w:del w:id="1555" w:author="Alan Hawse" w:date="2017-07-31T14:35:00Z"/>
              </w:rPr>
              <w:pPrChange w:id="1556" w:author="Alan Hawse" w:date="2017-07-31T14:35:00Z">
                <w:pPr/>
              </w:pPrChange>
            </w:pPr>
            <w:del w:id="1557" w:author="Alan Hawse" w:date="2017-07-31T14:35:00Z">
              <w:r w:rsidDel="002E71EC">
                <w:fldChar w:fldCharType="begin"/>
              </w:r>
              <w:r w:rsidDel="002E71EC">
                <w:delInstrText xml:space="preserve"> HYPERLINK "https://aws.amazon.com/iot/getting-started/" </w:delInstrText>
              </w:r>
              <w:r w:rsidDel="002E71EC">
                <w:fldChar w:fldCharType="separate"/>
              </w:r>
              <w:r w:rsidR="00015F3E" w:rsidRPr="00015F3E" w:rsidDel="002E71EC">
                <w:rPr>
                  <w:rStyle w:val="Hyperlink"/>
                </w:rPr>
                <w:delText>AWS IOT Getting Started</w:delText>
              </w:r>
              <w:r w:rsidDel="002E71EC">
                <w:rPr>
                  <w:rStyle w:val="Hyperlink"/>
                </w:rPr>
                <w:fldChar w:fldCharType="end"/>
              </w:r>
            </w:del>
          </w:p>
        </w:tc>
        <w:tc>
          <w:tcPr>
            <w:tcW w:w="7195" w:type="dxa"/>
          </w:tcPr>
          <w:p w14:paraId="78E3A806" w14:textId="4B5DFEF7" w:rsidR="00015F3E" w:rsidRPr="00015F3E" w:rsidDel="002E71EC" w:rsidRDefault="00015F3E" w:rsidP="002E71EC">
            <w:pPr>
              <w:pStyle w:val="Heading2"/>
              <w:rPr>
                <w:del w:id="1558" w:author="Alan Hawse" w:date="2017-07-31T14:35:00Z"/>
              </w:rPr>
              <w:pPrChange w:id="1559" w:author="Alan Hawse" w:date="2017-07-31T14:35:00Z">
                <w:pPr/>
              </w:pPrChange>
            </w:pPr>
            <w:del w:id="1560" w:author="Alan Hawse" w:date="2017-07-31T14:35:00Z">
              <w:r w:rsidRPr="00015F3E" w:rsidDel="002E71EC">
                <w:delText>https://aws.amazon.com/iot/getting-started/</w:delText>
              </w:r>
            </w:del>
          </w:p>
        </w:tc>
      </w:tr>
      <w:tr w:rsidR="009D6F86" w:rsidDel="002E71EC" w14:paraId="0E4D920C" w14:textId="3C43AEA6" w:rsidTr="009D6F86">
        <w:trPr>
          <w:del w:id="1561" w:author="Alan Hawse" w:date="2017-07-31T14:35:00Z"/>
        </w:trPr>
        <w:tc>
          <w:tcPr>
            <w:tcW w:w="2155" w:type="dxa"/>
          </w:tcPr>
          <w:p w14:paraId="3D8D2D1A" w14:textId="32E35167" w:rsidR="00015F3E" w:rsidDel="002E71EC" w:rsidRDefault="00C439C3" w:rsidP="002E71EC">
            <w:pPr>
              <w:pStyle w:val="Heading2"/>
              <w:rPr>
                <w:del w:id="1562" w:author="Alan Hawse" w:date="2017-07-31T14:35:00Z"/>
              </w:rPr>
              <w:pPrChange w:id="1563" w:author="Alan Hawse" w:date="2017-07-31T14:35:00Z">
                <w:pPr/>
              </w:pPrChange>
            </w:pPr>
            <w:del w:id="1564" w:author="Alan Hawse" w:date="2017-07-31T14:35:00Z">
              <w:r w:rsidDel="002E71EC">
                <w:fldChar w:fldCharType="begin"/>
              </w:r>
              <w:r w:rsidDel="002E71EC">
                <w:delInstrText xml:space="preserve"> HYPERLINK "http://www.slideshare.net/PeterREgli/mq-telemetry-transport" </w:delInstrText>
              </w:r>
              <w:r w:rsidDel="002E71EC">
                <w:fldChar w:fldCharType="separate"/>
              </w:r>
              <w:r w:rsidR="00015F3E" w:rsidRPr="00015F3E" w:rsidDel="002E71EC">
                <w:rPr>
                  <w:rStyle w:val="Hyperlink"/>
                </w:rPr>
                <w:delText>A nice powerpoint about MQTT</w:delText>
              </w:r>
              <w:r w:rsidDel="002E71EC">
                <w:rPr>
                  <w:rStyle w:val="Hyperlink"/>
                </w:rPr>
                <w:fldChar w:fldCharType="end"/>
              </w:r>
            </w:del>
          </w:p>
        </w:tc>
        <w:tc>
          <w:tcPr>
            <w:tcW w:w="7195" w:type="dxa"/>
          </w:tcPr>
          <w:p w14:paraId="6C081D01" w14:textId="5DE52EDD" w:rsidR="00015F3E" w:rsidDel="002E71EC" w:rsidRDefault="00015F3E" w:rsidP="002E71EC">
            <w:pPr>
              <w:pStyle w:val="Heading2"/>
              <w:rPr>
                <w:del w:id="1565" w:author="Alan Hawse" w:date="2017-07-31T14:35:00Z"/>
              </w:rPr>
              <w:pPrChange w:id="1566" w:author="Alan Hawse" w:date="2017-07-31T14:35:00Z">
                <w:pPr/>
              </w:pPrChange>
            </w:pPr>
            <w:del w:id="1567" w:author="Alan Hawse" w:date="2017-07-31T14:35:00Z">
              <w:r w:rsidRPr="00015F3E" w:rsidDel="002E71EC">
                <w:delText>http://www.slideshare.net/PeterREgli/mq-telemetry-transport</w:delText>
              </w:r>
            </w:del>
          </w:p>
        </w:tc>
      </w:tr>
      <w:tr w:rsidR="009D6F86" w:rsidDel="002E71EC" w14:paraId="2A30EB6F" w14:textId="38E20AD1" w:rsidTr="009D6F86">
        <w:trPr>
          <w:del w:id="1568" w:author="Alan Hawse" w:date="2017-07-31T14:35:00Z"/>
        </w:trPr>
        <w:tc>
          <w:tcPr>
            <w:tcW w:w="2155" w:type="dxa"/>
          </w:tcPr>
          <w:p w14:paraId="50E89260" w14:textId="4833E446" w:rsidR="00015F3E" w:rsidDel="002E71EC" w:rsidRDefault="00C439C3" w:rsidP="002E71EC">
            <w:pPr>
              <w:pStyle w:val="Heading2"/>
              <w:rPr>
                <w:del w:id="1569" w:author="Alan Hawse" w:date="2017-07-31T14:35:00Z"/>
              </w:rPr>
              <w:pPrChange w:id="1570" w:author="Alan Hawse" w:date="2017-07-31T14:35:00Z">
                <w:pPr/>
              </w:pPrChange>
            </w:pPr>
            <w:del w:id="1571" w:author="Alan Hawse" w:date="2017-07-31T14:35:00Z">
              <w:r w:rsidDel="002E71EC">
                <w:fldChar w:fldCharType="begin"/>
              </w:r>
              <w:r w:rsidDel="002E71EC">
                <w:delInstrText xml:space="preserve"> HYPERLINK "http://www.hivemq.com/blog/mqtt-essentia</w:delInstrText>
              </w:r>
              <w:r w:rsidDel="002E71EC">
                <w:delInstrText xml:space="preserve">ls-part-5-mqtt-topics-best-practices" </w:delInstrText>
              </w:r>
              <w:r w:rsidDel="002E71EC">
                <w:fldChar w:fldCharType="separate"/>
              </w:r>
              <w:r w:rsidR="00015F3E" w:rsidRPr="00015F3E" w:rsidDel="002E71EC">
                <w:rPr>
                  <w:rStyle w:val="Hyperlink"/>
                </w:rPr>
                <w:delText>MQTT Topic Naming Best Practices</w:delText>
              </w:r>
              <w:r w:rsidDel="002E71EC">
                <w:rPr>
                  <w:rStyle w:val="Hyperlink"/>
                </w:rPr>
                <w:fldChar w:fldCharType="end"/>
              </w:r>
            </w:del>
          </w:p>
        </w:tc>
        <w:tc>
          <w:tcPr>
            <w:tcW w:w="7195" w:type="dxa"/>
          </w:tcPr>
          <w:p w14:paraId="054459AD" w14:textId="0631A05F" w:rsidR="00015F3E" w:rsidDel="002E71EC" w:rsidRDefault="00015F3E" w:rsidP="002E71EC">
            <w:pPr>
              <w:pStyle w:val="Heading2"/>
              <w:rPr>
                <w:del w:id="1572" w:author="Alan Hawse" w:date="2017-07-31T14:35:00Z"/>
              </w:rPr>
              <w:pPrChange w:id="1573" w:author="Alan Hawse" w:date="2017-07-31T14:35:00Z">
                <w:pPr/>
              </w:pPrChange>
            </w:pPr>
            <w:del w:id="1574" w:author="Alan Hawse" w:date="2017-07-31T14:35:00Z">
              <w:r w:rsidRPr="00015F3E" w:rsidDel="002E71EC">
                <w:delText>http://www.hivemq.com/blog/mqtt-essentials-part-5-mqtt-topics-best-practices</w:delText>
              </w:r>
            </w:del>
          </w:p>
        </w:tc>
      </w:tr>
      <w:tr w:rsidR="009D6F86" w:rsidDel="002E71EC" w14:paraId="4CDA8375" w14:textId="158ADA8E" w:rsidTr="009D6F86">
        <w:trPr>
          <w:del w:id="1575" w:author="Alan Hawse" w:date="2017-07-31T14:35:00Z"/>
        </w:trPr>
        <w:tc>
          <w:tcPr>
            <w:tcW w:w="2155" w:type="dxa"/>
          </w:tcPr>
          <w:p w14:paraId="31C4D3E5" w14:textId="0FB3D457" w:rsidR="00015F3E" w:rsidDel="002E71EC" w:rsidRDefault="00C439C3" w:rsidP="002E71EC">
            <w:pPr>
              <w:pStyle w:val="Heading2"/>
              <w:rPr>
                <w:del w:id="1576" w:author="Alan Hawse" w:date="2017-07-31T14:35:00Z"/>
              </w:rPr>
              <w:pPrChange w:id="1577" w:author="Alan Hawse" w:date="2017-07-31T14:35:00Z">
                <w:pPr/>
              </w:pPrChange>
            </w:pPr>
            <w:del w:id="1578" w:author="Alan Hawse" w:date="2017-07-31T14:35:00Z">
              <w:r w:rsidDel="002E71EC">
                <w:fldChar w:fldCharType="begin"/>
              </w:r>
              <w:r w:rsidDel="002E71EC">
                <w:delInstrText xml:space="preserve"> HYPERLINK "http://cloudconnectkits.org/system/files/GSG-BCM4343W%20IoT%20Starter%20Kit%20-%20Getting%20</w:delInstrText>
              </w:r>
              <w:r w:rsidDel="002E71EC">
                <w:delInstrText xml:space="preserve">Started%20%28v1.1%29.pdf" </w:delInstrText>
              </w:r>
              <w:r w:rsidDel="002E71EC">
                <w:fldChar w:fldCharType="separate"/>
              </w:r>
              <w:r w:rsidR="009A36C5" w:rsidRPr="009A36C5" w:rsidDel="002E71EC">
                <w:rPr>
                  <w:rStyle w:val="Hyperlink"/>
                </w:rPr>
                <w:delText>Avnet Getting Started</w:delText>
              </w:r>
              <w:r w:rsidDel="002E71EC">
                <w:rPr>
                  <w:rStyle w:val="Hyperlink"/>
                </w:rPr>
                <w:fldChar w:fldCharType="end"/>
              </w:r>
            </w:del>
          </w:p>
        </w:tc>
        <w:tc>
          <w:tcPr>
            <w:tcW w:w="7195" w:type="dxa"/>
          </w:tcPr>
          <w:p w14:paraId="6701D879" w14:textId="09AB8E9D" w:rsidR="00015F3E" w:rsidDel="002E71EC" w:rsidRDefault="009A36C5" w:rsidP="002E71EC">
            <w:pPr>
              <w:pStyle w:val="Heading2"/>
              <w:rPr>
                <w:del w:id="1579" w:author="Alan Hawse" w:date="2017-07-31T14:35:00Z"/>
              </w:rPr>
              <w:pPrChange w:id="1580" w:author="Alan Hawse" w:date="2017-07-31T14:35:00Z">
                <w:pPr/>
              </w:pPrChange>
            </w:pPr>
            <w:del w:id="1581" w:author="Alan Hawse" w:date="2017-07-31T14:35:00Z">
              <w:r w:rsidRPr="009A36C5" w:rsidDel="002E71EC">
                <w:delText>http://cloudconnectkits.org/system/files/GSG-BCM4343W%20IoT%20Starter%20Kit%20-%20Getting%20Started%20%28v1.1%29.pdf</w:delText>
              </w:r>
            </w:del>
          </w:p>
        </w:tc>
      </w:tr>
      <w:tr w:rsidR="009D6F86" w:rsidDel="002E71EC" w14:paraId="11955369" w14:textId="71CBFAE0" w:rsidTr="009D6F86">
        <w:trPr>
          <w:del w:id="1582" w:author="Alan Hawse" w:date="2017-07-31T14:35:00Z"/>
        </w:trPr>
        <w:tc>
          <w:tcPr>
            <w:tcW w:w="2155" w:type="dxa"/>
          </w:tcPr>
          <w:p w14:paraId="4B015799" w14:textId="674BE653" w:rsidR="009A36C5" w:rsidDel="002E71EC" w:rsidRDefault="009D6F86" w:rsidP="002E71EC">
            <w:pPr>
              <w:pStyle w:val="Heading2"/>
              <w:rPr>
                <w:del w:id="1583" w:author="Alan Hawse" w:date="2017-07-31T14:35:00Z"/>
              </w:rPr>
              <w:pPrChange w:id="1584" w:author="Alan Hawse" w:date="2017-07-31T14:35:00Z">
                <w:pPr/>
              </w:pPrChange>
            </w:pPr>
            <w:del w:id="1585" w:author="Alan Hawse" w:date="2017-07-31T14:35:00Z">
              <w:r w:rsidDel="002E71EC">
                <w:delText xml:space="preserve">Avnet User Guide </w:delText>
              </w:r>
              <w:r w:rsidR="00C439C3" w:rsidDel="002E71EC">
                <w:fldChar w:fldCharType="begin"/>
              </w:r>
              <w:r w:rsidR="00C439C3" w:rsidDel="002E71EC">
                <w:delInstrText xml:space="preserve"> HYPERLINK "http://cloudconnectkits.org/system/files/Tutorial%20Part1%</w:delInstrText>
              </w:r>
              <w:r w:rsidR="00C439C3" w:rsidDel="002E71EC">
                <w:delInstrText xml:space="preserve">20-%20Tool%20Install%2C%20USB%20drivers%20and%20AWS%20Shadow%20%28v1.1%29.pdf" </w:delInstrText>
              </w:r>
              <w:r w:rsidR="00C439C3" w:rsidDel="002E71EC">
                <w:fldChar w:fldCharType="separate"/>
              </w:r>
              <w:r w:rsidRPr="009D6F86" w:rsidDel="002E71EC">
                <w:rPr>
                  <w:rStyle w:val="Hyperlink"/>
                </w:rPr>
                <w:delText>Part1</w:delText>
              </w:r>
              <w:r w:rsidR="00C439C3" w:rsidDel="002E71EC">
                <w:rPr>
                  <w:rStyle w:val="Hyperlink"/>
                </w:rPr>
                <w:fldChar w:fldCharType="end"/>
              </w:r>
              <w:r w:rsidDel="002E71EC">
                <w:delText xml:space="preserve"> and </w:delText>
              </w:r>
              <w:r w:rsidR="00C439C3" w:rsidDel="002E71EC">
                <w:fldChar w:fldCharType="begin"/>
              </w:r>
              <w:r w:rsidR="00C439C3" w:rsidDel="002E71EC">
                <w:delInstrText xml:space="preserve"> HYPERLINK "http://cloudconnectkits.org/system/files/Tutorial%20Part2-App%20Development%20using%20WICED%20SDK-v1.1.pdf" </w:delInstrText>
              </w:r>
              <w:r w:rsidR="00C439C3" w:rsidDel="002E71EC">
                <w:fldChar w:fldCharType="separate"/>
              </w:r>
              <w:r w:rsidRPr="009D6F86" w:rsidDel="002E71EC">
                <w:rPr>
                  <w:rStyle w:val="Hyperlink"/>
                </w:rPr>
                <w:delText>Part2</w:delText>
              </w:r>
              <w:r w:rsidR="00C439C3" w:rsidDel="002E71EC">
                <w:rPr>
                  <w:rStyle w:val="Hyperlink"/>
                </w:rPr>
                <w:fldChar w:fldCharType="end"/>
              </w:r>
            </w:del>
          </w:p>
        </w:tc>
        <w:tc>
          <w:tcPr>
            <w:tcW w:w="7195" w:type="dxa"/>
          </w:tcPr>
          <w:p w14:paraId="0D8A66C5" w14:textId="65CFD930" w:rsidR="009D6F86" w:rsidRPr="009A36C5" w:rsidDel="002E71EC" w:rsidRDefault="009D6F86" w:rsidP="002E71EC">
            <w:pPr>
              <w:pStyle w:val="Heading2"/>
              <w:rPr>
                <w:del w:id="1586" w:author="Alan Hawse" w:date="2017-07-31T14:35:00Z"/>
              </w:rPr>
              <w:pPrChange w:id="1587" w:author="Alan Hawse" w:date="2017-07-31T14:35:00Z">
                <w:pPr/>
              </w:pPrChange>
            </w:pPr>
          </w:p>
        </w:tc>
      </w:tr>
      <w:tr w:rsidR="009D6F86" w:rsidDel="002E71EC" w14:paraId="031DEDC1" w14:textId="6368EDED" w:rsidTr="009D6F86">
        <w:trPr>
          <w:del w:id="1588" w:author="Alan Hawse" w:date="2017-07-31T14:35:00Z"/>
        </w:trPr>
        <w:tc>
          <w:tcPr>
            <w:tcW w:w="2155" w:type="dxa"/>
          </w:tcPr>
          <w:p w14:paraId="7FD8E845" w14:textId="7B82A1D6" w:rsidR="009A36C5" w:rsidDel="002E71EC" w:rsidRDefault="00C439C3" w:rsidP="002E71EC">
            <w:pPr>
              <w:pStyle w:val="Heading2"/>
              <w:rPr>
                <w:del w:id="1589" w:author="Alan Hawse" w:date="2017-07-31T14:35:00Z"/>
              </w:rPr>
              <w:pPrChange w:id="1590" w:author="Alan Hawse" w:date="2017-07-31T14:35:00Z">
                <w:pPr/>
              </w:pPrChange>
            </w:pPr>
            <w:del w:id="1591" w:author="Alan Hawse" w:date="2017-07-31T14:35:00Z">
              <w:r w:rsidDel="002E71EC">
                <w:fldChar w:fldCharType="begin"/>
              </w:r>
              <w:r w:rsidDel="002E71EC">
                <w:delInstrText xml:space="preserve"> HYPERLINK "https://forums.aws.am</w:delInstrText>
              </w:r>
              <w:r w:rsidDel="002E71EC">
                <w:delInstrText xml:space="preserve">azon.com/forum.jspa?forumID=210" </w:delInstrText>
              </w:r>
              <w:r w:rsidDel="002E71EC">
                <w:fldChar w:fldCharType="separate"/>
              </w:r>
              <w:r w:rsidR="009D6F86" w:rsidRPr="009D6F86" w:rsidDel="002E71EC">
                <w:rPr>
                  <w:rStyle w:val="Hyperlink"/>
                </w:rPr>
                <w:delText>AWS Forum</w:delText>
              </w:r>
              <w:r w:rsidDel="002E71EC">
                <w:rPr>
                  <w:rStyle w:val="Hyperlink"/>
                </w:rPr>
                <w:fldChar w:fldCharType="end"/>
              </w:r>
            </w:del>
          </w:p>
        </w:tc>
        <w:tc>
          <w:tcPr>
            <w:tcW w:w="7195" w:type="dxa"/>
          </w:tcPr>
          <w:p w14:paraId="3F538B90" w14:textId="366F359F" w:rsidR="009A36C5" w:rsidRPr="009A36C5" w:rsidDel="002E71EC" w:rsidRDefault="009D6F86" w:rsidP="002E71EC">
            <w:pPr>
              <w:pStyle w:val="Heading2"/>
              <w:rPr>
                <w:del w:id="1592" w:author="Alan Hawse" w:date="2017-07-31T14:35:00Z"/>
              </w:rPr>
              <w:pPrChange w:id="1593" w:author="Alan Hawse" w:date="2017-07-31T14:35:00Z">
                <w:pPr/>
              </w:pPrChange>
            </w:pPr>
            <w:del w:id="1594" w:author="Alan Hawse" w:date="2017-07-31T14:35:00Z">
              <w:r w:rsidRPr="009D6F86" w:rsidDel="002E71EC">
                <w:delText>https://forums.aws.amazon.com/forum.jspa?forumID=210</w:delText>
              </w:r>
            </w:del>
          </w:p>
        </w:tc>
      </w:tr>
      <w:tr w:rsidR="009D6F86" w:rsidDel="002E71EC" w14:paraId="535E39CB" w14:textId="04E162C9" w:rsidTr="009D6F86">
        <w:trPr>
          <w:del w:id="1595" w:author="Alan Hawse" w:date="2017-07-31T14:35:00Z"/>
        </w:trPr>
        <w:tc>
          <w:tcPr>
            <w:tcW w:w="2155" w:type="dxa"/>
          </w:tcPr>
          <w:p w14:paraId="2C90EDFD" w14:textId="4B7C7CC8" w:rsidR="009A36C5" w:rsidDel="002E71EC" w:rsidRDefault="009A36C5" w:rsidP="002E71EC">
            <w:pPr>
              <w:pStyle w:val="Heading2"/>
              <w:rPr>
                <w:del w:id="1596" w:author="Alan Hawse" w:date="2017-07-31T14:35:00Z"/>
              </w:rPr>
              <w:pPrChange w:id="1597" w:author="Alan Hawse" w:date="2017-07-31T14:35:00Z">
                <w:pPr/>
              </w:pPrChange>
            </w:pPr>
          </w:p>
        </w:tc>
        <w:tc>
          <w:tcPr>
            <w:tcW w:w="7195" w:type="dxa"/>
          </w:tcPr>
          <w:p w14:paraId="4F06CFC9" w14:textId="01CBDCC7" w:rsidR="009A36C5" w:rsidRPr="009A36C5" w:rsidDel="002E71EC" w:rsidRDefault="009A36C5" w:rsidP="002E71EC">
            <w:pPr>
              <w:pStyle w:val="Heading2"/>
              <w:rPr>
                <w:del w:id="1598" w:author="Alan Hawse" w:date="2017-07-31T14:35:00Z"/>
              </w:rPr>
              <w:pPrChange w:id="1599" w:author="Alan Hawse" w:date="2017-07-31T14:35:00Z">
                <w:pPr/>
              </w:pPrChange>
            </w:pPr>
          </w:p>
        </w:tc>
      </w:tr>
      <w:tr w:rsidR="009D6F86" w:rsidDel="002E71EC" w14:paraId="799A7C03" w14:textId="00A8D02F" w:rsidTr="009D6F86">
        <w:trPr>
          <w:del w:id="1600" w:author="Alan Hawse" w:date="2017-07-31T14:35:00Z"/>
        </w:trPr>
        <w:tc>
          <w:tcPr>
            <w:tcW w:w="2155" w:type="dxa"/>
          </w:tcPr>
          <w:p w14:paraId="650E3C9C" w14:textId="55977E1B" w:rsidR="009A36C5" w:rsidDel="002E71EC" w:rsidRDefault="009A36C5" w:rsidP="002E71EC">
            <w:pPr>
              <w:pStyle w:val="Heading2"/>
              <w:rPr>
                <w:del w:id="1601" w:author="Alan Hawse" w:date="2017-07-31T14:35:00Z"/>
              </w:rPr>
              <w:pPrChange w:id="1602" w:author="Alan Hawse" w:date="2017-07-31T14:35:00Z">
                <w:pPr/>
              </w:pPrChange>
            </w:pPr>
          </w:p>
        </w:tc>
        <w:tc>
          <w:tcPr>
            <w:tcW w:w="7195" w:type="dxa"/>
          </w:tcPr>
          <w:p w14:paraId="6E381C16" w14:textId="2FCDAE69" w:rsidR="009A36C5" w:rsidRPr="009A36C5" w:rsidDel="002E71EC" w:rsidRDefault="009A36C5" w:rsidP="002E71EC">
            <w:pPr>
              <w:pStyle w:val="Heading2"/>
              <w:rPr>
                <w:del w:id="1603" w:author="Alan Hawse" w:date="2017-07-31T14:35:00Z"/>
              </w:rPr>
              <w:pPrChange w:id="1604" w:author="Alan Hawse" w:date="2017-07-31T14:35:00Z">
                <w:pPr/>
              </w:pPrChange>
            </w:pPr>
          </w:p>
        </w:tc>
      </w:tr>
      <w:tr w:rsidR="009D6F86" w:rsidDel="002E71EC" w14:paraId="42910634" w14:textId="623BAE57" w:rsidTr="009D6F86">
        <w:trPr>
          <w:del w:id="1605" w:author="Alan Hawse" w:date="2017-07-31T14:35:00Z"/>
        </w:trPr>
        <w:tc>
          <w:tcPr>
            <w:tcW w:w="2155" w:type="dxa"/>
          </w:tcPr>
          <w:p w14:paraId="52125292" w14:textId="67474CF9" w:rsidR="009A36C5" w:rsidDel="002E71EC" w:rsidRDefault="009A36C5" w:rsidP="002E71EC">
            <w:pPr>
              <w:pStyle w:val="Heading2"/>
              <w:rPr>
                <w:del w:id="1606" w:author="Alan Hawse" w:date="2017-07-31T14:35:00Z"/>
              </w:rPr>
              <w:pPrChange w:id="1607" w:author="Alan Hawse" w:date="2017-07-31T14:35:00Z">
                <w:pPr/>
              </w:pPrChange>
            </w:pPr>
          </w:p>
        </w:tc>
        <w:tc>
          <w:tcPr>
            <w:tcW w:w="7195" w:type="dxa"/>
          </w:tcPr>
          <w:p w14:paraId="23F67FC9" w14:textId="3560EB9D" w:rsidR="009A36C5" w:rsidRPr="009A36C5" w:rsidDel="002E71EC" w:rsidRDefault="009A36C5" w:rsidP="002E71EC">
            <w:pPr>
              <w:pStyle w:val="Heading2"/>
              <w:rPr>
                <w:del w:id="1608" w:author="Alan Hawse" w:date="2017-07-31T14:35:00Z"/>
              </w:rPr>
              <w:pPrChange w:id="1609" w:author="Alan Hawse" w:date="2017-07-31T14:35:00Z">
                <w:pPr/>
              </w:pPrChange>
            </w:pPr>
          </w:p>
        </w:tc>
      </w:tr>
      <w:tr w:rsidR="009D6F86" w:rsidDel="002E71EC" w14:paraId="1E3EC7B8" w14:textId="111DAB88" w:rsidTr="009D6F86">
        <w:trPr>
          <w:del w:id="1610" w:author="Alan Hawse" w:date="2017-07-31T14:35:00Z"/>
        </w:trPr>
        <w:tc>
          <w:tcPr>
            <w:tcW w:w="2155" w:type="dxa"/>
          </w:tcPr>
          <w:p w14:paraId="0DF41C4D" w14:textId="269C2450" w:rsidR="009A36C5" w:rsidDel="002E71EC" w:rsidRDefault="009A36C5" w:rsidP="002E71EC">
            <w:pPr>
              <w:pStyle w:val="Heading2"/>
              <w:rPr>
                <w:del w:id="1611" w:author="Alan Hawse" w:date="2017-07-31T14:35:00Z"/>
              </w:rPr>
              <w:pPrChange w:id="1612" w:author="Alan Hawse" w:date="2017-07-31T14:35:00Z">
                <w:pPr/>
              </w:pPrChange>
            </w:pPr>
          </w:p>
        </w:tc>
        <w:tc>
          <w:tcPr>
            <w:tcW w:w="7195" w:type="dxa"/>
          </w:tcPr>
          <w:p w14:paraId="68EE6FAA" w14:textId="4F29C955" w:rsidR="009A36C5" w:rsidRPr="009A36C5" w:rsidDel="002E71EC" w:rsidRDefault="009A36C5" w:rsidP="002E71EC">
            <w:pPr>
              <w:pStyle w:val="Heading2"/>
              <w:rPr>
                <w:del w:id="1613" w:author="Alan Hawse" w:date="2017-07-31T14:35:00Z"/>
              </w:rPr>
              <w:pPrChange w:id="1614" w:author="Alan Hawse" w:date="2017-07-31T14:35:00Z">
                <w:pPr/>
              </w:pPrChange>
            </w:pPr>
          </w:p>
        </w:tc>
      </w:tr>
    </w:tbl>
    <w:p w14:paraId="65FCDD10" w14:textId="4C5BEF46" w:rsidR="00857DC2" w:rsidDel="002E71EC" w:rsidRDefault="00857DC2" w:rsidP="002E71EC">
      <w:pPr>
        <w:pStyle w:val="Heading2"/>
        <w:rPr>
          <w:del w:id="1615" w:author="Alan Hawse" w:date="2017-07-31T14:35:00Z"/>
        </w:rPr>
        <w:pPrChange w:id="1616" w:author="Alan Hawse" w:date="2017-07-31T14:35:00Z">
          <w:pPr>
            <w:pStyle w:val="Heading2"/>
          </w:pPr>
        </w:pPrChange>
      </w:pPr>
      <w:del w:id="1617" w:author="Alan Hawse" w:date="2017-07-31T14:35:00Z">
        <w:r w:rsidDel="002E71EC">
          <w:delText>Related Example “Apps”</w:delText>
        </w:r>
      </w:del>
    </w:p>
    <w:tbl>
      <w:tblPr>
        <w:tblStyle w:val="TableGrid"/>
        <w:tblW w:w="7957" w:type="dxa"/>
        <w:tblLook w:val="04A0" w:firstRow="1" w:lastRow="0" w:firstColumn="1" w:lastColumn="0" w:noHBand="0" w:noVBand="1"/>
      </w:tblPr>
      <w:tblGrid>
        <w:gridCol w:w="3668"/>
        <w:gridCol w:w="4289"/>
      </w:tblGrid>
      <w:tr w:rsidR="009B57EC" w:rsidDel="002E71EC" w14:paraId="0768D6FA" w14:textId="72E4160E" w:rsidTr="009B57EC">
        <w:trPr>
          <w:trHeight w:val="356"/>
          <w:del w:id="1618" w:author="Alan Hawse" w:date="2017-07-31T14:35:00Z"/>
        </w:trPr>
        <w:tc>
          <w:tcPr>
            <w:tcW w:w="3093" w:type="dxa"/>
          </w:tcPr>
          <w:p w14:paraId="39E0EC74" w14:textId="0CB8FAC7" w:rsidR="009B57EC" w:rsidRPr="00ED587E" w:rsidDel="002E71EC" w:rsidRDefault="009B57EC" w:rsidP="002E71EC">
            <w:pPr>
              <w:pStyle w:val="Heading2"/>
              <w:rPr>
                <w:del w:id="1619" w:author="Alan Hawse" w:date="2017-07-31T14:35:00Z"/>
                <w:b w:val="0"/>
              </w:rPr>
              <w:pPrChange w:id="1620" w:author="Alan Hawse" w:date="2017-07-31T14:35:00Z">
                <w:pPr>
                  <w:jc w:val="center"/>
                </w:pPr>
              </w:pPrChange>
            </w:pPr>
            <w:del w:id="1621" w:author="Alan Hawse" w:date="2017-07-31T14:35:00Z">
              <w:r w:rsidRPr="00ED587E" w:rsidDel="002E71EC">
                <w:delText>App Name</w:delText>
              </w:r>
            </w:del>
          </w:p>
        </w:tc>
        <w:tc>
          <w:tcPr>
            <w:tcW w:w="4864" w:type="dxa"/>
          </w:tcPr>
          <w:p w14:paraId="04DC02EC" w14:textId="5EF4DD8B" w:rsidR="009B57EC" w:rsidRPr="00ED587E" w:rsidDel="002E71EC" w:rsidRDefault="009B57EC" w:rsidP="002E71EC">
            <w:pPr>
              <w:pStyle w:val="Heading2"/>
              <w:rPr>
                <w:del w:id="1622" w:author="Alan Hawse" w:date="2017-07-31T14:35:00Z"/>
                <w:b w:val="0"/>
              </w:rPr>
              <w:pPrChange w:id="1623" w:author="Alan Hawse" w:date="2017-07-31T14:35:00Z">
                <w:pPr>
                  <w:jc w:val="center"/>
                </w:pPr>
              </w:pPrChange>
            </w:pPr>
            <w:del w:id="1624" w:author="Alan Hawse" w:date="2017-07-31T14:35:00Z">
              <w:r w:rsidRPr="00ED587E" w:rsidDel="002E71EC">
                <w:delText>Function</w:delText>
              </w:r>
            </w:del>
          </w:p>
        </w:tc>
      </w:tr>
      <w:tr w:rsidR="009B57EC" w:rsidDel="002E71EC" w14:paraId="654A937D" w14:textId="0A463F44" w:rsidTr="009B57EC">
        <w:trPr>
          <w:trHeight w:val="356"/>
          <w:del w:id="1625" w:author="Alan Hawse" w:date="2017-07-31T14:35:00Z"/>
        </w:trPr>
        <w:tc>
          <w:tcPr>
            <w:tcW w:w="3093" w:type="dxa"/>
          </w:tcPr>
          <w:p w14:paraId="5C0BF3FC" w14:textId="2C5BD492" w:rsidR="009B57EC" w:rsidDel="002E71EC" w:rsidRDefault="009B57EC" w:rsidP="002E71EC">
            <w:pPr>
              <w:pStyle w:val="Heading2"/>
              <w:rPr>
                <w:del w:id="1626" w:author="Alan Hawse" w:date="2017-07-31T14:35:00Z"/>
              </w:rPr>
              <w:pPrChange w:id="1627" w:author="Alan Hawse" w:date="2017-07-31T14:35:00Z">
                <w:pPr/>
              </w:pPrChange>
            </w:pPr>
            <w:del w:id="1628" w:author="Alan Hawse" w:date="2017-07-31T14:35:00Z">
              <w:r w:rsidDel="002E71EC">
                <w:delText>demo.aws_iot_pub_sub/publisher</w:delText>
              </w:r>
            </w:del>
          </w:p>
        </w:tc>
        <w:tc>
          <w:tcPr>
            <w:tcW w:w="4864" w:type="dxa"/>
          </w:tcPr>
          <w:p w14:paraId="519BE91B" w14:textId="684DC332" w:rsidR="009B57EC" w:rsidDel="002E71EC" w:rsidRDefault="009B57EC" w:rsidP="002E71EC">
            <w:pPr>
              <w:pStyle w:val="Heading2"/>
              <w:rPr>
                <w:del w:id="1629" w:author="Alan Hawse" w:date="2017-07-31T14:35:00Z"/>
              </w:rPr>
              <w:pPrChange w:id="1630" w:author="Alan Hawse" w:date="2017-07-31T14:35:00Z">
                <w:pPr/>
              </w:pPrChange>
            </w:pPr>
            <w:del w:id="1631" w:author="Alan Hawse" w:date="2017-07-31T14:35:00Z">
              <w:r w:rsidDel="002E71EC">
                <w:delText>Demonstrates publishing information to the AWS cloud.</w:delText>
              </w:r>
            </w:del>
          </w:p>
        </w:tc>
      </w:tr>
      <w:tr w:rsidR="009B57EC" w:rsidDel="002E71EC" w14:paraId="645F2187" w14:textId="7D36EBA0" w:rsidTr="009B57EC">
        <w:trPr>
          <w:trHeight w:val="356"/>
          <w:del w:id="1632" w:author="Alan Hawse" w:date="2017-07-31T14:35:00Z"/>
        </w:trPr>
        <w:tc>
          <w:tcPr>
            <w:tcW w:w="3093" w:type="dxa"/>
          </w:tcPr>
          <w:p w14:paraId="1ED4C818" w14:textId="4811F3EF" w:rsidR="009B57EC" w:rsidDel="002E71EC" w:rsidRDefault="009B57EC" w:rsidP="002E71EC">
            <w:pPr>
              <w:pStyle w:val="Heading2"/>
              <w:rPr>
                <w:del w:id="1633" w:author="Alan Hawse" w:date="2017-07-31T14:35:00Z"/>
              </w:rPr>
              <w:pPrChange w:id="1634" w:author="Alan Hawse" w:date="2017-07-31T14:35:00Z">
                <w:pPr/>
              </w:pPrChange>
            </w:pPr>
            <w:del w:id="1635" w:author="Alan Hawse" w:date="2017-07-31T14:35:00Z">
              <w:r w:rsidDel="002E71EC">
                <w:delText>demo.aws_iot_pub_sub/subscriber</w:delText>
              </w:r>
            </w:del>
          </w:p>
        </w:tc>
        <w:tc>
          <w:tcPr>
            <w:tcW w:w="4864" w:type="dxa"/>
          </w:tcPr>
          <w:p w14:paraId="640D1157" w14:textId="5780A496" w:rsidR="009B57EC" w:rsidDel="002E71EC" w:rsidRDefault="009B57EC" w:rsidP="002E71EC">
            <w:pPr>
              <w:pStyle w:val="Heading2"/>
              <w:rPr>
                <w:del w:id="1636" w:author="Alan Hawse" w:date="2017-07-31T14:35:00Z"/>
              </w:rPr>
              <w:pPrChange w:id="1637" w:author="Alan Hawse" w:date="2017-07-31T14:35:00Z">
                <w:pPr/>
              </w:pPrChange>
            </w:pPr>
            <w:del w:id="1638" w:author="Alan Hawse" w:date="2017-07-31T14:35:00Z">
              <w:r w:rsidDel="002E71EC">
                <w:delText>Demonstrates subscribing to a topic in the AWS cloud.</w:delText>
              </w:r>
            </w:del>
          </w:p>
        </w:tc>
      </w:tr>
      <w:tr w:rsidR="009B57EC" w:rsidDel="002E71EC" w14:paraId="20F298D9" w14:textId="12C197FD" w:rsidTr="009B57EC">
        <w:trPr>
          <w:trHeight w:val="356"/>
          <w:del w:id="1639" w:author="Alan Hawse" w:date="2017-07-31T14:35:00Z"/>
        </w:trPr>
        <w:tc>
          <w:tcPr>
            <w:tcW w:w="3093" w:type="dxa"/>
          </w:tcPr>
          <w:p w14:paraId="790904B7" w14:textId="23FCEBF4" w:rsidR="009B57EC" w:rsidDel="002E71EC" w:rsidRDefault="009B57EC" w:rsidP="002E71EC">
            <w:pPr>
              <w:pStyle w:val="Heading2"/>
              <w:rPr>
                <w:del w:id="1640" w:author="Alan Hawse" w:date="2017-07-31T14:35:00Z"/>
              </w:rPr>
              <w:pPrChange w:id="1641" w:author="Alan Hawse" w:date="2017-07-31T14:35:00Z">
                <w:pPr/>
              </w:pPrChange>
            </w:pPr>
            <w:del w:id="1642" w:author="Alan Hawse" w:date="2017-07-31T14:35:00Z">
              <w:r w:rsidDel="002E71EC">
                <w:delText>demo.aws_iot_shaddow</w:delText>
              </w:r>
            </w:del>
          </w:p>
        </w:tc>
        <w:tc>
          <w:tcPr>
            <w:tcW w:w="4864" w:type="dxa"/>
          </w:tcPr>
          <w:p w14:paraId="6A06C64E" w14:textId="1EF4071D" w:rsidR="009B57EC" w:rsidDel="002E71EC" w:rsidRDefault="009B57EC" w:rsidP="002E71EC">
            <w:pPr>
              <w:pStyle w:val="Heading2"/>
              <w:rPr>
                <w:del w:id="1643" w:author="Alan Hawse" w:date="2017-07-31T14:35:00Z"/>
              </w:rPr>
              <w:pPrChange w:id="1644" w:author="Alan Hawse" w:date="2017-07-31T14:35:00Z">
                <w:pPr/>
              </w:pPrChange>
            </w:pPr>
            <w:del w:id="1645" w:author="Alan Hawse" w:date="2017-07-31T14:35:00Z">
              <w:r w:rsidDel="002E71EC">
                <w:delText>Demonstrates using a shadow device with AWS.</w:delText>
              </w:r>
            </w:del>
          </w:p>
        </w:tc>
      </w:tr>
    </w:tbl>
    <w:p w14:paraId="0E8D8288" w14:textId="27F07E15" w:rsidR="003B6B78" w:rsidDel="002E71EC" w:rsidRDefault="003B6B78" w:rsidP="002E71EC">
      <w:pPr>
        <w:pStyle w:val="Heading2"/>
        <w:rPr>
          <w:ins w:id="1646" w:author="Greg Landry" w:date="2017-06-03T15:55:00Z"/>
          <w:del w:id="1647" w:author="Alan Hawse" w:date="2017-07-31T14:35:00Z"/>
        </w:rPr>
        <w:pPrChange w:id="1648" w:author="Alan Hawse" w:date="2017-07-31T14:35:00Z">
          <w:pPr>
            <w:keepNext/>
            <w:keepLines/>
            <w:spacing w:before="200"/>
            <w:outlineLvl w:val="1"/>
          </w:pPr>
        </w:pPrChange>
      </w:pPr>
    </w:p>
    <w:p w14:paraId="43B5E079" w14:textId="3848994C" w:rsidR="003B6B78" w:rsidDel="002E71EC" w:rsidRDefault="003B6B78" w:rsidP="002E71EC">
      <w:pPr>
        <w:pStyle w:val="Heading2"/>
        <w:rPr>
          <w:ins w:id="1649" w:author="Greg Landry" w:date="2017-06-03T15:55:00Z"/>
          <w:del w:id="1650" w:author="Alan Hawse" w:date="2017-07-31T14:35:00Z"/>
        </w:rPr>
        <w:pPrChange w:id="1651" w:author="Alan Hawse" w:date="2017-07-31T14:35:00Z">
          <w:pPr/>
        </w:pPrChange>
      </w:pPr>
      <w:ins w:id="1652" w:author="Greg Landry" w:date="2017-06-03T15:55:00Z">
        <w:del w:id="1653" w:author="Alan Hawse" w:date="2017-07-31T14:35:00Z">
          <w:r w:rsidDel="002E71EC">
            <w:br w:type="page"/>
          </w:r>
        </w:del>
      </w:ins>
    </w:p>
    <w:p w14:paraId="0BFCA990" w14:textId="79B65C90" w:rsidR="00E41BB1" w:rsidDel="002E71EC" w:rsidRDefault="00E41BB1" w:rsidP="002E71EC">
      <w:pPr>
        <w:pStyle w:val="Heading2"/>
        <w:rPr>
          <w:del w:id="1654" w:author="Alan Hawse" w:date="2017-07-31T14:35:00Z"/>
          <w:b w:val="0"/>
          <w:bCs w:val="0"/>
        </w:rPr>
        <w:pPrChange w:id="1655" w:author="Alan Hawse" w:date="2017-07-31T14:35:00Z">
          <w:pPr/>
        </w:pPrChange>
      </w:pPr>
      <w:del w:id="1656" w:author="Alan Hawse" w:date="2017-07-31T14:35:00Z">
        <w:r w:rsidDel="002E71EC">
          <w:br w:type="page"/>
        </w:r>
      </w:del>
    </w:p>
    <w:p w14:paraId="6FE38352" w14:textId="2AFDB06D" w:rsidR="00857DC2" w:rsidDel="002E71EC" w:rsidRDefault="00066AA6" w:rsidP="002E71EC">
      <w:pPr>
        <w:pStyle w:val="Heading2"/>
        <w:rPr>
          <w:del w:id="1657" w:author="Alan Hawse" w:date="2017-07-31T14:35:00Z"/>
        </w:rPr>
        <w:pPrChange w:id="1658" w:author="Alan Hawse" w:date="2017-07-31T14:35:00Z">
          <w:pPr>
            <w:pStyle w:val="Heading2"/>
          </w:pPr>
        </w:pPrChange>
      </w:pPr>
      <w:del w:id="1659" w:author="Alan Hawse" w:date="2017-07-31T14:35:00Z">
        <w:r w:rsidDel="002E71EC">
          <w:delText xml:space="preserve">Procedure to Provision an AWS IoT </w:delText>
        </w:r>
        <w:r w:rsidRPr="00DD3570" w:rsidDel="002E71EC">
          <w:rPr>
            <w:i/>
          </w:rPr>
          <w:delText>Thing</w:delText>
        </w:r>
      </w:del>
    </w:p>
    <w:p w14:paraId="6169F00F" w14:textId="6404F8D2" w:rsidR="00066AA6" w:rsidDel="002E71EC" w:rsidRDefault="007F5950" w:rsidP="002E71EC">
      <w:pPr>
        <w:pStyle w:val="Heading2"/>
        <w:rPr>
          <w:del w:id="1660" w:author="Alan Hawse" w:date="2017-07-31T14:35:00Z"/>
        </w:rPr>
        <w:pPrChange w:id="1661" w:author="Alan Hawse" w:date="2017-07-31T14:35:00Z">
          <w:pPr>
            <w:pStyle w:val="ListParagraph"/>
            <w:keepNext/>
            <w:numPr>
              <w:numId w:val="28"/>
            </w:numPr>
            <w:ind w:hanging="360"/>
          </w:pPr>
        </w:pPrChange>
      </w:pPr>
      <w:del w:id="1662" w:author="Alan Hawse" w:date="2017-07-31T14:35:00Z">
        <w:r w:rsidDel="002E71EC">
          <w:delText>Once you have watched the tutorial</w:delText>
        </w:r>
        <w:r w:rsidR="000F28D7" w:rsidDel="002E71EC">
          <w:delText xml:space="preserve"> from console.aws.amazon.com</w:delText>
        </w:r>
        <w:r w:rsidDel="002E71EC">
          <w:delText>, you should be on the “Things” page. Click on “Register a Thing”.</w:delText>
        </w:r>
      </w:del>
    </w:p>
    <w:p w14:paraId="129F8E34" w14:textId="075A1880" w:rsidR="00E066D0" w:rsidRPr="00066AA6" w:rsidDel="002E71EC" w:rsidRDefault="0025484D" w:rsidP="002E71EC">
      <w:pPr>
        <w:pStyle w:val="Heading2"/>
        <w:rPr>
          <w:del w:id="1663" w:author="Alan Hawse" w:date="2017-07-31T14:35:00Z"/>
        </w:rPr>
        <w:pPrChange w:id="1664" w:author="Alan Hawse" w:date="2017-07-31T14:35:00Z">
          <w:pPr>
            <w:pStyle w:val="ListParagraph"/>
            <w:numPr>
              <w:ilvl w:val="1"/>
              <w:numId w:val="28"/>
            </w:numPr>
            <w:ind w:left="1440" w:hanging="360"/>
          </w:pPr>
        </w:pPrChange>
      </w:pPr>
      <w:del w:id="1665" w:author="Alan Hawse" w:date="2017-07-31T14:35:00Z">
        <w:r w:rsidDel="002E71EC">
          <w:delText>Hint: Currently only the US East time zone works properly so be sure to pick a location in that time zone before setting up a new thing. In the example shown below, the selection is N. Virginia.</w:delText>
        </w:r>
      </w:del>
    </w:p>
    <w:p w14:paraId="52303860" w14:textId="1C726BC5" w:rsidR="00A2314F" w:rsidDel="002E71EC" w:rsidRDefault="007F5950" w:rsidP="002E71EC">
      <w:pPr>
        <w:pStyle w:val="Heading2"/>
        <w:rPr>
          <w:del w:id="1666" w:author="Alan Hawse" w:date="2017-07-31T14:35:00Z"/>
          <w:noProof/>
        </w:rPr>
        <w:pPrChange w:id="1667" w:author="Alan Hawse" w:date="2017-07-31T14:35:00Z">
          <w:pPr>
            <w:tabs>
              <w:tab w:val="left" w:pos="2790"/>
            </w:tabs>
            <w:jc w:val="center"/>
          </w:pPr>
        </w:pPrChange>
      </w:pPr>
      <w:del w:id="1668" w:author="Alan Hawse" w:date="2017-07-31T14:35:00Z">
        <w:r w:rsidRPr="007F5950" w:rsidDel="002E71EC">
          <w:rPr>
            <w:noProof/>
          </w:rPr>
          <w:delText xml:space="preserve"> </w:delText>
        </w:r>
        <w:r w:rsidDel="002E71EC">
          <w:rPr>
            <w:noProof/>
          </w:rPr>
          <w:drawing>
            <wp:inline distT="0" distB="0" distL="0" distR="0" wp14:anchorId="589195C8" wp14:editId="5C30E195">
              <wp:extent cx="5315447" cy="299050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9102" cy="2992563"/>
                      </a:xfrm>
                      <a:prstGeom prst="rect">
                        <a:avLst/>
                      </a:prstGeom>
                    </pic:spPr>
                  </pic:pic>
                </a:graphicData>
              </a:graphic>
            </wp:inline>
          </w:drawing>
        </w:r>
      </w:del>
    </w:p>
    <w:p w14:paraId="727C4FDF" w14:textId="0B16A59C" w:rsidR="007F5950" w:rsidDel="002E71EC" w:rsidRDefault="007F5950" w:rsidP="002E71EC">
      <w:pPr>
        <w:pStyle w:val="Heading2"/>
        <w:rPr>
          <w:del w:id="1669" w:author="Alan Hawse" w:date="2017-07-31T14:35:00Z"/>
        </w:rPr>
        <w:pPrChange w:id="1670" w:author="Alan Hawse" w:date="2017-07-31T14:35:00Z">
          <w:pPr>
            <w:tabs>
              <w:tab w:val="left" w:pos="2790"/>
            </w:tabs>
            <w:jc w:val="center"/>
          </w:pPr>
        </w:pPrChange>
      </w:pPr>
    </w:p>
    <w:p w14:paraId="326AE101" w14:textId="1AAE2195" w:rsidR="00A2314F" w:rsidDel="002E71EC" w:rsidRDefault="00A2314F" w:rsidP="002E71EC">
      <w:pPr>
        <w:pStyle w:val="Heading2"/>
        <w:rPr>
          <w:del w:id="1671" w:author="Alan Hawse" w:date="2017-07-31T14:35:00Z"/>
        </w:rPr>
        <w:pPrChange w:id="1672" w:author="Alan Hawse" w:date="2017-07-31T14:35:00Z">
          <w:pPr>
            <w:pStyle w:val="ListParagraph"/>
            <w:numPr>
              <w:numId w:val="28"/>
            </w:numPr>
            <w:ind w:hanging="360"/>
          </w:pPr>
        </w:pPrChange>
      </w:pPr>
      <w:del w:id="1673" w:author="Alan Hawse" w:date="2017-07-31T14:35:00Z">
        <w:r w:rsidDel="002E71EC">
          <w:delText>Name it “</w:delText>
        </w:r>
        <w:r w:rsidR="00B7217A" w:rsidDel="002E71EC">
          <w:delText>&lt;YourInitials&gt;</w:delText>
        </w:r>
        <w:r w:rsidDel="002E71EC">
          <w:delText>TestThing” (or whatever) and press “Create”</w:delText>
        </w:r>
        <w:r w:rsidR="00D01B54" w:rsidDel="002E71EC">
          <w:delText>.</w:delText>
        </w:r>
      </w:del>
    </w:p>
    <w:p w14:paraId="35715821" w14:textId="4C5B04B1" w:rsidR="00A2314F" w:rsidDel="002E71EC" w:rsidRDefault="007F5950" w:rsidP="002E71EC">
      <w:pPr>
        <w:pStyle w:val="Heading2"/>
        <w:rPr>
          <w:del w:id="1674" w:author="Alan Hawse" w:date="2017-07-31T14:35:00Z"/>
        </w:rPr>
        <w:pPrChange w:id="1675" w:author="Alan Hawse" w:date="2017-07-31T14:35:00Z">
          <w:pPr>
            <w:jc w:val="center"/>
          </w:pPr>
        </w:pPrChange>
      </w:pPr>
      <w:del w:id="1676" w:author="Alan Hawse" w:date="2017-07-31T14:35:00Z">
        <w:r w:rsidDel="002E71EC">
          <w:rPr>
            <w:noProof/>
          </w:rPr>
          <w:drawing>
            <wp:inline distT="0" distB="0" distL="0" distR="0" wp14:anchorId="18CC34FD" wp14:editId="6BED83CB">
              <wp:extent cx="5239822" cy="2183642"/>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9136" t="10694" r="10641"/>
                      <a:stretch/>
                    </pic:blipFill>
                    <pic:spPr bwMode="auto">
                      <a:xfrm>
                        <a:off x="0" y="0"/>
                        <a:ext cx="5276599" cy="2198969"/>
                      </a:xfrm>
                      <a:prstGeom prst="rect">
                        <a:avLst/>
                      </a:prstGeom>
                      <a:ln>
                        <a:noFill/>
                      </a:ln>
                      <a:extLst>
                        <a:ext uri="{53640926-AAD7-44D8-BBD7-CCE9431645EC}">
                          <a14:shadowObscured xmlns:a14="http://schemas.microsoft.com/office/drawing/2010/main"/>
                        </a:ext>
                      </a:extLst>
                    </pic:spPr>
                  </pic:pic>
                </a:graphicData>
              </a:graphic>
            </wp:inline>
          </w:drawing>
        </w:r>
      </w:del>
    </w:p>
    <w:p w14:paraId="274B4C13" w14:textId="6A7BBDAD" w:rsidR="00A2314F" w:rsidDel="002E71EC" w:rsidRDefault="00A2314F" w:rsidP="002E71EC">
      <w:pPr>
        <w:pStyle w:val="Heading2"/>
        <w:rPr>
          <w:del w:id="1677" w:author="Alan Hawse" w:date="2017-07-31T14:35:00Z"/>
        </w:rPr>
        <w:pPrChange w:id="1678" w:author="Alan Hawse" w:date="2017-07-31T14:35:00Z">
          <w:pPr>
            <w:ind w:left="360"/>
          </w:pPr>
        </w:pPrChange>
      </w:pPr>
    </w:p>
    <w:p w14:paraId="09C3FFFB" w14:textId="2ABCC50D" w:rsidR="0096648C" w:rsidDel="002E71EC" w:rsidRDefault="007F5950" w:rsidP="002E71EC">
      <w:pPr>
        <w:pStyle w:val="Heading2"/>
        <w:rPr>
          <w:del w:id="1679" w:author="Alan Hawse" w:date="2017-07-31T14:35:00Z"/>
        </w:rPr>
        <w:pPrChange w:id="1680" w:author="Alan Hawse" w:date="2017-07-31T14:35:00Z">
          <w:pPr>
            <w:pStyle w:val="ListParagraph"/>
            <w:keepNext/>
            <w:keepLines/>
            <w:numPr>
              <w:numId w:val="28"/>
            </w:numPr>
            <w:ind w:hanging="360"/>
          </w:pPr>
        </w:pPrChange>
      </w:pPr>
      <w:del w:id="1681" w:author="Alan Hawse" w:date="2017-07-31T14:35:00Z">
        <w:r w:rsidDel="002E71EC">
          <w:delText xml:space="preserve">You will now see a window with information about your </w:delText>
        </w:r>
        <w:r w:rsidRPr="007F5950" w:rsidDel="002E71EC">
          <w:rPr>
            <w:i/>
          </w:rPr>
          <w:delText>thing</w:delText>
        </w:r>
        <w:r w:rsidR="0096648C" w:rsidDel="002E71EC">
          <w:delText>.</w:delText>
        </w:r>
        <w:r w:rsidR="00D6257F" w:rsidDel="002E71EC">
          <w:delText xml:space="preserve"> Copy the complete Amazon Resource Name of your </w:delText>
        </w:r>
        <w:r w:rsidR="00D6257F" w:rsidRPr="00D6257F" w:rsidDel="002E71EC">
          <w:rPr>
            <w:i/>
          </w:rPr>
          <w:delText>thing</w:delText>
        </w:r>
        <w:r w:rsidR="00D6257F" w:rsidDel="002E71EC">
          <w:delText xml:space="preserve"> and save it since you will need it later.</w:delText>
        </w:r>
      </w:del>
    </w:p>
    <w:p w14:paraId="15E33001" w14:textId="08722EFD" w:rsidR="0096648C" w:rsidDel="002E71EC" w:rsidRDefault="00D6257F" w:rsidP="002E71EC">
      <w:pPr>
        <w:pStyle w:val="Heading2"/>
        <w:rPr>
          <w:del w:id="1682" w:author="Alan Hawse" w:date="2017-07-31T14:35:00Z"/>
        </w:rPr>
        <w:pPrChange w:id="1683" w:author="Alan Hawse" w:date="2017-07-31T14:35:00Z">
          <w:pPr>
            <w:keepNext/>
            <w:keepLines/>
            <w:jc w:val="center"/>
          </w:pPr>
        </w:pPrChange>
      </w:pPr>
      <w:del w:id="1684" w:author="Alan Hawse" w:date="2017-07-31T14:35:00Z">
        <w:r w:rsidDel="002E71EC">
          <w:rPr>
            <w:noProof/>
          </w:rPr>
          <w:drawing>
            <wp:inline distT="0" distB="0" distL="0" distR="0" wp14:anchorId="401B8715" wp14:editId="49BB4F11">
              <wp:extent cx="5424255" cy="2709080"/>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9530" t="13908" r="10783"/>
                      <a:stretch/>
                    </pic:blipFill>
                    <pic:spPr bwMode="auto">
                      <a:xfrm>
                        <a:off x="0" y="0"/>
                        <a:ext cx="5435240" cy="2714566"/>
                      </a:xfrm>
                      <a:prstGeom prst="rect">
                        <a:avLst/>
                      </a:prstGeom>
                      <a:ln>
                        <a:noFill/>
                      </a:ln>
                      <a:extLst>
                        <a:ext uri="{53640926-AAD7-44D8-BBD7-CCE9431645EC}">
                          <a14:shadowObscured xmlns:a14="http://schemas.microsoft.com/office/drawing/2010/main"/>
                        </a:ext>
                      </a:extLst>
                    </pic:spPr>
                  </pic:pic>
                </a:graphicData>
              </a:graphic>
            </wp:inline>
          </w:drawing>
        </w:r>
      </w:del>
    </w:p>
    <w:p w14:paraId="3E734D9B" w14:textId="6B17C7DC" w:rsidR="00A2314F" w:rsidDel="002E71EC" w:rsidRDefault="00066AA6" w:rsidP="002E71EC">
      <w:pPr>
        <w:pStyle w:val="Heading2"/>
        <w:rPr>
          <w:del w:id="1685" w:author="Alan Hawse" w:date="2017-07-31T14:35:00Z"/>
        </w:rPr>
        <w:pPrChange w:id="1686" w:author="Alan Hawse" w:date="2017-07-31T14:35:00Z">
          <w:pPr>
            <w:pStyle w:val="ListParagraph"/>
            <w:keepNext/>
            <w:keepLines/>
            <w:numPr>
              <w:numId w:val="28"/>
            </w:numPr>
            <w:ind w:hanging="360"/>
          </w:pPr>
        </w:pPrChange>
      </w:pPr>
      <w:del w:id="1687" w:author="Alan Hawse" w:date="2017-07-31T14:35:00Z">
        <w:r w:rsidDel="002E71EC">
          <w:delText xml:space="preserve">Before you can do anything with the </w:delText>
        </w:r>
        <w:r w:rsidRPr="00364BA3" w:rsidDel="002E71EC">
          <w:rPr>
            <w:i/>
          </w:rPr>
          <w:delText>thing</w:delText>
        </w:r>
        <w:r w:rsidDel="002E71EC">
          <w:delText xml:space="preserve"> you need to create the encryption keys that enable you to identify yourself as that </w:delText>
        </w:r>
        <w:r w:rsidRPr="00364BA3" w:rsidDel="002E71EC">
          <w:rPr>
            <w:i/>
          </w:rPr>
          <w:delText>thing</w:delText>
        </w:r>
        <w:r w:rsidDel="002E71EC">
          <w:delText>, and then update the data.  To do this, c</w:delText>
        </w:r>
        <w:r w:rsidR="00A2314F" w:rsidDel="002E71EC">
          <w:delText>lick on “</w:delText>
        </w:r>
        <w:r w:rsidR="0096648C" w:rsidDel="002E71EC">
          <w:delText>Security” and then on “Create Certificate”.</w:delText>
        </w:r>
      </w:del>
    </w:p>
    <w:p w14:paraId="1F41B030" w14:textId="32C44595" w:rsidR="00A2314F" w:rsidDel="002E71EC" w:rsidRDefault="0096648C" w:rsidP="002E71EC">
      <w:pPr>
        <w:pStyle w:val="Heading2"/>
        <w:rPr>
          <w:del w:id="1688" w:author="Alan Hawse" w:date="2017-07-31T14:35:00Z"/>
        </w:rPr>
        <w:pPrChange w:id="1689" w:author="Alan Hawse" w:date="2017-07-31T14:35:00Z">
          <w:pPr>
            <w:jc w:val="center"/>
          </w:pPr>
        </w:pPrChange>
      </w:pPr>
      <w:del w:id="1690" w:author="Alan Hawse" w:date="2017-07-31T14:35:00Z">
        <w:r w:rsidRPr="0096648C" w:rsidDel="002E71EC">
          <w:rPr>
            <w:noProof/>
          </w:rPr>
          <w:delText xml:space="preserve"> </w:delText>
        </w:r>
        <w:r w:rsidDel="002E71EC">
          <w:rPr>
            <w:noProof/>
          </w:rPr>
          <w:drawing>
            <wp:inline distT="0" distB="0" distL="0" distR="0" wp14:anchorId="0474EB83" wp14:editId="17DDD68F">
              <wp:extent cx="5459104" cy="2575391"/>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417" t="14866" r="11283" b="5257"/>
                      <a:stretch/>
                    </pic:blipFill>
                    <pic:spPr bwMode="auto">
                      <a:xfrm>
                        <a:off x="0" y="0"/>
                        <a:ext cx="5484810" cy="2587518"/>
                      </a:xfrm>
                      <a:prstGeom prst="rect">
                        <a:avLst/>
                      </a:prstGeom>
                      <a:ln>
                        <a:noFill/>
                      </a:ln>
                      <a:extLst>
                        <a:ext uri="{53640926-AAD7-44D8-BBD7-CCE9431645EC}">
                          <a14:shadowObscured xmlns:a14="http://schemas.microsoft.com/office/drawing/2010/main"/>
                        </a:ext>
                      </a:extLst>
                    </pic:spPr>
                  </pic:pic>
                </a:graphicData>
              </a:graphic>
            </wp:inline>
          </w:drawing>
        </w:r>
      </w:del>
    </w:p>
    <w:p w14:paraId="4100A076" w14:textId="713FCA29" w:rsidR="00553AF3" w:rsidDel="002E71EC" w:rsidRDefault="00553AF3" w:rsidP="002E71EC">
      <w:pPr>
        <w:pStyle w:val="Heading2"/>
        <w:rPr>
          <w:del w:id="1691" w:author="Alan Hawse" w:date="2017-07-31T14:35:00Z"/>
        </w:rPr>
        <w:pPrChange w:id="1692" w:author="Alan Hawse" w:date="2017-07-31T14:35:00Z">
          <w:pPr>
            <w:pStyle w:val="ListParagraph"/>
          </w:pPr>
        </w:pPrChange>
      </w:pPr>
    </w:p>
    <w:p w14:paraId="785BA283" w14:textId="373B7DA8" w:rsidR="00A2314F" w:rsidDel="002E71EC" w:rsidRDefault="00A2314F" w:rsidP="002E71EC">
      <w:pPr>
        <w:pStyle w:val="Heading2"/>
        <w:rPr>
          <w:del w:id="1693" w:author="Alan Hawse" w:date="2017-07-31T14:35:00Z"/>
        </w:rPr>
        <w:pPrChange w:id="1694" w:author="Alan Hawse" w:date="2017-07-31T14:35:00Z">
          <w:pPr>
            <w:numPr>
              <w:numId w:val="46"/>
            </w:numPr>
            <w:ind w:left="720" w:hanging="360"/>
            <w:jc w:val="center"/>
          </w:pPr>
        </w:pPrChange>
      </w:pPr>
    </w:p>
    <w:p w14:paraId="197FA632" w14:textId="6EECF90C" w:rsidR="00A2314F" w:rsidDel="002E71EC" w:rsidRDefault="00A2314F" w:rsidP="002E71EC">
      <w:pPr>
        <w:pStyle w:val="Heading2"/>
        <w:rPr>
          <w:del w:id="1695" w:author="Alan Hawse" w:date="2017-07-31T14:35:00Z"/>
          <w:b w:val="0"/>
          <w:color w:val="FF0000"/>
        </w:rPr>
        <w:pPrChange w:id="1696" w:author="Alan Hawse" w:date="2017-07-31T14:35:00Z">
          <w:pPr>
            <w:pStyle w:val="ListParagraph"/>
            <w:keepNext/>
            <w:keepLines/>
            <w:numPr>
              <w:numId w:val="46"/>
            </w:numPr>
            <w:ind w:hanging="360"/>
          </w:pPr>
        </w:pPrChange>
      </w:pPr>
      <w:del w:id="1697" w:author="Alan Hawse" w:date="2017-07-31T14:35:00Z">
        <w:r w:rsidRPr="00D16EC7" w:rsidDel="002E71EC">
          <w:rPr>
            <w:color w:val="FF0000"/>
          </w:rPr>
          <w:delText xml:space="preserve">Now you need to </w:delText>
        </w:r>
        <w:r w:rsidR="009B0B98" w:rsidRPr="00D16EC7" w:rsidDel="002E71EC">
          <w:rPr>
            <w:color w:val="FF0000"/>
          </w:rPr>
          <w:delText xml:space="preserve">download </w:delText>
        </w:r>
        <w:r w:rsidRPr="00D16EC7" w:rsidDel="002E71EC">
          <w:rPr>
            <w:color w:val="FF0000"/>
          </w:rPr>
          <w:delText xml:space="preserve">the </w:delText>
        </w:r>
        <w:r w:rsidR="0096648C" w:rsidDel="002E71EC">
          <w:rPr>
            <w:color w:val="FF0000"/>
          </w:rPr>
          <w:delText>“certificate”, “public key” and</w:delText>
        </w:r>
        <w:r w:rsidR="00D6257F" w:rsidDel="002E71EC">
          <w:rPr>
            <w:color w:val="FF0000"/>
          </w:rPr>
          <w:delText xml:space="preserve"> </w:delText>
        </w:r>
        <w:r w:rsidRPr="00D16EC7" w:rsidDel="002E71EC">
          <w:rPr>
            <w:color w:val="FF0000"/>
          </w:rPr>
          <w:delText xml:space="preserve">“private key”.  If you forget </w:delText>
        </w:r>
        <w:r w:rsidR="00D16EC7" w:rsidRPr="00D16EC7" w:rsidDel="002E71EC">
          <w:rPr>
            <w:color w:val="FF0000"/>
          </w:rPr>
          <w:delText>this step you cannot come back…</w:delText>
        </w:r>
        <w:r w:rsidRPr="00D16EC7" w:rsidDel="002E71EC">
          <w:rPr>
            <w:color w:val="FF0000"/>
          </w:rPr>
          <w:delText xml:space="preserve">so really you must </w:delText>
        </w:r>
        <w:r w:rsidR="009B0B98" w:rsidRPr="00D16EC7" w:rsidDel="002E71EC">
          <w:rPr>
            <w:color w:val="FF0000"/>
          </w:rPr>
          <w:delText xml:space="preserve">download </w:delText>
        </w:r>
        <w:r w:rsidRPr="00D16EC7" w:rsidDel="002E71EC">
          <w:rPr>
            <w:color w:val="FF0000"/>
          </w:rPr>
          <w:delText>those files</w:delText>
        </w:r>
        <w:r w:rsidR="00317D2C" w:rsidRPr="00D16EC7" w:rsidDel="002E71EC">
          <w:rPr>
            <w:color w:val="FF0000"/>
          </w:rPr>
          <w:delText xml:space="preserve"> now</w:delText>
        </w:r>
        <w:r w:rsidRPr="00D16EC7" w:rsidDel="002E71EC">
          <w:rPr>
            <w:color w:val="FF0000"/>
          </w:rPr>
          <w:delText xml:space="preserve"> to make the TLS work</w:delText>
        </w:r>
        <w:r w:rsidR="009B0B98" w:rsidRPr="00D16EC7" w:rsidDel="002E71EC">
          <w:rPr>
            <w:color w:val="FF0000"/>
          </w:rPr>
          <w:delText>!</w:delText>
        </w:r>
        <w:r w:rsidR="0017013C" w:rsidRPr="00D16EC7" w:rsidDel="002E71EC">
          <w:rPr>
            <w:color w:val="FF0000"/>
          </w:rPr>
          <w:delText xml:space="preserve"> </w:delText>
        </w:r>
        <w:r w:rsidR="002B02DC" w:rsidDel="002E71EC">
          <w:rPr>
            <w:color w:val="FF0000"/>
          </w:rPr>
          <w:delText xml:space="preserve">You must also “Activate” the certificate. </w:delText>
        </w:r>
        <w:r w:rsidR="0017013C" w:rsidRPr="00D16EC7" w:rsidDel="002E71EC">
          <w:rPr>
            <w:color w:val="FF0000"/>
          </w:rPr>
          <w:delText>Once you have downloaded the keys</w:delText>
        </w:r>
        <w:r w:rsidR="002B02DC" w:rsidDel="002E71EC">
          <w:rPr>
            <w:color w:val="FF0000"/>
          </w:rPr>
          <w:delText xml:space="preserve"> and activated the certificate</w:delText>
        </w:r>
        <w:r w:rsidR="0017013C" w:rsidRPr="00D16EC7" w:rsidDel="002E71EC">
          <w:rPr>
            <w:color w:val="FF0000"/>
          </w:rPr>
          <w:delText>, then click on “</w:delText>
        </w:r>
        <w:r w:rsidR="0096648C" w:rsidDel="002E71EC">
          <w:rPr>
            <w:color w:val="FF0000"/>
          </w:rPr>
          <w:delText>Attach a policy</w:delText>
        </w:r>
        <w:r w:rsidR="0017013C" w:rsidRPr="00D16EC7" w:rsidDel="002E71EC">
          <w:rPr>
            <w:color w:val="FF0000"/>
          </w:rPr>
          <w:delText>”.</w:delText>
        </w:r>
      </w:del>
    </w:p>
    <w:p w14:paraId="17FEEB95" w14:textId="141B270A" w:rsidR="0096648C" w:rsidDel="002E71EC" w:rsidRDefault="0096648C" w:rsidP="002E71EC">
      <w:pPr>
        <w:pStyle w:val="Heading2"/>
        <w:rPr>
          <w:del w:id="1698" w:author="Alan Hawse" w:date="2017-07-31T14:35:00Z"/>
        </w:rPr>
        <w:pPrChange w:id="1699" w:author="Alan Hawse" w:date="2017-07-31T14:35:00Z">
          <w:pPr>
            <w:pStyle w:val="ListParagraph"/>
            <w:keepNext/>
            <w:keepLines/>
          </w:pPr>
        </w:pPrChange>
      </w:pPr>
    </w:p>
    <w:p w14:paraId="44F1423E" w14:textId="2E5D8587" w:rsidR="0096648C" w:rsidRPr="00D16EC7" w:rsidDel="002E71EC" w:rsidRDefault="0096648C" w:rsidP="002E71EC">
      <w:pPr>
        <w:pStyle w:val="Heading2"/>
        <w:rPr>
          <w:del w:id="1700" w:author="Alan Hawse" w:date="2017-07-31T14:35:00Z"/>
          <w:b w:val="0"/>
          <w:color w:val="FF0000"/>
        </w:rPr>
        <w:pPrChange w:id="1701" w:author="Alan Hawse" w:date="2017-07-31T14:35:00Z">
          <w:pPr>
            <w:pStyle w:val="ListParagraph"/>
            <w:keepNext/>
            <w:keepLines/>
          </w:pPr>
        </w:pPrChange>
      </w:pPr>
      <w:del w:id="1702" w:author="Alan Hawse" w:date="2017-07-31T14:35:00Z">
        <w:r w:rsidDel="002E71EC">
          <w:delText>Note: The window also has an option to download a root CA for AWS IoT from Symantec (a trusted certification authority). However, you don’t need to do this since the root CA for AWS IoT is already included in the WICED SDK.</w:delText>
        </w:r>
      </w:del>
    </w:p>
    <w:p w14:paraId="58E0CE8E" w14:textId="3B934A9B" w:rsidR="00A2314F" w:rsidDel="002E71EC" w:rsidRDefault="00553AF3" w:rsidP="002E71EC">
      <w:pPr>
        <w:pStyle w:val="Heading2"/>
        <w:rPr>
          <w:del w:id="1703" w:author="Alan Hawse" w:date="2017-07-31T14:35:00Z"/>
        </w:rPr>
        <w:pPrChange w:id="1704" w:author="Alan Hawse" w:date="2017-07-31T14:35:00Z">
          <w:pPr>
            <w:jc w:val="center"/>
          </w:pPr>
        </w:pPrChange>
      </w:pPr>
      <w:del w:id="1705" w:author="Alan Hawse" w:date="2017-07-31T14:35:00Z">
        <w:r w:rsidDel="002E71EC">
          <w:rPr>
            <w:noProof/>
          </w:rPr>
          <mc:AlternateContent>
            <mc:Choice Requires="wps">
              <w:drawing>
                <wp:anchor distT="0" distB="0" distL="114300" distR="114300" simplePos="0" relativeHeight="251677696" behindDoc="0" locked="0" layoutInCell="1" allowOverlap="1" wp14:anchorId="5043A1D9" wp14:editId="3D3A4A17">
                  <wp:simplePos x="0" y="0"/>
                  <wp:positionH relativeFrom="column">
                    <wp:posOffset>3376295</wp:posOffset>
                  </wp:positionH>
                  <wp:positionV relativeFrom="paragraph">
                    <wp:posOffset>1191489</wp:posOffset>
                  </wp:positionV>
                  <wp:extent cx="1487805" cy="40132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487805" cy="401320"/>
                          </a:xfrm>
                          <a:prstGeom prst="rect">
                            <a:avLst/>
                          </a:prstGeom>
                          <a:noFill/>
                          <a:ln>
                            <a:noFill/>
                          </a:ln>
                          <a:effectLst/>
                        </wps:spPr>
                        <wps:txbx>
                          <w:txbxContent>
                            <w:p w14:paraId="6B802F32" w14:textId="2255E854" w:rsidR="00B77ED3" w:rsidRPr="0017013C" w:rsidRDefault="00B77ED3" w:rsidP="0017013C">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43A1D9" id="Text Box 29" o:spid="_x0000_s1029" type="#_x0000_t202" style="position:absolute;margin-left:265.85pt;margin-top:93.8pt;width:117.15pt;height:31.6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" filled="f" stroked="f">
                  <v:textbox style="mso-fit-shape-to-text:t">
                    <w:txbxContent>
                      <w:p w14:paraId="6B802F32" w14:textId="2255E854" w:rsidR="00B77ED3" w:rsidRPr="0017013C" w:rsidRDefault="00B77ED3" w:rsidP="0017013C">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r w:rsidR="002B02DC" w:rsidDel="002E71EC">
          <w:rPr>
            <w:noProof/>
          </w:rPr>
          <w:drawing>
            <wp:inline distT="0" distB="0" distL="0" distR="0" wp14:anchorId="3680F36C" wp14:editId="142A50B8">
              <wp:extent cx="4257324" cy="281501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1551" cy="2824426"/>
                      </a:xfrm>
                      <a:prstGeom prst="rect">
                        <a:avLst/>
                      </a:prstGeom>
                    </pic:spPr>
                  </pic:pic>
                </a:graphicData>
              </a:graphic>
            </wp:inline>
          </w:drawing>
        </w:r>
      </w:del>
    </w:p>
    <w:p w14:paraId="2637DA4D" w14:textId="00873415" w:rsidR="00553AF3" w:rsidRPr="00380421" w:rsidDel="002E71EC" w:rsidRDefault="00380421" w:rsidP="002E71EC">
      <w:pPr>
        <w:pStyle w:val="Heading2"/>
        <w:rPr>
          <w:del w:id="1706" w:author="Alan Hawse" w:date="2017-07-31T14:35:00Z"/>
        </w:rPr>
        <w:pPrChange w:id="1707" w:author="Alan Hawse" w:date="2017-07-31T14:35:00Z">
          <w:pPr>
            <w:pStyle w:val="ListParagraph"/>
            <w:numPr>
              <w:numId w:val="46"/>
            </w:numPr>
            <w:ind w:hanging="360"/>
          </w:pPr>
        </w:pPrChange>
      </w:pPr>
      <w:del w:id="1708" w:author="Alan Hawse" w:date="2017-07-31T14:35:00Z">
        <w:r w:rsidRPr="00380421" w:rsidDel="002E71EC">
          <w:delText>Click on “Create new policy”</w:delText>
        </w:r>
        <w:r w:rsidR="00D6257F" w:rsidDel="002E71EC">
          <w:delText>.</w:delText>
        </w:r>
        <w:r w:rsidRPr="00380421" w:rsidDel="002E71EC">
          <w:delText xml:space="preserve"> </w:delText>
        </w:r>
      </w:del>
    </w:p>
    <w:p w14:paraId="528AEB3E" w14:textId="4FF3B93C" w:rsidR="00380421" w:rsidRPr="00380421" w:rsidDel="002E71EC" w:rsidRDefault="00380421" w:rsidP="002E71EC">
      <w:pPr>
        <w:pStyle w:val="Heading2"/>
        <w:rPr>
          <w:del w:id="1709" w:author="Alan Hawse" w:date="2017-07-31T14:35:00Z"/>
          <w:highlight w:val="yellow"/>
        </w:rPr>
        <w:pPrChange w:id="1710" w:author="Alan Hawse" w:date="2017-07-31T14:35:00Z">
          <w:pPr>
            <w:jc w:val="center"/>
          </w:pPr>
        </w:pPrChange>
      </w:pPr>
      <w:del w:id="1711" w:author="Alan Hawse" w:date="2017-07-31T14:35:00Z">
        <w:r w:rsidDel="002E71EC">
          <w:rPr>
            <w:noProof/>
          </w:rPr>
          <w:drawing>
            <wp:inline distT="0" distB="0" distL="0" distR="0" wp14:anchorId="377E53C8" wp14:editId="014446BC">
              <wp:extent cx="5079019" cy="2169994"/>
              <wp:effectExtent l="0" t="0" r="762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9187" t="18181" r="11000"/>
                      <a:stretch/>
                    </pic:blipFill>
                    <pic:spPr bwMode="auto">
                      <a:xfrm>
                        <a:off x="0" y="0"/>
                        <a:ext cx="5098576" cy="2178350"/>
                      </a:xfrm>
                      <a:prstGeom prst="rect">
                        <a:avLst/>
                      </a:prstGeom>
                      <a:ln>
                        <a:noFill/>
                      </a:ln>
                      <a:extLst>
                        <a:ext uri="{53640926-AAD7-44D8-BBD7-CCE9431645EC}">
                          <a14:shadowObscured xmlns:a14="http://schemas.microsoft.com/office/drawing/2010/main"/>
                        </a:ext>
                      </a:extLst>
                    </pic:spPr>
                  </pic:pic>
                </a:graphicData>
              </a:graphic>
            </wp:inline>
          </w:drawing>
        </w:r>
      </w:del>
    </w:p>
    <w:p w14:paraId="41609C9A" w14:textId="35491702" w:rsidR="0096648C" w:rsidDel="002E71EC" w:rsidRDefault="00D6257F" w:rsidP="002E71EC">
      <w:pPr>
        <w:pStyle w:val="Heading2"/>
        <w:rPr>
          <w:del w:id="1712" w:author="Alan Hawse" w:date="2017-07-31T14:35:00Z"/>
        </w:rPr>
        <w:pPrChange w:id="1713" w:author="Alan Hawse" w:date="2017-07-31T14:35:00Z">
          <w:pPr>
            <w:pStyle w:val="ListParagraph"/>
            <w:keepNext/>
            <w:numPr>
              <w:numId w:val="46"/>
            </w:numPr>
            <w:ind w:hanging="360"/>
          </w:pPr>
        </w:pPrChange>
      </w:pPr>
      <w:del w:id="1714" w:author="Alan Hawse" w:date="2017-07-31T14:35:00Z">
        <w:r w:rsidDel="002E71EC">
          <w:delText>Give the new policy a name such as “&lt;YourInitials&gt;_Tes</w:delText>
        </w:r>
        <w:r w:rsidR="009225C7" w:rsidDel="002E71EC">
          <w:delText>tThing_Policy”. Add the action as “</w:delText>
        </w:r>
        <w:r w:rsidR="009225C7" w:rsidRPr="009225C7" w:rsidDel="002E71EC">
          <w:rPr>
            <w:i/>
          </w:rPr>
          <w:delText>iot:*</w:delText>
        </w:r>
        <w:r w:rsidR="009225C7" w:rsidDel="002E71EC">
          <w:rPr>
            <w:i/>
          </w:rPr>
          <w:delText>”</w:delText>
        </w:r>
        <w:r w:rsidR="009225C7" w:rsidDel="002E71EC">
          <w:delText>, e</w:delText>
        </w:r>
        <w:r w:rsidR="00BD64F3" w:rsidDel="002E71EC">
          <w:delText xml:space="preserve">nter </w:delText>
        </w:r>
        <w:r w:rsidR="009225C7" w:rsidDel="002E71EC">
          <w:delText>“</w:delText>
        </w:r>
        <w:r w:rsidR="00BD64F3" w:rsidRPr="009225C7" w:rsidDel="002E71EC">
          <w:rPr>
            <w:i/>
          </w:rPr>
          <w:delText>*</w:delText>
        </w:r>
        <w:r w:rsidR="009225C7" w:rsidDel="002E71EC">
          <w:rPr>
            <w:i/>
          </w:rPr>
          <w:delText>”</w:delText>
        </w:r>
        <w:r w:rsidR="00BD64F3" w:rsidDel="002E71EC">
          <w:delText xml:space="preserve"> for the Resource ARN</w:delText>
        </w:r>
        <w:r w:rsidDel="002E71EC">
          <w:delText>, and select “Allow”. Then click the “Create” button.</w:delText>
        </w:r>
      </w:del>
    </w:p>
    <w:p w14:paraId="0EF48E57" w14:textId="50046AB6" w:rsidR="00D6257F" w:rsidDel="002E71EC" w:rsidRDefault="00D6257F" w:rsidP="002E71EC">
      <w:pPr>
        <w:pStyle w:val="Heading2"/>
        <w:rPr>
          <w:del w:id="1715" w:author="Alan Hawse" w:date="2017-07-31T14:35:00Z"/>
        </w:rPr>
        <w:pPrChange w:id="1716" w:author="Alan Hawse" w:date="2017-07-31T14:35:00Z">
          <w:pPr>
            <w:pStyle w:val="ListParagraph"/>
          </w:pPr>
        </w:pPrChange>
      </w:pPr>
    </w:p>
    <w:p w14:paraId="3F40AC43" w14:textId="1B512C12" w:rsidR="000F28D7" w:rsidDel="002E71EC" w:rsidRDefault="009225C7" w:rsidP="002E71EC">
      <w:pPr>
        <w:pStyle w:val="Heading2"/>
        <w:rPr>
          <w:del w:id="1717" w:author="Alan Hawse" w:date="2017-07-31T14:35:00Z"/>
        </w:rPr>
        <w:pPrChange w:id="1718" w:author="Alan Hawse" w:date="2017-07-31T14:35:00Z">
          <w:pPr>
            <w:pStyle w:val="ListParagraph"/>
            <w:ind w:left="0"/>
            <w:jc w:val="center"/>
          </w:pPr>
        </w:pPrChange>
      </w:pPr>
      <w:del w:id="1719" w:author="Alan Hawse" w:date="2017-07-31T14:35:00Z">
        <w:r w:rsidDel="002E71EC">
          <w:rPr>
            <w:noProof/>
          </w:rPr>
          <w:drawing>
            <wp:inline distT="0" distB="0" distL="0" distR="0" wp14:anchorId="11388B77" wp14:editId="3481D9AB">
              <wp:extent cx="5431577" cy="430165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462" b="3389"/>
                      <a:stretch/>
                    </pic:blipFill>
                    <pic:spPr bwMode="auto">
                      <a:xfrm>
                        <a:off x="0" y="0"/>
                        <a:ext cx="5434906" cy="4304292"/>
                      </a:xfrm>
                      <a:prstGeom prst="rect">
                        <a:avLst/>
                      </a:prstGeom>
                      <a:ln>
                        <a:noFill/>
                      </a:ln>
                      <a:extLst>
                        <a:ext uri="{53640926-AAD7-44D8-BBD7-CCE9431645EC}">
                          <a14:shadowObscured xmlns:a14="http://schemas.microsoft.com/office/drawing/2010/main"/>
                        </a:ext>
                      </a:extLst>
                    </pic:spPr>
                  </pic:pic>
                </a:graphicData>
              </a:graphic>
            </wp:inline>
          </w:drawing>
        </w:r>
      </w:del>
    </w:p>
    <w:p w14:paraId="7D519EA9" w14:textId="10343A2C" w:rsidR="000F28D7" w:rsidDel="002E71EC" w:rsidRDefault="000F28D7" w:rsidP="002E71EC">
      <w:pPr>
        <w:pStyle w:val="Heading2"/>
        <w:rPr>
          <w:del w:id="1720" w:author="Alan Hawse" w:date="2017-07-31T14:35:00Z"/>
        </w:rPr>
        <w:pPrChange w:id="1721" w:author="Alan Hawse" w:date="2017-07-31T14:35:00Z">
          <w:pPr>
            <w:pStyle w:val="ListParagraph"/>
          </w:pPr>
        </w:pPrChange>
      </w:pPr>
    </w:p>
    <w:p w14:paraId="234E48FE" w14:textId="5D04DECE" w:rsidR="00D6257F" w:rsidRPr="00D6257F" w:rsidDel="002E71EC" w:rsidRDefault="000F28D7" w:rsidP="002E71EC">
      <w:pPr>
        <w:pStyle w:val="Heading2"/>
        <w:rPr>
          <w:del w:id="1722" w:author="Alan Hawse" w:date="2017-07-31T14:35:00Z"/>
        </w:rPr>
        <w:pPrChange w:id="1723" w:author="Alan Hawse" w:date="2017-07-31T14:35:00Z">
          <w:pPr>
            <w:pStyle w:val="ListParagraph"/>
            <w:keepNext/>
            <w:numPr>
              <w:numId w:val="46"/>
            </w:numPr>
            <w:ind w:hanging="360"/>
          </w:pPr>
        </w:pPrChange>
      </w:pPr>
      <w:del w:id="1724" w:author="Alan Hawse" w:date="2017-07-31T14:35:00Z">
        <w:r w:rsidDel="002E71EC">
          <w:delText>You will now see the policy document details. In this case, any iot operation (iot:*) is allowed.</w:delText>
        </w:r>
      </w:del>
    </w:p>
    <w:p w14:paraId="5D94290D" w14:textId="3A7B3FBC" w:rsidR="00380421" w:rsidDel="002E71EC" w:rsidRDefault="00EF6763" w:rsidP="002E71EC">
      <w:pPr>
        <w:pStyle w:val="Heading2"/>
        <w:rPr>
          <w:del w:id="1725" w:author="Alan Hawse" w:date="2017-07-31T14:35:00Z"/>
        </w:rPr>
        <w:pPrChange w:id="1726" w:author="Alan Hawse" w:date="2017-07-31T14:35:00Z">
          <w:pPr>
            <w:pStyle w:val="ListParagraph"/>
            <w:ind w:left="0"/>
          </w:pPr>
        </w:pPrChange>
      </w:pPr>
      <w:del w:id="1727" w:author="Alan Hawse" w:date="2017-07-31T14:35:00Z">
        <w:r w:rsidDel="002E71EC">
          <w:rPr>
            <w:noProof/>
          </w:rPr>
          <w:drawing>
            <wp:inline distT="0" distB="0" distL="0" distR="0" wp14:anchorId="290D7A96" wp14:editId="323211C2">
              <wp:extent cx="5943600" cy="39517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9361"/>
                      <a:stretch/>
                    </pic:blipFill>
                    <pic:spPr bwMode="auto">
                      <a:xfrm>
                        <a:off x="0" y="0"/>
                        <a:ext cx="5943600" cy="3951798"/>
                      </a:xfrm>
                      <a:prstGeom prst="rect">
                        <a:avLst/>
                      </a:prstGeom>
                      <a:ln>
                        <a:noFill/>
                      </a:ln>
                      <a:extLst>
                        <a:ext uri="{53640926-AAD7-44D8-BBD7-CCE9431645EC}">
                          <a14:shadowObscured xmlns:a14="http://schemas.microsoft.com/office/drawing/2010/main"/>
                        </a:ext>
                      </a:extLst>
                    </pic:spPr>
                  </pic:pic>
                </a:graphicData>
              </a:graphic>
            </wp:inline>
          </w:drawing>
        </w:r>
      </w:del>
    </w:p>
    <w:p w14:paraId="11DD2984" w14:textId="22CAD4BE" w:rsidR="004C1BCF" w:rsidDel="002E71EC" w:rsidRDefault="00245D37" w:rsidP="002E71EC">
      <w:pPr>
        <w:pStyle w:val="Heading2"/>
        <w:rPr>
          <w:del w:id="1728" w:author="Alan Hawse" w:date="2017-07-31T14:35:00Z"/>
        </w:rPr>
        <w:pPrChange w:id="1729" w:author="Alan Hawse" w:date="2017-07-31T14:35:00Z">
          <w:pPr>
            <w:pStyle w:val="ListParagraph"/>
            <w:keepNext/>
            <w:numPr>
              <w:numId w:val="46"/>
            </w:numPr>
            <w:ind w:hanging="360"/>
          </w:pPr>
        </w:pPrChange>
      </w:pPr>
      <w:del w:id="1730" w:author="Alan Hawse" w:date="2017-07-31T14:35:00Z">
        <w:r w:rsidDel="002E71EC">
          <w:delText xml:space="preserve">You now need to attach the policy to the certificate. </w:delText>
        </w:r>
        <w:r w:rsidR="00D17364" w:rsidDel="002E71EC">
          <w:delText>First click the left arrow on the left side of the screen show above. Then select Security -&gt; Certificates from the left panel, and click on your certificate.</w:delText>
        </w:r>
      </w:del>
    </w:p>
    <w:p w14:paraId="0E72556E" w14:textId="51EB69F7" w:rsidR="00D17364" w:rsidDel="002E71EC" w:rsidRDefault="00D17364" w:rsidP="002E71EC">
      <w:pPr>
        <w:pStyle w:val="Heading2"/>
        <w:rPr>
          <w:del w:id="1731" w:author="Alan Hawse" w:date="2017-07-31T14:35:00Z"/>
        </w:rPr>
        <w:pPrChange w:id="1732" w:author="Alan Hawse" w:date="2017-07-31T14:35:00Z">
          <w:pPr>
            <w:jc w:val="center"/>
          </w:pPr>
        </w:pPrChange>
      </w:pPr>
      <w:del w:id="1733" w:author="Alan Hawse" w:date="2017-07-31T14:35:00Z">
        <w:r w:rsidDel="002E71EC">
          <w:rPr>
            <w:noProof/>
          </w:rPr>
          <w:drawing>
            <wp:inline distT="0" distB="0" distL="0" distR="0" wp14:anchorId="3BBA0769" wp14:editId="6568C28A">
              <wp:extent cx="5648960" cy="2075290"/>
              <wp:effectExtent l="0" t="0" r="889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27385" r="4937" b="8229"/>
                      <a:stretch/>
                    </pic:blipFill>
                    <pic:spPr bwMode="auto">
                      <a:xfrm>
                        <a:off x="0" y="0"/>
                        <a:ext cx="5650173" cy="2075736"/>
                      </a:xfrm>
                      <a:prstGeom prst="rect">
                        <a:avLst/>
                      </a:prstGeom>
                      <a:ln>
                        <a:noFill/>
                      </a:ln>
                      <a:extLst>
                        <a:ext uri="{53640926-AAD7-44D8-BBD7-CCE9431645EC}">
                          <a14:shadowObscured xmlns:a14="http://schemas.microsoft.com/office/drawing/2010/main"/>
                        </a:ext>
                      </a:extLst>
                    </pic:spPr>
                  </pic:pic>
                </a:graphicData>
              </a:graphic>
            </wp:inline>
          </w:drawing>
        </w:r>
      </w:del>
    </w:p>
    <w:p w14:paraId="39003D6E" w14:textId="361A0831" w:rsidR="00245D37" w:rsidDel="002E71EC" w:rsidRDefault="00D17364" w:rsidP="002E71EC">
      <w:pPr>
        <w:pStyle w:val="Heading2"/>
        <w:rPr>
          <w:del w:id="1734" w:author="Alan Hawse" w:date="2017-07-31T14:35:00Z"/>
        </w:rPr>
        <w:pPrChange w:id="1735" w:author="Alan Hawse" w:date="2017-07-31T14:35:00Z">
          <w:pPr>
            <w:pStyle w:val="ListParagraph"/>
            <w:keepNext/>
            <w:numPr>
              <w:numId w:val="46"/>
            </w:numPr>
            <w:ind w:hanging="360"/>
          </w:pPr>
        </w:pPrChange>
      </w:pPr>
      <w:del w:id="1736" w:author="Alan Hawse" w:date="2017-07-31T14:35:00Z">
        <w:r w:rsidDel="002E71EC">
          <w:delText>Once you see your certificate, select “Actions -&gt; Attach Policy”.</w:delText>
        </w:r>
        <w:r w:rsidR="004D13CA" w:rsidDel="002E71EC">
          <w:delText xml:space="preserve"> Select your policy and click “Attach”. Click on the left arrow when you are done. </w:delText>
        </w:r>
      </w:del>
    </w:p>
    <w:p w14:paraId="115E1D34" w14:textId="1FB9172B" w:rsidR="00D17364" w:rsidDel="002E71EC" w:rsidRDefault="00D17364" w:rsidP="002E71EC">
      <w:pPr>
        <w:pStyle w:val="Heading2"/>
        <w:rPr>
          <w:del w:id="1737" w:author="Alan Hawse" w:date="2017-07-31T14:35:00Z"/>
        </w:rPr>
        <w:pPrChange w:id="1738" w:author="Alan Hawse" w:date="2017-07-31T14:35:00Z">
          <w:pPr>
            <w:pStyle w:val="ListParagraph"/>
            <w:keepNext/>
          </w:pPr>
        </w:pPrChange>
      </w:pPr>
    </w:p>
    <w:p w14:paraId="3D1E57DD" w14:textId="04601C40" w:rsidR="00D17364" w:rsidDel="002E71EC" w:rsidRDefault="00D17364" w:rsidP="002E71EC">
      <w:pPr>
        <w:pStyle w:val="Heading2"/>
        <w:rPr>
          <w:del w:id="1739" w:author="Alan Hawse" w:date="2017-07-31T14:35:00Z"/>
        </w:rPr>
        <w:pPrChange w:id="1740" w:author="Alan Hawse" w:date="2017-07-31T14:35:00Z">
          <w:pPr>
            <w:pStyle w:val="ListParagraph"/>
            <w:keepNext/>
            <w:ind w:left="0"/>
            <w:jc w:val="center"/>
          </w:pPr>
        </w:pPrChange>
      </w:pPr>
      <w:del w:id="1741" w:author="Alan Hawse" w:date="2017-07-31T14:35:00Z">
        <w:r w:rsidDel="002E71EC">
          <w:rPr>
            <w:noProof/>
          </w:rPr>
          <w:drawing>
            <wp:inline distT="0" distB="0" distL="0" distR="0" wp14:anchorId="605AA51C" wp14:editId="074A81E8">
              <wp:extent cx="6035875" cy="2170706"/>
              <wp:effectExtent l="0" t="0" r="3175"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del>
    </w:p>
    <w:p w14:paraId="4D9EA11E" w14:textId="37B945A5" w:rsidR="00D17364" w:rsidDel="002E71EC" w:rsidRDefault="00D17364" w:rsidP="002E71EC">
      <w:pPr>
        <w:pStyle w:val="Heading2"/>
        <w:rPr>
          <w:del w:id="1742" w:author="Alan Hawse" w:date="2017-07-31T14:35:00Z"/>
        </w:rPr>
        <w:pPrChange w:id="1743" w:author="Alan Hawse" w:date="2017-07-31T14:35:00Z">
          <w:pPr>
            <w:pStyle w:val="ListParagraph"/>
            <w:keepNext/>
            <w:ind w:left="0"/>
            <w:jc w:val="center"/>
          </w:pPr>
        </w:pPrChange>
      </w:pPr>
    </w:p>
    <w:p w14:paraId="07811791" w14:textId="0B7387B7" w:rsidR="00B822CD" w:rsidDel="002E71EC" w:rsidRDefault="00D17364" w:rsidP="002E71EC">
      <w:pPr>
        <w:pStyle w:val="Heading2"/>
        <w:rPr>
          <w:del w:id="1744" w:author="Alan Hawse" w:date="2017-07-31T14:35:00Z"/>
        </w:rPr>
        <w:pPrChange w:id="1745" w:author="Alan Hawse" w:date="2017-07-31T14:35:00Z">
          <w:pPr>
            <w:pStyle w:val="ListParagraph"/>
            <w:keepNext/>
            <w:ind w:left="0"/>
            <w:jc w:val="center"/>
          </w:pPr>
        </w:pPrChange>
      </w:pPr>
      <w:del w:id="1746" w:author="Alan Hawse" w:date="2017-07-31T14:35:00Z">
        <w:r w:rsidDel="002E71EC">
          <w:rPr>
            <w:noProof/>
          </w:rPr>
          <w:drawing>
            <wp:inline distT="0" distB="0" distL="0" distR="0" wp14:anchorId="333E1B95" wp14:editId="3E0DF2DF">
              <wp:extent cx="4954872" cy="2337683"/>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7821" cy="2343792"/>
                      </a:xfrm>
                      <a:prstGeom prst="rect">
                        <a:avLst/>
                      </a:prstGeom>
                    </pic:spPr>
                  </pic:pic>
                </a:graphicData>
              </a:graphic>
            </wp:inline>
          </w:drawing>
        </w:r>
      </w:del>
    </w:p>
    <w:p w14:paraId="00B1AD51" w14:textId="4A81371A" w:rsidR="00EF6763" w:rsidDel="002E71EC" w:rsidRDefault="00EF6763" w:rsidP="002E71EC">
      <w:pPr>
        <w:pStyle w:val="Heading2"/>
        <w:rPr>
          <w:del w:id="1747" w:author="Alan Hawse" w:date="2017-07-31T14:35:00Z"/>
          <w:b w:val="0"/>
          <w:bCs w:val="0"/>
        </w:rPr>
        <w:pPrChange w:id="1748" w:author="Alan Hawse" w:date="2017-07-31T14:35:00Z">
          <w:pPr/>
        </w:pPrChange>
      </w:pPr>
      <w:del w:id="1749" w:author="Alan Hawse" w:date="2017-07-31T14:35:00Z">
        <w:r w:rsidDel="002E71EC">
          <w:br w:type="page"/>
        </w:r>
      </w:del>
    </w:p>
    <w:p w14:paraId="2E40B736" w14:textId="598BD064" w:rsidR="00B822CD" w:rsidDel="002E71EC" w:rsidRDefault="00B822CD" w:rsidP="002E71EC">
      <w:pPr>
        <w:pStyle w:val="Heading2"/>
        <w:rPr>
          <w:del w:id="1750" w:author="Alan Hawse" w:date="2017-07-31T14:35:00Z"/>
        </w:rPr>
        <w:pPrChange w:id="1751" w:author="Alan Hawse" w:date="2017-07-31T14:35:00Z">
          <w:pPr>
            <w:pStyle w:val="Heading2"/>
          </w:pPr>
        </w:pPrChange>
      </w:pPr>
      <w:del w:id="1752" w:author="Alan Hawse" w:date="2017-07-31T14:35:00Z">
        <w:r w:rsidDel="002E71EC">
          <w:delText xml:space="preserve">Procedure to use the AWS </w:delText>
        </w:r>
        <w:r w:rsidR="00705C49" w:rsidDel="002E71EC">
          <w:delText xml:space="preserve">Test </w:delText>
        </w:r>
        <w:r w:rsidDel="002E71EC">
          <w:delText>MQTT Client</w:delText>
        </w:r>
      </w:del>
    </w:p>
    <w:p w14:paraId="0DA51A7A" w14:textId="350298FA" w:rsidR="00B822CD" w:rsidDel="002E71EC" w:rsidRDefault="00D879FC" w:rsidP="002E71EC">
      <w:pPr>
        <w:pStyle w:val="Heading2"/>
        <w:rPr>
          <w:del w:id="1753" w:author="Alan Hawse" w:date="2017-07-31T14:35:00Z"/>
        </w:rPr>
        <w:pPrChange w:id="1754" w:author="Alan Hawse" w:date="2017-07-31T14:35:00Z">
          <w:pPr/>
        </w:pPrChange>
      </w:pPr>
      <w:del w:id="1755" w:author="Alan Hawse" w:date="2017-07-31T14:35:00Z">
        <w:r w:rsidDel="002E71EC">
          <w:delText xml:space="preserve">The AWS </w:delText>
        </w:r>
        <w:r w:rsidR="00705C49" w:rsidDel="002E71EC">
          <w:delText xml:space="preserve">Test </w:delText>
        </w:r>
        <w:r w:rsidDel="002E71EC">
          <w:delText xml:space="preserve">MQTT Client is a Web Browser based </w:delText>
        </w:r>
        <w:r w:rsidR="009C7ED1" w:rsidDel="002E71EC">
          <w:delText xml:space="preserve">test </w:delText>
        </w:r>
        <w:r w:rsidDel="002E71EC">
          <w:delText>client that you can connect to “your” message broker.  Then</w:delText>
        </w:r>
        <w:r w:rsidR="00E22D2B" w:rsidDel="002E71EC">
          <w:delText>,</w:delText>
        </w:r>
        <w:r w:rsidDel="002E71EC">
          <w:delText xml:space="preserve"> you can publish and subscribe to topics.  You can think of it as an IoT </w:delText>
        </w:r>
        <w:r w:rsidRPr="00DD3570" w:rsidDel="002E71EC">
          <w:rPr>
            <w:i/>
          </w:rPr>
          <w:delText>thing</w:delText>
        </w:r>
        <w:r w:rsidDel="002E71EC">
          <w:delText xml:space="preserve"> that can publish and subscribe.  </w:delText>
        </w:r>
        <w:r w:rsidR="009C7ED1" w:rsidDel="002E71EC">
          <w:delText>To use it to test you</w:delText>
        </w:r>
        <w:r w:rsidDel="002E71EC">
          <w:delText>:</w:delText>
        </w:r>
      </w:del>
    </w:p>
    <w:p w14:paraId="4C38BD5B" w14:textId="365B58F1" w:rsidR="00D879FC" w:rsidDel="002E71EC" w:rsidRDefault="009C7ED1" w:rsidP="002E71EC">
      <w:pPr>
        <w:pStyle w:val="Heading2"/>
        <w:rPr>
          <w:del w:id="1756" w:author="Alan Hawse" w:date="2017-07-31T14:35:00Z"/>
        </w:rPr>
        <w:pPrChange w:id="1757" w:author="Alan Hawse" w:date="2017-07-31T14:35:00Z">
          <w:pPr>
            <w:pStyle w:val="ListParagraph"/>
            <w:keepNext/>
            <w:numPr>
              <w:numId w:val="29"/>
            </w:numPr>
            <w:ind w:hanging="360"/>
          </w:pPr>
        </w:pPrChange>
      </w:pPr>
      <w:del w:id="1758" w:author="Alan Hawse" w:date="2017-07-31T14:35:00Z">
        <w:r w:rsidDel="002E71EC">
          <w:delText>Select “Test” from the panel on the left of the screen. Enter a topic that you want to subscribe to such as “testtopic” and click on “Subscribe to topic”</w:delText>
        </w:r>
        <w:r w:rsidR="00080782" w:rsidDel="002E71EC">
          <w:delText>. You will see the new topic show up under Subscriptions.</w:delText>
        </w:r>
      </w:del>
    </w:p>
    <w:p w14:paraId="4685AA0E" w14:textId="073C95A0" w:rsidR="00D879FC" w:rsidDel="002E71EC" w:rsidRDefault="00080782" w:rsidP="002E71EC">
      <w:pPr>
        <w:pStyle w:val="Heading2"/>
        <w:rPr>
          <w:del w:id="1759" w:author="Alan Hawse" w:date="2017-07-31T14:35:00Z"/>
        </w:rPr>
        <w:pPrChange w:id="1760" w:author="Alan Hawse" w:date="2017-07-31T14:35:00Z">
          <w:pPr>
            <w:pStyle w:val="ListParagraph"/>
            <w:ind w:left="0"/>
            <w:jc w:val="center"/>
          </w:pPr>
        </w:pPrChange>
      </w:pPr>
      <w:del w:id="1761" w:author="Alan Hawse" w:date="2017-07-31T14:35:00Z">
        <w:r w:rsidDel="002E71EC">
          <w:rPr>
            <w:noProof/>
          </w:rPr>
          <w:drawing>
            <wp:inline distT="0" distB="0" distL="0" distR="0" wp14:anchorId="17ECF55A" wp14:editId="50DEF507">
              <wp:extent cx="5700352" cy="357013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7320" r="6209" b="9557"/>
                      <a:stretch/>
                    </pic:blipFill>
                    <pic:spPr bwMode="auto">
                      <a:xfrm>
                        <a:off x="0" y="0"/>
                        <a:ext cx="5707416" cy="3574560"/>
                      </a:xfrm>
                      <a:prstGeom prst="rect">
                        <a:avLst/>
                      </a:prstGeom>
                      <a:ln>
                        <a:noFill/>
                      </a:ln>
                      <a:extLst>
                        <a:ext uri="{53640926-AAD7-44D8-BBD7-CCE9431645EC}">
                          <a14:shadowObscured xmlns:a14="http://schemas.microsoft.com/office/drawing/2010/main"/>
                        </a:ext>
                      </a:extLst>
                    </pic:spPr>
                  </pic:pic>
                </a:graphicData>
              </a:graphic>
            </wp:inline>
          </w:drawing>
        </w:r>
      </w:del>
    </w:p>
    <w:p w14:paraId="36254B5F" w14:textId="7CA887BB" w:rsidR="00080782" w:rsidDel="002E71EC" w:rsidRDefault="00080782" w:rsidP="002E71EC">
      <w:pPr>
        <w:pStyle w:val="Heading2"/>
        <w:rPr>
          <w:del w:id="1762" w:author="Alan Hawse" w:date="2017-07-31T14:35:00Z"/>
        </w:rPr>
        <w:pPrChange w:id="1763" w:author="Alan Hawse" w:date="2017-07-31T14:35:00Z">
          <w:pPr>
            <w:pStyle w:val="ListParagraph"/>
          </w:pPr>
        </w:pPrChange>
      </w:pPr>
    </w:p>
    <w:p w14:paraId="0138F964" w14:textId="7EDE4C72" w:rsidR="00D879FC" w:rsidDel="002E71EC" w:rsidRDefault="00D879FC" w:rsidP="002E71EC">
      <w:pPr>
        <w:pStyle w:val="Heading2"/>
        <w:rPr>
          <w:del w:id="1764" w:author="Alan Hawse" w:date="2017-07-31T14:35:00Z"/>
        </w:rPr>
        <w:pPrChange w:id="1765" w:author="Alan Hawse" w:date="2017-07-31T14:35:00Z">
          <w:pPr>
            <w:pStyle w:val="ListParagraph"/>
            <w:keepNext/>
            <w:keepLines/>
            <w:numPr>
              <w:numId w:val="29"/>
            </w:numPr>
            <w:ind w:hanging="360"/>
          </w:pPr>
        </w:pPrChange>
      </w:pPr>
      <w:del w:id="1766" w:author="Alan Hawse" w:date="2017-07-31T14:35:00Z">
        <w:r w:rsidDel="002E71EC">
          <w:delText xml:space="preserve">Now that I am subscribed to a topic I can </w:delText>
        </w:r>
        <w:r w:rsidR="00E22D2B" w:rsidDel="002E71EC">
          <w:delText>publish</w:delText>
        </w:r>
        <w:r w:rsidDel="002E71EC">
          <w:delText xml:space="preserve"> messages to that topic.  To do this fill in the name of the topic </w:delText>
        </w:r>
        <w:r w:rsidR="009C7ED1" w:rsidDel="002E71EC">
          <w:delText xml:space="preserve">as </w:delText>
        </w:r>
        <w:r w:rsidDel="002E71EC">
          <w:delText xml:space="preserve">“testtopic”.  Then type in your </w:delText>
        </w:r>
        <w:r w:rsidR="00080782" w:rsidDel="002E71EC">
          <w:delText>message</w:delText>
        </w:r>
        <w:r w:rsidR="00066B6A" w:rsidDel="002E71EC">
          <w:delText xml:space="preserve"> and press “Publish</w:delText>
        </w:r>
        <w:r w:rsidR="00080782" w:rsidDel="002E71EC">
          <w:delText xml:space="preserve"> to topic</w:delText>
        </w:r>
        <w:r w:rsidR="00066B6A" w:rsidDel="002E71EC">
          <w:delText>”</w:delText>
        </w:r>
        <w:r w:rsidDel="002E71EC">
          <w:delText xml:space="preserve">.  You can see in the box below </w:delText>
        </w:r>
        <w:r w:rsidR="009C7ED1" w:rsidDel="002E71EC">
          <w:delText>I sent “</w:delText>
        </w:r>
        <w:r w:rsidR="00080782" w:rsidDel="002E71EC">
          <w:delText>test message</w:delText>
        </w:r>
        <w:r w:rsidR="009C7ED1" w:rsidDel="002E71EC">
          <w:delText>”.</w:delText>
        </w:r>
      </w:del>
    </w:p>
    <w:p w14:paraId="34FBEB4A" w14:textId="5826CAFA" w:rsidR="00080782" w:rsidDel="002E71EC" w:rsidRDefault="00080782" w:rsidP="002E71EC">
      <w:pPr>
        <w:pStyle w:val="Heading2"/>
        <w:rPr>
          <w:del w:id="1767" w:author="Alan Hawse" w:date="2017-07-31T14:35:00Z"/>
        </w:rPr>
        <w:pPrChange w:id="1768" w:author="Alan Hawse" w:date="2017-07-31T14:35:00Z">
          <w:pPr>
            <w:pStyle w:val="ListParagraph"/>
            <w:keepNext/>
            <w:keepLines/>
            <w:ind w:left="90"/>
            <w:jc w:val="center"/>
          </w:pPr>
        </w:pPrChange>
      </w:pPr>
      <w:del w:id="1769" w:author="Alan Hawse" w:date="2017-07-31T14:35:00Z">
        <w:r w:rsidDel="002E71EC">
          <w:rPr>
            <w:noProof/>
          </w:rPr>
          <w:drawing>
            <wp:inline distT="0" distB="0" distL="0" distR="0" wp14:anchorId="708F3F66" wp14:editId="29D6CB64">
              <wp:extent cx="5557423" cy="2759103"/>
              <wp:effectExtent l="0" t="0" r="5715"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8319" r="6479" b="23882"/>
                      <a:stretch/>
                    </pic:blipFill>
                    <pic:spPr bwMode="auto">
                      <a:xfrm>
                        <a:off x="0" y="0"/>
                        <a:ext cx="5558513" cy="2759644"/>
                      </a:xfrm>
                      <a:prstGeom prst="rect">
                        <a:avLst/>
                      </a:prstGeom>
                      <a:ln>
                        <a:noFill/>
                      </a:ln>
                      <a:extLst>
                        <a:ext uri="{53640926-AAD7-44D8-BBD7-CCE9431645EC}">
                          <a14:shadowObscured xmlns:a14="http://schemas.microsoft.com/office/drawing/2010/main"/>
                        </a:ext>
                      </a:extLst>
                    </pic:spPr>
                  </pic:pic>
                </a:graphicData>
              </a:graphic>
            </wp:inline>
          </w:drawing>
        </w:r>
      </w:del>
    </w:p>
    <w:p w14:paraId="4FC942C5" w14:textId="2B5F10BF" w:rsidR="00080782" w:rsidDel="002E71EC" w:rsidRDefault="00080782" w:rsidP="002E71EC">
      <w:pPr>
        <w:pStyle w:val="Heading2"/>
        <w:rPr>
          <w:del w:id="1770" w:author="Alan Hawse" w:date="2017-07-31T14:35:00Z"/>
        </w:rPr>
        <w:pPrChange w:id="1771" w:author="Alan Hawse" w:date="2017-07-31T14:35:00Z">
          <w:pPr>
            <w:pStyle w:val="ListParagraph"/>
            <w:keepNext/>
            <w:keepLines/>
          </w:pPr>
        </w:pPrChange>
      </w:pPr>
    </w:p>
    <w:p w14:paraId="36FCA4FE" w14:textId="70AA7010" w:rsidR="00080782" w:rsidDel="002E71EC" w:rsidRDefault="00080782" w:rsidP="002E71EC">
      <w:pPr>
        <w:pStyle w:val="Heading2"/>
        <w:rPr>
          <w:del w:id="1772" w:author="Alan Hawse" w:date="2017-07-31T14:35:00Z"/>
        </w:rPr>
        <w:pPrChange w:id="1773" w:author="Alan Hawse" w:date="2017-07-31T14:35:00Z">
          <w:pPr>
            <w:pStyle w:val="ListParagraph"/>
            <w:keepNext/>
            <w:keepLines/>
            <w:numPr>
              <w:numId w:val="29"/>
            </w:numPr>
            <w:ind w:hanging="360"/>
          </w:pPr>
        </w:pPrChange>
      </w:pPr>
      <w:del w:id="1774" w:author="Alan Hawse" w:date="2017-07-31T14:35:00Z">
        <w:r w:rsidDel="002E71EC">
          <w:delText>Once the message is sent, you will see a red dot next to the topic in the Subscriptions area. This indicates that you have a new message on that subscription. Click on testtopic to see the new message.</w:delText>
        </w:r>
      </w:del>
    </w:p>
    <w:p w14:paraId="7083E0E0" w14:textId="0FC7B1C2" w:rsidR="00066B6A" w:rsidDel="002E71EC" w:rsidRDefault="00D31BA4" w:rsidP="002E71EC">
      <w:pPr>
        <w:pStyle w:val="Heading2"/>
        <w:rPr>
          <w:del w:id="1775" w:author="Alan Hawse" w:date="2017-07-31T14:35:00Z"/>
        </w:rPr>
        <w:pPrChange w:id="1776" w:author="Alan Hawse" w:date="2017-07-31T14:35:00Z">
          <w:pPr>
            <w:pStyle w:val="ListParagraph"/>
            <w:ind w:left="0"/>
            <w:jc w:val="center"/>
          </w:pPr>
        </w:pPrChange>
      </w:pPr>
      <w:del w:id="1777" w:author="Alan Hawse" w:date="2017-07-31T14:35:00Z">
        <w:r w:rsidDel="002E71EC">
          <w:rPr>
            <w:noProof/>
          </w:rPr>
          <w:drawing>
            <wp:inline distT="0" distB="0" distL="0" distR="0" wp14:anchorId="07E36261" wp14:editId="4F59A380">
              <wp:extent cx="5549900" cy="322823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8652" r="6614" b="13728"/>
                      <a:stretch/>
                    </pic:blipFill>
                    <pic:spPr bwMode="auto">
                      <a:xfrm>
                        <a:off x="0" y="0"/>
                        <a:ext cx="5550523" cy="3228592"/>
                      </a:xfrm>
                      <a:prstGeom prst="rect">
                        <a:avLst/>
                      </a:prstGeom>
                      <a:ln>
                        <a:noFill/>
                      </a:ln>
                      <a:extLst>
                        <a:ext uri="{53640926-AAD7-44D8-BBD7-CCE9431645EC}">
                          <a14:shadowObscured xmlns:a14="http://schemas.microsoft.com/office/drawing/2010/main"/>
                        </a:ext>
                      </a:extLst>
                    </pic:spPr>
                  </pic:pic>
                </a:graphicData>
              </a:graphic>
            </wp:inline>
          </w:drawing>
        </w:r>
      </w:del>
    </w:p>
    <w:p w14:paraId="77134F70" w14:textId="45AA9B50" w:rsidR="00080782" w:rsidDel="002E71EC" w:rsidRDefault="00080782" w:rsidP="002E71EC">
      <w:pPr>
        <w:pStyle w:val="Heading2"/>
        <w:rPr>
          <w:del w:id="1778" w:author="Alan Hawse" w:date="2017-07-31T14:35:00Z"/>
        </w:rPr>
        <w:pPrChange w:id="1779" w:author="Alan Hawse" w:date="2017-07-31T14:35:00Z">
          <w:pPr>
            <w:pStyle w:val="ListParagraph"/>
          </w:pPr>
        </w:pPrChange>
      </w:pPr>
    </w:p>
    <w:p w14:paraId="3DB00973" w14:textId="3D15376F" w:rsidR="000D6D2F" w:rsidRDefault="00080782" w:rsidP="002E71EC">
      <w:pPr>
        <w:pStyle w:val="Heading2"/>
        <w:pPrChange w:id="1780" w:author="Alan Hawse" w:date="2017-07-31T14:35:00Z">
          <w:pPr/>
        </w:pPrChange>
      </w:pPr>
      <w:del w:id="1781" w:author="Alan Hawse" w:date="2017-07-31T14:35:00Z">
        <w:r w:rsidDel="002E71EC">
          <w:delText>This test client will be useful once you have your IoT device connected and want to test subscription and publish actions as we will see in the exercises.</w:delText>
        </w:r>
      </w:del>
    </w:p>
    <w:sectPr w:rsidR="000D6D2F">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669A0D" w14:textId="77777777" w:rsidR="00C439C3" w:rsidRDefault="00C439C3" w:rsidP="00093A9C">
      <w:r>
        <w:separator/>
      </w:r>
    </w:p>
  </w:endnote>
  <w:endnote w:type="continuationSeparator" w:id="0">
    <w:p w14:paraId="30BA6D14" w14:textId="77777777" w:rsidR="00C439C3" w:rsidRDefault="00C439C3" w:rsidP="0009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4C29FDE6" w14:textId="5804AD5C" w:rsidR="00B77ED3" w:rsidRDefault="00B77ED3">
            <w:pPr>
              <w:pStyle w:val="Footer"/>
              <w:jc w:val="center"/>
            </w:pPr>
            <w:r>
              <w:t xml:space="preserve">Page </w:t>
            </w:r>
            <w:r>
              <w:rPr>
                <w:b/>
                <w:bCs/>
              </w:rPr>
              <w:fldChar w:fldCharType="begin"/>
            </w:r>
            <w:r>
              <w:rPr>
                <w:b/>
                <w:bCs/>
              </w:rPr>
              <w:instrText xml:space="preserve"> PAGE </w:instrText>
            </w:r>
            <w:r>
              <w:rPr>
                <w:b/>
                <w:bCs/>
              </w:rPr>
              <w:fldChar w:fldCharType="separate"/>
            </w:r>
            <w:r w:rsidR="007C6680">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7C6680">
              <w:rPr>
                <w:b/>
                <w:bCs/>
                <w:noProof/>
              </w:rPr>
              <w:t>1</w:t>
            </w:r>
            <w:r>
              <w:rPr>
                <w:b/>
                <w:bCs/>
              </w:rPr>
              <w:fldChar w:fldCharType="end"/>
            </w:r>
          </w:p>
        </w:sdtContent>
      </w:sdt>
    </w:sdtContent>
  </w:sdt>
  <w:p w14:paraId="75581528" w14:textId="77777777" w:rsidR="00B77ED3" w:rsidRDefault="00B77ED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3CA577" w14:textId="77777777" w:rsidR="00C439C3" w:rsidRDefault="00C439C3" w:rsidP="00093A9C">
      <w:r>
        <w:separator/>
      </w:r>
    </w:p>
  </w:footnote>
  <w:footnote w:type="continuationSeparator" w:id="0">
    <w:p w14:paraId="53F76E3E" w14:textId="77777777" w:rsidR="00C439C3" w:rsidRDefault="00C439C3" w:rsidP="00093A9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DD0FB1"/>
    <w:multiLevelType w:val="hybridMultilevel"/>
    <w:tmpl w:val="32E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242344"/>
    <w:multiLevelType w:val="hybridMultilevel"/>
    <w:tmpl w:val="E5663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ED3D2A"/>
    <w:multiLevelType w:val="hybridMultilevel"/>
    <w:tmpl w:val="3E7E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2A292C"/>
    <w:multiLevelType w:val="hybridMultilevel"/>
    <w:tmpl w:val="DF74E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7D27DD"/>
    <w:multiLevelType w:val="hybridMultilevel"/>
    <w:tmpl w:val="B826FD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C20F5D"/>
    <w:multiLevelType w:val="hybridMultilevel"/>
    <w:tmpl w:val="211A476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93C5125"/>
    <w:multiLevelType w:val="hybridMultilevel"/>
    <w:tmpl w:val="AEB4D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6D2735"/>
    <w:multiLevelType w:val="hybridMultilevel"/>
    <w:tmpl w:val="B2107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FD326AE"/>
    <w:multiLevelType w:val="hybridMultilevel"/>
    <w:tmpl w:val="29D893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694350F"/>
    <w:multiLevelType w:val="hybridMultilevel"/>
    <w:tmpl w:val="9CB8B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2272FEE"/>
    <w:multiLevelType w:val="hybridMultilevel"/>
    <w:tmpl w:val="774E90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8AD105A"/>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24">
    <w:nsid w:val="3A8F2E69"/>
    <w:multiLevelType w:val="hybridMultilevel"/>
    <w:tmpl w:val="3FAC3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1372AA3"/>
    <w:multiLevelType w:val="hybridMultilevel"/>
    <w:tmpl w:val="C2F6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AC5507"/>
    <w:multiLevelType w:val="hybridMultilevel"/>
    <w:tmpl w:val="C1046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4E95F52"/>
    <w:multiLevelType w:val="hybridMultilevel"/>
    <w:tmpl w:val="5476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87C0895"/>
    <w:multiLevelType w:val="hybridMultilevel"/>
    <w:tmpl w:val="DF74E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892586E"/>
    <w:multiLevelType w:val="hybridMultilevel"/>
    <w:tmpl w:val="C6344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A164C19"/>
    <w:multiLevelType w:val="hybridMultilevel"/>
    <w:tmpl w:val="2124A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AA82C44"/>
    <w:multiLevelType w:val="hybridMultilevel"/>
    <w:tmpl w:val="C1D251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EB51C31"/>
    <w:multiLevelType w:val="hybridMultilevel"/>
    <w:tmpl w:val="011E4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29F0151"/>
    <w:multiLevelType w:val="hybridMultilevel"/>
    <w:tmpl w:val="1340C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45"/>
  </w:num>
  <w:num w:numId="2">
    <w:abstractNumId w:val="23"/>
  </w:num>
  <w:num w:numId="3">
    <w:abstractNumId w:val="16"/>
  </w:num>
  <w:num w:numId="4">
    <w:abstractNumId w:val="2"/>
  </w:num>
  <w:num w:numId="5">
    <w:abstractNumId w:val="43"/>
  </w:num>
  <w:num w:numId="6">
    <w:abstractNumId w:val="17"/>
  </w:num>
  <w:num w:numId="7">
    <w:abstractNumId w:val="40"/>
  </w:num>
  <w:num w:numId="8">
    <w:abstractNumId w:val="4"/>
  </w:num>
  <w:num w:numId="9">
    <w:abstractNumId w:val="33"/>
  </w:num>
  <w:num w:numId="10">
    <w:abstractNumId w:val="38"/>
  </w:num>
  <w:num w:numId="11">
    <w:abstractNumId w:val="0"/>
  </w:num>
  <w:num w:numId="12">
    <w:abstractNumId w:val="41"/>
  </w:num>
  <w:num w:numId="13">
    <w:abstractNumId w:val="20"/>
  </w:num>
  <w:num w:numId="14">
    <w:abstractNumId w:val="32"/>
  </w:num>
  <w:num w:numId="15">
    <w:abstractNumId w:val="37"/>
  </w:num>
  <w:num w:numId="16">
    <w:abstractNumId w:val="11"/>
  </w:num>
  <w:num w:numId="17">
    <w:abstractNumId w:val="25"/>
  </w:num>
  <w:num w:numId="18">
    <w:abstractNumId w:val="13"/>
  </w:num>
  <w:num w:numId="19">
    <w:abstractNumId w:val="7"/>
  </w:num>
  <w:num w:numId="20">
    <w:abstractNumId w:val="26"/>
  </w:num>
  <w:num w:numId="21">
    <w:abstractNumId w:val="44"/>
  </w:num>
  <w:num w:numId="22">
    <w:abstractNumId w:val="18"/>
  </w:num>
  <w:num w:numId="23">
    <w:abstractNumId w:val="34"/>
  </w:num>
  <w:num w:numId="24">
    <w:abstractNumId w:val="19"/>
  </w:num>
  <w:num w:numId="25">
    <w:abstractNumId w:val="3"/>
  </w:num>
  <w:num w:numId="26">
    <w:abstractNumId w:val="36"/>
  </w:num>
  <w:num w:numId="27">
    <w:abstractNumId w:val="35"/>
  </w:num>
  <w:num w:numId="28">
    <w:abstractNumId w:val="21"/>
  </w:num>
  <w:num w:numId="29">
    <w:abstractNumId w:val="39"/>
  </w:num>
  <w:num w:numId="30">
    <w:abstractNumId w:val="31"/>
  </w:num>
  <w:num w:numId="31">
    <w:abstractNumId w:val="28"/>
  </w:num>
  <w:num w:numId="32">
    <w:abstractNumId w:val="15"/>
  </w:num>
  <w:num w:numId="33">
    <w:abstractNumId w:val="42"/>
  </w:num>
  <w:num w:numId="34">
    <w:abstractNumId w:val="8"/>
  </w:num>
  <w:num w:numId="35">
    <w:abstractNumId w:val="22"/>
  </w:num>
  <w:num w:numId="36">
    <w:abstractNumId w:val="29"/>
  </w:num>
  <w:num w:numId="37">
    <w:abstractNumId w:val="27"/>
  </w:num>
  <w:num w:numId="38">
    <w:abstractNumId w:val="24"/>
  </w:num>
  <w:num w:numId="39">
    <w:abstractNumId w:val="12"/>
  </w:num>
  <w:num w:numId="40">
    <w:abstractNumId w:val="5"/>
  </w:num>
  <w:num w:numId="41">
    <w:abstractNumId w:val="1"/>
  </w:num>
  <w:num w:numId="42">
    <w:abstractNumId w:val="30"/>
  </w:num>
  <w:num w:numId="43">
    <w:abstractNumId w:val="6"/>
  </w:num>
  <w:num w:numId="44">
    <w:abstractNumId w:val="14"/>
  </w:num>
  <w:num w:numId="45">
    <w:abstractNumId w:val="9"/>
  </w:num>
  <w:num w:numId="46">
    <w:abstractNumId w:val="1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an Hawse">
    <w15:presenceInfo w15:providerId="None" w15:userId="Alan Hawse"/>
  </w15:person>
  <w15:person w15:author="Greg Landry">
    <w15:presenceInfo w15:providerId="None" w15:userId="Greg Landry"/>
  </w15:person>
  <w15:person w15:author="Greg Landry [2]">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proofState w:spelling="clean" w:grammar="clean"/>
  <w:linkStyles/>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17D3"/>
    <w:rsid w:val="0001375F"/>
    <w:rsid w:val="0001384C"/>
    <w:rsid w:val="000138EB"/>
    <w:rsid w:val="00015F3E"/>
    <w:rsid w:val="000207F6"/>
    <w:rsid w:val="00025484"/>
    <w:rsid w:val="00032C1D"/>
    <w:rsid w:val="00045B23"/>
    <w:rsid w:val="00051E3C"/>
    <w:rsid w:val="0005562F"/>
    <w:rsid w:val="00060204"/>
    <w:rsid w:val="00064881"/>
    <w:rsid w:val="00066AA6"/>
    <w:rsid w:val="00066B6A"/>
    <w:rsid w:val="00070C9C"/>
    <w:rsid w:val="0007137A"/>
    <w:rsid w:val="00080782"/>
    <w:rsid w:val="00081EA1"/>
    <w:rsid w:val="00093229"/>
    <w:rsid w:val="00093A9C"/>
    <w:rsid w:val="00095AA7"/>
    <w:rsid w:val="00095C86"/>
    <w:rsid w:val="000A10C2"/>
    <w:rsid w:val="000A1C6B"/>
    <w:rsid w:val="000D4D45"/>
    <w:rsid w:val="000D57F9"/>
    <w:rsid w:val="000D60C2"/>
    <w:rsid w:val="000D6D2F"/>
    <w:rsid w:val="000D7FB0"/>
    <w:rsid w:val="000E58C5"/>
    <w:rsid w:val="000F28D7"/>
    <w:rsid w:val="000F47E5"/>
    <w:rsid w:val="001025DC"/>
    <w:rsid w:val="00106DC2"/>
    <w:rsid w:val="00107098"/>
    <w:rsid w:val="001140E1"/>
    <w:rsid w:val="00123D59"/>
    <w:rsid w:val="0015115D"/>
    <w:rsid w:val="00152D0D"/>
    <w:rsid w:val="0015764D"/>
    <w:rsid w:val="00163953"/>
    <w:rsid w:val="00163FC5"/>
    <w:rsid w:val="00167802"/>
    <w:rsid w:val="0017013C"/>
    <w:rsid w:val="00174F2B"/>
    <w:rsid w:val="00175CCC"/>
    <w:rsid w:val="00176344"/>
    <w:rsid w:val="00177F74"/>
    <w:rsid w:val="00185CF9"/>
    <w:rsid w:val="0019247D"/>
    <w:rsid w:val="001934F3"/>
    <w:rsid w:val="001A2030"/>
    <w:rsid w:val="001B3CBB"/>
    <w:rsid w:val="001C41CE"/>
    <w:rsid w:val="001D079C"/>
    <w:rsid w:val="001D0EF5"/>
    <w:rsid w:val="001E290F"/>
    <w:rsid w:val="001E500C"/>
    <w:rsid w:val="001F27CB"/>
    <w:rsid w:val="001F57E2"/>
    <w:rsid w:val="00204D5A"/>
    <w:rsid w:val="0020706D"/>
    <w:rsid w:val="00211BF3"/>
    <w:rsid w:val="00222ABF"/>
    <w:rsid w:val="00224154"/>
    <w:rsid w:val="00227150"/>
    <w:rsid w:val="00232796"/>
    <w:rsid w:val="00245644"/>
    <w:rsid w:val="00245D37"/>
    <w:rsid w:val="0025484D"/>
    <w:rsid w:val="00254A9F"/>
    <w:rsid w:val="00255C9C"/>
    <w:rsid w:val="00257E70"/>
    <w:rsid w:val="0026257E"/>
    <w:rsid w:val="00266D14"/>
    <w:rsid w:val="002715DD"/>
    <w:rsid w:val="00274BC0"/>
    <w:rsid w:val="00275028"/>
    <w:rsid w:val="0028340D"/>
    <w:rsid w:val="002844D0"/>
    <w:rsid w:val="0029108F"/>
    <w:rsid w:val="0029288C"/>
    <w:rsid w:val="00293323"/>
    <w:rsid w:val="002A0254"/>
    <w:rsid w:val="002A4248"/>
    <w:rsid w:val="002A7B85"/>
    <w:rsid w:val="002A7E99"/>
    <w:rsid w:val="002B02DC"/>
    <w:rsid w:val="002B0BD4"/>
    <w:rsid w:val="002B50EB"/>
    <w:rsid w:val="002C5818"/>
    <w:rsid w:val="002D77E7"/>
    <w:rsid w:val="002E1665"/>
    <w:rsid w:val="002E3422"/>
    <w:rsid w:val="002E4892"/>
    <w:rsid w:val="002E71EC"/>
    <w:rsid w:val="003031A8"/>
    <w:rsid w:val="00313FFA"/>
    <w:rsid w:val="00317D2C"/>
    <w:rsid w:val="00325C51"/>
    <w:rsid w:val="00332904"/>
    <w:rsid w:val="00333C56"/>
    <w:rsid w:val="00343BF7"/>
    <w:rsid w:val="003445E6"/>
    <w:rsid w:val="0035007A"/>
    <w:rsid w:val="003577C9"/>
    <w:rsid w:val="003614DD"/>
    <w:rsid w:val="0036167C"/>
    <w:rsid w:val="00362009"/>
    <w:rsid w:val="00364BA3"/>
    <w:rsid w:val="00364C96"/>
    <w:rsid w:val="00367301"/>
    <w:rsid w:val="0037207F"/>
    <w:rsid w:val="00380421"/>
    <w:rsid w:val="003817F7"/>
    <w:rsid w:val="003821F2"/>
    <w:rsid w:val="003853D7"/>
    <w:rsid w:val="00387189"/>
    <w:rsid w:val="00391508"/>
    <w:rsid w:val="00397ACA"/>
    <w:rsid w:val="003A41FB"/>
    <w:rsid w:val="003B2EE5"/>
    <w:rsid w:val="003B6B78"/>
    <w:rsid w:val="003C0EF6"/>
    <w:rsid w:val="003C22E5"/>
    <w:rsid w:val="003C3C1C"/>
    <w:rsid w:val="003C796B"/>
    <w:rsid w:val="003D39DA"/>
    <w:rsid w:val="003E3652"/>
    <w:rsid w:val="003E39EE"/>
    <w:rsid w:val="003E5F27"/>
    <w:rsid w:val="003E6C7C"/>
    <w:rsid w:val="0040035E"/>
    <w:rsid w:val="00403DB3"/>
    <w:rsid w:val="004119D6"/>
    <w:rsid w:val="004128B4"/>
    <w:rsid w:val="00426EE0"/>
    <w:rsid w:val="00430759"/>
    <w:rsid w:val="00430CF5"/>
    <w:rsid w:val="004320E0"/>
    <w:rsid w:val="00436159"/>
    <w:rsid w:val="004402E5"/>
    <w:rsid w:val="004603C8"/>
    <w:rsid w:val="00467C8A"/>
    <w:rsid w:val="00467FF5"/>
    <w:rsid w:val="004771B6"/>
    <w:rsid w:val="00483CA7"/>
    <w:rsid w:val="00497552"/>
    <w:rsid w:val="004A2DC1"/>
    <w:rsid w:val="004A4C21"/>
    <w:rsid w:val="004B413A"/>
    <w:rsid w:val="004C1BCF"/>
    <w:rsid w:val="004C24E1"/>
    <w:rsid w:val="004C42B9"/>
    <w:rsid w:val="004C77B1"/>
    <w:rsid w:val="004D13CA"/>
    <w:rsid w:val="004D3215"/>
    <w:rsid w:val="004D3236"/>
    <w:rsid w:val="004D4A55"/>
    <w:rsid w:val="004D51FE"/>
    <w:rsid w:val="004E30EF"/>
    <w:rsid w:val="004F02B0"/>
    <w:rsid w:val="005113C8"/>
    <w:rsid w:val="00514935"/>
    <w:rsid w:val="00515350"/>
    <w:rsid w:val="005158AE"/>
    <w:rsid w:val="005179A8"/>
    <w:rsid w:val="005423AB"/>
    <w:rsid w:val="00542D5D"/>
    <w:rsid w:val="00545735"/>
    <w:rsid w:val="00553AF3"/>
    <w:rsid w:val="00561D82"/>
    <w:rsid w:val="0058219E"/>
    <w:rsid w:val="00583ABA"/>
    <w:rsid w:val="005858F9"/>
    <w:rsid w:val="00592DB0"/>
    <w:rsid w:val="00593945"/>
    <w:rsid w:val="005948B5"/>
    <w:rsid w:val="00596EE0"/>
    <w:rsid w:val="005A06D0"/>
    <w:rsid w:val="005C3860"/>
    <w:rsid w:val="005C585F"/>
    <w:rsid w:val="005D00A0"/>
    <w:rsid w:val="005D48B6"/>
    <w:rsid w:val="005E2F40"/>
    <w:rsid w:val="005F167D"/>
    <w:rsid w:val="005F3959"/>
    <w:rsid w:val="005F67C7"/>
    <w:rsid w:val="00601675"/>
    <w:rsid w:val="00603EF0"/>
    <w:rsid w:val="00625C0B"/>
    <w:rsid w:val="006362DE"/>
    <w:rsid w:val="00640EA5"/>
    <w:rsid w:val="00650C53"/>
    <w:rsid w:val="00653120"/>
    <w:rsid w:val="00654771"/>
    <w:rsid w:val="00656C23"/>
    <w:rsid w:val="0065757C"/>
    <w:rsid w:val="00666361"/>
    <w:rsid w:val="00673267"/>
    <w:rsid w:val="00680226"/>
    <w:rsid w:val="00680BE7"/>
    <w:rsid w:val="006A3E2B"/>
    <w:rsid w:val="006B442B"/>
    <w:rsid w:val="006B44E3"/>
    <w:rsid w:val="006B7E6B"/>
    <w:rsid w:val="006C4A51"/>
    <w:rsid w:val="006D08E0"/>
    <w:rsid w:val="006E2048"/>
    <w:rsid w:val="006E3D1B"/>
    <w:rsid w:val="006E441A"/>
    <w:rsid w:val="006F06FA"/>
    <w:rsid w:val="006F1CF2"/>
    <w:rsid w:val="006F7E2A"/>
    <w:rsid w:val="00702E56"/>
    <w:rsid w:val="00705C49"/>
    <w:rsid w:val="007123F4"/>
    <w:rsid w:val="00730EA8"/>
    <w:rsid w:val="007354B1"/>
    <w:rsid w:val="00757332"/>
    <w:rsid w:val="007615A8"/>
    <w:rsid w:val="0076231A"/>
    <w:rsid w:val="00766FCB"/>
    <w:rsid w:val="0077348E"/>
    <w:rsid w:val="00774C33"/>
    <w:rsid w:val="00790FD8"/>
    <w:rsid w:val="00797D15"/>
    <w:rsid w:val="007A05E7"/>
    <w:rsid w:val="007A5D13"/>
    <w:rsid w:val="007A631D"/>
    <w:rsid w:val="007B104F"/>
    <w:rsid w:val="007B736C"/>
    <w:rsid w:val="007C11B0"/>
    <w:rsid w:val="007C6680"/>
    <w:rsid w:val="007C7C85"/>
    <w:rsid w:val="007D4498"/>
    <w:rsid w:val="007E0232"/>
    <w:rsid w:val="007F0BBD"/>
    <w:rsid w:val="007F23DF"/>
    <w:rsid w:val="007F56D1"/>
    <w:rsid w:val="007F5950"/>
    <w:rsid w:val="008013C6"/>
    <w:rsid w:val="00801794"/>
    <w:rsid w:val="008132CA"/>
    <w:rsid w:val="0082025D"/>
    <w:rsid w:val="008219A7"/>
    <w:rsid w:val="00831780"/>
    <w:rsid w:val="008418D8"/>
    <w:rsid w:val="008566F2"/>
    <w:rsid w:val="00857DC2"/>
    <w:rsid w:val="00865357"/>
    <w:rsid w:val="00865379"/>
    <w:rsid w:val="00865DA7"/>
    <w:rsid w:val="00871379"/>
    <w:rsid w:val="00886470"/>
    <w:rsid w:val="008866DF"/>
    <w:rsid w:val="00887C4F"/>
    <w:rsid w:val="00891D54"/>
    <w:rsid w:val="00892212"/>
    <w:rsid w:val="008927CD"/>
    <w:rsid w:val="00893F06"/>
    <w:rsid w:val="00893FE2"/>
    <w:rsid w:val="008A216D"/>
    <w:rsid w:val="008A56F3"/>
    <w:rsid w:val="008B3FC5"/>
    <w:rsid w:val="008B6B74"/>
    <w:rsid w:val="008B6C3E"/>
    <w:rsid w:val="008F1A18"/>
    <w:rsid w:val="008F2F81"/>
    <w:rsid w:val="008F4E7E"/>
    <w:rsid w:val="008F52CC"/>
    <w:rsid w:val="009033E9"/>
    <w:rsid w:val="00913108"/>
    <w:rsid w:val="00914CE3"/>
    <w:rsid w:val="009225C7"/>
    <w:rsid w:val="00927692"/>
    <w:rsid w:val="009349FD"/>
    <w:rsid w:val="00942808"/>
    <w:rsid w:val="00945C43"/>
    <w:rsid w:val="00952542"/>
    <w:rsid w:val="009600E6"/>
    <w:rsid w:val="0096435D"/>
    <w:rsid w:val="0096648C"/>
    <w:rsid w:val="00976613"/>
    <w:rsid w:val="00976B4B"/>
    <w:rsid w:val="0098674F"/>
    <w:rsid w:val="00997497"/>
    <w:rsid w:val="009A1992"/>
    <w:rsid w:val="009A36C5"/>
    <w:rsid w:val="009A4FDD"/>
    <w:rsid w:val="009B0B98"/>
    <w:rsid w:val="009B57EC"/>
    <w:rsid w:val="009C7ED1"/>
    <w:rsid w:val="009D5A59"/>
    <w:rsid w:val="009D5D64"/>
    <w:rsid w:val="009D6F86"/>
    <w:rsid w:val="009E14B7"/>
    <w:rsid w:val="009E4961"/>
    <w:rsid w:val="009F7D83"/>
    <w:rsid w:val="00A003F3"/>
    <w:rsid w:val="00A0102A"/>
    <w:rsid w:val="00A030E1"/>
    <w:rsid w:val="00A06897"/>
    <w:rsid w:val="00A141ED"/>
    <w:rsid w:val="00A22B4C"/>
    <w:rsid w:val="00A2314F"/>
    <w:rsid w:val="00A433B1"/>
    <w:rsid w:val="00A436CA"/>
    <w:rsid w:val="00A622A4"/>
    <w:rsid w:val="00A74A92"/>
    <w:rsid w:val="00A812F6"/>
    <w:rsid w:val="00A8704B"/>
    <w:rsid w:val="00A90D49"/>
    <w:rsid w:val="00A922E4"/>
    <w:rsid w:val="00AA3B6D"/>
    <w:rsid w:val="00AC16E0"/>
    <w:rsid w:val="00AC3DA5"/>
    <w:rsid w:val="00AD162F"/>
    <w:rsid w:val="00AD2CFC"/>
    <w:rsid w:val="00AD35C6"/>
    <w:rsid w:val="00AD452A"/>
    <w:rsid w:val="00AD726B"/>
    <w:rsid w:val="00AE0CB0"/>
    <w:rsid w:val="00AE299C"/>
    <w:rsid w:val="00AE56EE"/>
    <w:rsid w:val="00AE66A3"/>
    <w:rsid w:val="00AE6C47"/>
    <w:rsid w:val="00B01B99"/>
    <w:rsid w:val="00B055DA"/>
    <w:rsid w:val="00B06973"/>
    <w:rsid w:val="00B32481"/>
    <w:rsid w:val="00B346D9"/>
    <w:rsid w:val="00B351DD"/>
    <w:rsid w:val="00B3687E"/>
    <w:rsid w:val="00B4666F"/>
    <w:rsid w:val="00B51B48"/>
    <w:rsid w:val="00B61307"/>
    <w:rsid w:val="00B62943"/>
    <w:rsid w:val="00B67684"/>
    <w:rsid w:val="00B7217A"/>
    <w:rsid w:val="00B73DF5"/>
    <w:rsid w:val="00B75BB8"/>
    <w:rsid w:val="00B77ED3"/>
    <w:rsid w:val="00B822CD"/>
    <w:rsid w:val="00B84DE5"/>
    <w:rsid w:val="00B85D2F"/>
    <w:rsid w:val="00B94B0A"/>
    <w:rsid w:val="00BC4585"/>
    <w:rsid w:val="00BD64F3"/>
    <w:rsid w:val="00BE1FFC"/>
    <w:rsid w:val="00BE2917"/>
    <w:rsid w:val="00BE64A2"/>
    <w:rsid w:val="00BF71DE"/>
    <w:rsid w:val="00C0140A"/>
    <w:rsid w:val="00C043DD"/>
    <w:rsid w:val="00C13557"/>
    <w:rsid w:val="00C33AC2"/>
    <w:rsid w:val="00C406E5"/>
    <w:rsid w:val="00C439C3"/>
    <w:rsid w:val="00C53A42"/>
    <w:rsid w:val="00C53D2F"/>
    <w:rsid w:val="00C61F72"/>
    <w:rsid w:val="00C62FF9"/>
    <w:rsid w:val="00C71CCA"/>
    <w:rsid w:val="00C734F8"/>
    <w:rsid w:val="00C75848"/>
    <w:rsid w:val="00C76A15"/>
    <w:rsid w:val="00C80A0C"/>
    <w:rsid w:val="00C81557"/>
    <w:rsid w:val="00C8243B"/>
    <w:rsid w:val="00C8421D"/>
    <w:rsid w:val="00C85031"/>
    <w:rsid w:val="00C91629"/>
    <w:rsid w:val="00C91E38"/>
    <w:rsid w:val="00C9303D"/>
    <w:rsid w:val="00C96A17"/>
    <w:rsid w:val="00CA0069"/>
    <w:rsid w:val="00CB0056"/>
    <w:rsid w:val="00CB37A2"/>
    <w:rsid w:val="00CB3ED0"/>
    <w:rsid w:val="00CC2D8B"/>
    <w:rsid w:val="00CC6B64"/>
    <w:rsid w:val="00CD02A6"/>
    <w:rsid w:val="00CD3AF8"/>
    <w:rsid w:val="00CE31B0"/>
    <w:rsid w:val="00CF1F8C"/>
    <w:rsid w:val="00CF2DED"/>
    <w:rsid w:val="00D016E4"/>
    <w:rsid w:val="00D01B54"/>
    <w:rsid w:val="00D14503"/>
    <w:rsid w:val="00D15072"/>
    <w:rsid w:val="00D16EC7"/>
    <w:rsid w:val="00D17364"/>
    <w:rsid w:val="00D217ED"/>
    <w:rsid w:val="00D23BFF"/>
    <w:rsid w:val="00D30360"/>
    <w:rsid w:val="00D31B28"/>
    <w:rsid w:val="00D31BA4"/>
    <w:rsid w:val="00D528F8"/>
    <w:rsid w:val="00D6257F"/>
    <w:rsid w:val="00D64574"/>
    <w:rsid w:val="00D7046E"/>
    <w:rsid w:val="00D75936"/>
    <w:rsid w:val="00D879FC"/>
    <w:rsid w:val="00D9027E"/>
    <w:rsid w:val="00D97DDF"/>
    <w:rsid w:val="00DA3B3F"/>
    <w:rsid w:val="00DA3E6E"/>
    <w:rsid w:val="00DB0B24"/>
    <w:rsid w:val="00DB7F68"/>
    <w:rsid w:val="00DC7DEF"/>
    <w:rsid w:val="00DD3570"/>
    <w:rsid w:val="00DD7DA2"/>
    <w:rsid w:val="00DE180B"/>
    <w:rsid w:val="00DE5FB7"/>
    <w:rsid w:val="00DE65D3"/>
    <w:rsid w:val="00E043FD"/>
    <w:rsid w:val="00E05EFF"/>
    <w:rsid w:val="00E05F80"/>
    <w:rsid w:val="00E066D0"/>
    <w:rsid w:val="00E106AA"/>
    <w:rsid w:val="00E1216F"/>
    <w:rsid w:val="00E22D2B"/>
    <w:rsid w:val="00E353AC"/>
    <w:rsid w:val="00E358FB"/>
    <w:rsid w:val="00E41BB1"/>
    <w:rsid w:val="00E560BF"/>
    <w:rsid w:val="00E62D95"/>
    <w:rsid w:val="00E63761"/>
    <w:rsid w:val="00E67E9A"/>
    <w:rsid w:val="00E82792"/>
    <w:rsid w:val="00E86E15"/>
    <w:rsid w:val="00E91608"/>
    <w:rsid w:val="00EA1F3E"/>
    <w:rsid w:val="00EA3E7C"/>
    <w:rsid w:val="00EA5838"/>
    <w:rsid w:val="00EA69DA"/>
    <w:rsid w:val="00EB1C66"/>
    <w:rsid w:val="00EB629E"/>
    <w:rsid w:val="00EC0D12"/>
    <w:rsid w:val="00EC207A"/>
    <w:rsid w:val="00EC5710"/>
    <w:rsid w:val="00ED0FED"/>
    <w:rsid w:val="00ED3F22"/>
    <w:rsid w:val="00ED5415"/>
    <w:rsid w:val="00EE020A"/>
    <w:rsid w:val="00EE2061"/>
    <w:rsid w:val="00EE71D0"/>
    <w:rsid w:val="00EF1883"/>
    <w:rsid w:val="00EF6763"/>
    <w:rsid w:val="00F04330"/>
    <w:rsid w:val="00F04B52"/>
    <w:rsid w:val="00F0665A"/>
    <w:rsid w:val="00F1475C"/>
    <w:rsid w:val="00F21DDD"/>
    <w:rsid w:val="00F25363"/>
    <w:rsid w:val="00F2540E"/>
    <w:rsid w:val="00F25415"/>
    <w:rsid w:val="00F322B8"/>
    <w:rsid w:val="00F417BC"/>
    <w:rsid w:val="00F45AB1"/>
    <w:rsid w:val="00F47863"/>
    <w:rsid w:val="00F50852"/>
    <w:rsid w:val="00F60891"/>
    <w:rsid w:val="00F64B14"/>
    <w:rsid w:val="00F672F4"/>
    <w:rsid w:val="00F67527"/>
    <w:rsid w:val="00F73D45"/>
    <w:rsid w:val="00F74396"/>
    <w:rsid w:val="00F90419"/>
    <w:rsid w:val="00F94CE2"/>
    <w:rsid w:val="00F966F2"/>
    <w:rsid w:val="00F96D88"/>
    <w:rsid w:val="00FB67B3"/>
    <w:rsid w:val="00FB6B4D"/>
    <w:rsid w:val="00FB6E08"/>
    <w:rsid w:val="00FB7D17"/>
    <w:rsid w:val="00FC4AAA"/>
    <w:rsid w:val="00FD75E0"/>
    <w:rsid w:val="00FE1138"/>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346D9"/>
    <w:pPr>
      <w:spacing w:after="0" w:line="240" w:lineRule="auto"/>
    </w:pPr>
    <w:rPr>
      <w:sz w:val="24"/>
      <w:szCs w:val="24"/>
    </w:rPr>
  </w:style>
  <w:style w:type="paragraph" w:styleId="Heading1">
    <w:name w:val="heading 1"/>
    <w:basedOn w:val="Normal"/>
    <w:next w:val="Normal"/>
    <w:link w:val="Heading1Char"/>
    <w:autoRedefine/>
    <w:uiPriority w:val="9"/>
    <w:qFormat/>
    <w:rsid w:val="00A922E4"/>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922E4"/>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922E4"/>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B346D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346D9"/>
  </w:style>
  <w:style w:type="paragraph" w:styleId="ListParagraph">
    <w:name w:val="List Paragraph"/>
    <w:basedOn w:val="Normal"/>
    <w:uiPriority w:val="34"/>
    <w:qFormat/>
    <w:rsid w:val="00A922E4"/>
    <w:pPr>
      <w:ind w:left="720"/>
      <w:contextualSpacing/>
    </w:pPr>
  </w:style>
  <w:style w:type="character" w:customStyle="1" w:styleId="Heading1Char">
    <w:name w:val="Heading 1 Char"/>
    <w:link w:val="Heading1"/>
    <w:uiPriority w:val="9"/>
    <w:rsid w:val="00A922E4"/>
    <w:rPr>
      <w:rFonts w:ascii="Cambria" w:eastAsia="Times New Roman" w:hAnsi="Cambria" w:cs="Times New Roman"/>
      <w:b/>
      <w:bCs/>
      <w:color w:val="365F91"/>
      <w:sz w:val="28"/>
      <w:szCs w:val="28"/>
    </w:rPr>
  </w:style>
  <w:style w:type="character" w:customStyle="1" w:styleId="Heading2Char">
    <w:name w:val="Heading 2 Char"/>
    <w:link w:val="Heading2"/>
    <w:uiPriority w:val="9"/>
    <w:rsid w:val="00A922E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922E4"/>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A922E4"/>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A922E4"/>
    <w:rPr>
      <w:rFonts w:ascii="Tahoma" w:hAnsi="Tahoma" w:cs="Tahoma"/>
      <w:sz w:val="16"/>
      <w:szCs w:val="16"/>
    </w:rPr>
  </w:style>
  <w:style w:type="character" w:customStyle="1" w:styleId="BalloonTextChar">
    <w:name w:val="Balloon Text Char"/>
    <w:link w:val="BalloonText"/>
    <w:uiPriority w:val="99"/>
    <w:semiHidden/>
    <w:rsid w:val="00A922E4"/>
    <w:rPr>
      <w:rFonts w:ascii="Tahoma" w:eastAsia="Calibri" w:hAnsi="Tahoma" w:cs="Tahoma"/>
      <w:sz w:val="16"/>
      <w:szCs w:val="16"/>
    </w:rPr>
  </w:style>
  <w:style w:type="paragraph" w:styleId="TOCHeading">
    <w:name w:val="TOC Heading"/>
    <w:basedOn w:val="Heading1"/>
    <w:next w:val="Normal"/>
    <w:uiPriority w:val="39"/>
    <w:unhideWhenUsed/>
    <w:qFormat/>
    <w:rsid w:val="00A922E4"/>
    <w:pPr>
      <w:outlineLvl w:val="9"/>
    </w:pPr>
  </w:style>
  <w:style w:type="paragraph" w:styleId="TOC2">
    <w:name w:val="toc 2"/>
    <w:basedOn w:val="Normal"/>
    <w:next w:val="Normal"/>
    <w:autoRedefine/>
    <w:uiPriority w:val="39"/>
    <w:unhideWhenUsed/>
    <w:qFormat/>
    <w:rsid w:val="00A922E4"/>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A922E4"/>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A922E4"/>
    <w:pPr>
      <w:spacing w:after="100"/>
      <w:ind w:left="440"/>
    </w:pPr>
    <w:rPr>
      <w:rFonts w:eastAsia="Times New Roman"/>
    </w:rPr>
  </w:style>
  <w:style w:type="paragraph" w:styleId="Header">
    <w:name w:val="header"/>
    <w:basedOn w:val="Normal"/>
    <w:link w:val="HeaderChar"/>
    <w:uiPriority w:val="99"/>
    <w:unhideWhenUsed/>
    <w:rsid w:val="00A922E4"/>
    <w:pPr>
      <w:tabs>
        <w:tab w:val="center" w:pos="4680"/>
        <w:tab w:val="right" w:pos="9360"/>
      </w:tabs>
    </w:pPr>
  </w:style>
  <w:style w:type="character" w:customStyle="1" w:styleId="HeaderChar">
    <w:name w:val="Header Char"/>
    <w:basedOn w:val="DefaultParagraphFont"/>
    <w:link w:val="Header"/>
    <w:uiPriority w:val="99"/>
    <w:rsid w:val="00A922E4"/>
    <w:rPr>
      <w:rFonts w:ascii="Calibri" w:eastAsia="Calibri" w:hAnsi="Calibri" w:cs="Times New Roman"/>
    </w:rPr>
  </w:style>
  <w:style w:type="paragraph" w:styleId="Footer">
    <w:name w:val="footer"/>
    <w:basedOn w:val="Normal"/>
    <w:link w:val="FooterChar"/>
    <w:uiPriority w:val="99"/>
    <w:unhideWhenUsed/>
    <w:rsid w:val="00A922E4"/>
    <w:pPr>
      <w:tabs>
        <w:tab w:val="center" w:pos="4680"/>
        <w:tab w:val="right" w:pos="9360"/>
      </w:tabs>
    </w:pPr>
  </w:style>
  <w:style w:type="character" w:customStyle="1" w:styleId="FooterChar">
    <w:name w:val="Footer Char"/>
    <w:basedOn w:val="DefaultParagraphFont"/>
    <w:link w:val="Footer"/>
    <w:uiPriority w:val="99"/>
    <w:rsid w:val="00A922E4"/>
    <w:rPr>
      <w:rFonts w:ascii="Calibri" w:eastAsia="Calibri" w:hAnsi="Calibri" w:cs="Times New Roman"/>
    </w:rPr>
  </w:style>
  <w:style w:type="paragraph" w:styleId="Caption">
    <w:name w:val="caption"/>
    <w:basedOn w:val="Normal"/>
    <w:next w:val="Normal"/>
    <w:uiPriority w:val="35"/>
    <w:unhideWhenUsed/>
    <w:qFormat/>
    <w:rsid w:val="00A922E4"/>
    <w:rPr>
      <w:b/>
      <w:bCs/>
      <w:color w:val="4F81BD"/>
      <w:sz w:val="18"/>
      <w:szCs w:val="18"/>
    </w:rPr>
  </w:style>
  <w:style w:type="paragraph" w:customStyle="1" w:styleId="CCode">
    <w:name w:val="C_Code"/>
    <w:basedOn w:val="Normal"/>
    <w:link w:val="CCodeChar"/>
    <w:qFormat/>
    <w:rsid w:val="00A922E4"/>
    <w:pPr>
      <w:spacing w:after="120"/>
      <w:ind w:left="720"/>
    </w:pPr>
    <w:rPr>
      <w:rFonts w:eastAsia="Times New Roman"/>
      <w:color w:val="548DD4"/>
      <w:kern w:val="28"/>
      <w:sz w:val="18"/>
      <w:szCs w:val="18"/>
    </w:rPr>
  </w:style>
  <w:style w:type="character" w:customStyle="1" w:styleId="CCodeChar">
    <w:name w:val="C_Code Char"/>
    <w:link w:val="CCode"/>
    <w:rsid w:val="00A922E4"/>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A922E4"/>
    <w:rPr>
      <w:rFonts w:ascii="Tahoma" w:hAnsi="Tahoma" w:cs="Tahoma"/>
      <w:sz w:val="16"/>
      <w:szCs w:val="16"/>
    </w:rPr>
  </w:style>
  <w:style w:type="character" w:customStyle="1" w:styleId="DocumentMapChar">
    <w:name w:val="Document Map Char"/>
    <w:link w:val="DocumentMap"/>
    <w:uiPriority w:val="99"/>
    <w:semiHidden/>
    <w:rsid w:val="00A922E4"/>
    <w:rPr>
      <w:rFonts w:ascii="Tahoma" w:eastAsia="Calibri" w:hAnsi="Tahoma" w:cs="Tahoma"/>
      <w:sz w:val="16"/>
      <w:szCs w:val="16"/>
    </w:rPr>
  </w:style>
  <w:style w:type="paragraph" w:styleId="TOC4">
    <w:name w:val="toc 4"/>
    <w:basedOn w:val="Normal"/>
    <w:next w:val="Normal"/>
    <w:autoRedefine/>
    <w:uiPriority w:val="39"/>
    <w:unhideWhenUsed/>
    <w:rsid w:val="00A922E4"/>
    <w:pPr>
      <w:spacing w:after="100"/>
      <w:ind w:left="660"/>
    </w:pPr>
    <w:rPr>
      <w:rFonts w:eastAsia="Times New Roman"/>
    </w:rPr>
  </w:style>
  <w:style w:type="paragraph" w:styleId="TOC5">
    <w:name w:val="toc 5"/>
    <w:basedOn w:val="Normal"/>
    <w:next w:val="Normal"/>
    <w:autoRedefine/>
    <w:uiPriority w:val="39"/>
    <w:unhideWhenUsed/>
    <w:rsid w:val="00A922E4"/>
    <w:pPr>
      <w:spacing w:after="100"/>
      <w:ind w:left="880"/>
    </w:pPr>
    <w:rPr>
      <w:rFonts w:eastAsia="Times New Roman"/>
    </w:rPr>
  </w:style>
  <w:style w:type="paragraph" w:styleId="TOC6">
    <w:name w:val="toc 6"/>
    <w:basedOn w:val="Normal"/>
    <w:next w:val="Normal"/>
    <w:autoRedefine/>
    <w:uiPriority w:val="39"/>
    <w:unhideWhenUsed/>
    <w:rsid w:val="00A922E4"/>
    <w:pPr>
      <w:spacing w:after="100"/>
      <w:ind w:left="1100"/>
    </w:pPr>
    <w:rPr>
      <w:rFonts w:eastAsia="Times New Roman"/>
    </w:rPr>
  </w:style>
  <w:style w:type="paragraph" w:styleId="TOC7">
    <w:name w:val="toc 7"/>
    <w:basedOn w:val="Normal"/>
    <w:next w:val="Normal"/>
    <w:autoRedefine/>
    <w:uiPriority w:val="39"/>
    <w:unhideWhenUsed/>
    <w:rsid w:val="00A922E4"/>
    <w:pPr>
      <w:spacing w:after="100"/>
      <w:ind w:left="1320"/>
    </w:pPr>
    <w:rPr>
      <w:rFonts w:eastAsia="Times New Roman"/>
    </w:rPr>
  </w:style>
  <w:style w:type="paragraph" w:styleId="TOC8">
    <w:name w:val="toc 8"/>
    <w:basedOn w:val="Normal"/>
    <w:next w:val="Normal"/>
    <w:autoRedefine/>
    <w:uiPriority w:val="39"/>
    <w:unhideWhenUsed/>
    <w:rsid w:val="00A922E4"/>
    <w:pPr>
      <w:spacing w:after="100"/>
      <w:ind w:left="1540"/>
    </w:pPr>
    <w:rPr>
      <w:rFonts w:eastAsia="Times New Roman"/>
    </w:rPr>
  </w:style>
  <w:style w:type="paragraph" w:styleId="TOC9">
    <w:name w:val="toc 9"/>
    <w:basedOn w:val="Normal"/>
    <w:next w:val="Normal"/>
    <w:autoRedefine/>
    <w:uiPriority w:val="39"/>
    <w:unhideWhenUsed/>
    <w:rsid w:val="00A922E4"/>
    <w:pPr>
      <w:spacing w:after="100"/>
      <w:ind w:left="1760"/>
    </w:pPr>
    <w:rPr>
      <w:rFonts w:eastAsia="Times New Roman"/>
    </w:rPr>
  </w:style>
  <w:style w:type="table" w:styleId="TableGrid">
    <w:name w:val="Table Grid"/>
    <w:basedOn w:val="TableNormal"/>
    <w:uiPriority w:val="59"/>
    <w:rsid w:val="00A922E4"/>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uiPriority w:val="99"/>
    <w:semiHidden/>
    <w:rsid w:val="00A922E4"/>
    <w:rPr>
      <w:color w:val="808080"/>
    </w:rPr>
  </w:style>
  <w:style w:type="character" w:styleId="CommentReference">
    <w:name w:val="annotation reference"/>
    <w:uiPriority w:val="99"/>
    <w:semiHidden/>
    <w:unhideWhenUsed/>
    <w:rsid w:val="00A922E4"/>
    <w:rPr>
      <w:sz w:val="16"/>
      <w:szCs w:val="16"/>
    </w:rPr>
  </w:style>
  <w:style w:type="paragraph" w:styleId="CommentText">
    <w:name w:val="annotation text"/>
    <w:basedOn w:val="Normal"/>
    <w:link w:val="CommentTextChar"/>
    <w:uiPriority w:val="99"/>
    <w:semiHidden/>
    <w:unhideWhenUsed/>
    <w:rsid w:val="00A922E4"/>
    <w:rPr>
      <w:sz w:val="20"/>
      <w:szCs w:val="20"/>
    </w:rPr>
  </w:style>
  <w:style w:type="character" w:customStyle="1" w:styleId="CommentTextChar">
    <w:name w:val="Comment Text Char"/>
    <w:basedOn w:val="DefaultParagraphFont"/>
    <w:link w:val="CommentText"/>
    <w:uiPriority w:val="99"/>
    <w:semiHidden/>
    <w:rsid w:val="00A922E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922E4"/>
    <w:rPr>
      <w:b/>
      <w:bCs/>
    </w:rPr>
  </w:style>
  <w:style w:type="character" w:customStyle="1" w:styleId="CommentSubjectChar">
    <w:name w:val="Comment Subject Char"/>
    <w:link w:val="CommentSubject"/>
    <w:uiPriority w:val="99"/>
    <w:semiHidden/>
    <w:rsid w:val="00A922E4"/>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E05F80"/>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7067172">
      <w:bodyDiv w:val="1"/>
      <w:marLeft w:val="0"/>
      <w:marRight w:val="0"/>
      <w:marTop w:val="0"/>
      <w:marBottom w:val="0"/>
      <w:divBdr>
        <w:top w:val="none" w:sz="0" w:space="0" w:color="auto"/>
        <w:left w:val="none" w:sz="0" w:space="0" w:color="auto"/>
        <w:bottom w:val="none" w:sz="0" w:space="0" w:color="auto"/>
        <w:right w:val="none" w:sz="0" w:space="0" w:color="auto"/>
      </w:divBdr>
      <w:divsChild>
        <w:div w:id="450133318">
          <w:marLeft w:val="0"/>
          <w:marRight w:val="0"/>
          <w:marTop w:val="0"/>
          <w:marBottom w:val="0"/>
          <w:divBdr>
            <w:top w:val="none" w:sz="0" w:space="0" w:color="auto"/>
            <w:left w:val="none" w:sz="0" w:space="0" w:color="auto"/>
            <w:bottom w:val="none" w:sz="0" w:space="0" w:color="auto"/>
            <w:right w:val="none" w:sz="0" w:space="0" w:color="auto"/>
          </w:divBdr>
          <w:divsChild>
            <w:div w:id="1195074638">
              <w:marLeft w:val="0"/>
              <w:marRight w:val="0"/>
              <w:marTop w:val="0"/>
              <w:marBottom w:val="0"/>
              <w:divBdr>
                <w:top w:val="none" w:sz="0" w:space="0" w:color="auto"/>
                <w:left w:val="none" w:sz="0" w:space="0" w:color="auto"/>
                <w:bottom w:val="none" w:sz="0" w:space="0" w:color="auto"/>
                <w:right w:val="none" w:sz="0" w:space="0" w:color="auto"/>
              </w:divBdr>
              <w:divsChild>
                <w:div w:id="674266523">
                  <w:marLeft w:val="0"/>
                  <w:marRight w:val="0"/>
                  <w:marTop w:val="0"/>
                  <w:marBottom w:val="0"/>
                  <w:divBdr>
                    <w:top w:val="none" w:sz="0" w:space="0" w:color="auto"/>
                    <w:left w:val="none" w:sz="0" w:space="0" w:color="auto"/>
                    <w:bottom w:val="none" w:sz="0" w:space="0" w:color="auto"/>
                    <w:right w:val="none" w:sz="0" w:space="0" w:color="auto"/>
                  </w:divBdr>
                  <w:divsChild>
                    <w:div w:id="81834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456229">
      <w:bodyDiv w:val="1"/>
      <w:marLeft w:val="0"/>
      <w:marRight w:val="0"/>
      <w:marTop w:val="0"/>
      <w:marBottom w:val="0"/>
      <w:divBdr>
        <w:top w:val="none" w:sz="0" w:space="0" w:color="auto"/>
        <w:left w:val="none" w:sz="0" w:space="0" w:color="auto"/>
        <w:bottom w:val="none" w:sz="0" w:space="0" w:color="auto"/>
        <w:right w:val="none" w:sz="0" w:space="0" w:color="auto"/>
      </w:divBdr>
      <w:divsChild>
        <w:div w:id="1963922100">
          <w:marLeft w:val="0"/>
          <w:marRight w:val="0"/>
          <w:marTop w:val="0"/>
          <w:marBottom w:val="0"/>
          <w:divBdr>
            <w:top w:val="none" w:sz="0" w:space="0" w:color="auto"/>
            <w:left w:val="none" w:sz="0" w:space="0" w:color="auto"/>
            <w:bottom w:val="none" w:sz="0" w:space="0" w:color="auto"/>
            <w:right w:val="none" w:sz="0" w:space="0" w:color="auto"/>
          </w:divBdr>
          <w:divsChild>
            <w:div w:id="746926987">
              <w:marLeft w:val="0"/>
              <w:marRight w:val="0"/>
              <w:marTop w:val="0"/>
              <w:marBottom w:val="0"/>
              <w:divBdr>
                <w:top w:val="none" w:sz="0" w:space="0" w:color="auto"/>
                <w:left w:val="none" w:sz="0" w:space="0" w:color="auto"/>
                <w:bottom w:val="none" w:sz="0" w:space="0" w:color="auto"/>
                <w:right w:val="none" w:sz="0" w:space="0" w:color="auto"/>
              </w:divBdr>
              <w:divsChild>
                <w:div w:id="1396123048">
                  <w:marLeft w:val="0"/>
                  <w:marRight w:val="0"/>
                  <w:marTop w:val="0"/>
                  <w:marBottom w:val="0"/>
                  <w:divBdr>
                    <w:top w:val="none" w:sz="0" w:space="0" w:color="auto"/>
                    <w:left w:val="none" w:sz="0" w:space="0" w:color="auto"/>
                    <w:bottom w:val="none" w:sz="0" w:space="0" w:color="auto"/>
                    <w:right w:val="none" w:sz="0" w:space="0" w:color="auto"/>
                  </w:divBdr>
                  <w:divsChild>
                    <w:div w:id="1355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284815">
      <w:bodyDiv w:val="1"/>
      <w:marLeft w:val="0"/>
      <w:marRight w:val="0"/>
      <w:marTop w:val="0"/>
      <w:marBottom w:val="0"/>
      <w:divBdr>
        <w:top w:val="none" w:sz="0" w:space="0" w:color="auto"/>
        <w:left w:val="none" w:sz="0" w:space="0" w:color="auto"/>
        <w:bottom w:val="none" w:sz="0" w:space="0" w:color="auto"/>
        <w:right w:val="none" w:sz="0" w:space="0" w:color="auto"/>
      </w:divBdr>
      <w:divsChild>
        <w:div w:id="813449098">
          <w:marLeft w:val="0"/>
          <w:marRight w:val="0"/>
          <w:marTop w:val="0"/>
          <w:marBottom w:val="0"/>
          <w:divBdr>
            <w:top w:val="none" w:sz="0" w:space="0" w:color="auto"/>
            <w:left w:val="none" w:sz="0" w:space="0" w:color="auto"/>
            <w:bottom w:val="none" w:sz="0" w:space="0" w:color="auto"/>
            <w:right w:val="none" w:sz="0" w:space="0" w:color="auto"/>
          </w:divBdr>
          <w:divsChild>
            <w:div w:id="2025473444">
              <w:marLeft w:val="0"/>
              <w:marRight w:val="0"/>
              <w:marTop w:val="0"/>
              <w:marBottom w:val="0"/>
              <w:divBdr>
                <w:top w:val="none" w:sz="0" w:space="0" w:color="auto"/>
                <w:left w:val="none" w:sz="0" w:space="0" w:color="auto"/>
                <w:bottom w:val="none" w:sz="0" w:space="0" w:color="auto"/>
                <w:right w:val="none" w:sz="0" w:space="0" w:color="auto"/>
              </w:divBdr>
              <w:divsChild>
                <w:div w:id="1145245887">
                  <w:marLeft w:val="0"/>
                  <w:marRight w:val="0"/>
                  <w:marTop w:val="0"/>
                  <w:marBottom w:val="0"/>
                  <w:divBdr>
                    <w:top w:val="none" w:sz="0" w:space="0" w:color="auto"/>
                    <w:left w:val="none" w:sz="0" w:space="0" w:color="auto"/>
                    <w:bottom w:val="none" w:sz="0" w:space="0" w:color="auto"/>
                    <w:right w:val="none" w:sz="0" w:space="0" w:color="auto"/>
                  </w:divBdr>
                  <w:divsChild>
                    <w:div w:id="1196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122883">
      <w:bodyDiv w:val="1"/>
      <w:marLeft w:val="0"/>
      <w:marRight w:val="0"/>
      <w:marTop w:val="0"/>
      <w:marBottom w:val="0"/>
      <w:divBdr>
        <w:top w:val="none" w:sz="0" w:space="0" w:color="auto"/>
        <w:left w:val="none" w:sz="0" w:space="0" w:color="auto"/>
        <w:bottom w:val="none" w:sz="0" w:space="0" w:color="auto"/>
        <w:right w:val="none" w:sz="0" w:space="0" w:color="auto"/>
      </w:divBdr>
      <w:divsChild>
        <w:div w:id="734013208">
          <w:marLeft w:val="0"/>
          <w:marRight w:val="0"/>
          <w:marTop w:val="0"/>
          <w:marBottom w:val="0"/>
          <w:divBdr>
            <w:top w:val="none" w:sz="0" w:space="0" w:color="auto"/>
            <w:left w:val="none" w:sz="0" w:space="0" w:color="auto"/>
            <w:bottom w:val="none" w:sz="0" w:space="0" w:color="auto"/>
            <w:right w:val="none" w:sz="0" w:space="0" w:color="auto"/>
          </w:divBdr>
          <w:divsChild>
            <w:div w:id="1986660867">
              <w:marLeft w:val="0"/>
              <w:marRight w:val="0"/>
              <w:marTop w:val="0"/>
              <w:marBottom w:val="0"/>
              <w:divBdr>
                <w:top w:val="none" w:sz="0" w:space="0" w:color="auto"/>
                <w:left w:val="none" w:sz="0" w:space="0" w:color="auto"/>
                <w:bottom w:val="none" w:sz="0" w:space="0" w:color="auto"/>
                <w:right w:val="none" w:sz="0" w:space="0" w:color="auto"/>
              </w:divBdr>
              <w:divsChild>
                <w:div w:id="113791675">
                  <w:marLeft w:val="0"/>
                  <w:marRight w:val="0"/>
                  <w:marTop w:val="0"/>
                  <w:marBottom w:val="0"/>
                  <w:divBdr>
                    <w:top w:val="none" w:sz="0" w:space="0" w:color="auto"/>
                    <w:left w:val="none" w:sz="0" w:space="0" w:color="auto"/>
                    <w:bottom w:val="none" w:sz="0" w:space="0" w:color="auto"/>
                    <w:right w:val="none" w:sz="0" w:space="0" w:color="auto"/>
                  </w:divBdr>
                  <w:divsChild>
                    <w:div w:id="20609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136401">
      <w:bodyDiv w:val="1"/>
      <w:marLeft w:val="0"/>
      <w:marRight w:val="0"/>
      <w:marTop w:val="0"/>
      <w:marBottom w:val="0"/>
      <w:divBdr>
        <w:top w:val="none" w:sz="0" w:space="0" w:color="auto"/>
        <w:left w:val="none" w:sz="0" w:space="0" w:color="auto"/>
        <w:bottom w:val="none" w:sz="0" w:space="0" w:color="auto"/>
        <w:right w:val="none" w:sz="0" w:space="0" w:color="auto"/>
      </w:divBdr>
      <w:divsChild>
        <w:div w:id="1578174047">
          <w:marLeft w:val="0"/>
          <w:marRight w:val="0"/>
          <w:marTop w:val="0"/>
          <w:marBottom w:val="0"/>
          <w:divBdr>
            <w:top w:val="none" w:sz="0" w:space="0" w:color="auto"/>
            <w:left w:val="none" w:sz="0" w:space="0" w:color="auto"/>
            <w:bottom w:val="none" w:sz="0" w:space="0" w:color="auto"/>
            <w:right w:val="none" w:sz="0" w:space="0" w:color="auto"/>
          </w:divBdr>
          <w:divsChild>
            <w:div w:id="665859719">
              <w:marLeft w:val="0"/>
              <w:marRight w:val="0"/>
              <w:marTop w:val="0"/>
              <w:marBottom w:val="0"/>
              <w:divBdr>
                <w:top w:val="none" w:sz="0" w:space="0" w:color="auto"/>
                <w:left w:val="none" w:sz="0" w:space="0" w:color="auto"/>
                <w:bottom w:val="none" w:sz="0" w:space="0" w:color="auto"/>
                <w:right w:val="none" w:sz="0" w:space="0" w:color="auto"/>
              </w:divBdr>
              <w:divsChild>
                <w:div w:id="1044014555">
                  <w:marLeft w:val="0"/>
                  <w:marRight w:val="0"/>
                  <w:marTop w:val="0"/>
                  <w:marBottom w:val="0"/>
                  <w:divBdr>
                    <w:top w:val="none" w:sz="0" w:space="0" w:color="auto"/>
                    <w:left w:val="none" w:sz="0" w:space="0" w:color="auto"/>
                    <w:bottom w:val="none" w:sz="0" w:space="0" w:color="auto"/>
                    <w:right w:val="none" w:sz="0" w:space="0" w:color="auto"/>
                  </w:divBdr>
                  <w:divsChild>
                    <w:div w:id="145859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531737">
      <w:bodyDiv w:val="1"/>
      <w:marLeft w:val="0"/>
      <w:marRight w:val="0"/>
      <w:marTop w:val="0"/>
      <w:marBottom w:val="0"/>
      <w:divBdr>
        <w:top w:val="none" w:sz="0" w:space="0" w:color="auto"/>
        <w:left w:val="none" w:sz="0" w:space="0" w:color="auto"/>
        <w:bottom w:val="none" w:sz="0" w:space="0" w:color="auto"/>
        <w:right w:val="none" w:sz="0" w:space="0" w:color="auto"/>
      </w:divBdr>
      <w:divsChild>
        <w:div w:id="1578124906">
          <w:marLeft w:val="0"/>
          <w:marRight w:val="0"/>
          <w:marTop w:val="0"/>
          <w:marBottom w:val="0"/>
          <w:divBdr>
            <w:top w:val="none" w:sz="0" w:space="0" w:color="auto"/>
            <w:left w:val="none" w:sz="0" w:space="0" w:color="auto"/>
            <w:bottom w:val="none" w:sz="0" w:space="0" w:color="auto"/>
            <w:right w:val="none" w:sz="0" w:space="0" w:color="auto"/>
          </w:divBdr>
          <w:divsChild>
            <w:div w:id="138961446">
              <w:marLeft w:val="0"/>
              <w:marRight w:val="0"/>
              <w:marTop w:val="0"/>
              <w:marBottom w:val="0"/>
              <w:divBdr>
                <w:top w:val="none" w:sz="0" w:space="0" w:color="auto"/>
                <w:left w:val="none" w:sz="0" w:space="0" w:color="auto"/>
                <w:bottom w:val="none" w:sz="0" w:space="0" w:color="auto"/>
                <w:right w:val="none" w:sz="0" w:space="0" w:color="auto"/>
              </w:divBdr>
              <w:divsChild>
                <w:div w:id="1954438204">
                  <w:marLeft w:val="0"/>
                  <w:marRight w:val="0"/>
                  <w:marTop w:val="0"/>
                  <w:marBottom w:val="0"/>
                  <w:divBdr>
                    <w:top w:val="none" w:sz="0" w:space="0" w:color="auto"/>
                    <w:left w:val="none" w:sz="0" w:space="0" w:color="auto"/>
                    <w:bottom w:val="none" w:sz="0" w:space="0" w:color="auto"/>
                    <w:right w:val="none" w:sz="0" w:space="0" w:color="auto"/>
                  </w:divBdr>
                  <w:divsChild>
                    <w:div w:id="30697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footer" Target="footer1.xml"/><Relationship Id="rId35" Type="http://schemas.openxmlformats.org/officeDocument/2006/relationships/fontTable" Target="fontTable.xml"/><Relationship Id="rId36" Type="http://schemas.microsoft.com/office/2011/relationships/people" Target="people.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CBA4EA-1BFA-6945-9C0E-EC15691FF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5089</Words>
  <Characters>29013</Characters>
  <Application>Microsoft Macintosh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Alan Hawse</cp:lastModifiedBy>
  <cp:revision>3</cp:revision>
  <cp:lastPrinted>2017-07-18T23:40:00Z</cp:lastPrinted>
  <dcterms:created xsi:type="dcterms:W3CDTF">2017-07-31T18:31:00Z</dcterms:created>
  <dcterms:modified xsi:type="dcterms:W3CDTF">2017-07-31T18:50:00Z</dcterms:modified>
</cp:coreProperties>
</file>