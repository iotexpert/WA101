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WICED WiFi Netwo</w:t>
      </w:r>
      <w:bookmarkStart w:id="0" w:name="_GoBack"/>
      <w:bookmarkEnd w:id="0"/>
      <w:r w:rsidR="0069698A">
        <w:rPr>
          <w:rStyle w:val="BookTitle"/>
        </w:rPr>
        <w:t>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42EFCBA0" w14:textId="22737F82" w:rsidR="00CA50FF" w:rsidRDefault="00CE2237">
      <w:pPr>
        <w:pStyle w:val="TOC1"/>
        <w:tabs>
          <w:tab w:val="left" w:pos="720"/>
          <w:tab w:val="right" w:leader="dot" w:pos="9350"/>
        </w:tabs>
        <w:rPr>
          <w:ins w:id="1" w:author="Greg Landry" w:date="2018-07-03T09:57:00Z"/>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ins w:id="2" w:author="Greg Landry" w:date="2018-07-03T09:57:00Z">
        <w:r w:rsidR="00CA50FF">
          <w:rPr>
            <w:noProof/>
          </w:rPr>
          <w:t>5.1</w:t>
        </w:r>
        <w:r w:rsidR="00CA50FF">
          <w:rPr>
            <w:rFonts w:asciiTheme="minorHAnsi" w:eastAsiaTheme="minorEastAsia" w:hAnsiTheme="minorHAnsi"/>
            <w:b w:val="0"/>
            <w:bCs w:val="0"/>
            <w:caps w:val="0"/>
            <w:noProof/>
          </w:rPr>
          <w:tab/>
        </w:r>
        <w:r w:rsidR="00CA50FF">
          <w:rPr>
            <w:noProof/>
          </w:rPr>
          <w:t>TCP/IP Networking Stack</w:t>
        </w:r>
        <w:r w:rsidR="00CA50FF">
          <w:rPr>
            <w:noProof/>
          </w:rPr>
          <w:tab/>
        </w:r>
        <w:r w:rsidR="00CA50FF">
          <w:rPr>
            <w:noProof/>
          </w:rPr>
          <w:fldChar w:fldCharType="begin"/>
        </w:r>
        <w:r w:rsidR="00CA50FF">
          <w:rPr>
            <w:noProof/>
          </w:rPr>
          <w:instrText xml:space="preserve"> PAGEREF _Toc518375201 \h </w:instrText>
        </w:r>
        <w:r w:rsidR="00CA50FF">
          <w:rPr>
            <w:noProof/>
          </w:rPr>
        </w:r>
      </w:ins>
      <w:r w:rsidR="00CA50FF">
        <w:rPr>
          <w:noProof/>
        </w:rPr>
        <w:fldChar w:fldCharType="separate"/>
      </w:r>
      <w:ins w:id="3" w:author="Greg Landry" w:date="2018-07-03T09:58:00Z">
        <w:r w:rsidR="005B2AED">
          <w:rPr>
            <w:noProof/>
          </w:rPr>
          <w:t>2</w:t>
        </w:r>
      </w:ins>
      <w:ins w:id="4" w:author="Greg Landry" w:date="2018-07-03T09:57:00Z">
        <w:r w:rsidR="00CA50FF">
          <w:rPr>
            <w:noProof/>
          </w:rPr>
          <w:fldChar w:fldCharType="end"/>
        </w:r>
      </w:ins>
    </w:p>
    <w:p w14:paraId="0463931F" w14:textId="50A52679" w:rsidR="00CA50FF" w:rsidRDefault="00CA50FF">
      <w:pPr>
        <w:pStyle w:val="TOC1"/>
        <w:tabs>
          <w:tab w:val="left" w:pos="720"/>
          <w:tab w:val="right" w:leader="dot" w:pos="9350"/>
        </w:tabs>
        <w:rPr>
          <w:ins w:id="5" w:author="Greg Landry" w:date="2018-07-03T09:57:00Z"/>
          <w:rFonts w:asciiTheme="minorHAnsi" w:eastAsiaTheme="minorEastAsia" w:hAnsiTheme="minorHAnsi"/>
          <w:b w:val="0"/>
          <w:bCs w:val="0"/>
          <w:caps w:val="0"/>
          <w:noProof/>
        </w:rPr>
      </w:pPr>
      <w:ins w:id="6" w:author="Greg Landry" w:date="2018-07-03T09:57:00Z">
        <w:r>
          <w:rPr>
            <w:noProof/>
          </w:rPr>
          <w:t>5.2</w:t>
        </w:r>
        <w:r>
          <w:rPr>
            <w:rFonts w:asciiTheme="minorHAnsi" w:eastAsiaTheme="minorEastAsia" w:hAnsiTheme="minorHAnsi"/>
            <w:b w:val="0"/>
            <w:bCs w:val="0"/>
            <w:caps w:val="0"/>
            <w:noProof/>
          </w:rPr>
          <w:tab/>
        </w:r>
        <w:r>
          <w:rPr>
            <w:noProof/>
          </w:rPr>
          <w:t>(Physical/Datalink) Wi-Fi Basics</w:t>
        </w:r>
        <w:r>
          <w:rPr>
            <w:noProof/>
          </w:rPr>
          <w:tab/>
        </w:r>
        <w:r>
          <w:rPr>
            <w:noProof/>
          </w:rPr>
          <w:fldChar w:fldCharType="begin"/>
        </w:r>
        <w:r>
          <w:rPr>
            <w:noProof/>
          </w:rPr>
          <w:instrText xml:space="preserve"> PAGEREF _Toc518375202 \h </w:instrText>
        </w:r>
        <w:r>
          <w:rPr>
            <w:noProof/>
          </w:rPr>
        </w:r>
      </w:ins>
      <w:r>
        <w:rPr>
          <w:noProof/>
        </w:rPr>
        <w:fldChar w:fldCharType="separate"/>
      </w:r>
      <w:ins w:id="7" w:author="Greg Landry" w:date="2018-07-03T09:58:00Z">
        <w:r w:rsidR="005B2AED">
          <w:rPr>
            <w:noProof/>
          </w:rPr>
          <w:t>4</w:t>
        </w:r>
      </w:ins>
      <w:ins w:id="8" w:author="Greg Landry" w:date="2018-07-03T09:57:00Z">
        <w:r>
          <w:rPr>
            <w:noProof/>
          </w:rPr>
          <w:fldChar w:fldCharType="end"/>
        </w:r>
      </w:ins>
    </w:p>
    <w:p w14:paraId="7B0FB625" w14:textId="29950FB2" w:rsidR="00CA50FF" w:rsidRDefault="00CA50FF">
      <w:pPr>
        <w:pStyle w:val="TOC2"/>
        <w:rPr>
          <w:ins w:id="9" w:author="Greg Landry" w:date="2018-07-03T09:57:00Z"/>
          <w:rFonts w:asciiTheme="minorHAnsi" w:eastAsiaTheme="minorEastAsia" w:hAnsiTheme="minorHAnsi"/>
          <w:smallCaps w:val="0"/>
          <w:noProof/>
          <w:sz w:val="22"/>
        </w:rPr>
      </w:pPr>
      <w:ins w:id="10" w:author="Greg Landry" w:date="2018-07-03T09:57:00Z">
        <w:r>
          <w:rPr>
            <w:noProof/>
          </w:rPr>
          <w:t>5.2.1</w:t>
        </w:r>
        <w:r w:rsidRPr="000B6DE4">
          <w:rPr>
            <w:noProof/>
            <w:color w:val="0000FF"/>
            <w:u w:val="single"/>
          </w:rPr>
          <w:t xml:space="preserve"> SSID</w:t>
        </w:r>
        <w:r w:rsidRPr="000B6DE4">
          <w:rPr>
            <w:noProof/>
            <w:u w:val="single"/>
          </w:rPr>
          <w:t xml:space="preserve"> (the name of the wireless network)</w:t>
        </w:r>
        <w:r>
          <w:rPr>
            <w:noProof/>
          </w:rPr>
          <w:tab/>
        </w:r>
        <w:r>
          <w:rPr>
            <w:noProof/>
          </w:rPr>
          <w:fldChar w:fldCharType="begin"/>
        </w:r>
        <w:r>
          <w:rPr>
            <w:noProof/>
          </w:rPr>
          <w:instrText xml:space="preserve"> PAGEREF _Toc518375203 \h </w:instrText>
        </w:r>
        <w:r>
          <w:rPr>
            <w:noProof/>
          </w:rPr>
        </w:r>
      </w:ins>
      <w:r>
        <w:rPr>
          <w:noProof/>
        </w:rPr>
        <w:fldChar w:fldCharType="separate"/>
      </w:r>
      <w:ins w:id="11" w:author="Greg Landry" w:date="2018-07-03T09:58:00Z">
        <w:r w:rsidR="005B2AED">
          <w:rPr>
            <w:noProof/>
          </w:rPr>
          <w:t>4</w:t>
        </w:r>
      </w:ins>
      <w:ins w:id="12" w:author="Greg Landry" w:date="2018-07-03T09:57:00Z">
        <w:r>
          <w:rPr>
            <w:noProof/>
          </w:rPr>
          <w:fldChar w:fldCharType="end"/>
        </w:r>
      </w:ins>
    </w:p>
    <w:p w14:paraId="24CB97E3" w14:textId="349653EC" w:rsidR="00CA50FF" w:rsidRDefault="00CA50FF">
      <w:pPr>
        <w:pStyle w:val="TOC2"/>
        <w:rPr>
          <w:ins w:id="13" w:author="Greg Landry" w:date="2018-07-03T09:57:00Z"/>
          <w:rFonts w:asciiTheme="minorHAnsi" w:eastAsiaTheme="minorEastAsia" w:hAnsiTheme="minorHAnsi"/>
          <w:smallCaps w:val="0"/>
          <w:noProof/>
          <w:sz w:val="22"/>
        </w:rPr>
      </w:pPr>
      <w:ins w:id="14" w:author="Greg Landry" w:date="2018-07-03T09:57:00Z">
        <w:r>
          <w:rPr>
            <w:noProof/>
          </w:rPr>
          <w:t>5.2.2 Band (either 2.4GHz or 5GHz)</w:t>
        </w:r>
        <w:r>
          <w:rPr>
            <w:noProof/>
          </w:rPr>
          <w:tab/>
        </w:r>
        <w:r>
          <w:rPr>
            <w:noProof/>
          </w:rPr>
          <w:fldChar w:fldCharType="begin"/>
        </w:r>
        <w:r>
          <w:rPr>
            <w:noProof/>
          </w:rPr>
          <w:instrText xml:space="preserve"> PAGEREF _Toc518375204 \h </w:instrText>
        </w:r>
        <w:r>
          <w:rPr>
            <w:noProof/>
          </w:rPr>
        </w:r>
      </w:ins>
      <w:r>
        <w:rPr>
          <w:noProof/>
        </w:rPr>
        <w:fldChar w:fldCharType="separate"/>
      </w:r>
      <w:ins w:id="15" w:author="Greg Landry" w:date="2018-07-03T09:58:00Z">
        <w:r w:rsidR="005B2AED">
          <w:rPr>
            <w:noProof/>
          </w:rPr>
          <w:t>4</w:t>
        </w:r>
      </w:ins>
      <w:ins w:id="16" w:author="Greg Landry" w:date="2018-07-03T09:57:00Z">
        <w:r>
          <w:rPr>
            <w:noProof/>
          </w:rPr>
          <w:fldChar w:fldCharType="end"/>
        </w:r>
      </w:ins>
    </w:p>
    <w:p w14:paraId="318EAF6A" w14:textId="551C4AB6" w:rsidR="00CA50FF" w:rsidRDefault="00CA50FF">
      <w:pPr>
        <w:pStyle w:val="TOC2"/>
        <w:rPr>
          <w:ins w:id="17" w:author="Greg Landry" w:date="2018-07-03T09:57:00Z"/>
          <w:rFonts w:asciiTheme="minorHAnsi" w:eastAsiaTheme="minorEastAsia" w:hAnsiTheme="minorHAnsi"/>
          <w:smallCaps w:val="0"/>
          <w:noProof/>
          <w:sz w:val="22"/>
        </w:rPr>
      </w:pPr>
      <w:ins w:id="18" w:author="Greg Landry" w:date="2018-07-03T09:57:00Z">
        <w:r w:rsidRPr="000B6DE4">
          <w:rPr>
            <w:noProof/>
            <w:color w:val="0000FF"/>
          </w:rPr>
          <w:t>5.2.3</w:t>
        </w:r>
        <w:r w:rsidRPr="000B6DE4">
          <w:rPr>
            <w:noProof/>
            <w:color w:val="0000FF"/>
            <w:u w:val="single"/>
          </w:rPr>
          <w:t xml:space="preserve"> Channel number</w:t>
        </w:r>
        <w:r>
          <w:rPr>
            <w:noProof/>
          </w:rPr>
          <w:tab/>
        </w:r>
        <w:r>
          <w:rPr>
            <w:noProof/>
          </w:rPr>
          <w:fldChar w:fldCharType="begin"/>
        </w:r>
        <w:r>
          <w:rPr>
            <w:noProof/>
          </w:rPr>
          <w:instrText xml:space="preserve"> PAGEREF _Toc518375205 \h </w:instrText>
        </w:r>
        <w:r>
          <w:rPr>
            <w:noProof/>
          </w:rPr>
        </w:r>
      </w:ins>
      <w:r>
        <w:rPr>
          <w:noProof/>
        </w:rPr>
        <w:fldChar w:fldCharType="separate"/>
      </w:r>
      <w:ins w:id="19" w:author="Greg Landry" w:date="2018-07-03T09:58:00Z">
        <w:r w:rsidR="005B2AED">
          <w:rPr>
            <w:noProof/>
          </w:rPr>
          <w:t>4</w:t>
        </w:r>
      </w:ins>
      <w:ins w:id="20" w:author="Greg Landry" w:date="2018-07-03T09:57:00Z">
        <w:r>
          <w:rPr>
            <w:noProof/>
          </w:rPr>
          <w:fldChar w:fldCharType="end"/>
        </w:r>
      </w:ins>
    </w:p>
    <w:p w14:paraId="49EC4814" w14:textId="5CFCBA39" w:rsidR="00CA50FF" w:rsidRDefault="00CA50FF">
      <w:pPr>
        <w:pStyle w:val="TOC2"/>
        <w:rPr>
          <w:ins w:id="21" w:author="Greg Landry" w:date="2018-07-03T09:57:00Z"/>
          <w:rFonts w:asciiTheme="minorHAnsi" w:eastAsiaTheme="minorEastAsia" w:hAnsiTheme="minorHAnsi"/>
          <w:smallCaps w:val="0"/>
          <w:noProof/>
          <w:sz w:val="22"/>
        </w:rPr>
      </w:pPr>
      <w:ins w:id="22" w:author="Greg Landry" w:date="2018-07-03T09:57:00Z">
        <w:r>
          <w:rPr>
            <w:noProof/>
          </w:rPr>
          <w:t>5.2.4</w:t>
        </w:r>
        <w:r w:rsidRPr="000B6DE4">
          <w:rPr>
            <w:noProof/>
            <w:color w:val="0000FF"/>
            <w:u w:val="single"/>
          </w:rPr>
          <w:t xml:space="preserve"> Encryption (Open, WEP, WPA, WPA2)</w:t>
        </w:r>
        <w:r>
          <w:rPr>
            <w:noProof/>
          </w:rPr>
          <w:tab/>
        </w:r>
        <w:r>
          <w:rPr>
            <w:noProof/>
          </w:rPr>
          <w:fldChar w:fldCharType="begin"/>
        </w:r>
        <w:r>
          <w:rPr>
            <w:noProof/>
          </w:rPr>
          <w:instrText xml:space="preserve"> PAGEREF _Toc518375206 \h </w:instrText>
        </w:r>
        <w:r>
          <w:rPr>
            <w:noProof/>
          </w:rPr>
        </w:r>
      </w:ins>
      <w:r>
        <w:rPr>
          <w:noProof/>
        </w:rPr>
        <w:fldChar w:fldCharType="separate"/>
      </w:r>
      <w:ins w:id="23" w:author="Greg Landry" w:date="2018-07-03T09:58:00Z">
        <w:r w:rsidR="005B2AED">
          <w:rPr>
            <w:noProof/>
          </w:rPr>
          <w:t>4</w:t>
        </w:r>
      </w:ins>
      <w:ins w:id="24" w:author="Greg Landry" w:date="2018-07-03T09:57:00Z">
        <w:r>
          <w:rPr>
            <w:noProof/>
          </w:rPr>
          <w:fldChar w:fldCharType="end"/>
        </w:r>
      </w:ins>
    </w:p>
    <w:p w14:paraId="0896078D" w14:textId="7BE3F183" w:rsidR="00CA50FF" w:rsidRDefault="00CA50FF">
      <w:pPr>
        <w:pStyle w:val="TOC2"/>
        <w:rPr>
          <w:ins w:id="25" w:author="Greg Landry" w:date="2018-07-03T09:57:00Z"/>
          <w:rFonts w:asciiTheme="minorHAnsi" w:eastAsiaTheme="minorEastAsia" w:hAnsiTheme="minorHAnsi"/>
          <w:smallCaps w:val="0"/>
          <w:noProof/>
          <w:sz w:val="22"/>
        </w:rPr>
      </w:pPr>
      <w:ins w:id="26" w:author="Greg Landry" w:date="2018-07-03T09:57:00Z">
        <w:r>
          <w:rPr>
            <w:noProof/>
          </w:rPr>
          <w:t>5.2.5</w:t>
        </w:r>
        <w:r w:rsidRPr="000B6DE4">
          <w:rPr>
            <w:noProof/>
            <w:color w:val="0000FF"/>
            <w:u w:val="single"/>
          </w:rPr>
          <w:t xml:space="preserve"> Media Access Control (MAC) Address</w:t>
        </w:r>
        <w:r>
          <w:rPr>
            <w:noProof/>
          </w:rPr>
          <w:tab/>
        </w:r>
        <w:r>
          <w:rPr>
            <w:noProof/>
          </w:rPr>
          <w:fldChar w:fldCharType="begin"/>
        </w:r>
        <w:r>
          <w:rPr>
            <w:noProof/>
          </w:rPr>
          <w:instrText xml:space="preserve"> PAGEREF _Toc518375207 \h </w:instrText>
        </w:r>
        <w:r>
          <w:rPr>
            <w:noProof/>
          </w:rPr>
        </w:r>
      </w:ins>
      <w:r>
        <w:rPr>
          <w:noProof/>
        </w:rPr>
        <w:fldChar w:fldCharType="separate"/>
      </w:r>
      <w:ins w:id="27" w:author="Greg Landry" w:date="2018-07-03T09:58:00Z">
        <w:r w:rsidR="005B2AED">
          <w:rPr>
            <w:noProof/>
          </w:rPr>
          <w:t>5</w:t>
        </w:r>
      </w:ins>
      <w:ins w:id="28" w:author="Greg Landry" w:date="2018-07-03T09:57:00Z">
        <w:r>
          <w:rPr>
            <w:noProof/>
          </w:rPr>
          <w:fldChar w:fldCharType="end"/>
        </w:r>
      </w:ins>
    </w:p>
    <w:p w14:paraId="7EAC6F5B" w14:textId="2A9A8176" w:rsidR="00CA50FF" w:rsidRDefault="00CA50FF">
      <w:pPr>
        <w:pStyle w:val="TOC2"/>
        <w:rPr>
          <w:ins w:id="29" w:author="Greg Landry" w:date="2018-07-03T09:57:00Z"/>
          <w:rFonts w:asciiTheme="minorHAnsi" w:eastAsiaTheme="minorEastAsia" w:hAnsiTheme="minorHAnsi"/>
          <w:smallCaps w:val="0"/>
          <w:noProof/>
          <w:sz w:val="22"/>
        </w:rPr>
      </w:pPr>
      <w:ins w:id="30" w:author="Greg Landry" w:date="2018-07-03T09:57:00Z">
        <w:r>
          <w:rPr>
            <w:noProof/>
          </w:rPr>
          <w:t>5.2.6</w:t>
        </w:r>
        <w:r w:rsidRPr="000B6DE4">
          <w:rPr>
            <w:noProof/>
            <w:color w:val="0000FF"/>
            <w:u w:val="single"/>
          </w:rPr>
          <w:t xml:space="preserve"> ARP</w:t>
        </w:r>
        <w:r>
          <w:rPr>
            <w:noProof/>
          </w:rPr>
          <w:tab/>
        </w:r>
        <w:r>
          <w:rPr>
            <w:noProof/>
          </w:rPr>
          <w:fldChar w:fldCharType="begin"/>
        </w:r>
        <w:r>
          <w:rPr>
            <w:noProof/>
          </w:rPr>
          <w:instrText xml:space="preserve"> PAGEREF _Toc518375208 \h </w:instrText>
        </w:r>
        <w:r>
          <w:rPr>
            <w:noProof/>
          </w:rPr>
        </w:r>
      </w:ins>
      <w:r>
        <w:rPr>
          <w:noProof/>
        </w:rPr>
        <w:fldChar w:fldCharType="separate"/>
      </w:r>
      <w:ins w:id="31" w:author="Greg Landry" w:date="2018-07-03T09:58:00Z">
        <w:r w:rsidR="005B2AED">
          <w:rPr>
            <w:noProof/>
          </w:rPr>
          <w:t>5</w:t>
        </w:r>
      </w:ins>
      <w:ins w:id="32" w:author="Greg Landry" w:date="2018-07-03T09:57:00Z">
        <w:r>
          <w:rPr>
            <w:noProof/>
          </w:rPr>
          <w:fldChar w:fldCharType="end"/>
        </w:r>
      </w:ins>
    </w:p>
    <w:p w14:paraId="3838ECAC" w14:textId="3FAE316E" w:rsidR="00CA50FF" w:rsidRDefault="00CA50FF">
      <w:pPr>
        <w:pStyle w:val="TOC1"/>
        <w:tabs>
          <w:tab w:val="left" w:pos="720"/>
          <w:tab w:val="right" w:leader="dot" w:pos="9350"/>
        </w:tabs>
        <w:rPr>
          <w:ins w:id="33" w:author="Greg Landry" w:date="2018-07-03T09:57:00Z"/>
          <w:rFonts w:asciiTheme="minorHAnsi" w:eastAsiaTheme="minorEastAsia" w:hAnsiTheme="minorHAnsi"/>
          <w:b w:val="0"/>
          <w:bCs w:val="0"/>
          <w:caps w:val="0"/>
          <w:noProof/>
        </w:rPr>
      </w:pPr>
      <w:ins w:id="34" w:author="Greg Landry" w:date="2018-07-03T09:57:00Z">
        <w:r>
          <w:rPr>
            <w:noProof/>
          </w:rPr>
          <w:t>5.3</w:t>
        </w:r>
        <w:r>
          <w:rPr>
            <w:rFonts w:asciiTheme="minorHAnsi" w:eastAsiaTheme="minorEastAsia" w:hAnsiTheme="minorHAnsi"/>
            <w:b w:val="0"/>
            <w:bCs w:val="0"/>
            <w:caps w:val="0"/>
            <w:noProof/>
          </w:rPr>
          <w:tab/>
        </w:r>
        <w:r>
          <w:rPr>
            <w:noProof/>
          </w:rPr>
          <w:t>IP Networking</w:t>
        </w:r>
        <w:r>
          <w:rPr>
            <w:noProof/>
          </w:rPr>
          <w:tab/>
        </w:r>
        <w:r>
          <w:rPr>
            <w:noProof/>
          </w:rPr>
          <w:fldChar w:fldCharType="begin"/>
        </w:r>
        <w:r>
          <w:rPr>
            <w:noProof/>
          </w:rPr>
          <w:instrText xml:space="preserve"> PAGEREF _Toc518375209 \h </w:instrText>
        </w:r>
        <w:r>
          <w:rPr>
            <w:noProof/>
          </w:rPr>
        </w:r>
      </w:ins>
      <w:r>
        <w:rPr>
          <w:noProof/>
        </w:rPr>
        <w:fldChar w:fldCharType="separate"/>
      </w:r>
      <w:ins w:id="35" w:author="Greg Landry" w:date="2018-07-03T09:58:00Z">
        <w:r w:rsidR="005B2AED">
          <w:rPr>
            <w:noProof/>
          </w:rPr>
          <w:t>6</w:t>
        </w:r>
      </w:ins>
      <w:ins w:id="36" w:author="Greg Landry" w:date="2018-07-03T09:57:00Z">
        <w:r>
          <w:rPr>
            <w:noProof/>
          </w:rPr>
          <w:fldChar w:fldCharType="end"/>
        </w:r>
      </w:ins>
    </w:p>
    <w:p w14:paraId="7ADC4AA3" w14:textId="7538489D" w:rsidR="00CA50FF" w:rsidRDefault="00CA50FF">
      <w:pPr>
        <w:pStyle w:val="TOC1"/>
        <w:tabs>
          <w:tab w:val="left" w:pos="720"/>
          <w:tab w:val="right" w:leader="dot" w:pos="9350"/>
        </w:tabs>
        <w:rPr>
          <w:ins w:id="37" w:author="Greg Landry" w:date="2018-07-03T09:57:00Z"/>
          <w:rFonts w:asciiTheme="minorHAnsi" w:eastAsiaTheme="minorEastAsia" w:hAnsiTheme="minorHAnsi"/>
          <w:b w:val="0"/>
          <w:bCs w:val="0"/>
          <w:caps w:val="0"/>
          <w:noProof/>
        </w:rPr>
      </w:pPr>
      <w:ins w:id="38" w:author="Greg Landry" w:date="2018-07-03T09:57:00Z">
        <w:r>
          <w:rPr>
            <w:noProof/>
          </w:rPr>
          <w:t>5.4</w:t>
        </w:r>
        <w:r>
          <w:rPr>
            <w:rFonts w:asciiTheme="minorHAnsi" w:eastAsiaTheme="minorEastAsia" w:hAnsiTheme="minorHAnsi"/>
            <w:b w:val="0"/>
            <w:bCs w:val="0"/>
            <w:caps w:val="0"/>
            <w:noProof/>
          </w:rPr>
          <w:tab/>
        </w:r>
        <w:r>
          <w:rPr>
            <w:noProof/>
          </w:rPr>
          <w:t>Device Configuration Table (DCT)</w:t>
        </w:r>
        <w:r>
          <w:rPr>
            <w:noProof/>
          </w:rPr>
          <w:tab/>
        </w:r>
        <w:r>
          <w:rPr>
            <w:noProof/>
          </w:rPr>
          <w:fldChar w:fldCharType="begin"/>
        </w:r>
        <w:r>
          <w:rPr>
            <w:noProof/>
          </w:rPr>
          <w:instrText xml:space="preserve"> PAGEREF _Toc518375210 \h </w:instrText>
        </w:r>
        <w:r>
          <w:rPr>
            <w:noProof/>
          </w:rPr>
        </w:r>
      </w:ins>
      <w:r>
        <w:rPr>
          <w:noProof/>
        </w:rPr>
        <w:fldChar w:fldCharType="separate"/>
      </w:r>
      <w:ins w:id="39" w:author="Greg Landry" w:date="2018-07-03T09:58:00Z">
        <w:r w:rsidR="005B2AED">
          <w:rPr>
            <w:noProof/>
          </w:rPr>
          <w:t>7</w:t>
        </w:r>
      </w:ins>
      <w:ins w:id="40" w:author="Greg Landry" w:date="2018-07-03T09:57:00Z">
        <w:r>
          <w:rPr>
            <w:noProof/>
          </w:rPr>
          <w:fldChar w:fldCharType="end"/>
        </w:r>
      </w:ins>
    </w:p>
    <w:p w14:paraId="70284C58" w14:textId="2D9BB880" w:rsidR="00CA50FF" w:rsidRDefault="00CA50FF">
      <w:pPr>
        <w:pStyle w:val="TOC1"/>
        <w:tabs>
          <w:tab w:val="left" w:pos="720"/>
          <w:tab w:val="right" w:leader="dot" w:pos="9350"/>
        </w:tabs>
        <w:rPr>
          <w:ins w:id="41" w:author="Greg Landry" w:date="2018-07-03T09:57:00Z"/>
          <w:rFonts w:asciiTheme="minorHAnsi" w:eastAsiaTheme="minorEastAsia" w:hAnsiTheme="minorHAnsi"/>
          <w:b w:val="0"/>
          <w:bCs w:val="0"/>
          <w:caps w:val="0"/>
          <w:noProof/>
        </w:rPr>
      </w:pPr>
      <w:ins w:id="42" w:author="Greg Landry" w:date="2018-07-03T09:57:00Z">
        <w:r>
          <w:rPr>
            <w:noProof/>
          </w:rPr>
          <w:t>5.5</w:t>
        </w:r>
        <w:r>
          <w:rPr>
            <w:rFonts w:asciiTheme="minorHAnsi" w:eastAsiaTheme="minorEastAsia" w:hAnsiTheme="minorHAnsi"/>
            <w:b w:val="0"/>
            <w:bCs w:val="0"/>
            <w:caps w:val="0"/>
            <w:noProof/>
          </w:rPr>
          <w:tab/>
        </w:r>
        <w:r>
          <w:rPr>
            <w:noProof/>
          </w:rPr>
          <w:t>The WICED Wi-Fi SDK</w:t>
        </w:r>
        <w:r>
          <w:rPr>
            <w:noProof/>
          </w:rPr>
          <w:tab/>
        </w:r>
        <w:r>
          <w:rPr>
            <w:noProof/>
          </w:rPr>
          <w:fldChar w:fldCharType="begin"/>
        </w:r>
        <w:r>
          <w:rPr>
            <w:noProof/>
          </w:rPr>
          <w:instrText xml:space="preserve"> PAGEREF _Toc518375211 \h </w:instrText>
        </w:r>
        <w:r>
          <w:rPr>
            <w:noProof/>
          </w:rPr>
        </w:r>
      </w:ins>
      <w:r>
        <w:rPr>
          <w:noProof/>
        </w:rPr>
        <w:fldChar w:fldCharType="separate"/>
      </w:r>
      <w:ins w:id="43" w:author="Greg Landry" w:date="2018-07-03T09:58:00Z">
        <w:r w:rsidR="005B2AED">
          <w:rPr>
            <w:noProof/>
          </w:rPr>
          <w:t>11</w:t>
        </w:r>
      </w:ins>
      <w:ins w:id="44" w:author="Greg Landry" w:date="2018-07-03T09:57:00Z">
        <w:r>
          <w:rPr>
            <w:noProof/>
          </w:rPr>
          <w:fldChar w:fldCharType="end"/>
        </w:r>
      </w:ins>
    </w:p>
    <w:p w14:paraId="5505B2FF" w14:textId="43506F10" w:rsidR="00CA50FF" w:rsidRDefault="00CA50FF">
      <w:pPr>
        <w:pStyle w:val="TOC1"/>
        <w:tabs>
          <w:tab w:val="left" w:pos="720"/>
          <w:tab w:val="right" w:leader="dot" w:pos="9350"/>
        </w:tabs>
        <w:rPr>
          <w:ins w:id="45" w:author="Greg Landry" w:date="2018-07-03T09:57:00Z"/>
          <w:rFonts w:asciiTheme="minorHAnsi" w:eastAsiaTheme="minorEastAsia" w:hAnsiTheme="minorHAnsi"/>
          <w:b w:val="0"/>
          <w:bCs w:val="0"/>
          <w:caps w:val="0"/>
          <w:noProof/>
        </w:rPr>
      </w:pPr>
      <w:ins w:id="46" w:author="Greg Landry" w:date="2018-07-03T09:57:00Z">
        <w:r>
          <w:rPr>
            <w:noProof/>
          </w:rPr>
          <w:t>5.6</w:t>
        </w:r>
        <w:r>
          <w:rPr>
            <w:rFonts w:asciiTheme="minorHAnsi" w:eastAsiaTheme="minorEastAsia" w:hAnsiTheme="minorHAnsi"/>
            <w:b w:val="0"/>
            <w:bCs w:val="0"/>
            <w:caps w:val="0"/>
            <w:noProof/>
          </w:rPr>
          <w:tab/>
        </w:r>
        <w:r>
          <w:rPr>
            <w:noProof/>
          </w:rPr>
          <w:t>WICED_RESULT_T</w:t>
        </w:r>
        <w:r>
          <w:rPr>
            <w:noProof/>
          </w:rPr>
          <w:tab/>
        </w:r>
        <w:r>
          <w:rPr>
            <w:noProof/>
          </w:rPr>
          <w:fldChar w:fldCharType="begin"/>
        </w:r>
        <w:r>
          <w:rPr>
            <w:noProof/>
          </w:rPr>
          <w:instrText xml:space="preserve"> PAGEREF _Toc518375212 \h </w:instrText>
        </w:r>
        <w:r>
          <w:rPr>
            <w:noProof/>
          </w:rPr>
        </w:r>
      </w:ins>
      <w:r>
        <w:rPr>
          <w:noProof/>
        </w:rPr>
        <w:fldChar w:fldCharType="separate"/>
      </w:r>
      <w:ins w:id="47" w:author="Greg Landry" w:date="2018-07-03T09:58:00Z">
        <w:r w:rsidR="005B2AED">
          <w:rPr>
            <w:noProof/>
          </w:rPr>
          <w:t>12</w:t>
        </w:r>
      </w:ins>
      <w:ins w:id="48" w:author="Greg Landry" w:date="2018-07-03T09:57:00Z">
        <w:r>
          <w:rPr>
            <w:noProof/>
          </w:rPr>
          <w:fldChar w:fldCharType="end"/>
        </w:r>
      </w:ins>
    </w:p>
    <w:p w14:paraId="56B0B12F" w14:textId="4293A647" w:rsidR="00CA50FF" w:rsidRDefault="00CA50FF">
      <w:pPr>
        <w:pStyle w:val="TOC1"/>
        <w:tabs>
          <w:tab w:val="left" w:pos="720"/>
          <w:tab w:val="right" w:leader="dot" w:pos="9350"/>
        </w:tabs>
        <w:rPr>
          <w:ins w:id="49" w:author="Greg Landry" w:date="2018-07-03T09:57:00Z"/>
          <w:rFonts w:asciiTheme="minorHAnsi" w:eastAsiaTheme="minorEastAsia" w:hAnsiTheme="minorHAnsi"/>
          <w:b w:val="0"/>
          <w:bCs w:val="0"/>
          <w:caps w:val="0"/>
          <w:noProof/>
        </w:rPr>
      </w:pPr>
      <w:ins w:id="50" w:author="Greg Landry" w:date="2018-07-03T09:57:00Z">
        <w:r>
          <w:rPr>
            <w:noProof/>
          </w:rPr>
          <w:t>5.7</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_Toc518375213 \h </w:instrText>
        </w:r>
        <w:r>
          <w:rPr>
            <w:noProof/>
          </w:rPr>
        </w:r>
      </w:ins>
      <w:r>
        <w:rPr>
          <w:noProof/>
        </w:rPr>
        <w:fldChar w:fldCharType="separate"/>
      </w:r>
      <w:ins w:id="51" w:author="Greg Landry" w:date="2018-07-03T09:58:00Z">
        <w:r w:rsidR="005B2AED">
          <w:rPr>
            <w:noProof/>
          </w:rPr>
          <w:t>13</w:t>
        </w:r>
      </w:ins>
      <w:ins w:id="52" w:author="Greg Landry" w:date="2018-07-03T09:57:00Z">
        <w:r>
          <w:rPr>
            <w:noProof/>
          </w:rPr>
          <w:fldChar w:fldCharType="end"/>
        </w:r>
      </w:ins>
    </w:p>
    <w:p w14:paraId="538A3C07" w14:textId="0EDF6CBC" w:rsidR="00CA50FF" w:rsidRDefault="00CA50FF">
      <w:pPr>
        <w:pStyle w:val="TOC1"/>
        <w:tabs>
          <w:tab w:val="left" w:pos="720"/>
          <w:tab w:val="right" w:leader="dot" w:pos="9350"/>
        </w:tabs>
        <w:rPr>
          <w:ins w:id="53" w:author="Greg Landry" w:date="2018-07-03T09:57:00Z"/>
          <w:rFonts w:asciiTheme="minorHAnsi" w:eastAsiaTheme="minorEastAsia" w:hAnsiTheme="minorHAnsi"/>
          <w:b w:val="0"/>
          <w:bCs w:val="0"/>
          <w:caps w:val="0"/>
          <w:noProof/>
        </w:rPr>
      </w:pPr>
      <w:ins w:id="54" w:author="Greg Landry" w:date="2018-07-03T09:57:00Z">
        <w:r>
          <w:rPr>
            <w:noProof/>
          </w:rPr>
          <w:t>5.8</w:t>
        </w:r>
        <w:r>
          <w:rPr>
            <w:rFonts w:asciiTheme="minorHAnsi" w:eastAsiaTheme="minorEastAsia" w:hAnsiTheme="minorHAnsi"/>
            <w:b w:val="0"/>
            <w:bCs w:val="0"/>
            <w:caps w:val="0"/>
            <w:noProof/>
          </w:rPr>
          <w:tab/>
        </w:r>
        <w:r>
          <w:rPr>
            <w:noProof/>
          </w:rPr>
          <w:t>Introducers</w:t>
        </w:r>
        <w:r>
          <w:rPr>
            <w:noProof/>
          </w:rPr>
          <w:tab/>
        </w:r>
        <w:r>
          <w:rPr>
            <w:noProof/>
          </w:rPr>
          <w:fldChar w:fldCharType="begin"/>
        </w:r>
        <w:r>
          <w:rPr>
            <w:noProof/>
          </w:rPr>
          <w:instrText xml:space="preserve"> PAGEREF _Toc518375214 \h </w:instrText>
        </w:r>
        <w:r>
          <w:rPr>
            <w:noProof/>
          </w:rPr>
        </w:r>
      </w:ins>
      <w:r>
        <w:rPr>
          <w:noProof/>
        </w:rPr>
        <w:fldChar w:fldCharType="separate"/>
      </w:r>
      <w:ins w:id="55" w:author="Greg Landry" w:date="2018-07-03T09:58:00Z">
        <w:r w:rsidR="005B2AED">
          <w:rPr>
            <w:noProof/>
          </w:rPr>
          <w:t>14</w:t>
        </w:r>
      </w:ins>
      <w:ins w:id="56" w:author="Greg Landry" w:date="2018-07-03T09:57:00Z">
        <w:r>
          <w:rPr>
            <w:noProof/>
          </w:rPr>
          <w:fldChar w:fldCharType="end"/>
        </w:r>
      </w:ins>
    </w:p>
    <w:p w14:paraId="792DBE38" w14:textId="41C06483" w:rsidR="00CA50FF" w:rsidRDefault="00CA50FF">
      <w:pPr>
        <w:pStyle w:val="TOC1"/>
        <w:tabs>
          <w:tab w:val="left" w:pos="720"/>
          <w:tab w:val="right" w:leader="dot" w:pos="9350"/>
        </w:tabs>
        <w:rPr>
          <w:ins w:id="57" w:author="Greg Landry" w:date="2018-07-03T09:57:00Z"/>
          <w:rFonts w:asciiTheme="minorHAnsi" w:eastAsiaTheme="minorEastAsia" w:hAnsiTheme="minorHAnsi"/>
          <w:b w:val="0"/>
          <w:bCs w:val="0"/>
          <w:caps w:val="0"/>
          <w:noProof/>
        </w:rPr>
      </w:pPr>
      <w:ins w:id="58" w:author="Greg Landry" w:date="2018-07-03T09:57:00Z">
        <w:r>
          <w:rPr>
            <w:noProof/>
          </w:rPr>
          <w:t>5.9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_Toc518375215 \h </w:instrText>
        </w:r>
        <w:r>
          <w:rPr>
            <w:noProof/>
          </w:rPr>
        </w:r>
      </w:ins>
      <w:r>
        <w:rPr>
          <w:noProof/>
        </w:rPr>
        <w:fldChar w:fldCharType="separate"/>
      </w:r>
      <w:ins w:id="59" w:author="Greg Landry" w:date="2018-07-03T09:58:00Z">
        <w:r w:rsidR="005B2AED">
          <w:rPr>
            <w:noProof/>
          </w:rPr>
          <w:t>15</w:t>
        </w:r>
      </w:ins>
      <w:ins w:id="60" w:author="Greg Landry" w:date="2018-07-03T09:57:00Z">
        <w:r>
          <w:rPr>
            <w:noProof/>
          </w:rPr>
          <w:fldChar w:fldCharType="end"/>
        </w:r>
      </w:ins>
    </w:p>
    <w:p w14:paraId="6AE756D6" w14:textId="0C429554" w:rsidR="00CA50FF" w:rsidRDefault="00CA50FF">
      <w:pPr>
        <w:pStyle w:val="TOC2"/>
        <w:rPr>
          <w:ins w:id="61" w:author="Greg Landry" w:date="2018-07-03T09:57:00Z"/>
          <w:rFonts w:asciiTheme="minorHAnsi" w:eastAsiaTheme="minorEastAsia" w:hAnsiTheme="minorHAnsi"/>
          <w:smallCaps w:val="0"/>
          <w:noProof/>
          <w:sz w:val="22"/>
        </w:rPr>
      </w:pPr>
      <w:ins w:id="62" w:author="Greg Landry" w:date="2018-07-03T09:57:00Z">
        <w:r>
          <w:rPr>
            <w:noProof/>
          </w:rPr>
          <w:t>Exercise - 5.1 Connect to WPA2 WiFI Network</w:t>
        </w:r>
        <w:r>
          <w:rPr>
            <w:noProof/>
          </w:rPr>
          <w:tab/>
        </w:r>
        <w:r>
          <w:rPr>
            <w:noProof/>
          </w:rPr>
          <w:fldChar w:fldCharType="begin"/>
        </w:r>
        <w:r>
          <w:rPr>
            <w:noProof/>
          </w:rPr>
          <w:instrText xml:space="preserve"> PAGEREF _Toc518375216 \h </w:instrText>
        </w:r>
        <w:r>
          <w:rPr>
            <w:noProof/>
          </w:rPr>
        </w:r>
      </w:ins>
      <w:r>
        <w:rPr>
          <w:noProof/>
        </w:rPr>
        <w:fldChar w:fldCharType="separate"/>
      </w:r>
      <w:ins w:id="63" w:author="Greg Landry" w:date="2018-07-03T09:58:00Z">
        <w:r w:rsidR="005B2AED">
          <w:rPr>
            <w:noProof/>
          </w:rPr>
          <w:t>15</w:t>
        </w:r>
      </w:ins>
      <w:ins w:id="64" w:author="Greg Landry" w:date="2018-07-03T09:57:00Z">
        <w:r>
          <w:rPr>
            <w:noProof/>
          </w:rPr>
          <w:fldChar w:fldCharType="end"/>
        </w:r>
      </w:ins>
    </w:p>
    <w:p w14:paraId="47FB508B" w14:textId="2883184F" w:rsidR="00CA50FF" w:rsidRDefault="00CA50FF">
      <w:pPr>
        <w:pStyle w:val="TOC2"/>
        <w:rPr>
          <w:ins w:id="65" w:author="Greg Landry" w:date="2018-07-03T09:57:00Z"/>
          <w:rFonts w:asciiTheme="minorHAnsi" w:eastAsiaTheme="minorEastAsia" w:hAnsiTheme="minorHAnsi"/>
          <w:smallCaps w:val="0"/>
          <w:noProof/>
          <w:sz w:val="22"/>
        </w:rPr>
      </w:pPr>
      <w:ins w:id="66" w:author="Greg Landry" w:date="2018-07-03T09:57:00Z">
        <w:r>
          <w:rPr>
            <w:noProof/>
          </w:rPr>
          <w:t>Exercise - 5.2 Connect to an Open Network</w:t>
        </w:r>
        <w:r>
          <w:rPr>
            <w:noProof/>
          </w:rPr>
          <w:tab/>
        </w:r>
        <w:r>
          <w:rPr>
            <w:noProof/>
          </w:rPr>
          <w:fldChar w:fldCharType="begin"/>
        </w:r>
        <w:r>
          <w:rPr>
            <w:noProof/>
          </w:rPr>
          <w:instrText xml:space="preserve"> PAGEREF _Toc518375217 \h </w:instrText>
        </w:r>
        <w:r>
          <w:rPr>
            <w:noProof/>
          </w:rPr>
        </w:r>
      </w:ins>
      <w:r>
        <w:rPr>
          <w:noProof/>
        </w:rPr>
        <w:fldChar w:fldCharType="separate"/>
      </w:r>
      <w:ins w:id="67" w:author="Greg Landry" w:date="2018-07-03T09:58:00Z">
        <w:r w:rsidR="005B2AED">
          <w:rPr>
            <w:noProof/>
          </w:rPr>
          <w:t>15</w:t>
        </w:r>
      </w:ins>
      <w:ins w:id="68" w:author="Greg Landry" w:date="2018-07-03T09:57:00Z">
        <w:r>
          <w:rPr>
            <w:noProof/>
          </w:rPr>
          <w:fldChar w:fldCharType="end"/>
        </w:r>
      </w:ins>
    </w:p>
    <w:p w14:paraId="0F4DC7A1" w14:textId="18F6F4D0" w:rsidR="00CA50FF" w:rsidRDefault="00CA50FF">
      <w:pPr>
        <w:pStyle w:val="TOC2"/>
        <w:rPr>
          <w:ins w:id="69" w:author="Greg Landry" w:date="2018-07-03T09:57:00Z"/>
          <w:rFonts w:asciiTheme="minorHAnsi" w:eastAsiaTheme="minorEastAsia" w:hAnsiTheme="minorHAnsi"/>
          <w:smallCaps w:val="0"/>
          <w:noProof/>
          <w:sz w:val="22"/>
        </w:rPr>
      </w:pPr>
      <w:ins w:id="70" w:author="Greg Landry" w:date="2018-07-03T09:57:00Z">
        <w:r>
          <w:rPr>
            <w:noProof/>
          </w:rPr>
          <w:t>Exercise - 5.3 Print Network Information</w:t>
        </w:r>
        <w:r>
          <w:rPr>
            <w:noProof/>
          </w:rPr>
          <w:tab/>
        </w:r>
        <w:r>
          <w:rPr>
            <w:noProof/>
          </w:rPr>
          <w:fldChar w:fldCharType="begin"/>
        </w:r>
        <w:r>
          <w:rPr>
            <w:noProof/>
          </w:rPr>
          <w:instrText xml:space="preserve"> PAGEREF _Toc518375218 \h </w:instrText>
        </w:r>
        <w:r>
          <w:rPr>
            <w:noProof/>
          </w:rPr>
        </w:r>
      </w:ins>
      <w:r>
        <w:rPr>
          <w:noProof/>
        </w:rPr>
        <w:fldChar w:fldCharType="separate"/>
      </w:r>
      <w:ins w:id="71" w:author="Greg Landry" w:date="2018-07-03T09:58:00Z">
        <w:r w:rsidR="005B2AED">
          <w:rPr>
            <w:noProof/>
          </w:rPr>
          <w:t>15</w:t>
        </w:r>
      </w:ins>
      <w:ins w:id="72" w:author="Greg Landry" w:date="2018-07-03T09:57:00Z">
        <w:r>
          <w:rPr>
            <w:noProof/>
          </w:rPr>
          <w:fldChar w:fldCharType="end"/>
        </w:r>
      </w:ins>
    </w:p>
    <w:p w14:paraId="35F02AE1" w14:textId="77440FBB" w:rsidR="00CA50FF" w:rsidRDefault="00CA50FF">
      <w:pPr>
        <w:pStyle w:val="TOC2"/>
        <w:rPr>
          <w:ins w:id="73" w:author="Greg Landry" w:date="2018-07-03T09:57:00Z"/>
          <w:rFonts w:asciiTheme="minorHAnsi" w:eastAsiaTheme="minorEastAsia" w:hAnsiTheme="minorHAnsi"/>
          <w:smallCaps w:val="0"/>
          <w:noProof/>
          <w:sz w:val="22"/>
        </w:rPr>
      </w:pPr>
      <w:ins w:id="74" w:author="Greg Landry" w:date="2018-07-03T09:57:00Z">
        <w:r>
          <w:rPr>
            <w:noProof/>
          </w:rPr>
          <w:t>Exercise - 5.4 (Advanced) Multiple Network Connectivity</w:t>
        </w:r>
        <w:r>
          <w:rPr>
            <w:noProof/>
          </w:rPr>
          <w:tab/>
        </w:r>
        <w:r>
          <w:rPr>
            <w:noProof/>
          </w:rPr>
          <w:fldChar w:fldCharType="begin"/>
        </w:r>
        <w:r>
          <w:rPr>
            <w:noProof/>
          </w:rPr>
          <w:instrText xml:space="preserve"> PAGEREF _Toc518375219 \h </w:instrText>
        </w:r>
        <w:r>
          <w:rPr>
            <w:noProof/>
          </w:rPr>
        </w:r>
      </w:ins>
      <w:r>
        <w:rPr>
          <w:noProof/>
        </w:rPr>
        <w:fldChar w:fldCharType="separate"/>
      </w:r>
      <w:ins w:id="75" w:author="Greg Landry" w:date="2018-07-03T09:58:00Z">
        <w:r w:rsidR="005B2AED">
          <w:rPr>
            <w:noProof/>
          </w:rPr>
          <w:t>16</w:t>
        </w:r>
      </w:ins>
      <w:ins w:id="76" w:author="Greg Landry" w:date="2018-07-03T09:57:00Z">
        <w:r>
          <w:rPr>
            <w:noProof/>
          </w:rPr>
          <w:fldChar w:fldCharType="end"/>
        </w:r>
      </w:ins>
    </w:p>
    <w:p w14:paraId="59A9C6D7" w14:textId="21F32166" w:rsidR="00CA50FF" w:rsidRDefault="00CA50FF">
      <w:pPr>
        <w:pStyle w:val="TOC1"/>
        <w:tabs>
          <w:tab w:val="left" w:pos="720"/>
          <w:tab w:val="right" w:leader="dot" w:pos="9350"/>
        </w:tabs>
        <w:rPr>
          <w:ins w:id="77" w:author="Greg Landry" w:date="2018-07-03T09:57:00Z"/>
          <w:rFonts w:asciiTheme="minorHAnsi" w:eastAsiaTheme="minorEastAsia" w:hAnsiTheme="minorHAnsi"/>
          <w:b w:val="0"/>
          <w:bCs w:val="0"/>
          <w:caps w:val="0"/>
          <w:noProof/>
        </w:rPr>
      </w:pPr>
      <w:ins w:id="78" w:author="Greg Landry" w:date="2018-07-03T09:57:00Z">
        <w:r>
          <w:rPr>
            <w:noProof/>
          </w:rPr>
          <w:t>5.10</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_Toc518375220 \h </w:instrText>
        </w:r>
        <w:r>
          <w:rPr>
            <w:noProof/>
          </w:rPr>
        </w:r>
      </w:ins>
      <w:r>
        <w:rPr>
          <w:noProof/>
        </w:rPr>
        <w:fldChar w:fldCharType="separate"/>
      </w:r>
      <w:ins w:id="79" w:author="Greg Landry" w:date="2018-07-03T09:58:00Z">
        <w:r w:rsidR="005B2AED">
          <w:rPr>
            <w:noProof/>
          </w:rPr>
          <w:t>17</w:t>
        </w:r>
      </w:ins>
      <w:ins w:id="80" w:author="Greg Landry" w:date="2018-07-03T09:57:00Z">
        <w:r>
          <w:rPr>
            <w:noProof/>
          </w:rPr>
          <w:fldChar w:fldCharType="end"/>
        </w:r>
      </w:ins>
    </w:p>
    <w:p w14:paraId="04D6F96C" w14:textId="02C461FD" w:rsidR="00176142" w:rsidDel="00CA50FF" w:rsidRDefault="00176142">
      <w:pPr>
        <w:pStyle w:val="TOC1"/>
        <w:tabs>
          <w:tab w:val="left" w:pos="720"/>
          <w:tab w:val="right" w:leader="dot" w:pos="9350"/>
        </w:tabs>
        <w:rPr>
          <w:del w:id="81" w:author="Greg Landry" w:date="2018-07-03T09:57:00Z"/>
          <w:rFonts w:asciiTheme="minorHAnsi" w:eastAsiaTheme="minorEastAsia" w:hAnsiTheme="minorHAnsi"/>
          <w:b w:val="0"/>
          <w:bCs w:val="0"/>
          <w:caps w:val="0"/>
          <w:noProof/>
          <w:sz w:val="24"/>
          <w:szCs w:val="24"/>
        </w:rPr>
      </w:pPr>
      <w:del w:id="82" w:author="Greg Landry" w:date="2018-07-03T09:57:00Z">
        <w:r w:rsidDel="00CA50FF">
          <w:rPr>
            <w:noProof/>
          </w:rPr>
          <w:delText>5.1</w:delText>
        </w:r>
        <w:r w:rsidDel="00CA50FF">
          <w:rPr>
            <w:rFonts w:asciiTheme="minorHAnsi" w:eastAsiaTheme="minorEastAsia" w:hAnsiTheme="minorHAnsi"/>
            <w:b w:val="0"/>
            <w:bCs w:val="0"/>
            <w:caps w:val="0"/>
            <w:noProof/>
            <w:sz w:val="24"/>
            <w:szCs w:val="24"/>
          </w:rPr>
          <w:tab/>
        </w:r>
        <w:r w:rsidDel="00CA50FF">
          <w:rPr>
            <w:noProof/>
          </w:rPr>
          <w:delText>TCP/IP Networking Stack</w:delText>
        </w:r>
        <w:r w:rsidDel="00CA50FF">
          <w:rPr>
            <w:noProof/>
          </w:rPr>
          <w:tab/>
        </w:r>
        <w:r w:rsidR="00124A6F" w:rsidDel="00CA50FF">
          <w:rPr>
            <w:noProof/>
          </w:rPr>
          <w:delText>2</w:delText>
        </w:r>
      </w:del>
    </w:p>
    <w:p w14:paraId="462B68DE" w14:textId="780072F7" w:rsidR="00176142" w:rsidDel="00CA50FF" w:rsidRDefault="00176142">
      <w:pPr>
        <w:pStyle w:val="TOC1"/>
        <w:tabs>
          <w:tab w:val="left" w:pos="720"/>
          <w:tab w:val="right" w:leader="dot" w:pos="9350"/>
        </w:tabs>
        <w:rPr>
          <w:del w:id="83" w:author="Greg Landry" w:date="2018-07-03T09:57:00Z"/>
          <w:rFonts w:asciiTheme="minorHAnsi" w:eastAsiaTheme="minorEastAsia" w:hAnsiTheme="minorHAnsi"/>
          <w:b w:val="0"/>
          <w:bCs w:val="0"/>
          <w:caps w:val="0"/>
          <w:noProof/>
          <w:sz w:val="24"/>
          <w:szCs w:val="24"/>
        </w:rPr>
      </w:pPr>
      <w:del w:id="84" w:author="Greg Landry" w:date="2018-07-03T09:57:00Z">
        <w:r w:rsidDel="00CA50FF">
          <w:rPr>
            <w:noProof/>
          </w:rPr>
          <w:delText>5.2</w:delText>
        </w:r>
        <w:r w:rsidDel="00CA50FF">
          <w:rPr>
            <w:rFonts w:asciiTheme="minorHAnsi" w:eastAsiaTheme="minorEastAsia" w:hAnsiTheme="minorHAnsi"/>
            <w:b w:val="0"/>
            <w:bCs w:val="0"/>
            <w:caps w:val="0"/>
            <w:noProof/>
            <w:sz w:val="24"/>
            <w:szCs w:val="24"/>
          </w:rPr>
          <w:tab/>
        </w:r>
        <w:r w:rsidDel="00CA50FF">
          <w:rPr>
            <w:noProof/>
          </w:rPr>
          <w:delText>(Physical/Datalink) Wi-Fi Basics</w:delText>
        </w:r>
        <w:r w:rsidDel="00CA50FF">
          <w:rPr>
            <w:noProof/>
          </w:rPr>
          <w:tab/>
        </w:r>
        <w:r w:rsidR="00124A6F" w:rsidDel="00CA50FF">
          <w:rPr>
            <w:noProof/>
          </w:rPr>
          <w:delText>4</w:delText>
        </w:r>
      </w:del>
    </w:p>
    <w:p w14:paraId="0A62F52D" w14:textId="3E86744D" w:rsidR="00176142" w:rsidDel="00CA50FF" w:rsidRDefault="00176142">
      <w:pPr>
        <w:pStyle w:val="TOC2"/>
        <w:rPr>
          <w:del w:id="85" w:author="Greg Landry" w:date="2018-07-03T09:57:00Z"/>
          <w:rFonts w:asciiTheme="minorHAnsi" w:eastAsiaTheme="minorEastAsia" w:hAnsiTheme="minorHAnsi"/>
          <w:smallCaps w:val="0"/>
          <w:noProof/>
          <w:sz w:val="24"/>
          <w:szCs w:val="24"/>
        </w:rPr>
      </w:pPr>
      <w:del w:id="86" w:author="Greg Landry" w:date="2018-07-03T09:57:00Z">
        <w:r w:rsidDel="00CA50FF">
          <w:rPr>
            <w:noProof/>
          </w:rPr>
          <w:delText>5.2.1</w:delText>
        </w:r>
        <w:r w:rsidRPr="005E2836" w:rsidDel="00CA50FF">
          <w:rPr>
            <w:noProof/>
            <w:color w:val="0000FF"/>
            <w:u w:val="single"/>
          </w:rPr>
          <w:delText xml:space="preserve"> SSID</w:delText>
        </w:r>
        <w:r w:rsidRPr="005E2836" w:rsidDel="00CA50FF">
          <w:rPr>
            <w:noProof/>
            <w:u w:val="single"/>
          </w:rPr>
          <w:delText xml:space="preserve"> (the name of the wireless network)</w:delText>
        </w:r>
        <w:r w:rsidDel="00CA50FF">
          <w:rPr>
            <w:noProof/>
          </w:rPr>
          <w:tab/>
        </w:r>
        <w:r w:rsidR="00124A6F" w:rsidDel="00CA50FF">
          <w:rPr>
            <w:noProof/>
          </w:rPr>
          <w:delText>4</w:delText>
        </w:r>
      </w:del>
    </w:p>
    <w:p w14:paraId="116481BD" w14:textId="1580A7C7" w:rsidR="00176142" w:rsidDel="00CA50FF" w:rsidRDefault="00176142">
      <w:pPr>
        <w:pStyle w:val="TOC2"/>
        <w:rPr>
          <w:del w:id="87" w:author="Greg Landry" w:date="2018-07-03T09:57:00Z"/>
          <w:rFonts w:asciiTheme="minorHAnsi" w:eastAsiaTheme="minorEastAsia" w:hAnsiTheme="minorHAnsi"/>
          <w:smallCaps w:val="0"/>
          <w:noProof/>
          <w:sz w:val="24"/>
          <w:szCs w:val="24"/>
        </w:rPr>
      </w:pPr>
      <w:del w:id="88" w:author="Greg Landry" w:date="2018-07-03T09:57:00Z">
        <w:r w:rsidDel="00CA50FF">
          <w:rPr>
            <w:noProof/>
          </w:rPr>
          <w:delText>5.2.2 Band (either 2.4GHz or 5GHz)</w:delText>
        </w:r>
        <w:r w:rsidDel="00CA50FF">
          <w:rPr>
            <w:noProof/>
          </w:rPr>
          <w:tab/>
        </w:r>
        <w:r w:rsidR="00124A6F" w:rsidDel="00CA50FF">
          <w:rPr>
            <w:noProof/>
          </w:rPr>
          <w:delText>4</w:delText>
        </w:r>
      </w:del>
    </w:p>
    <w:p w14:paraId="57D1E096" w14:textId="6B8095A6" w:rsidR="00176142" w:rsidDel="00CA50FF" w:rsidRDefault="00176142">
      <w:pPr>
        <w:pStyle w:val="TOC2"/>
        <w:rPr>
          <w:del w:id="89" w:author="Greg Landry" w:date="2018-07-03T09:57:00Z"/>
          <w:rFonts w:asciiTheme="minorHAnsi" w:eastAsiaTheme="minorEastAsia" w:hAnsiTheme="minorHAnsi"/>
          <w:smallCaps w:val="0"/>
          <w:noProof/>
          <w:sz w:val="24"/>
          <w:szCs w:val="24"/>
        </w:rPr>
      </w:pPr>
      <w:del w:id="90" w:author="Greg Landry" w:date="2018-07-03T09:57:00Z">
        <w:r w:rsidRPr="005E2836" w:rsidDel="00CA50FF">
          <w:rPr>
            <w:noProof/>
            <w:color w:val="0000FF"/>
          </w:rPr>
          <w:delText>5.2.3</w:delText>
        </w:r>
        <w:r w:rsidRPr="005E2836" w:rsidDel="00CA50FF">
          <w:rPr>
            <w:noProof/>
            <w:color w:val="0000FF"/>
            <w:u w:val="single"/>
          </w:rPr>
          <w:delText xml:space="preserve"> Channel number</w:delText>
        </w:r>
        <w:r w:rsidDel="00CA50FF">
          <w:rPr>
            <w:noProof/>
          </w:rPr>
          <w:tab/>
        </w:r>
        <w:r w:rsidR="00124A6F" w:rsidDel="00CA50FF">
          <w:rPr>
            <w:noProof/>
          </w:rPr>
          <w:delText>4</w:delText>
        </w:r>
      </w:del>
    </w:p>
    <w:p w14:paraId="29A1CBC9" w14:textId="2E0F9AF5" w:rsidR="00176142" w:rsidDel="00CA50FF" w:rsidRDefault="00176142">
      <w:pPr>
        <w:pStyle w:val="TOC2"/>
        <w:rPr>
          <w:del w:id="91" w:author="Greg Landry" w:date="2018-07-03T09:57:00Z"/>
          <w:rFonts w:asciiTheme="minorHAnsi" w:eastAsiaTheme="minorEastAsia" w:hAnsiTheme="minorHAnsi"/>
          <w:smallCaps w:val="0"/>
          <w:noProof/>
          <w:sz w:val="24"/>
          <w:szCs w:val="24"/>
        </w:rPr>
      </w:pPr>
      <w:del w:id="92" w:author="Greg Landry" w:date="2018-07-03T09:57:00Z">
        <w:r w:rsidDel="00CA50FF">
          <w:rPr>
            <w:noProof/>
          </w:rPr>
          <w:delText>5.2.4</w:delText>
        </w:r>
        <w:r w:rsidRPr="005E2836" w:rsidDel="00CA50FF">
          <w:rPr>
            <w:noProof/>
            <w:color w:val="0000FF"/>
            <w:u w:val="single"/>
          </w:rPr>
          <w:delText xml:space="preserve"> Encryption (Open, WEP, WPA, WPA2)</w:delText>
        </w:r>
        <w:r w:rsidDel="00CA50FF">
          <w:rPr>
            <w:noProof/>
          </w:rPr>
          <w:tab/>
        </w:r>
        <w:r w:rsidR="00124A6F" w:rsidDel="00CA50FF">
          <w:rPr>
            <w:noProof/>
          </w:rPr>
          <w:delText>4</w:delText>
        </w:r>
      </w:del>
    </w:p>
    <w:p w14:paraId="3F13AA12" w14:textId="2FB17C69" w:rsidR="00176142" w:rsidDel="00CA50FF" w:rsidRDefault="00176142">
      <w:pPr>
        <w:pStyle w:val="TOC2"/>
        <w:rPr>
          <w:del w:id="93" w:author="Greg Landry" w:date="2018-07-03T09:57:00Z"/>
          <w:rFonts w:asciiTheme="minorHAnsi" w:eastAsiaTheme="minorEastAsia" w:hAnsiTheme="minorHAnsi"/>
          <w:smallCaps w:val="0"/>
          <w:noProof/>
          <w:sz w:val="24"/>
          <w:szCs w:val="24"/>
        </w:rPr>
      </w:pPr>
      <w:del w:id="94" w:author="Greg Landry" w:date="2018-07-03T09:57:00Z">
        <w:r w:rsidDel="00CA50FF">
          <w:rPr>
            <w:noProof/>
          </w:rPr>
          <w:delText>5.2.5</w:delText>
        </w:r>
        <w:r w:rsidRPr="005E2836" w:rsidDel="00CA50FF">
          <w:rPr>
            <w:noProof/>
            <w:color w:val="0000FF"/>
            <w:u w:val="single"/>
          </w:rPr>
          <w:delText xml:space="preserve"> Media Access Control (MAC) Address</w:delText>
        </w:r>
        <w:r w:rsidDel="00CA50FF">
          <w:rPr>
            <w:noProof/>
          </w:rPr>
          <w:tab/>
        </w:r>
        <w:r w:rsidR="00124A6F" w:rsidDel="00CA50FF">
          <w:rPr>
            <w:noProof/>
          </w:rPr>
          <w:delText>5</w:delText>
        </w:r>
      </w:del>
    </w:p>
    <w:p w14:paraId="70705C63" w14:textId="3AF119DB" w:rsidR="00176142" w:rsidDel="00CA50FF" w:rsidRDefault="00176142">
      <w:pPr>
        <w:pStyle w:val="TOC2"/>
        <w:rPr>
          <w:del w:id="95" w:author="Greg Landry" w:date="2018-07-03T09:57:00Z"/>
          <w:rFonts w:asciiTheme="minorHAnsi" w:eastAsiaTheme="minorEastAsia" w:hAnsiTheme="minorHAnsi"/>
          <w:smallCaps w:val="0"/>
          <w:noProof/>
          <w:sz w:val="24"/>
          <w:szCs w:val="24"/>
        </w:rPr>
      </w:pPr>
      <w:del w:id="96" w:author="Greg Landry" w:date="2018-07-03T09:57:00Z">
        <w:r w:rsidDel="00CA50FF">
          <w:rPr>
            <w:noProof/>
          </w:rPr>
          <w:delText>5.2.6</w:delText>
        </w:r>
        <w:r w:rsidRPr="005E2836" w:rsidDel="00CA50FF">
          <w:rPr>
            <w:noProof/>
            <w:color w:val="0000FF"/>
            <w:u w:val="single"/>
          </w:rPr>
          <w:delText xml:space="preserve"> ARP</w:delText>
        </w:r>
        <w:r w:rsidDel="00CA50FF">
          <w:rPr>
            <w:noProof/>
          </w:rPr>
          <w:tab/>
        </w:r>
        <w:r w:rsidR="00124A6F" w:rsidDel="00CA50FF">
          <w:rPr>
            <w:noProof/>
          </w:rPr>
          <w:delText>5</w:delText>
        </w:r>
      </w:del>
    </w:p>
    <w:p w14:paraId="219538BA" w14:textId="122C7E39" w:rsidR="00176142" w:rsidDel="00CA50FF" w:rsidRDefault="00176142">
      <w:pPr>
        <w:pStyle w:val="TOC1"/>
        <w:tabs>
          <w:tab w:val="left" w:pos="720"/>
          <w:tab w:val="right" w:leader="dot" w:pos="9350"/>
        </w:tabs>
        <w:rPr>
          <w:del w:id="97" w:author="Greg Landry" w:date="2018-07-03T09:57:00Z"/>
          <w:rFonts w:asciiTheme="minorHAnsi" w:eastAsiaTheme="minorEastAsia" w:hAnsiTheme="minorHAnsi"/>
          <w:b w:val="0"/>
          <w:bCs w:val="0"/>
          <w:caps w:val="0"/>
          <w:noProof/>
          <w:sz w:val="24"/>
          <w:szCs w:val="24"/>
        </w:rPr>
      </w:pPr>
      <w:del w:id="98" w:author="Greg Landry" w:date="2018-07-03T09:57:00Z">
        <w:r w:rsidDel="00CA50FF">
          <w:rPr>
            <w:noProof/>
          </w:rPr>
          <w:delText>5.3</w:delText>
        </w:r>
        <w:r w:rsidDel="00CA50FF">
          <w:rPr>
            <w:rFonts w:asciiTheme="minorHAnsi" w:eastAsiaTheme="minorEastAsia" w:hAnsiTheme="minorHAnsi"/>
            <w:b w:val="0"/>
            <w:bCs w:val="0"/>
            <w:caps w:val="0"/>
            <w:noProof/>
            <w:sz w:val="24"/>
            <w:szCs w:val="24"/>
          </w:rPr>
          <w:tab/>
        </w:r>
        <w:r w:rsidDel="00CA50FF">
          <w:rPr>
            <w:noProof/>
          </w:rPr>
          <w:delText>IP Networking</w:delText>
        </w:r>
        <w:r w:rsidDel="00CA50FF">
          <w:rPr>
            <w:noProof/>
          </w:rPr>
          <w:tab/>
        </w:r>
        <w:r w:rsidR="00124A6F" w:rsidDel="00CA50FF">
          <w:rPr>
            <w:noProof/>
          </w:rPr>
          <w:delText>6</w:delText>
        </w:r>
      </w:del>
    </w:p>
    <w:p w14:paraId="74AE0DA9" w14:textId="2419A7EF" w:rsidR="00176142" w:rsidDel="00CA50FF" w:rsidRDefault="00176142">
      <w:pPr>
        <w:pStyle w:val="TOC1"/>
        <w:tabs>
          <w:tab w:val="left" w:pos="720"/>
          <w:tab w:val="right" w:leader="dot" w:pos="9350"/>
        </w:tabs>
        <w:rPr>
          <w:del w:id="99" w:author="Greg Landry" w:date="2018-07-03T09:57:00Z"/>
          <w:rFonts w:asciiTheme="minorHAnsi" w:eastAsiaTheme="minorEastAsia" w:hAnsiTheme="minorHAnsi"/>
          <w:b w:val="0"/>
          <w:bCs w:val="0"/>
          <w:caps w:val="0"/>
          <w:noProof/>
          <w:sz w:val="24"/>
          <w:szCs w:val="24"/>
        </w:rPr>
      </w:pPr>
      <w:del w:id="100" w:author="Greg Landry" w:date="2018-07-03T09:57:00Z">
        <w:r w:rsidDel="00CA50FF">
          <w:rPr>
            <w:noProof/>
          </w:rPr>
          <w:delText>5.4</w:delText>
        </w:r>
        <w:r w:rsidDel="00CA50FF">
          <w:rPr>
            <w:rFonts w:asciiTheme="minorHAnsi" w:eastAsiaTheme="minorEastAsia" w:hAnsiTheme="minorHAnsi"/>
            <w:b w:val="0"/>
            <w:bCs w:val="0"/>
            <w:caps w:val="0"/>
            <w:noProof/>
            <w:sz w:val="24"/>
            <w:szCs w:val="24"/>
          </w:rPr>
          <w:tab/>
        </w:r>
        <w:r w:rsidDel="00CA50FF">
          <w:rPr>
            <w:noProof/>
          </w:rPr>
          <w:delText>Device Configuration Table (DCT)</w:delText>
        </w:r>
        <w:r w:rsidDel="00CA50FF">
          <w:rPr>
            <w:noProof/>
          </w:rPr>
          <w:tab/>
        </w:r>
        <w:r w:rsidR="00124A6F" w:rsidDel="00CA50FF">
          <w:rPr>
            <w:noProof/>
          </w:rPr>
          <w:delText>7</w:delText>
        </w:r>
      </w:del>
    </w:p>
    <w:p w14:paraId="544F0148" w14:textId="32B085DD" w:rsidR="00176142" w:rsidDel="00CA50FF" w:rsidRDefault="00176142">
      <w:pPr>
        <w:pStyle w:val="TOC1"/>
        <w:tabs>
          <w:tab w:val="left" w:pos="720"/>
          <w:tab w:val="right" w:leader="dot" w:pos="9350"/>
        </w:tabs>
        <w:rPr>
          <w:del w:id="101" w:author="Greg Landry" w:date="2018-07-03T09:57:00Z"/>
          <w:rFonts w:asciiTheme="minorHAnsi" w:eastAsiaTheme="minorEastAsia" w:hAnsiTheme="minorHAnsi"/>
          <w:b w:val="0"/>
          <w:bCs w:val="0"/>
          <w:caps w:val="0"/>
          <w:noProof/>
          <w:sz w:val="24"/>
          <w:szCs w:val="24"/>
        </w:rPr>
      </w:pPr>
      <w:del w:id="102" w:author="Greg Landry" w:date="2018-07-03T09:57:00Z">
        <w:r w:rsidDel="00CA50FF">
          <w:rPr>
            <w:noProof/>
          </w:rPr>
          <w:delText>5.5</w:delText>
        </w:r>
        <w:r w:rsidDel="00CA50FF">
          <w:rPr>
            <w:rFonts w:asciiTheme="minorHAnsi" w:eastAsiaTheme="minorEastAsia" w:hAnsiTheme="minorHAnsi"/>
            <w:b w:val="0"/>
            <w:bCs w:val="0"/>
            <w:caps w:val="0"/>
            <w:noProof/>
            <w:sz w:val="24"/>
            <w:szCs w:val="24"/>
          </w:rPr>
          <w:tab/>
        </w:r>
        <w:r w:rsidDel="00CA50FF">
          <w:rPr>
            <w:noProof/>
          </w:rPr>
          <w:delText>The WICED Wi-Fi SDK</w:delText>
        </w:r>
        <w:r w:rsidDel="00CA50FF">
          <w:rPr>
            <w:noProof/>
          </w:rPr>
          <w:tab/>
        </w:r>
        <w:r w:rsidR="00124A6F" w:rsidDel="00CA50FF">
          <w:rPr>
            <w:noProof/>
          </w:rPr>
          <w:delText>11</w:delText>
        </w:r>
      </w:del>
    </w:p>
    <w:p w14:paraId="75F10EC7" w14:textId="2D50C4C5" w:rsidR="00176142" w:rsidDel="00CA50FF" w:rsidRDefault="00176142">
      <w:pPr>
        <w:pStyle w:val="TOC1"/>
        <w:tabs>
          <w:tab w:val="left" w:pos="720"/>
          <w:tab w:val="right" w:leader="dot" w:pos="9350"/>
        </w:tabs>
        <w:rPr>
          <w:del w:id="103" w:author="Greg Landry" w:date="2018-07-03T09:57:00Z"/>
          <w:rFonts w:asciiTheme="minorHAnsi" w:eastAsiaTheme="minorEastAsia" w:hAnsiTheme="minorHAnsi"/>
          <w:b w:val="0"/>
          <w:bCs w:val="0"/>
          <w:caps w:val="0"/>
          <w:noProof/>
          <w:sz w:val="24"/>
          <w:szCs w:val="24"/>
        </w:rPr>
      </w:pPr>
      <w:del w:id="104" w:author="Greg Landry" w:date="2018-07-03T09:57:00Z">
        <w:r w:rsidDel="00CA50FF">
          <w:rPr>
            <w:noProof/>
          </w:rPr>
          <w:delText>5.6</w:delText>
        </w:r>
        <w:r w:rsidDel="00CA50FF">
          <w:rPr>
            <w:rFonts w:asciiTheme="minorHAnsi" w:eastAsiaTheme="minorEastAsia" w:hAnsiTheme="minorHAnsi"/>
            <w:b w:val="0"/>
            <w:bCs w:val="0"/>
            <w:caps w:val="0"/>
            <w:noProof/>
            <w:sz w:val="24"/>
            <w:szCs w:val="24"/>
          </w:rPr>
          <w:tab/>
        </w:r>
        <w:r w:rsidDel="00CA50FF">
          <w:rPr>
            <w:noProof/>
          </w:rPr>
          <w:delText>WICED_RESULT_T</w:delText>
        </w:r>
        <w:r w:rsidDel="00CA50FF">
          <w:rPr>
            <w:noProof/>
          </w:rPr>
          <w:tab/>
        </w:r>
        <w:r w:rsidR="00124A6F" w:rsidDel="00CA50FF">
          <w:rPr>
            <w:noProof/>
          </w:rPr>
          <w:delText>12</w:delText>
        </w:r>
      </w:del>
    </w:p>
    <w:p w14:paraId="3BD0F083" w14:textId="7039384B" w:rsidR="00176142" w:rsidDel="00CA50FF" w:rsidRDefault="00176142">
      <w:pPr>
        <w:pStyle w:val="TOC1"/>
        <w:tabs>
          <w:tab w:val="left" w:pos="720"/>
          <w:tab w:val="right" w:leader="dot" w:pos="9350"/>
        </w:tabs>
        <w:rPr>
          <w:del w:id="105" w:author="Greg Landry" w:date="2018-07-03T09:57:00Z"/>
          <w:rFonts w:asciiTheme="minorHAnsi" w:eastAsiaTheme="minorEastAsia" w:hAnsiTheme="minorHAnsi"/>
          <w:b w:val="0"/>
          <w:bCs w:val="0"/>
          <w:caps w:val="0"/>
          <w:noProof/>
          <w:sz w:val="24"/>
          <w:szCs w:val="24"/>
        </w:rPr>
      </w:pPr>
      <w:del w:id="106" w:author="Greg Landry" w:date="2018-07-03T09:57:00Z">
        <w:r w:rsidDel="00CA50FF">
          <w:rPr>
            <w:noProof/>
          </w:rPr>
          <w:delText>5.7</w:delText>
        </w:r>
        <w:r w:rsidDel="00CA50FF">
          <w:rPr>
            <w:rFonts w:asciiTheme="minorHAnsi" w:eastAsiaTheme="minorEastAsia" w:hAnsiTheme="minorHAnsi"/>
            <w:b w:val="0"/>
            <w:bCs w:val="0"/>
            <w:caps w:val="0"/>
            <w:noProof/>
            <w:sz w:val="24"/>
            <w:szCs w:val="24"/>
          </w:rPr>
          <w:tab/>
        </w:r>
        <w:r w:rsidDel="00CA50FF">
          <w:rPr>
            <w:noProof/>
          </w:rPr>
          <w:delText>Documentation</w:delText>
        </w:r>
        <w:r w:rsidDel="00CA50FF">
          <w:rPr>
            <w:noProof/>
          </w:rPr>
          <w:tab/>
        </w:r>
        <w:r w:rsidR="00124A6F" w:rsidDel="00CA50FF">
          <w:rPr>
            <w:noProof/>
          </w:rPr>
          <w:delText>13</w:delText>
        </w:r>
      </w:del>
    </w:p>
    <w:p w14:paraId="59A7B41F" w14:textId="05F83133" w:rsidR="00176142" w:rsidDel="00CA50FF" w:rsidRDefault="00176142">
      <w:pPr>
        <w:pStyle w:val="TOC1"/>
        <w:tabs>
          <w:tab w:val="left" w:pos="720"/>
          <w:tab w:val="right" w:leader="dot" w:pos="9350"/>
        </w:tabs>
        <w:rPr>
          <w:del w:id="107" w:author="Greg Landry" w:date="2018-07-03T09:57:00Z"/>
          <w:rFonts w:asciiTheme="minorHAnsi" w:eastAsiaTheme="minorEastAsia" w:hAnsiTheme="minorHAnsi"/>
          <w:b w:val="0"/>
          <w:bCs w:val="0"/>
          <w:caps w:val="0"/>
          <w:noProof/>
          <w:sz w:val="24"/>
          <w:szCs w:val="24"/>
        </w:rPr>
      </w:pPr>
      <w:del w:id="108" w:author="Greg Landry" w:date="2018-07-03T09:57:00Z">
        <w:r w:rsidDel="00CA50FF">
          <w:rPr>
            <w:noProof/>
          </w:rPr>
          <w:delText>5.8</w:delText>
        </w:r>
        <w:r w:rsidDel="00CA50FF">
          <w:rPr>
            <w:rFonts w:asciiTheme="minorHAnsi" w:eastAsiaTheme="minorEastAsia" w:hAnsiTheme="minorHAnsi"/>
            <w:b w:val="0"/>
            <w:bCs w:val="0"/>
            <w:caps w:val="0"/>
            <w:noProof/>
            <w:sz w:val="24"/>
            <w:szCs w:val="24"/>
          </w:rPr>
          <w:tab/>
        </w:r>
        <w:r w:rsidDel="00CA50FF">
          <w:rPr>
            <w:noProof/>
          </w:rPr>
          <w:delText>Introducers</w:delText>
        </w:r>
        <w:r w:rsidDel="00CA50FF">
          <w:rPr>
            <w:noProof/>
          </w:rPr>
          <w:tab/>
        </w:r>
        <w:r w:rsidR="00124A6F" w:rsidDel="00CA50FF">
          <w:rPr>
            <w:noProof/>
          </w:rPr>
          <w:delText>14</w:delText>
        </w:r>
      </w:del>
    </w:p>
    <w:p w14:paraId="11B5DDA2" w14:textId="110BB4D9" w:rsidR="00176142" w:rsidDel="00CA50FF" w:rsidRDefault="00176142">
      <w:pPr>
        <w:pStyle w:val="TOC1"/>
        <w:tabs>
          <w:tab w:val="left" w:pos="720"/>
          <w:tab w:val="right" w:leader="dot" w:pos="9350"/>
        </w:tabs>
        <w:rPr>
          <w:del w:id="109" w:author="Greg Landry" w:date="2018-07-03T09:57:00Z"/>
          <w:rFonts w:asciiTheme="minorHAnsi" w:eastAsiaTheme="minorEastAsia" w:hAnsiTheme="minorHAnsi"/>
          <w:b w:val="0"/>
          <w:bCs w:val="0"/>
          <w:caps w:val="0"/>
          <w:noProof/>
          <w:sz w:val="24"/>
          <w:szCs w:val="24"/>
        </w:rPr>
      </w:pPr>
      <w:del w:id="110" w:author="Greg Landry" w:date="2018-07-03T09:57:00Z">
        <w:r w:rsidDel="00CA50FF">
          <w:rPr>
            <w:noProof/>
          </w:rPr>
          <w:delText>5.9</w:delText>
        </w:r>
        <w:r w:rsidDel="00CA50FF">
          <w:rPr>
            <w:rFonts w:asciiTheme="minorHAnsi" w:eastAsiaTheme="minorEastAsia" w:hAnsiTheme="minorHAnsi"/>
            <w:b w:val="0"/>
            <w:bCs w:val="0"/>
            <w:caps w:val="0"/>
            <w:noProof/>
            <w:sz w:val="24"/>
            <w:szCs w:val="24"/>
          </w:rPr>
          <w:tab/>
        </w:r>
        <w:r w:rsidDel="00CA50FF">
          <w:rPr>
            <w:noProof/>
          </w:rPr>
          <w:delText>Exercise(s)</w:delText>
        </w:r>
        <w:r w:rsidDel="00CA50FF">
          <w:rPr>
            <w:noProof/>
          </w:rPr>
          <w:tab/>
        </w:r>
        <w:r w:rsidR="00124A6F" w:rsidDel="00CA50FF">
          <w:rPr>
            <w:noProof/>
          </w:rPr>
          <w:delText>15</w:delText>
        </w:r>
      </w:del>
    </w:p>
    <w:p w14:paraId="09045790" w14:textId="42C3EAF9" w:rsidR="00176142" w:rsidDel="00CA50FF" w:rsidRDefault="00176142">
      <w:pPr>
        <w:pStyle w:val="TOC2"/>
        <w:rPr>
          <w:del w:id="111" w:author="Greg Landry" w:date="2018-07-03T09:57:00Z"/>
          <w:rFonts w:asciiTheme="minorHAnsi" w:eastAsiaTheme="minorEastAsia" w:hAnsiTheme="minorHAnsi"/>
          <w:smallCaps w:val="0"/>
          <w:noProof/>
          <w:sz w:val="24"/>
          <w:szCs w:val="24"/>
        </w:rPr>
      </w:pPr>
      <w:del w:id="112" w:author="Greg Landry" w:date="2018-07-03T09:57:00Z">
        <w:r w:rsidDel="00CA50FF">
          <w:rPr>
            <w:noProof/>
          </w:rPr>
          <w:delText>Exercise - 5.1 Connect to WPA2 WiFI Network</w:delText>
        </w:r>
        <w:r w:rsidDel="00CA50FF">
          <w:rPr>
            <w:noProof/>
          </w:rPr>
          <w:tab/>
        </w:r>
        <w:r w:rsidR="00124A6F" w:rsidDel="00CA50FF">
          <w:rPr>
            <w:noProof/>
          </w:rPr>
          <w:delText>15</w:delText>
        </w:r>
      </w:del>
    </w:p>
    <w:p w14:paraId="069FDC46" w14:textId="36C23665" w:rsidR="00176142" w:rsidDel="00CA50FF" w:rsidRDefault="00176142">
      <w:pPr>
        <w:pStyle w:val="TOC2"/>
        <w:rPr>
          <w:del w:id="113" w:author="Greg Landry" w:date="2018-07-03T09:57:00Z"/>
          <w:rFonts w:asciiTheme="minorHAnsi" w:eastAsiaTheme="minorEastAsia" w:hAnsiTheme="minorHAnsi"/>
          <w:smallCaps w:val="0"/>
          <w:noProof/>
          <w:sz w:val="24"/>
          <w:szCs w:val="24"/>
        </w:rPr>
      </w:pPr>
      <w:del w:id="114" w:author="Greg Landry" w:date="2018-07-03T09:57:00Z">
        <w:r w:rsidDel="00CA50FF">
          <w:rPr>
            <w:noProof/>
          </w:rPr>
          <w:delText>Exercise - 5.2 Connect to an Open Network</w:delText>
        </w:r>
        <w:r w:rsidDel="00CA50FF">
          <w:rPr>
            <w:noProof/>
          </w:rPr>
          <w:tab/>
        </w:r>
        <w:r w:rsidR="00124A6F" w:rsidDel="00CA50FF">
          <w:rPr>
            <w:noProof/>
          </w:rPr>
          <w:delText>15</w:delText>
        </w:r>
      </w:del>
    </w:p>
    <w:p w14:paraId="3DD21C4E" w14:textId="5D737A20" w:rsidR="00176142" w:rsidDel="00CA50FF" w:rsidRDefault="00176142">
      <w:pPr>
        <w:pStyle w:val="TOC2"/>
        <w:rPr>
          <w:del w:id="115" w:author="Greg Landry" w:date="2018-07-03T09:57:00Z"/>
          <w:rFonts w:asciiTheme="minorHAnsi" w:eastAsiaTheme="minorEastAsia" w:hAnsiTheme="minorHAnsi"/>
          <w:smallCaps w:val="0"/>
          <w:noProof/>
          <w:sz w:val="24"/>
          <w:szCs w:val="24"/>
        </w:rPr>
      </w:pPr>
      <w:del w:id="116" w:author="Greg Landry" w:date="2018-07-03T09:57:00Z">
        <w:r w:rsidDel="00CA50FF">
          <w:rPr>
            <w:noProof/>
          </w:rPr>
          <w:delText>Exercise - 5.3 Print Network Information</w:delText>
        </w:r>
        <w:r w:rsidDel="00CA50FF">
          <w:rPr>
            <w:noProof/>
          </w:rPr>
          <w:tab/>
        </w:r>
        <w:r w:rsidR="00124A6F" w:rsidDel="00CA50FF">
          <w:rPr>
            <w:noProof/>
          </w:rPr>
          <w:delText>15</w:delText>
        </w:r>
      </w:del>
    </w:p>
    <w:p w14:paraId="4094C2FD" w14:textId="3437F7F2" w:rsidR="00176142" w:rsidDel="00CA50FF" w:rsidRDefault="00176142">
      <w:pPr>
        <w:pStyle w:val="TOC2"/>
        <w:rPr>
          <w:del w:id="117" w:author="Greg Landry" w:date="2018-07-03T09:57:00Z"/>
          <w:rFonts w:asciiTheme="minorHAnsi" w:eastAsiaTheme="minorEastAsia" w:hAnsiTheme="minorHAnsi"/>
          <w:smallCaps w:val="0"/>
          <w:noProof/>
          <w:sz w:val="24"/>
          <w:szCs w:val="24"/>
        </w:rPr>
      </w:pPr>
      <w:del w:id="118" w:author="Greg Landry" w:date="2018-07-03T09:57:00Z">
        <w:r w:rsidDel="00CA50FF">
          <w:rPr>
            <w:noProof/>
          </w:rPr>
          <w:delText>Exercise - 5.4 (Advanced) Multiple Network Connectivity</w:delText>
        </w:r>
        <w:r w:rsidDel="00CA50FF">
          <w:rPr>
            <w:noProof/>
          </w:rPr>
          <w:tab/>
        </w:r>
        <w:r w:rsidR="00124A6F" w:rsidDel="00CA50FF">
          <w:rPr>
            <w:noProof/>
          </w:rPr>
          <w:delText>16</w:delText>
        </w:r>
      </w:del>
    </w:p>
    <w:p w14:paraId="260937E8" w14:textId="7D5CA260" w:rsidR="00176142" w:rsidDel="00CA50FF" w:rsidRDefault="00176142">
      <w:pPr>
        <w:pStyle w:val="TOC1"/>
        <w:tabs>
          <w:tab w:val="left" w:pos="720"/>
          <w:tab w:val="right" w:leader="dot" w:pos="9350"/>
        </w:tabs>
        <w:rPr>
          <w:del w:id="119" w:author="Greg Landry" w:date="2018-07-03T09:57:00Z"/>
          <w:rFonts w:asciiTheme="minorHAnsi" w:eastAsiaTheme="minorEastAsia" w:hAnsiTheme="minorHAnsi"/>
          <w:b w:val="0"/>
          <w:bCs w:val="0"/>
          <w:caps w:val="0"/>
          <w:noProof/>
          <w:sz w:val="24"/>
          <w:szCs w:val="24"/>
        </w:rPr>
      </w:pPr>
      <w:del w:id="120" w:author="Greg Landry" w:date="2018-07-03T09:57:00Z">
        <w:r w:rsidDel="00CA50FF">
          <w:rPr>
            <w:noProof/>
          </w:rPr>
          <w:delText>5.10</w:delText>
        </w:r>
        <w:r w:rsidDel="00CA50FF">
          <w:rPr>
            <w:rFonts w:asciiTheme="minorHAnsi" w:eastAsiaTheme="minorEastAsia" w:hAnsiTheme="minorHAnsi"/>
            <w:b w:val="0"/>
            <w:bCs w:val="0"/>
            <w:caps w:val="0"/>
            <w:noProof/>
            <w:sz w:val="24"/>
            <w:szCs w:val="24"/>
          </w:rPr>
          <w:tab/>
        </w:r>
        <w:r w:rsidDel="00CA50FF">
          <w:rPr>
            <w:noProof/>
          </w:rPr>
          <w:delText>Recommended Reading</w:delText>
        </w:r>
        <w:r w:rsidDel="00CA50FF">
          <w:rPr>
            <w:noProof/>
          </w:rPr>
          <w:tab/>
        </w:r>
        <w:r w:rsidR="00124A6F" w:rsidDel="00CA50FF">
          <w:rPr>
            <w:noProof/>
          </w:rPr>
          <w:delText>17</w:delText>
        </w:r>
      </w:del>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21" w:name="_Toc518375201"/>
      <w:r>
        <w:lastRenderedPageBreak/>
        <w:t>TCP/IP Networking Stack</w:t>
      </w:r>
      <w:bookmarkEnd w:id="121"/>
    </w:p>
    <w:p w14:paraId="23FDC646" w14:textId="58255D2D" w:rsidR="0038787E" w:rsidRDefault="0038787E" w:rsidP="00CE2237">
      <w:r>
        <w:t xml:space="preserve">Almost all complicated systems manage the overall complexity by dividing the system into layers.  The </w:t>
      </w:r>
      <w:r w:rsidR="003F7E28">
        <w:t>"</w:t>
      </w:r>
      <w:r>
        <w:t>Network Stack</w:t>
      </w:r>
      <w:r w:rsidR="003F7E28">
        <w:t>"</w:t>
      </w:r>
      <w:r>
        <w:t xml:space="preserve"> or more accurately, the </w:t>
      </w:r>
      <w:r w:rsidR="003F7E28">
        <w:t>"</w:t>
      </w:r>
      <w:r>
        <w:t>TCP/IP Network Stack</w:t>
      </w:r>
      <w:r w:rsidR="003F7E28">
        <w:t>"</w:t>
      </w:r>
      <w:r>
        <w:t xml:space="preserve"> is exactly that: a hierarchical system for reliably communicating over multiple networking mediums (Wi-Fi, Ethernet, etc.). Each layer isolates the user of that layer from the complexity of the layer below </w:t>
      </w:r>
      <w:proofErr w:type="gramStart"/>
      <w:r>
        <w:t>it, and</w:t>
      </w:r>
      <w:proofErr w:type="gramEnd"/>
      <w:r>
        <w:t xml:space="preserve"> simplifies the communication for the layer above it.  You might hear about the </w:t>
      </w:r>
      <w:r w:rsidR="00CB6D98">
        <w:fldChar w:fldCharType="begin"/>
      </w:r>
      <w:r w:rsidR="00CB6D98">
        <w:instrText xml:space="preserve"> HYPERLINK "https://en.wikipedia.org/wiki/OSI_model" </w:instrText>
      </w:r>
      <w:ins w:id="122" w:author="Greg Landry" w:date="2018-07-03T09:57:00Z"/>
      <w:r w:rsidR="00CB6D98">
        <w:fldChar w:fldCharType="separate"/>
      </w:r>
      <w:r w:rsidRPr="00C17440">
        <w:rPr>
          <w:rStyle w:val="Hyperlink"/>
        </w:rPr>
        <w:t>OSI Network Model</w:t>
      </w:r>
      <w:r w:rsidR="00CB6D98">
        <w:rPr>
          <w:rStyle w:val="Hyperlink"/>
        </w:rPr>
        <w:fldChar w:fldCharType="end"/>
      </w:r>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2C746ADB" w:rsidR="0038787E" w:rsidRPr="00497903" w:rsidRDefault="00CB6D98" w:rsidP="00CE2237">
            <w:pPr>
              <w:jc w:val="center"/>
              <w:rPr>
                <w:b/>
              </w:rPr>
            </w:pPr>
            <w:r>
              <w:fldChar w:fldCharType="begin"/>
            </w:r>
            <w:r>
              <w:instrText xml:space="preserve"> HYPERLINK "https://en.wikipedia.org/wiki/Internet_protocol_suite" </w:instrText>
            </w:r>
            <w:ins w:id="123" w:author="Greg Landry" w:date="2018-07-03T09:57:00Z"/>
            <w:r>
              <w:fldChar w:fldCharType="separate"/>
            </w:r>
            <w:r w:rsidR="0038787E" w:rsidRPr="00B22940">
              <w:rPr>
                <w:rStyle w:val="Hyperlink"/>
                <w:b/>
              </w:rPr>
              <w:t>Layer</w:t>
            </w:r>
            <w:r>
              <w:rPr>
                <w:rStyle w:val="Hyperlink"/>
                <w:b/>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09340F6E" w:rsidR="0038787E" w:rsidRPr="00497903" w:rsidRDefault="00CB6D98" w:rsidP="00CE2237">
            <w:pPr>
              <w:jc w:val="center"/>
              <w:rPr>
                <w:b/>
              </w:rPr>
            </w:pPr>
            <w:r>
              <w:fldChar w:fldCharType="begin"/>
            </w:r>
            <w:r>
              <w:instrText xml:space="preserve"> HYPERLINK "https://en.wikipedia.org/wiki</w:instrText>
            </w:r>
            <w:r>
              <w:instrText xml:space="preserve">/Internet_protocol_suite" </w:instrText>
            </w:r>
            <w:ins w:id="124" w:author="Greg Landry" w:date="2018-07-03T09:57:00Z"/>
            <w:r>
              <w:fldChar w:fldCharType="separate"/>
            </w:r>
            <w:r w:rsidR="0038787E" w:rsidRPr="00FA3AE1">
              <w:rPr>
                <w:rStyle w:val="Hyperlink"/>
                <w:b/>
              </w:rPr>
              <w:t>Protocol</w:t>
            </w:r>
            <w:r>
              <w:rPr>
                <w:rStyle w:val="Hyperlink"/>
                <w:b/>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2D40A775" w:rsidR="0038787E" w:rsidRPr="00497903" w:rsidRDefault="00CB6D98" w:rsidP="00CE2237">
            <w:pPr>
              <w:jc w:val="center"/>
              <w:rPr>
                <w:b/>
              </w:rPr>
            </w:pPr>
            <w:r>
              <w:fldChar w:fldCharType="begin"/>
            </w:r>
            <w:r>
              <w:instrText xml:space="preserve"> HYPERLINK "https://en.wikipedia.org/wiki/Protocol_data_unit" </w:instrText>
            </w:r>
            <w:ins w:id="125" w:author="Greg Landry" w:date="2018-07-03T09:57:00Z"/>
            <w:r>
              <w:fldChar w:fldCharType="separate"/>
            </w:r>
            <w:r w:rsidR="0038787E" w:rsidRPr="00FA3AE1">
              <w:rPr>
                <w:rStyle w:val="Hyperlink"/>
                <w:b/>
              </w:rPr>
              <w:t>Protocol Data Unit</w:t>
            </w:r>
            <w:r>
              <w:rPr>
                <w:rStyle w:val="Hyperlink"/>
                <w:b/>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24650BB2" w:rsidR="0038787E" w:rsidRDefault="0038787E" w:rsidP="00CE2237">
            <w:pPr>
              <w:jc w:val="center"/>
            </w:pPr>
            <w:r>
              <w:t xml:space="preserve">Layer 5 </w:t>
            </w:r>
            <w:r w:rsidR="00CB6D98">
              <w:fldChar w:fldCharType="begin"/>
            </w:r>
            <w:r w:rsidR="00CB6D98">
              <w:instrText xml:space="preserve"> HYPERLINK "https://en.wikipedia.org/wiki/Application_layer" </w:instrText>
            </w:r>
            <w:ins w:id="126" w:author="Greg Landry" w:date="2018-07-03T09:57:00Z"/>
            <w:r w:rsidR="00CB6D98">
              <w:fldChar w:fldCharType="separate"/>
            </w:r>
            <w:r w:rsidRPr="0037133D">
              <w:rPr>
                <w:rStyle w:val="Hyperlink"/>
              </w:rPr>
              <w:t>Application</w:t>
            </w:r>
            <w:r w:rsidR="00CB6D98">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0460196D" w:rsidR="0038787E" w:rsidRDefault="00CB6D98" w:rsidP="00CE2237">
            <w:r>
              <w:fldChar w:fldCharType="begin"/>
            </w:r>
            <w:r>
              <w:instrText xml:space="preserve"> HYPERLINK "https://en.wikipedia.org/wiki</w:instrText>
            </w:r>
            <w:r>
              <w:instrText xml:space="preserve">/Domain_Name_System" </w:instrText>
            </w:r>
            <w:ins w:id="127" w:author="Greg Landry" w:date="2018-07-03T09:57:00Z"/>
            <w:r>
              <w:fldChar w:fldCharType="separate"/>
            </w:r>
            <w:r w:rsidR="0038787E" w:rsidRPr="0037133D">
              <w:rPr>
                <w:rStyle w:val="Hyperlink"/>
              </w:rPr>
              <w:t>DNS</w:t>
            </w:r>
            <w:r>
              <w:rPr>
                <w:rStyle w:val="Hyperlink"/>
              </w:rPr>
              <w:fldChar w:fldCharType="end"/>
            </w:r>
            <w:r w:rsidR="0038787E">
              <w:t xml:space="preserve">, </w:t>
            </w:r>
            <w:r>
              <w:fldChar w:fldCharType="begin"/>
            </w:r>
            <w:r>
              <w:instrText xml:space="preserve"> HYPERLINK "https://en.wikipedia.org/wiki/Dynamic_Host_Configuration_Protocol" </w:instrText>
            </w:r>
            <w:ins w:id="128" w:author="Greg Landry" w:date="2018-07-03T09:57:00Z"/>
            <w:r>
              <w:fldChar w:fldCharType="separate"/>
            </w:r>
            <w:r w:rsidR="0038787E" w:rsidRPr="004641B9">
              <w:rPr>
                <w:rStyle w:val="Hyperlink"/>
              </w:rPr>
              <w:t>DHCP</w:t>
            </w:r>
            <w:r>
              <w:rPr>
                <w:rStyle w:val="Hyperlink"/>
              </w:rPr>
              <w:fldChar w:fldCharType="end"/>
            </w:r>
            <w:r w:rsidR="0038787E">
              <w:t xml:space="preserve">, </w:t>
            </w:r>
            <w:r>
              <w:fldChar w:fldCharType="begin"/>
            </w:r>
            <w:r>
              <w:instrText xml:space="preserve"> HYPERLINK "https://en.wikipedia.org/wiki/MQTT" </w:instrText>
            </w:r>
            <w:ins w:id="129" w:author="Greg Landry" w:date="2018-07-03T09:57:00Z"/>
            <w:r>
              <w:fldChar w:fldCharType="separate"/>
            </w:r>
            <w:r w:rsidR="0038787E" w:rsidRPr="00B22940">
              <w:rPr>
                <w:rStyle w:val="Hyperlink"/>
              </w:rPr>
              <w:t>MQTT</w:t>
            </w:r>
            <w:r>
              <w:rPr>
                <w:rStyle w:val="Hyperlink"/>
              </w:rPr>
              <w:fldChar w:fldCharType="end"/>
            </w:r>
            <w:r w:rsidR="0038787E">
              <w:t xml:space="preserve">, </w:t>
            </w:r>
            <w:r>
              <w:fldChar w:fldCharType="begin"/>
            </w:r>
            <w:r>
              <w:instrText xml:space="preserve"> HYPERLINK "https://en.wikipedia.org/wiki/Hypertext_Transfer_Protocol" </w:instrText>
            </w:r>
            <w:ins w:id="130" w:author="Greg Landry" w:date="2018-07-03T09:57:00Z"/>
            <w:r>
              <w:fldChar w:fldCharType="separate"/>
            </w:r>
            <w:r w:rsidR="0038787E" w:rsidRPr="00B22940">
              <w:rPr>
                <w:rStyle w:val="Hyperlink"/>
              </w:rPr>
              <w:t>HTTP</w:t>
            </w:r>
            <w:r>
              <w:rPr>
                <w:rStyle w:val="Hyperlink"/>
              </w:rPr>
              <w:fldChar w:fldCharType="end"/>
            </w:r>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5BC2F87" w:rsidR="0038787E" w:rsidRPr="00497903" w:rsidRDefault="00CB6D98" w:rsidP="00CE2237">
            <w:pPr>
              <w:jc w:val="center"/>
            </w:pPr>
            <w:r>
              <w:fldChar w:fldCharType="begin"/>
            </w:r>
            <w:r>
              <w:instrText xml:space="preserve"> HYPERLINK "https://en.wikipedia.org/wiki/Transport_layer" </w:instrText>
            </w:r>
            <w:ins w:id="131" w:author="Greg Landry" w:date="2018-07-03T09:57:00Z"/>
            <w:r>
              <w:fldChar w:fldCharType="separate"/>
            </w:r>
            <w:r w:rsidR="0038787E" w:rsidRPr="00497903">
              <w:rPr>
                <w:rStyle w:val="Hyperlink"/>
              </w:rPr>
              <w:t>Transport</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4F785271" w:rsidR="0038787E" w:rsidRDefault="00CB6D98" w:rsidP="00CE2237">
            <w:r>
              <w:fldChar w:fldCharType="begin"/>
            </w:r>
            <w:r>
              <w:instrText xml:space="preserve"> HYPERLINK "https://en.wikipedia.org/wiki/Transmission_Control_Protocol" </w:instrText>
            </w:r>
            <w:ins w:id="132" w:author="Greg Landry" w:date="2018-07-03T09:57:00Z"/>
            <w:r>
              <w:fldChar w:fldCharType="separate"/>
            </w:r>
            <w:r w:rsidR="0038787E" w:rsidRPr="00497903">
              <w:rPr>
                <w:rStyle w:val="Hyperlink"/>
              </w:rPr>
              <w:t xml:space="preserve">TCP </w:t>
            </w:r>
            <w:r>
              <w:rPr>
                <w:rStyle w:val="Hyperlink"/>
              </w:rPr>
              <w:fldChar w:fldCharType="end"/>
            </w:r>
          </w:p>
          <w:p w14:paraId="1EBD55D2" w14:textId="77777777" w:rsidR="0038787E" w:rsidRDefault="0038787E" w:rsidP="00CE2237"/>
          <w:p w14:paraId="60921D66" w14:textId="55FF9164" w:rsidR="0038787E" w:rsidRPr="00497903" w:rsidRDefault="00CB6D98" w:rsidP="00CE2237">
            <w:r>
              <w:fldChar w:fldCharType="begin"/>
            </w:r>
            <w:r>
              <w:instrText xml:space="preserve"> HYPERLINK "https://en.wikipedia.org/wiki/User_Datagram_Protocol" </w:instrText>
            </w:r>
            <w:ins w:id="133" w:author="Greg Landry" w:date="2018-07-03T09:57:00Z"/>
            <w:r>
              <w:fldChar w:fldCharType="separate"/>
            </w:r>
            <w:r w:rsidR="0038787E" w:rsidRPr="00497903">
              <w:rPr>
                <w:rStyle w:val="Hyperlink"/>
              </w:rPr>
              <w:t>UDP</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48798916" w:rsidR="0038787E" w:rsidRDefault="0038787E" w:rsidP="00CE2237">
            <w:r>
              <w:t xml:space="preserve">(TCP) </w:t>
            </w:r>
            <w:r w:rsidR="00CB6D98">
              <w:fldChar w:fldCharType="begin"/>
            </w:r>
            <w:r w:rsidR="00CB6D98">
              <w:instrText xml:space="preserve"> HYPERLINK "https://en.wikipedia.org/wiki/Transmission_Control_Protocol" \l "TCP_segment_structure" </w:instrText>
            </w:r>
            <w:ins w:id="134" w:author="Greg Landry" w:date="2018-07-03T09:57:00Z"/>
            <w:r w:rsidR="00CB6D98">
              <w:fldChar w:fldCharType="separate"/>
            </w:r>
            <w:r w:rsidRPr="00FA3AE1">
              <w:rPr>
                <w:rStyle w:val="Hyperlink"/>
              </w:rPr>
              <w:t>Segments</w:t>
            </w:r>
            <w:r w:rsidR="00CB6D98">
              <w:rPr>
                <w:rStyle w:val="Hyperlink"/>
              </w:rPr>
              <w:fldChar w:fldCharType="end"/>
            </w:r>
            <w:r>
              <w:t xml:space="preserve"> </w:t>
            </w:r>
          </w:p>
          <w:p w14:paraId="77391A7D" w14:textId="77777777" w:rsidR="0038787E" w:rsidRDefault="0038787E" w:rsidP="00CE2237"/>
          <w:p w14:paraId="64BA2871" w14:textId="798CF013" w:rsidR="0038787E" w:rsidRPr="00497903" w:rsidRDefault="0038787E" w:rsidP="00CE2237">
            <w:r>
              <w:t xml:space="preserve">(UDP) </w:t>
            </w:r>
            <w:r w:rsidR="00CB6D98">
              <w:fldChar w:fldCharType="begin"/>
            </w:r>
            <w:r w:rsidR="00CB6D98">
              <w:instrText xml:space="preserve"> HYPERLINK "https://en.wikipedia.org/wiki/Datagram" </w:instrText>
            </w:r>
            <w:ins w:id="135" w:author="Greg Landry" w:date="2018-07-03T09:57:00Z"/>
            <w:r w:rsidR="00CB6D98">
              <w:fldChar w:fldCharType="separate"/>
            </w:r>
            <w:r w:rsidRPr="00FA3AE1">
              <w:rPr>
                <w:rStyle w:val="Hyperlink"/>
              </w:rPr>
              <w:t>Datagram</w:t>
            </w:r>
            <w:r w:rsidR="00CB6D98">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34104011" w:rsidR="0038787E" w:rsidRPr="00497903" w:rsidRDefault="0038787E" w:rsidP="00CE2237">
            <w:r>
              <w:t>An unreliable connectionless datagram flow– think of it like dropping an envelope in the mail to the post office, you don</w:t>
            </w:r>
            <w:r w:rsidR="003F7E28">
              <w:t>'</w:t>
            </w:r>
            <w:r>
              <w:t>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2EE2F600" w:rsidR="0038787E" w:rsidRPr="00497903" w:rsidRDefault="00CB6D98" w:rsidP="00CE2237">
            <w:pPr>
              <w:jc w:val="center"/>
            </w:pPr>
            <w:r>
              <w:fldChar w:fldCharType="begin"/>
            </w:r>
            <w:r>
              <w:instrText xml:space="preserve"> HYPERLINK "https://en.wikipedia.org/wiki/Network_layer" </w:instrText>
            </w:r>
            <w:ins w:id="136" w:author="Greg Landry" w:date="2018-07-03T09:57:00Z"/>
            <w:r>
              <w:fldChar w:fldCharType="separate"/>
            </w:r>
            <w:r w:rsidR="0038787E" w:rsidRPr="00497903">
              <w:rPr>
                <w:rStyle w:val="Hyperlink"/>
              </w:rPr>
              <w:t>Network</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54042375" w:rsidR="0038787E" w:rsidRPr="00497903" w:rsidRDefault="00CB6D98" w:rsidP="00CE2237">
            <w:r>
              <w:fldChar w:fldCharType="begin"/>
            </w:r>
            <w:r>
              <w:instrText xml:space="preserve"> HYPERLINK "https://en.wikipedia.org/wiki/Internet_Protocol" </w:instrText>
            </w:r>
            <w:ins w:id="137" w:author="Greg Landry" w:date="2018-07-03T09:57:00Z"/>
            <w:r>
              <w:fldChar w:fldCharType="separate"/>
            </w:r>
            <w:r w:rsidR="0038787E" w:rsidRPr="00497903">
              <w:rPr>
                <w:rStyle w:val="Hyperlink"/>
              </w:rPr>
              <w:t>IP</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3DD127F4" w:rsidR="0038787E" w:rsidRPr="00497903" w:rsidRDefault="00CB6D98" w:rsidP="00CE2237">
            <w:r>
              <w:fldChar w:fldCharType="begin"/>
            </w:r>
            <w:r>
              <w:instrText xml:space="preserve"> HYPERLINK "https://en.wikipedia.org/wiki/Network_packet" </w:instrText>
            </w:r>
            <w:ins w:id="138" w:author="Greg Landry" w:date="2018-07-03T09:57:00Z"/>
            <w:r>
              <w:fldChar w:fldCharType="separate"/>
            </w:r>
            <w:r w:rsidR="0038787E" w:rsidRPr="00FA3AE1">
              <w:rPr>
                <w:rStyle w:val="Hyperlink"/>
              </w:rPr>
              <w:t>Packets</w:t>
            </w:r>
            <w:r>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1BF69D6D" w:rsidR="0038787E" w:rsidRPr="00497903" w:rsidRDefault="00CB6D98" w:rsidP="00CE2237">
            <w:pPr>
              <w:jc w:val="center"/>
            </w:pPr>
            <w:r>
              <w:fldChar w:fldCharType="begin"/>
            </w:r>
            <w:r>
              <w:instrText xml:space="preserve"> HYPERLINK "https://en.wikipedia.org/wiki/Data_link_layer" </w:instrText>
            </w:r>
            <w:ins w:id="139" w:author="Greg Landry" w:date="2018-07-03T09:57:00Z"/>
            <w:r>
              <w:fldChar w:fldCharType="separate"/>
            </w:r>
            <w:r w:rsidR="0038787E" w:rsidRPr="00497903">
              <w:rPr>
                <w:rStyle w:val="Hyperlink"/>
              </w:rPr>
              <w:t>Data-Link</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5F0213A5" w:rsidR="0038787E" w:rsidRPr="00497903" w:rsidRDefault="00CB6D98" w:rsidP="00CE2237">
            <w:r>
              <w:fldChar w:fldCharType="begin"/>
            </w:r>
            <w:r>
              <w:instrText xml:space="preserve"> HYPERLINK "https://en.wikipedia.org</w:instrText>
            </w:r>
            <w:r>
              <w:instrText xml:space="preserve">/wiki/IEEE_802.11" </w:instrText>
            </w:r>
            <w:ins w:id="140" w:author="Greg Landry" w:date="2018-07-03T09:57:00Z"/>
            <w:r>
              <w:fldChar w:fldCharType="separate"/>
            </w:r>
            <w:r w:rsidR="0038787E" w:rsidRPr="0037133D">
              <w:rPr>
                <w:rStyle w:val="Hyperlink"/>
              </w:rPr>
              <w:t>802.11 MAC</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6DB891DB" w:rsidR="0038787E" w:rsidRPr="00497903" w:rsidRDefault="00CB6D98" w:rsidP="00CE2237">
            <w:r>
              <w:fldChar w:fldCharType="begin"/>
            </w:r>
            <w:r>
              <w:instrText xml:space="preserve"> HYPERLINK "https://en.wikipedia.org/wiki/Frame_(networking)" </w:instrText>
            </w:r>
            <w:ins w:id="141" w:author="Greg Landry" w:date="2018-07-03T09:57:00Z"/>
            <w:r>
              <w:fldChar w:fldCharType="separate"/>
            </w:r>
            <w:r w:rsidR="0038787E" w:rsidRPr="0037133D">
              <w:rPr>
                <w:rStyle w:val="Hyperlink"/>
              </w:rPr>
              <w:t>Frame</w:t>
            </w:r>
            <w:r>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5CC0747F" w:rsidR="0038787E" w:rsidRPr="00497903" w:rsidRDefault="00CB6D98" w:rsidP="00CE2237">
            <w:pPr>
              <w:jc w:val="center"/>
            </w:pPr>
            <w:r>
              <w:fldChar w:fldCharType="begin"/>
            </w:r>
            <w:r>
              <w:instrText xml:space="preserve"> HYPERLINK "https://en.wikipedia.org/wiki/Physical_layer" </w:instrText>
            </w:r>
            <w:ins w:id="142" w:author="Greg Landry" w:date="2018-07-03T09:57:00Z"/>
            <w:r>
              <w:fldChar w:fldCharType="separate"/>
            </w:r>
            <w:r w:rsidR="0038787E" w:rsidRPr="00497903">
              <w:rPr>
                <w:rStyle w:val="Hyperlink"/>
              </w:rPr>
              <w:t>Physical</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12BA6417" w:rsidR="0038787E" w:rsidRPr="00497903" w:rsidRDefault="0038787E" w:rsidP="00CE2237">
            <w:r w:rsidRPr="00497903">
              <w:t>802.11</w:t>
            </w:r>
            <w:r>
              <w:t>(</w:t>
            </w:r>
            <w:proofErr w:type="spellStart"/>
            <w:r w:rsidR="00CB6D98">
              <w:fldChar w:fldCharType="begin"/>
            </w:r>
            <w:r w:rsidR="00CB6D98">
              <w:instrText xml:space="preserve"> HYPERLINK "https://en.wikipedia.org/wiki/IEEE_802.11" \l "802.11a_.28OFDM_waveform.29" </w:instrText>
            </w:r>
            <w:ins w:id="143" w:author="Greg Landry" w:date="2018-07-03T09:57:00Z"/>
            <w:r w:rsidR="00CB6D98">
              <w:fldChar w:fldCharType="separate"/>
            </w:r>
            <w:r w:rsidRPr="0037133D">
              <w:rPr>
                <w:rStyle w:val="Hyperlink"/>
              </w:rPr>
              <w:t>a</w:t>
            </w:r>
            <w:r w:rsidR="00CB6D98">
              <w:rPr>
                <w:rStyle w:val="Hyperlink"/>
              </w:rPr>
              <w:fldChar w:fldCharType="end"/>
            </w:r>
            <w:r>
              <w:t>,</w:t>
            </w:r>
            <w:r w:rsidR="00CB6D98">
              <w:fldChar w:fldCharType="begin"/>
            </w:r>
            <w:r w:rsidR="00CB6D98">
              <w:instrText xml:space="preserve"> HYPERLINK "https://en.wikipedia.org/wiki/IEEE_802.11" \l "802.11b" </w:instrText>
            </w:r>
            <w:ins w:id="144" w:author="Greg Landry" w:date="2018-07-03T09:57:00Z"/>
            <w:r w:rsidR="00CB6D98">
              <w:fldChar w:fldCharType="separate"/>
            </w:r>
            <w:r w:rsidRPr="0037133D">
              <w:rPr>
                <w:rStyle w:val="Hyperlink"/>
              </w:rPr>
              <w:t>b</w:t>
            </w:r>
            <w:r w:rsidR="00CB6D98">
              <w:rPr>
                <w:rStyle w:val="Hyperlink"/>
              </w:rPr>
              <w:fldChar w:fldCharType="end"/>
            </w:r>
            <w:r>
              <w:t>,</w:t>
            </w:r>
            <w:r w:rsidR="00CB6D98">
              <w:fldChar w:fldCharType="begin"/>
            </w:r>
            <w:r w:rsidR="00CB6D98">
              <w:instrText xml:space="preserve"> HYPERLINK "h</w:instrText>
            </w:r>
            <w:r w:rsidR="00CB6D98">
              <w:instrText xml:space="preserve">ttps://en.wikipedia.org/wiki/IEEE_802.11" \l "802.11g" </w:instrText>
            </w:r>
            <w:ins w:id="145" w:author="Greg Landry" w:date="2018-07-03T09:57:00Z"/>
            <w:r w:rsidR="00CB6D98">
              <w:fldChar w:fldCharType="separate"/>
            </w:r>
            <w:r w:rsidRPr="0037133D">
              <w:rPr>
                <w:rStyle w:val="Hyperlink"/>
              </w:rPr>
              <w:t>g</w:t>
            </w:r>
            <w:r w:rsidR="00CB6D98">
              <w:rPr>
                <w:rStyle w:val="Hyperlink"/>
              </w:rPr>
              <w:fldChar w:fldCharType="end"/>
            </w:r>
            <w:r>
              <w:t>,</w:t>
            </w:r>
            <w:r w:rsidR="00CB6D98">
              <w:fldChar w:fldCharType="begin"/>
            </w:r>
            <w:r w:rsidR="00CB6D98">
              <w:instrText xml:space="preserve"> HYPERLINK "https://en.wikipedia.org/wiki/IEEE_802.11" \l "802.11n" </w:instrText>
            </w:r>
            <w:ins w:id="146" w:author="Greg Landry" w:date="2018-07-03T09:57:00Z"/>
            <w:r w:rsidR="00CB6D98">
              <w:fldChar w:fldCharType="separate"/>
            </w:r>
            <w:r w:rsidRPr="0037133D">
              <w:rPr>
                <w:rStyle w:val="Hyperlink"/>
              </w:rPr>
              <w:t>n</w:t>
            </w:r>
            <w:r w:rsidR="00CB6D98">
              <w:rPr>
                <w:rStyle w:val="Hyperlink"/>
              </w:rPr>
              <w:fldChar w:fldCharType="end"/>
            </w:r>
            <w:r>
              <w:t>,</w:t>
            </w:r>
            <w:r w:rsidR="00CB6D98">
              <w:fldChar w:fldCharType="begin"/>
            </w:r>
            <w:r w:rsidR="00CB6D98">
              <w:instrText xml:space="preserve"> HYPERLINK "https://en.wikipedia.org/wiki/IEEE_802.11" \l "802.11ac" </w:instrText>
            </w:r>
            <w:ins w:id="147" w:author="Greg Landry" w:date="2018-07-03T09:57:00Z"/>
            <w:r w:rsidR="00CB6D98">
              <w:fldChar w:fldCharType="separate"/>
            </w:r>
            <w:r w:rsidRPr="0037133D">
              <w:rPr>
                <w:rStyle w:val="Hyperlink"/>
              </w:rPr>
              <w:t>ac</w:t>
            </w:r>
            <w:proofErr w:type="spellEnd"/>
            <w:r w:rsidR="00CB6D98">
              <w:rPr>
                <w:rStyle w:val="Hyperlink"/>
              </w:rPr>
              <w:fldChar w:fldCharType="end"/>
            </w:r>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9pt;height:384.3pt" o:ole="">
            <v:imagedata r:id="rId8" o:title=""/>
          </v:shape>
          <o:OLEObject Type="Embed" ProgID="Visio.Drawing.11" ShapeID="_x0000_i1025" DrawAspect="Content" ObjectID="_1592117072" r:id="rId9"/>
        </w:object>
      </w:r>
      <w:r w:rsidR="0038787E">
        <w:br w:type="page"/>
      </w:r>
    </w:p>
    <w:p w14:paraId="1AB50916" w14:textId="77777777" w:rsidR="0038787E" w:rsidRDefault="0038787E" w:rsidP="00CE2237">
      <w:pPr>
        <w:pStyle w:val="Heading1"/>
      </w:pPr>
      <w:bookmarkStart w:id="148" w:name="_Toc518375202"/>
      <w:r>
        <w:lastRenderedPageBreak/>
        <w:t>(Physical/Datalink) Wi-Fi Basics</w:t>
      </w:r>
      <w:bookmarkEnd w:id="148"/>
    </w:p>
    <w:p w14:paraId="2E2A3F73" w14:textId="26873E83" w:rsidR="0038787E" w:rsidRDefault="0038787E" w:rsidP="00CE2237">
      <w:r>
        <w:t xml:space="preserve">There are two ends of a Wi-Fi network: </w:t>
      </w:r>
      <w:proofErr w:type="gramStart"/>
      <w:r>
        <w:t>the</w:t>
      </w:r>
      <w:proofErr w:type="gramEnd"/>
      <w:r>
        <w:t xml:space="preserve"> Station (i.e. the IoT device) and the Access Point (i.e. the wireless router).  </w:t>
      </w:r>
      <w:proofErr w:type="gramStart"/>
      <w:r>
        <w:t>In order for</w:t>
      </w:r>
      <w:proofErr w:type="gramEnd"/>
      <w:r>
        <w:t xml:space="preserve">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139E89F2" w:rsidR="0038787E" w:rsidRPr="00065FAA" w:rsidRDefault="00CB6D98" w:rsidP="0069698A">
      <w:pPr>
        <w:pStyle w:val="Heading2"/>
        <w:rPr>
          <w:u w:val="single"/>
        </w:rPr>
      </w:pPr>
      <w:r>
        <w:fldChar w:fldCharType="begin"/>
      </w:r>
      <w:r>
        <w:instrText xml:space="preserve"> HYPERLINK "https://en.wikipedia.org/wiki/Service_set_(802.11_network)" </w:instrText>
      </w:r>
      <w:ins w:id="149" w:author="Greg Landry" w:date="2018-07-03T09:57:00Z"/>
      <w:r>
        <w:fldChar w:fldCharType="separate"/>
      </w:r>
      <w:bookmarkStart w:id="150" w:name="_Toc518375203"/>
      <w:r w:rsidR="0038787E" w:rsidRPr="00065FAA">
        <w:rPr>
          <w:rStyle w:val="Hyperlink"/>
        </w:rPr>
        <w:t>SSID</w:t>
      </w:r>
      <w:r>
        <w:rPr>
          <w:rStyle w:val="Hyperlink"/>
        </w:rPr>
        <w:fldChar w:fldCharType="end"/>
      </w:r>
      <w:r w:rsidR="0038787E" w:rsidRPr="00065FAA">
        <w:rPr>
          <w:u w:val="single"/>
        </w:rPr>
        <w:t xml:space="preserve"> (the name of the wireless network)</w:t>
      </w:r>
      <w:bookmarkEnd w:id="150"/>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151" w:name="_Toc518375204"/>
      <w:r w:rsidRPr="00065FAA">
        <w:t>Band (either 2.4GHz or 5GHz)</w:t>
      </w:r>
      <w:bookmarkEnd w:id="151"/>
    </w:p>
    <w:p w14:paraId="214A1EF2" w14:textId="5428D47A" w:rsidR="0038787E" w:rsidRPr="002A0BCF" w:rsidRDefault="0038787E" w:rsidP="00CE2237">
      <w:r>
        <w:t>Wi-Fi radios encode 1</w:t>
      </w:r>
      <w:r w:rsidR="003F7E28">
        <w:t>'</w:t>
      </w:r>
      <w:r>
        <w:t>s and 0</w:t>
      </w:r>
      <w:r w:rsidR="003F7E28">
        <w:t>'</w:t>
      </w:r>
      <w:r>
        <w:t>s with one of a number of different modulation schemes depending on the type of Wi-Fi network (</w:t>
      </w:r>
      <w:proofErr w:type="spellStart"/>
      <w:proofErr w:type="gramStart"/>
      <w:r>
        <w:t>a,b</w:t>
      </w:r>
      <w:proofErr w:type="gramEnd"/>
      <w:r>
        <w:t>,g,n,ac,ax</w:t>
      </w:r>
      <w:proofErr w:type="spellEnd"/>
      <w:r>
        <w:t xml:space="preserve">)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441EB63F"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ins w:id="152" w:author="Greg Landry" w:date="2018-07-03T09:57:00Z"/>
      <w:r w:rsidRPr="00065FAA">
        <w:fldChar w:fldCharType="separate"/>
      </w:r>
      <w:bookmarkStart w:id="153" w:name="_Toc518375205"/>
      <w:r w:rsidRPr="00065FAA">
        <w:rPr>
          <w:rStyle w:val="Hyperlink"/>
        </w:rPr>
        <w:t>Channel number</w:t>
      </w:r>
      <w:bookmarkEnd w:id="153"/>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xml:space="preserve">.  Additionally, the FCC regulates which channels and bands may be used for different operating regions of the world. At the Wi-Fi layer, this is configured via a country-code setting which maps to a set of available channels for that region. 2.4GHz is </w:t>
      </w:r>
      <w:proofErr w:type="gramStart"/>
      <w:r>
        <w:t>pretty simple</w:t>
      </w:r>
      <w:proofErr w:type="gramEnd"/>
      <w:r>
        <w:t>,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6942649A" w:rsidR="0038787E" w:rsidRPr="00065FAA" w:rsidRDefault="00CB6D98" w:rsidP="0069698A">
      <w:pPr>
        <w:pStyle w:val="Heading2"/>
        <w:rPr>
          <w:u w:val="single"/>
        </w:rPr>
      </w:pPr>
      <w:r>
        <w:fldChar w:fldCharType="begin"/>
      </w:r>
      <w:r>
        <w:instrText xml:space="preserve"> HYPERLINK "https://en.wikipedia.org/wiki/Wireless_</w:instrText>
      </w:r>
      <w:r>
        <w:instrText xml:space="preserve">security" </w:instrText>
      </w:r>
      <w:ins w:id="154" w:author="Greg Landry" w:date="2018-07-03T09:57:00Z"/>
      <w:r>
        <w:fldChar w:fldCharType="separate"/>
      </w:r>
      <w:bookmarkStart w:id="155" w:name="_Toc51837520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155"/>
      <w:r>
        <w:rPr>
          <w:rStyle w:val="Hyperlink"/>
        </w:rPr>
        <w:fldChar w:fldCharType="end"/>
      </w:r>
    </w:p>
    <w:p w14:paraId="720A8AF4" w14:textId="15EF58EE" w:rsidR="0038787E" w:rsidRDefault="0038787E" w:rsidP="00CE2237">
      <w:proofErr w:type="gramStart"/>
      <w:r>
        <w:t>In order to</w:t>
      </w:r>
      <w:proofErr w:type="gramEnd"/>
      <w:r>
        <w:t xml:space="preserve"> provide security for Wi-Fi networks it is common to use data link layer encryption.  The types of network encryption are Open (i.e. no security), </w:t>
      </w:r>
      <w:r w:rsidR="00CB6D98">
        <w:fldChar w:fldCharType="begin"/>
      </w:r>
      <w:r w:rsidR="00CB6D98">
        <w:instrText xml:space="preserve"> HYPERLINK "https://en.wikipedia.org/wiki/Wired_Equ</w:instrText>
      </w:r>
      <w:r w:rsidR="00CB6D98">
        <w:instrText xml:space="preserve">ivalent_Privacy" </w:instrText>
      </w:r>
      <w:ins w:id="156" w:author="Greg Landry" w:date="2018-07-03T09:57:00Z"/>
      <w:r w:rsidR="00CB6D98">
        <w:fldChar w:fldCharType="separate"/>
      </w:r>
      <w:r w:rsidRPr="00C05C28">
        <w:rPr>
          <w:rStyle w:val="Hyperlink"/>
        </w:rPr>
        <w:t>Wire</w:t>
      </w:r>
      <w:r w:rsidR="00724F7D">
        <w:rPr>
          <w:rStyle w:val="Hyperlink"/>
        </w:rPr>
        <w:t>d</w:t>
      </w:r>
      <w:r w:rsidRPr="00C05C28">
        <w:rPr>
          <w:rStyle w:val="Hyperlink"/>
        </w:rPr>
        <w:t xml:space="preserve"> Equivalent Privacy (WEP)</w:t>
      </w:r>
      <w:r w:rsidR="00CB6D98">
        <w:rPr>
          <w:rStyle w:val="Hyperlink"/>
        </w:rPr>
        <w:fldChar w:fldCharType="end"/>
      </w:r>
      <w:r>
        <w:t xml:space="preserve"> which is not completely secure (but may be OK for some type of limited legacy applications), </w:t>
      </w:r>
      <w:r w:rsidR="00CB6D98">
        <w:fldChar w:fldCharType="begin"/>
      </w:r>
      <w:r w:rsidR="00CB6D98">
        <w:instrText xml:space="preserve"> HYPERLINK "https://en.wikipedia.org/wiki/Wi-Fi_Protected_Access" </w:instrText>
      </w:r>
      <w:ins w:id="157" w:author="Greg Landry" w:date="2018-07-03T09:57:00Z"/>
      <w:r w:rsidR="00CB6D98">
        <w:fldChar w:fldCharType="separate"/>
      </w:r>
      <w:r>
        <w:rPr>
          <w:rStyle w:val="Hyperlink"/>
        </w:rPr>
        <w:t>Wi-Fi</w:t>
      </w:r>
      <w:r w:rsidRPr="00F44670">
        <w:rPr>
          <w:rStyle w:val="Hyperlink"/>
        </w:rPr>
        <w:t xml:space="preserve"> Protected Access (WPA)</w:t>
      </w:r>
      <w:r w:rsidR="00CB6D98">
        <w:rPr>
          <w:rStyle w:val="Hyperlink"/>
        </w:rPr>
        <w:fldChar w:fldCharType="end"/>
      </w:r>
      <w:r>
        <w:t xml:space="preserve"> and WPA2 which has largely displaced WPA (you must support WPA2 to use the Wi-Fi logo on your product). From here on we will just call it WPA but we generally mean WPA2.  There are two versions of WPA: one called </w:t>
      </w:r>
      <w:r w:rsidR="003F7E28">
        <w:t>"</w:t>
      </w:r>
      <w:r>
        <w:t>Personal</w:t>
      </w:r>
      <w:r w:rsidR="003F7E28">
        <w:t>"</w:t>
      </w:r>
      <w:r>
        <w:t xml:space="preserve"> or </w:t>
      </w:r>
      <w:r w:rsidR="003F7E28">
        <w:t>"</w:t>
      </w:r>
      <w:proofErr w:type="gramStart"/>
      <w:r>
        <w:t>Pre Shared</w:t>
      </w:r>
      <w:proofErr w:type="gramEnd"/>
      <w:r>
        <w:t xml:space="preserve"> Key</w:t>
      </w:r>
      <w:r w:rsidR="003F7E28">
        <w:t>"</w:t>
      </w:r>
      <w:r>
        <w:t xml:space="preserve"> (PSK) and one called </w:t>
      </w:r>
      <w:r w:rsidR="003F7E28">
        <w:t>"</w:t>
      </w:r>
      <w:r>
        <w:t>Enterprise</w:t>
      </w:r>
      <w:r w:rsidR="003F7E28">
        <w:t>"</w:t>
      </w:r>
      <w:r>
        <w:t>.</w:t>
      </w:r>
    </w:p>
    <w:p w14:paraId="1981A8BB" w14:textId="3F605F41" w:rsidR="0038787E" w:rsidRDefault="0038787E" w:rsidP="00CE2237">
      <w:r>
        <w:t xml:space="preserve">WEP and WPA PSK both use a password—called a key—to encrypt the data.  The WEP encryption scheme is not recommended as it is very easy to compromise (e.g. using tools like Wireshark and </w:t>
      </w:r>
      <w:proofErr w:type="spellStart"/>
      <w:r>
        <w:lastRenderedPageBreak/>
        <w:t>AirSnort</w:t>
      </w:r>
      <w:proofErr w:type="spellEnd"/>
      <w:r>
        <w:t xml:space="preserve">).  The PSK key scheme of WPA is very secure as it uses </w:t>
      </w:r>
      <w:r w:rsidR="00CB6D98">
        <w:fldChar w:fldCharType="begin"/>
      </w:r>
      <w:r w:rsidR="00CB6D98">
        <w:instrText xml:space="preserve"> HYPERLINK "https://en.wikipedia.org/wiki/Advanced_Encryption_Standard" </w:instrText>
      </w:r>
      <w:ins w:id="158" w:author="Greg Landry" w:date="2018-07-03T09:57:00Z"/>
      <w:r w:rsidR="00CB6D98">
        <w:fldChar w:fldCharType="separate"/>
      </w:r>
      <w:r w:rsidRPr="00C05C28">
        <w:rPr>
          <w:rStyle w:val="Hyperlink"/>
        </w:rPr>
        <w:t>AES</w:t>
      </w:r>
      <w:r w:rsidR="00CB6D98">
        <w:rPr>
          <w:rStyle w:val="Hyperlink"/>
        </w:rPr>
        <w:fldChar w:fldCharType="end"/>
      </w:r>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r w:rsidR="00CB6D98">
        <w:fldChar w:fldCharType="begin"/>
      </w:r>
      <w:r w:rsidR="00CB6D98">
        <w:instrText xml:space="preserve"> HYPERLINK "https://en.wikipedia.org/wiki/RADIUS" </w:instrText>
      </w:r>
      <w:ins w:id="159" w:author="Greg Landry" w:date="2018-07-03T09:57:00Z"/>
      <w:r w:rsidR="00CB6D98">
        <w:fldChar w:fldCharType="separate"/>
      </w:r>
      <w:r w:rsidRPr="005404D0">
        <w:rPr>
          <w:rStyle w:val="Hyperlink"/>
        </w:rPr>
        <w:t>RADIUS</w:t>
      </w:r>
      <w:r w:rsidR="00CB6D98">
        <w:rPr>
          <w:rStyle w:val="Hyperlink"/>
        </w:rPr>
        <w:fldChar w:fldCharType="end"/>
      </w:r>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6F332158" w:rsidR="0038787E" w:rsidRPr="00065FAA" w:rsidRDefault="00CB6D98" w:rsidP="0069698A">
      <w:pPr>
        <w:pStyle w:val="Heading2"/>
        <w:rPr>
          <w:u w:val="single"/>
        </w:rPr>
      </w:pPr>
      <w:r>
        <w:fldChar w:fldCharType="begin"/>
      </w:r>
      <w:r>
        <w:instrText xml:space="preserve"> HYPERLINK "https://en.wikipedia.org/wiki/MAC_address" </w:instrText>
      </w:r>
      <w:ins w:id="160" w:author="Greg Landry" w:date="2018-07-03T09:57:00Z"/>
      <w:r>
        <w:fldChar w:fldCharType="separate"/>
      </w:r>
      <w:bookmarkStart w:id="161" w:name="_Toc518375207"/>
      <w:r w:rsidR="0038787E" w:rsidRPr="00065FAA">
        <w:rPr>
          <w:rStyle w:val="Hyperlink"/>
        </w:rPr>
        <w:t>Media Access Control (MAC) Address</w:t>
      </w:r>
      <w:bookmarkEnd w:id="161"/>
      <w:r>
        <w:rPr>
          <w:rStyle w:val="Hyperlink"/>
        </w:rPr>
        <w:fldChar w:fldCharType="end"/>
      </w:r>
    </w:p>
    <w:p w14:paraId="74382E71" w14:textId="7C9E5AEC"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w:t>
      </w:r>
      <w:r w:rsidR="003F7E28">
        <w:t>'</w:t>
      </w:r>
      <w:r>
        <w:t xml:space="preserve">s (e.g. </w:t>
      </w:r>
      <w:proofErr w:type="spellStart"/>
      <w:proofErr w:type="gramStart"/>
      <w:r>
        <w:t>ff:ff</w:t>
      </w:r>
      <w:proofErr w:type="gramEnd"/>
      <w:r>
        <w:t>:ff:ff:ff:ff</w:t>
      </w:r>
      <w:proofErr w:type="spellEnd"/>
      <w:r>
        <w:t>)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w:t>
      </w:r>
      <w:proofErr w:type="gramStart"/>
      <w:r>
        <w:t>in order to</w:t>
      </w:r>
      <w:proofErr w:type="gramEnd"/>
      <w:r>
        <w:t xml:space="preserve">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179319EB" w:rsidR="0038787E" w:rsidRDefault="00CB6D98" w:rsidP="0069698A">
      <w:pPr>
        <w:pStyle w:val="Heading2"/>
      </w:pPr>
      <w:r>
        <w:fldChar w:fldCharType="begin"/>
      </w:r>
      <w:r>
        <w:instrText xml:space="preserve"> HYPERLINK "https://en.wikipedia.org/wiki/Address_Resolution_Protocol" </w:instrText>
      </w:r>
      <w:ins w:id="162" w:author="Greg Landry" w:date="2018-07-03T09:57:00Z"/>
      <w:r>
        <w:fldChar w:fldCharType="separate"/>
      </w:r>
      <w:bookmarkStart w:id="163" w:name="_Toc518375208"/>
      <w:r w:rsidR="0038787E" w:rsidRPr="000B096A">
        <w:rPr>
          <w:rStyle w:val="Hyperlink"/>
        </w:rPr>
        <w:t>ARP</w:t>
      </w:r>
      <w:bookmarkEnd w:id="163"/>
      <w:r>
        <w:rPr>
          <w:rStyle w:val="Hyperlink"/>
        </w:rPr>
        <w:fldChar w:fldCharType="end"/>
      </w:r>
    </w:p>
    <w:p w14:paraId="2D13AA7D" w14:textId="6577A62A"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w:t>
      </w:r>
      <w:r w:rsidR="003F7E28">
        <w:t>"</w:t>
      </w:r>
      <w:r>
        <w:t>ARP request</w:t>
      </w:r>
      <w:r w:rsidR="003F7E28">
        <w:t>"</w:t>
      </w:r>
      <w:r>
        <w:t xml:space="preserve">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w:t>
      </w:r>
      <w:proofErr w:type="spellStart"/>
      <w:r>
        <w:t>ARPing</w:t>
      </w:r>
      <w:proofErr w:type="spellEnd"/>
      <w:r>
        <w:t xml:space="preserve">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164" w:name="_Toc518375209"/>
      <w:r>
        <w:lastRenderedPageBreak/>
        <w:t>IP Networking</w:t>
      </w:r>
      <w:bookmarkEnd w:id="164"/>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w:t>
      </w:r>
      <w:proofErr w:type="gramStart"/>
      <w:r>
        <w:t>network, but</w:t>
      </w:r>
      <w:proofErr w:type="gramEnd"/>
      <w:r>
        <w:t xml:space="preserve"> may also mean servers that are attached to a network somewhere on the Internet.</w:t>
      </w:r>
    </w:p>
    <w:p w14:paraId="32EC417A" w14:textId="0156040C" w:rsidR="0038787E" w:rsidRDefault="0038787E" w:rsidP="00CE2237">
      <w:r>
        <w:t xml:space="preserve">All </w:t>
      </w:r>
      <w:r w:rsidRPr="00A81920">
        <w:rPr>
          <w:b/>
        </w:rPr>
        <w:t>devices</w:t>
      </w:r>
      <w:r>
        <w:t xml:space="preserve"> on the Internet have a legal </w:t>
      </w:r>
      <w:r w:rsidR="00CB6D98">
        <w:fldChar w:fldCharType="begin"/>
      </w:r>
      <w:r w:rsidR="00CB6D98">
        <w:instrText xml:space="preserve"> HYPERLINK "https://en.wikipedia.org/wiki/IP_address" </w:instrText>
      </w:r>
      <w:ins w:id="165" w:author="Greg Landry" w:date="2018-07-03T09:57:00Z"/>
      <w:r w:rsidR="00CB6D98">
        <w:fldChar w:fldCharType="separate"/>
      </w:r>
      <w:r w:rsidRPr="005404D0">
        <w:rPr>
          <w:rStyle w:val="Hyperlink"/>
          <w:b/>
        </w:rPr>
        <w:t>IP address</w:t>
      </w:r>
      <w:r w:rsidR="00CB6D98">
        <w:rPr>
          <w:rStyle w:val="Hyperlink"/>
          <w:b/>
        </w:rPr>
        <w:fldChar w:fldCharType="end"/>
      </w:r>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w:t>
      </w:r>
      <w:proofErr w:type="gramStart"/>
      <w:r>
        <w:t>15.*</w:t>
      </w:r>
      <w:proofErr w:type="gramEnd"/>
      <w:r>
        <w:t xml:space="preserve"> is 255.255.255.0</w:t>
      </w:r>
    </w:p>
    <w:p w14:paraId="7C154C1D" w14:textId="5BE5F243" w:rsidR="0038787E" w:rsidRDefault="0038787E" w:rsidP="00CE2237">
      <w:r>
        <w:t xml:space="preserve">An </w:t>
      </w:r>
      <w:r w:rsidR="00CB6D98">
        <w:fldChar w:fldCharType="begin"/>
      </w:r>
      <w:r w:rsidR="00CB6D98">
        <w:instrText xml:space="preserve"> HYPERLINK "https://en.wikipedia.org/wiki/Subnetwork" </w:instrText>
      </w:r>
      <w:ins w:id="166" w:author="Greg Landry" w:date="2018-07-03T09:57:00Z"/>
      <w:r w:rsidR="00CB6D98">
        <w:fldChar w:fldCharType="separate"/>
      </w:r>
      <w:r w:rsidRPr="00A43E83">
        <w:rPr>
          <w:rStyle w:val="Hyperlink"/>
        </w:rPr>
        <w:t>IP Network</w:t>
      </w:r>
      <w:r w:rsidR="00CB6D98">
        <w:rPr>
          <w:rStyle w:val="Hyperlink"/>
        </w:rPr>
        <w:fldChar w:fldCharType="end"/>
      </w:r>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67" w:name="_Toc518375210"/>
      <w:r>
        <w:lastRenderedPageBreak/>
        <w:t>Device Configuration Table (DCT)</w:t>
      </w:r>
      <w:bookmarkEnd w:id="167"/>
    </w:p>
    <w:p w14:paraId="01D6A220" w14:textId="3CBEA9FC"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w:t>
      </w:r>
      <w:r w:rsidR="003F7E28">
        <w:t>"</w:t>
      </w:r>
      <w:r>
        <w:t>do the right thing</w:t>
      </w:r>
      <w:r w:rsidR="003F7E28">
        <w:t>"</w:t>
      </w:r>
      <w:r>
        <w:t xml:space="preserve">. For example, </w:t>
      </w:r>
      <w:proofErr w:type="spellStart"/>
      <w:r w:rsidRPr="00281458">
        <w:rPr>
          <w:i/>
        </w:rPr>
        <w:t>wiced_network_</w:t>
      </w:r>
      <w:proofErr w:type="gramStart"/>
      <w:r w:rsidRPr="00281458">
        <w:rPr>
          <w:i/>
        </w:rPr>
        <w:t>up</w:t>
      </w:r>
      <w:proofErr w:type="spellEnd"/>
      <w:r w:rsidRPr="00281458">
        <w:rPr>
          <w:i/>
        </w:rPr>
        <w:t>(</w:t>
      </w:r>
      <w:proofErr w:type="gramEnd"/>
      <w:r w:rsidRPr="00281458">
        <w:rPr>
          <w:i/>
        </w:rPr>
        <w:t>)</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 xml:space="preserve">When building a WICED App you can either use the default DCT or you can make a custom one or a custom section of one.  To preconfigure the Wi-Fi section of the DCT table you need to create a .h file (generally called </w:t>
      </w:r>
      <w:proofErr w:type="spellStart"/>
      <w:r>
        <w:t>wifi_config_dct.h</w:t>
      </w:r>
      <w:proofErr w:type="spellEnd"/>
      <w:r w:rsidR="00F01E49">
        <w:t>)</w:t>
      </w:r>
      <w:r>
        <w:t xml:space="preserve"> with the correct #defines. You then need to add the following line </w:t>
      </w:r>
      <w:r w:rsidR="002469F1">
        <w:t>to the</w:t>
      </w:r>
      <w:r>
        <w:t xml:space="preserve"> </w:t>
      </w:r>
      <w:proofErr w:type="spellStart"/>
      <w:r>
        <w:t>makefile</w:t>
      </w:r>
      <w:proofErr w:type="spellEnd"/>
      <w:r>
        <w:t xml:space="preserv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w:t>
      </w:r>
      <w:proofErr w:type="gramStart"/>
      <w:r>
        <w:rPr>
          <w:rFonts w:ascii="Courier New" w:hAnsi="Courier New" w:cs="Courier New"/>
        </w:rPr>
        <w:t>H :</w:t>
      </w:r>
      <w:proofErr w:type="gramEnd"/>
      <w:r>
        <w:rPr>
          <w:rFonts w:ascii="Courier New" w:hAnsi="Courier New" w:cs="Courier New"/>
        </w:rPr>
        <w:t xml:space="preserve">= </w:t>
      </w:r>
      <w:proofErr w:type="spellStart"/>
      <w:r>
        <w:rPr>
          <w:rFonts w:ascii="Courier New" w:hAnsi="Courier New" w:cs="Courier New"/>
        </w:rPr>
        <w:t>wifi_config_dct.h</w:t>
      </w:r>
      <w:proofErr w:type="spellEnd"/>
    </w:p>
    <w:p w14:paraId="04DCDB41" w14:textId="34A35783" w:rsidR="0038787E" w:rsidRDefault="0038787E" w:rsidP="00CE2237">
      <w:pPr>
        <w:keepNext/>
        <w:rPr>
          <w:b/>
          <w:u w:val="single"/>
        </w:rPr>
      </w:pPr>
      <w:r>
        <w:t xml:space="preserve"> </w:t>
      </w:r>
      <w:r w:rsidRPr="004504F0">
        <w:rPr>
          <w:b/>
          <w:u w:val="single"/>
        </w:rPr>
        <w:t xml:space="preserve">You can get a template for the file in the directory </w:t>
      </w:r>
      <w:r w:rsidR="003F7E28">
        <w:rPr>
          <w:b/>
          <w:u w:val="single"/>
        </w:rPr>
        <w:t>"</w:t>
      </w:r>
      <w:r w:rsidRPr="004504F0">
        <w:rPr>
          <w:b/>
          <w:u w:val="single"/>
        </w:rPr>
        <w:t>include/</w:t>
      </w:r>
      <w:proofErr w:type="spellStart"/>
      <w:r w:rsidRPr="004504F0">
        <w:rPr>
          <w:b/>
          <w:u w:val="single"/>
        </w:rPr>
        <w:t>default_</w:t>
      </w:r>
      <w:r>
        <w:rPr>
          <w:b/>
          <w:u w:val="single"/>
        </w:rPr>
        <w:t>wifi_</w:t>
      </w:r>
      <w:r w:rsidRPr="004504F0">
        <w:rPr>
          <w:b/>
          <w:u w:val="single"/>
        </w:rPr>
        <w:t>config_dct.h</w:t>
      </w:r>
      <w:proofErr w:type="spellEnd"/>
      <w:r w:rsidR="003F7E28">
        <w:rPr>
          <w:b/>
          <w:u w:val="single"/>
        </w:rPr>
        <w:t>"</w:t>
      </w:r>
      <w:r>
        <w:rPr>
          <w:b/>
          <w:u w:val="single"/>
        </w:rPr>
        <w:t xml:space="preserve">. </w:t>
      </w:r>
      <w:r>
        <w:t xml:space="preserve">Note that the name of the file is hard-coded in most projects to be </w:t>
      </w:r>
      <w:r w:rsidR="003F7E28">
        <w:t>"</w:t>
      </w:r>
      <w:proofErr w:type="spellStart"/>
      <w:r>
        <w:t>wifi_config_dct.h</w:t>
      </w:r>
      <w:proofErr w:type="spellEnd"/>
      <w:r w:rsidR="003F7E28">
        <w:t>"</w:t>
      </w:r>
      <w:r>
        <w:t xml:space="preserve">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 xml:space="preserve">ICED system over Wi-Fi. The </w:t>
      </w:r>
      <w:proofErr w:type="spellStart"/>
      <w:r w:rsidR="002469F1">
        <w:t>nomal</w:t>
      </w:r>
      <w:proofErr w:type="spellEnd"/>
      <w:r>
        <w:t xml:space="preserve"> AP is used for devices that will act as a Wi-Fi access point during normal operation. The </w:t>
      </w:r>
      <w:r>
        <w:lastRenderedPageBreak/>
        <w:t xml:space="preserve">client is used for devices that will connect to an existing Wi-Fi network as a station. For the purposes of this chapter we will only be a </w:t>
      </w:r>
      <w:proofErr w:type="gramStart"/>
      <w:r>
        <w:t>CLIENT</w:t>
      </w:r>
      <w:proofErr w:type="gramEnd"/>
      <w:r>
        <w:t xml:space="preserve"> so you will only need to touch 17-23.</w:t>
      </w:r>
    </w:p>
    <w:p w14:paraId="13CF04FF" w14:textId="2441A12B" w:rsidR="0038787E" w:rsidRDefault="0038787E" w:rsidP="00CE2237">
      <w:r>
        <w:t xml:space="preserve">To find the definition (or possible definitions) of the #defines you can highlight, right click, and select </w:t>
      </w:r>
      <w:r w:rsidR="003F7E28">
        <w:t>"</w:t>
      </w:r>
      <w:r>
        <w:t>Open declaration</w:t>
      </w:r>
      <w:r w:rsidR="003F7E28">
        <w:t>"</w:t>
      </w:r>
      <w:r>
        <w:t xml:space="preserve">.  For example, if you open the declaration of </w:t>
      </w:r>
      <w:r w:rsidR="003F7E28">
        <w:t>"</w:t>
      </w:r>
      <w:r>
        <w:t>WICED_SECURITY_OPEN</w:t>
      </w:r>
      <w:r w:rsidR="003F7E28">
        <w:t>"</w:t>
      </w:r>
      <w:r>
        <w:t>,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0CE1E3C5" w:rsidR="0038787E" w:rsidRDefault="00B974FC" w:rsidP="00CE2237">
      <w:r>
        <w:t>T</w:t>
      </w:r>
      <w:r w:rsidR="0038787E">
        <w:t>he DCT information is mapped into flash by the WICED SDK. Typically</w:t>
      </w:r>
      <w:r>
        <w:t>,</w:t>
      </w:r>
      <w:r w:rsidR="0038787E">
        <w:t xml:space="preserve"> you won</w:t>
      </w:r>
      <w:r w:rsidR="003F7E28">
        <w:t>'</w:t>
      </w:r>
      <w:r w:rsidR="0038787E">
        <w:t>t need to know about it since you just choose your</w:t>
      </w:r>
      <w:r>
        <w:t xml:space="preserve"> settings in the </w:t>
      </w:r>
      <w:proofErr w:type="spellStart"/>
      <w:r>
        <w:t>wiced_config_d</w:t>
      </w:r>
      <w:r w:rsidR="0038787E">
        <w:t>ct.h</w:t>
      </w:r>
      <w:proofErr w:type="spellEnd"/>
      <w:r w:rsidR="0038787E">
        <w:t xml:space="preserve"> file, but if you want to read/modify some of the DCT settings from the firmware you will need to understand how the values are stored in flash.</w:t>
      </w:r>
    </w:p>
    <w:p w14:paraId="3947B651" w14:textId="77777777" w:rsidR="0038787E" w:rsidRDefault="0038787E" w:rsidP="00CE2237">
      <w:r>
        <w:t xml:space="preserve">The WICED SDK provides a predefined structure for the DCT mapping in the file </w:t>
      </w:r>
      <w:proofErr w:type="spellStart"/>
      <w:r>
        <w:t>platform_dct.h</w:t>
      </w:r>
      <w:proofErr w:type="spellEnd"/>
      <w:r>
        <w:t xml:space="preserve">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t>
      </w:r>
      <w:proofErr w:type="spellStart"/>
      <w:r>
        <w:t>wifi_config</w:t>
      </w:r>
      <w:proofErr w:type="spellEnd"/>
      <w:r>
        <w:t xml:space="preserve"> is a structure of type </w:t>
      </w:r>
      <w:proofErr w:type="spellStart"/>
      <w:r>
        <w:t>platform_dct_wifi_config_t</w:t>
      </w:r>
      <w:proofErr w:type="spellEnd"/>
      <w:r>
        <w:t xml:space="preserve"> that contains information about the Wi-Fi configuration </w:t>
      </w:r>
      <w:r>
        <w:lastRenderedPageBreak/>
        <w:t xml:space="preserve">including the known access points. If you right click and do Open Declaration on </w:t>
      </w:r>
      <w:proofErr w:type="spellStart"/>
      <w:r>
        <w:t>platform_dct_wifi_config_t</w:t>
      </w:r>
      <w:proofErr w:type="spellEnd"/>
      <w:r>
        <w:t xml:space="preserve">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3B3131DD" w:rsidR="0038787E" w:rsidRDefault="0038787E" w:rsidP="00CE2237">
      <w:r>
        <w:t xml:space="preserve">The second entry </w:t>
      </w:r>
      <w:r w:rsidR="003F7E28">
        <w:t>"</w:t>
      </w:r>
      <w:proofErr w:type="spellStart"/>
      <w:r>
        <w:t>stored_ap_list</w:t>
      </w:r>
      <w:proofErr w:type="spellEnd"/>
      <w:r w:rsidR="003F7E28">
        <w:t>"</w:t>
      </w:r>
      <w:r>
        <w:t xml:space="preserve"> is an array of type </w:t>
      </w:r>
      <w:r w:rsidR="003F7E28">
        <w:t>"</w:t>
      </w:r>
      <w:proofErr w:type="spellStart"/>
      <w:r>
        <w:t>wiced_config_ap_entry_t</w:t>
      </w:r>
      <w:proofErr w:type="spellEnd"/>
      <w:r w:rsidR="003F7E28">
        <w:t>"</w:t>
      </w:r>
      <w:r>
        <w:t xml:space="preserve">. The first element (i.e. index 0) of this array contains information for the access point that the STA connects to as a client. If you right click on </w:t>
      </w:r>
      <w:proofErr w:type="spellStart"/>
      <w:r>
        <w:t>wiced_config_ap_entry_t</w:t>
      </w:r>
      <w:proofErr w:type="spellEnd"/>
      <w:r>
        <w:t xml:space="preserve">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 xml:space="preserve">The first entry in this structure (details, which is a structure of type </w:t>
      </w:r>
      <w:proofErr w:type="spellStart"/>
      <w:r>
        <w:t>wiced_ap_info_t</w:t>
      </w:r>
      <w:proofErr w:type="spellEnd"/>
      <w:r>
        <w:t>) contains details of the access point that the client will connect to. If you r</w:t>
      </w:r>
      <w:r w:rsidR="00B741B8">
        <w:t>i</w:t>
      </w:r>
      <w:r>
        <w:t xml:space="preserve">ght click on </w:t>
      </w:r>
      <w:proofErr w:type="spellStart"/>
      <w:r>
        <w:t>wiced_ap_info_t</w:t>
      </w:r>
      <w:proofErr w:type="spellEnd"/>
      <w:r>
        <w:t xml:space="preserve">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proofErr w:type="spellStart"/>
      <w:r w:rsidRPr="00963C1C">
        <w:rPr>
          <w:i/>
        </w:rPr>
        <w:t>wiced_dct_read_</w:t>
      </w:r>
      <w:proofErr w:type="gramStart"/>
      <w:r w:rsidRPr="00963C1C">
        <w:rPr>
          <w:i/>
        </w:rPr>
        <w:t>lock</w:t>
      </w:r>
      <w:proofErr w:type="spellEnd"/>
      <w:r w:rsidRPr="00963C1C">
        <w:rPr>
          <w:i/>
        </w:rPr>
        <w:t>(</w:t>
      </w:r>
      <w:proofErr w:type="gramEnd"/>
      <w:r w:rsidRPr="00963C1C">
        <w:rPr>
          <w:i/>
        </w:rPr>
        <w:t>)</w:t>
      </w:r>
      <w:r>
        <w:t xml:space="preserve"> which will read the DCT into a RAM buffer which you can then modify and then write back to the flash with the function </w:t>
      </w:r>
      <w:proofErr w:type="spellStart"/>
      <w:r w:rsidRPr="00EE27F2">
        <w:rPr>
          <w:i/>
        </w:rPr>
        <w:t>wiced_dct_write</w:t>
      </w:r>
      <w:proofErr w:type="spellEnd"/>
      <w:r w:rsidRPr="00EE27F2">
        <w:rPr>
          <w:i/>
        </w:rPr>
        <w:t>()</w:t>
      </w:r>
      <w:r>
        <w:t>.</w:t>
      </w:r>
    </w:p>
    <w:p w14:paraId="4042FF02" w14:textId="77777777" w:rsidR="0038787E" w:rsidRDefault="0038787E" w:rsidP="00CE2237">
      <w:r>
        <w:t xml:space="preserve">You provide the </w:t>
      </w:r>
      <w:proofErr w:type="spellStart"/>
      <w:r w:rsidRPr="00FC5113">
        <w:rPr>
          <w:i/>
        </w:rPr>
        <w:t>wiced_dct_read_</w:t>
      </w:r>
      <w:proofErr w:type="gramStart"/>
      <w:r w:rsidRPr="00FC5113">
        <w:rPr>
          <w:i/>
        </w:rPr>
        <w:t>lock</w:t>
      </w:r>
      <w:proofErr w:type="spellEnd"/>
      <w:r w:rsidRPr="00FC5113">
        <w:rPr>
          <w:i/>
        </w:rPr>
        <w:t>(</w:t>
      </w:r>
      <w:proofErr w:type="gramEnd"/>
      <w:r w:rsidRPr="00FC5113">
        <w:rPr>
          <w:i/>
        </w:rPr>
        <w:t>)</w:t>
      </w:r>
      <w:r>
        <w:t xml:space="preserve"> call with a pointer to a pointer to an empty structure which will be filled with the DCT Wi-Fi data. The type of structure depends on which section of the DCT that you want to read (the section is a parameter to the </w:t>
      </w:r>
      <w:proofErr w:type="spellStart"/>
      <w:r w:rsidRPr="004665E3">
        <w:rPr>
          <w:i/>
        </w:rPr>
        <w:t>wiced_dct_read_</w:t>
      </w:r>
      <w:proofErr w:type="gramStart"/>
      <w:r w:rsidRPr="004665E3">
        <w:rPr>
          <w:i/>
        </w:rPr>
        <w:t>lock</w:t>
      </w:r>
      <w:proofErr w:type="spellEnd"/>
      <w:r w:rsidRPr="004665E3">
        <w:rPr>
          <w:i/>
        </w:rPr>
        <w:t>(</w:t>
      </w:r>
      <w:proofErr w:type="gramEnd"/>
      <w:r w:rsidRPr="004665E3">
        <w:rPr>
          <w:i/>
        </w:rPr>
        <w:t>)</w:t>
      </w:r>
      <w:r>
        <w:t xml:space="preserve"> function). For example, if you </w:t>
      </w:r>
      <w:r>
        <w:lastRenderedPageBreak/>
        <w:t xml:space="preserve">want to read the DCT_WIFI_CONFIG_SECTION, then the pointer type would be </w:t>
      </w:r>
      <w:proofErr w:type="spellStart"/>
      <w:r>
        <w:t>platform_dct_wifi_config_t</w:t>
      </w:r>
      <w:proofErr w:type="spellEnd"/>
      <w:r>
        <w:t>.</w:t>
      </w:r>
    </w:p>
    <w:p w14:paraId="653DC37F" w14:textId="23DF75BC" w:rsidR="0038787E" w:rsidRDefault="0038787E" w:rsidP="00CE2237">
      <w:r>
        <w:t xml:space="preserve">You can find the list of section names in the </w:t>
      </w:r>
      <w:proofErr w:type="spellStart"/>
      <w:r>
        <w:t>wiced_dct_common.h</w:t>
      </w:r>
      <w:proofErr w:type="spellEnd"/>
      <w:r>
        <w:t xml:space="preserve">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proofErr w:type="spellStart"/>
      <w:r w:rsidRPr="008E5276">
        <w:rPr>
          <w:i/>
        </w:rPr>
        <w:t>wiced_dct_read_</w:t>
      </w:r>
      <w:proofErr w:type="gramStart"/>
      <w:r w:rsidRPr="008E5276">
        <w:rPr>
          <w:i/>
        </w:rPr>
        <w:t>unlock</w:t>
      </w:r>
      <w:proofErr w:type="spellEnd"/>
      <w:r w:rsidRPr="008E5276">
        <w:rPr>
          <w:i/>
        </w:rPr>
        <w:t>(</w:t>
      </w:r>
      <w:proofErr w:type="gramEnd"/>
      <w:r w:rsidRPr="008E5276">
        <w:rPr>
          <w:i/>
        </w:rPr>
        <w:t>)</w:t>
      </w:r>
      <w:r>
        <w:t xml:space="preserve">. </w:t>
      </w:r>
    </w:p>
    <w:p w14:paraId="79391301" w14:textId="2F4AD86A" w:rsidR="0038787E" w:rsidRDefault="0038787E" w:rsidP="00CE2237">
      <w:r>
        <w:t xml:space="preserve">If the flash is </w:t>
      </w:r>
      <w:r w:rsidR="003F7E28">
        <w:t>"</w:t>
      </w:r>
      <w:r>
        <w:t>internal</w:t>
      </w:r>
      <w:r w:rsidR="003F7E28">
        <w:t>"</w:t>
      </w:r>
      <w:r>
        <w:t xml:space="preserve"> and directly accessible by the processor you can call </w:t>
      </w:r>
      <w:proofErr w:type="spellStart"/>
      <w:r w:rsidRPr="00DA3D45">
        <w:rPr>
          <w:i/>
        </w:rPr>
        <w:t>wiced_dct_read_</w:t>
      </w:r>
      <w:proofErr w:type="gramStart"/>
      <w:r w:rsidRPr="00DA3D45">
        <w:rPr>
          <w:i/>
        </w:rPr>
        <w:t>lock</w:t>
      </w:r>
      <w:proofErr w:type="spellEnd"/>
      <w:r w:rsidRPr="00DA3D45">
        <w:rPr>
          <w:i/>
        </w:rPr>
        <w:t>(</w:t>
      </w:r>
      <w:proofErr w:type="gramEnd"/>
      <w:r w:rsidRPr="00DA3D45">
        <w:rPr>
          <w:i/>
        </w:rPr>
        <w:t>)</w:t>
      </w:r>
      <w:r>
        <w:t xml:space="preserve"> with the writable parameter set to false, in which case the </w:t>
      </w:r>
      <w:proofErr w:type="spellStart"/>
      <w:r w:rsidRPr="00B17040">
        <w:rPr>
          <w:i/>
        </w:rPr>
        <w:t>wiced_dct_read_lock</w:t>
      </w:r>
      <w:proofErr w:type="spellEnd"/>
      <w:r w:rsidRPr="00B17040">
        <w:rPr>
          <w:i/>
        </w:rPr>
        <w:t>()</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68" w:name="_Toc518375211"/>
      <w:r>
        <w:lastRenderedPageBreak/>
        <w:t>The WICED Wi-Fi SDK</w:t>
      </w:r>
      <w:bookmarkEnd w:id="168"/>
    </w:p>
    <w:p w14:paraId="574C924F" w14:textId="6D57E437" w:rsidR="0038787E" w:rsidRDefault="0038787E" w:rsidP="00CE2237">
      <w:r>
        <w:t xml:space="preserve">In order to attach to a Wi-Fi network you must call the </w:t>
      </w:r>
      <w:proofErr w:type="spellStart"/>
      <w:r w:rsidRPr="007D2036">
        <w:rPr>
          <w:i/>
        </w:rPr>
        <w:t>wiced_network_</w:t>
      </w:r>
      <w:proofErr w:type="gramStart"/>
      <w:r w:rsidRPr="007D2036">
        <w:rPr>
          <w:i/>
        </w:rPr>
        <w:t>up</w:t>
      </w:r>
      <w:proofErr w:type="spellEnd"/>
      <w:r w:rsidRPr="007D2036">
        <w:rPr>
          <w:i/>
        </w:rPr>
        <w:t>(</w:t>
      </w:r>
      <w:proofErr w:type="gramEnd"/>
      <w:r w:rsidRPr="007D2036">
        <w:rPr>
          <w:i/>
        </w:rPr>
        <w:t>)</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t>
      </w:r>
      <w:proofErr w:type="spellStart"/>
      <w:r>
        <w:t>wiced_interface_t</w:t>
      </w:r>
      <w:proofErr w:type="spellEnd"/>
      <w:r>
        <w:t xml:space="preserve"> specifies which network interface to use.  The WICED-SDK supports the ability to use multiple networks at the same time e.g. Wi-Fi &amp; Ethernet.  To find the definition, I went to the definition of </w:t>
      </w:r>
      <w:proofErr w:type="spellStart"/>
      <w:r>
        <w:t>wiced_interface_t</w:t>
      </w:r>
      <w:proofErr w:type="spellEnd"/>
      <w:r>
        <w:t xml:space="preserve">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4932" cy="1211172"/>
                    </a:xfrm>
                    <a:prstGeom prst="rect">
                      <a:avLst/>
                    </a:prstGeom>
                  </pic:spPr>
                </pic:pic>
              </a:graphicData>
            </a:graphic>
          </wp:inline>
        </w:drawing>
      </w:r>
    </w:p>
    <w:p w14:paraId="5BA62DEB" w14:textId="7E45F6B9" w:rsidR="0038787E" w:rsidRDefault="0038787E" w:rsidP="00CE2237">
      <w:r>
        <w:t xml:space="preserve">The next parameter in the </w:t>
      </w:r>
      <w:proofErr w:type="spellStart"/>
      <w:r w:rsidRPr="00471911">
        <w:rPr>
          <w:i/>
        </w:rPr>
        <w:t>wiced_network_</w:t>
      </w:r>
      <w:proofErr w:type="gramStart"/>
      <w:r w:rsidRPr="00471911">
        <w:rPr>
          <w:i/>
        </w:rPr>
        <w:t>up</w:t>
      </w:r>
      <w:proofErr w:type="spellEnd"/>
      <w:r w:rsidRPr="00471911">
        <w:rPr>
          <w:i/>
        </w:rPr>
        <w:t>(</w:t>
      </w:r>
      <w:proofErr w:type="gramEnd"/>
      <w:r w:rsidRPr="00471911">
        <w:rPr>
          <w:i/>
        </w:rPr>
        <w:t>)</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t>
      </w:r>
      <w:r w:rsidR="003F7E28">
        <w:t>"</w:t>
      </w:r>
      <w:r>
        <w:t>WICED_USE_EXTERNAL_DHCP_SERVER</w:t>
      </w:r>
      <w:r w:rsidR="003F7E28">
        <w:t>"</w:t>
      </w:r>
      <w:r>
        <w:t xml:space="preserve"> so that you get your IP information from the DHCP running in the class</w:t>
      </w:r>
      <w:r w:rsidR="003F7E28">
        <w:t>'</w:t>
      </w:r>
      <w:r>
        <w:t>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297" cy="740367"/>
                    </a:xfrm>
                    <a:prstGeom prst="rect">
                      <a:avLst/>
                    </a:prstGeom>
                  </pic:spPr>
                </pic:pic>
              </a:graphicData>
            </a:graphic>
          </wp:inline>
        </w:drawing>
      </w:r>
    </w:p>
    <w:p w14:paraId="55A3CCB6" w14:textId="596E4E60" w:rsidR="0038787E" w:rsidRDefault="0038787E" w:rsidP="00CE2237">
      <w:r>
        <w:t>If you are using an external DHCP server, then you don</w:t>
      </w:r>
      <w:r w:rsidR="003F7E28">
        <w:t>'</w:t>
      </w:r>
      <w:r>
        <w:t xml:space="preserve">t need to specify the </w:t>
      </w:r>
      <w:proofErr w:type="spellStart"/>
      <w:r>
        <w:t>ip_settings</w:t>
      </w:r>
      <w:proofErr w:type="spellEnd"/>
      <w:r>
        <w:t>. In that case, just use NULL for the third parameter.</w:t>
      </w:r>
    </w:p>
    <w:p w14:paraId="07F1427B" w14:textId="77777777" w:rsidR="0038787E" w:rsidRDefault="0038787E" w:rsidP="00CE2237">
      <w:r>
        <w:t xml:space="preserve">If you are not using an external DHCP server, you need to statically specify the IP networking parameters by passing a structure called </w:t>
      </w:r>
      <w:proofErr w:type="spellStart"/>
      <w:r>
        <w:t>wiced_ip_setting_t</w:t>
      </w:r>
      <w:proofErr w:type="spellEnd"/>
      <w:r>
        <w: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7500" cy="884153"/>
                    </a:xfrm>
                    <a:prstGeom prst="rect">
                      <a:avLst/>
                    </a:prstGeom>
                  </pic:spPr>
                </pic:pic>
              </a:graphicData>
            </a:graphic>
          </wp:inline>
        </w:drawing>
      </w:r>
      <w:r w:rsidR="00960579">
        <w:br w:type="page"/>
      </w:r>
    </w:p>
    <w:p w14:paraId="2A397DBA" w14:textId="360090EA" w:rsidR="0038787E" w:rsidRDefault="0038787E" w:rsidP="00CE2237">
      <w:pPr>
        <w:pStyle w:val="Heading1"/>
      </w:pPr>
      <w:bookmarkStart w:id="169" w:name="_Toc518375212"/>
      <w:r>
        <w:lastRenderedPageBreak/>
        <w:t>WICED_RESULT_T</w:t>
      </w:r>
      <w:bookmarkEnd w:id="169"/>
    </w:p>
    <w:p w14:paraId="7A991106" w14:textId="324711A4" w:rsidR="0038787E" w:rsidRDefault="0038787E" w:rsidP="00CE2237">
      <w:r>
        <w:t xml:space="preserve">Throughout the WICED SDK, a value from many of the functions is returned telling you what happened.  The return value is of the type </w:t>
      </w:r>
      <w:r w:rsidR="003F7E28">
        <w:t>"</w:t>
      </w:r>
      <w:proofErr w:type="spellStart"/>
      <w:r>
        <w:t>wiced_result_t</w:t>
      </w:r>
      <w:proofErr w:type="spellEnd"/>
      <w:r w:rsidR="003F7E28">
        <w:t>"</w:t>
      </w:r>
      <w:r>
        <w:t xml:space="preserve"> which is a giant enumeration.  Some values that </w:t>
      </w:r>
      <w:r w:rsidR="00496134">
        <w:t>are</w:t>
      </w:r>
      <w:r>
        <w:t xml:space="preserve"> return</w:t>
      </w:r>
      <w:r w:rsidR="00496134">
        <w:t>ed</w:t>
      </w:r>
      <w:r>
        <w:t xml:space="preserve"> include WICED_SUCCESS, WICED_PENDING and WICED_ERROR.  If you look at the </w:t>
      </w:r>
      <w:proofErr w:type="spellStart"/>
      <w:r>
        <w:t>wiced_result_t</w:t>
      </w:r>
      <w:proofErr w:type="spellEnd"/>
      <w:r>
        <w:t xml:space="preserve">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3" cy="1825367"/>
                    </a:xfrm>
                    <a:prstGeom prst="rect">
                      <a:avLst/>
                    </a:prstGeom>
                  </pic:spPr>
                </pic:pic>
              </a:graphicData>
            </a:graphic>
          </wp:inline>
        </w:drawing>
      </w:r>
    </w:p>
    <w:p w14:paraId="6FFF1FD4" w14:textId="63433465" w:rsidR="0038787E" w:rsidRDefault="0038787E" w:rsidP="00CE2237">
      <w:r>
        <w:t xml:space="preserve">You can look at the sub list by right clicking on it.  That is, if you click on the WICED_RESULT_LIST you will see </w:t>
      </w:r>
      <w:r w:rsidR="00496134">
        <w:t>all</w:t>
      </w:r>
      <w:r>
        <w:t xml:space="preserve"> the enumerations of the form </w:t>
      </w:r>
      <w:r w:rsidR="003F7E28">
        <w:t>"</w:t>
      </w:r>
      <w:r>
        <w:t>WICED_</w:t>
      </w:r>
      <w:r w:rsidR="003F7E28">
        <w:t>"</w:t>
      </w:r>
      <w:r>
        <w:t xml:space="preserve">. So, for a successful command, you will see </w:t>
      </w:r>
      <w:r w:rsidR="003F7E28">
        <w:t>"</w:t>
      </w:r>
      <w:r>
        <w:t>WICED_SUCCESS</w:t>
      </w:r>
      <w:r w:rsidR="003F7E28">
        <w:t>"</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6772" cy="3910486"/>
                    </a:xfrm>
                    <a:prstGeom prst="rect">
                      <a:avLst/>
                    </a:prstGeom>
                  </pic:spPr>
                </pic:pic>
              </a:graphicData>
            </a:graphic>
          </wp:inline>
        </w:drawing>
      </w:r>
      <w:r w:rsidR="00960579">
        <w:br w:type="page"/>
      </w:r>
    </w:p>
    <w:p w14:paraId="089B4BC0" w14:textId="168A76E4" w:rsidR="0038787E" w:rsidRDefault="0038787E" w:rsidP="00CE2237">
      <w:pPr>
        <w:pStyle w:val="Heading1"/>
      </w:pPr>
      <w:bookmarkStart w:id="170" w:name="_Toc518375213"/>
      <w:r>
        <w:lastRenderedPageBreak/>
        <w:t>Documentation</w:t>
      </w:r>
      <w:bookmarkEnd w:id="170"/>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71" w:name="_Toc518375214"/>
      <w:r>
        <w:lastRenderedPageBreak/>
        <w:t>Introducers</w:t>
      </w:r>
      <w:bookmarkEnd w:id="171"/>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5BA43FEE" w:rsidR="0038787E" w:rsidRDefault="0038787E" w:rsidP="00CE2237">
      <w:pPr>
        <w:pStyle w:val="ListParagraph"/>
        <w:numPr>
          <w:ilvl w:val="0"/>
          <w:numId w:val="5"/>
        </w:numPr>
      </w:pPr>
      <w:r>
        <w:t xml:space="preserve">Connecting to the IoT device using Bluetooth and then using a </w:t>
      </w:r>
      <w:proofErr w:type="gramStart"/>
      <w:r>
        <w:t>phone based</w:t>
      </w:r>
      <w:proofErr w:type="gramEnd"/>
      <w:r>
        <w:t xml:space="preserve"> App to configure the device</w:t>
      </w:r>
      <w:r w:rsidR="003F7E28">
        <w:t>'</w:t>
      </w:r>
      <w:r w:rsidR="00D326A8">
        <w:t>s Wi-Fi settings</w:t>
      </w:r>
      <w:r>
        <w:t>.</w:t>
      </w:r>
    </w:p>
    <w:p w14:paraId="1AF6A304" w14:textId="6A21601A" w:rsidR="0038787E" w:rsidRDefault="0038787E" w:rsidP="00CE2237">
      <w:pPr>
        <w:pStyle w:val="ListParagraph"/>
        <w:numPr>
          <w:ilvl w:val="0"/>
          <w:numId w:val="5"/>
        </w:numPr>
      </w:pPr>
      <w:r>
        <w:t>Connecting the IoT device to a computer using a USB or Serial connection and then configuring the device</w:t>
      </w:r>
      <w:r w:rsidR="003F7E28">
        <w:t>'</w:t>
      </w:r>
      <w:r w:rsidR="00D326A8">
        <w:t>s Wi-Fi settings</w:t>
      </w:r>
      <w:r>
        <w:t xml:space="preserve"> with a </w:t>
      </w:r>
      <w:proofErr w:type="gramStart"/>
      <w:r>
        <w:t>computer based</w:t>
      </w:r>
      <w:proofErr w:type="gramEnd"/>
      <w:r>
        <w:t xml:space="preserve">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72" w:name="_Toc518375215"/>
      <w:r>
        <w:lastRenderedPageBreak/>
        <w:t>Exercise(s)</w:t>
      </w:r>
      <w:bookmarkEnd w:id="172"/>
    </w:p>
    <w:p w14:paraId="6C44F743" w14:textId="4518ED72" w:rsidR="00176142" w:rsidRDefault="00176142" w:rsidP="0069698A">
      <w:pPr>
        <w:pStyle w:val="Exercise"/>
      </w:pPr>
      <w:bookmarkStart w:id="173" w:name="_Toc518375216"/>
      <w:r>
        <w:t xml:space="preserve">Connect to WPA2 </w:t>
      </w:r>
      <w:proofErr w:type="spellStart"/>
      <w:r>
        <w:t>WiFI</w:t>
      </w:r>
      <w:proofErr w:type="spellEnd"/>
      <w:r>
        <w:t xml:space="preserve"> Network</w:t>
      </w:r>
      <w:bookmarkEnd w:id="173"/>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 xml:space="preserve">Copy the template </w:t>
      </w:r>
      <w:proofErr w:type="spellStart"/>
      <w:r>
        <w:t>default_wifi_config_dct.h</w:t>
      </w:r>
      <w:proofErr w:type="spellEnd"/>
      <w:r>
        <w:t xml:space="preserve"> into your application folder (from step 1) and name it </w:t>
      </w:r>
      <w:proofErr w:type="spellStart"/>
      <w:r>
        <w:t>wifi_config_dct.h</w:t>
      </w:r>
      <w:proofErr w:type="spellEnd"/>
      <w:r>
        <w:t>.</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 xml:space="preserve">Modify </w:t>
      </w:r>
      <w:proofErr w:type="spellStart"/>
      <w:r>
        <w:t>wifi_config_dct.h</w:t>
      </w:r>
      <w:proofErr w:type="spellEnd"/>
      <w:r>
        <w:t>.</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0A38C488" w:rsidR="0038787E" w:rsidRDefault="0038787E" w:rsidP="00CE2237">
      <w:pPr>
        <w:pStyle w:val="ListParagraph"/>
        <w:keepNext/>
        <w:numPr>
          <w:ilvl w:val="0"/>
          <w:numId w:val="4"/>
        </w:numPr>
      </w:pPr>
      <w:r>
        <w:t xml:space="preserve">Create and edit the </w:t>
      </w:r>
      <w:proofErr w:type="spellStart"/>
      <w:r>
        <w:t>makefile</w:t>
      </w:r>
      <w:proofErr w:type="spellEnd"/>
      <w:r>
        <w:t xml:space="preserve"> (don</w:t>
      </w:r>
      <w:r w:rsidR="003F7E28">
        <w:t>'</w:t>
      </w:r>
      <w:r>
        <w:t>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proofErr w:type="spellStart"/>
      <w:r w:rsidRPr="006208BF">
        <w:rPr>
          <w:i/>
        </w:rPr>
        <w:t>wiced_network_</w:t>
      </w:r>
      <w:proofErr w:type="gramStart"/>
      <w:r w:rsidRPr="006208BF">
        <w:rPr>
          <w:i/>
        </w:rPr>
        <w:t>up</w:t>
      </w:r>
      <w:proofErr w:type="spellEnd"/>
      <w:r w:rsidRPr="006208BF">
        <w:rPr>
          <w:i/>
        </w:rPr>
        <w:t>(</w:t>
      </w:r>
      <w:proofErr w:type="gramEnd"/>
      <w:r w:rsidRPr="006208BF">
        <w:rPr>
          <w:i/>
        </w:rPr>
        <w:t>)</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4" w:name="_Toc518375217"/>
      <w:r>
        <w:t>Connect to an O</w:t>
      </w:r>
      <w:r w:rsidR="0038787E">
        <w:t xml:space="preserve">pen </w:t>
      </w:r>
      <w:r>
        <w:t>N</w:t>
      </w:r>
      <w:r w:rsidR="0038787E">
        <w:t>etwork</w:t>
      </w:r>
      <w:bookmarkEnd w:id="174"/>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75" w:name="_Toc518375218"/>
      <w:r>
        <w:t>Print Network Information</w:t>
      </w:r>
      <w:bookmarkEnd w:id="175"/>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t>
      </w:r>
      <w:proofErr w:type="spellStart"/>
      <w:r>
        <w:t>wiced_ip_get_netmask</w:t>
      </w:r>
      <w:proofErr w:type="spellEnd"/>
      <w:r>
        <w:t>)</w:t>
      </w:r>
    </w:p>
    <w:p w14:paraId="0B5F024D" w14:textId="77777777" w:rsidR="0038787E" w:rsidRDefault="0038787E" w:rsidP="00CE2237">
      <w:pPr>
        <w:pStyle w:val="ListParagraph"/>
        <w:numPr>
          <w:ilvl w:val="0"/>
          <w:numId w:val="7"/>
        </w:numPr>
      </w:pPr>
      <w:r>
        <w:t>Router Gateway (</w:t>
      </w:r>
      <w:proofErr w:type="spellStart"/>
      <w:r>
        <w:t>wiced_ip_get_gateway_address</w:t>
      </w:r>
      <w:proofErr w:type="spellEnd"/>
      <w:r>
        <w:t>)</w:t>
      </w:r>
    </w:p>
    <w:p w14:paraId="56E7F221" w14:textId="1F8BCD22" w:rsidR="0038787E" w:rsidRDefault="0038787E" w:rsidP="00CE2237">
      <w:pPr>
        <w:pStyle w:val="ListParagraph"/>
        <w:numPr>
          <w:ilvl w:val="0"/>
          <w:numId w:val="7"/>
        </w:numPr>
      </w:pPr>
      <w:r>
        <w:t xml:space="preserve">The IP address of </w:t>
      </w:r>
      <w:r w:rsidR="00CB6D98">
        <w:fldChar w:fldCharType="begin"/>
      </w:r>
      <w:r w:rsidR="00CB6D98">
        <w:instrText xml:space="preserve"> HYPERLINK "http://www.cypress.com" </w:instrText>
      </w:r>
      <w:ins w:id="176" w:author="Greg Landry" w:date="2018-07-03T09:57:00Z"/>
      <w:r w:rsidR="00CB6D98">
        <w:fldChar w:fldCharType="separate"/>
      </w:r>
      <w:r w:rsidRPr="006956E4">
        <w:rPr>
          <w:rStyle w:val="Hyperlink"/>
        </w:rPr>
        <w:t>www.cypress.com</w:t>
      </w:r>
      <w:r w:rsidR="00CB6D98">
        <w:rPr>
          <w:rStyle w:val="Hyperlink"/>
        </w:rPr>
        <w:fldChar w:fldCharType="end"/>
      </w:r>
      <w:r w:rsidRPr="0081112A">
        <w:rPr>
          <w:rStyle w:val="Hyperlink"/>
        </w:rPr>
        <w:t xml:space="preserve"> (</w:t>
      </w:r>
      <w:proofErr w:type="spellStart"/>
      <w:r w:rsidRPr="0081112A">
        <w:rPr>
          <w:rStyle w:val="Hyperlink"/>
        </w:rPr>
        <w:t>wiced_hostname_lookup</w:t>
      </w:r>
      <w:proofErr w:type="spellEnd"/>
      <w:r w:rsidRPr="0081112A">
        <w:rPr>
          <w:rStyle w:val="Hyperlink"/>
        </w:rPr>
        <w:t>)</w:t>
      </w:r>
    </w:p>
    <w:p w14:paraId="1B40B1A2" w14:textId="5AE0CE66" w:rsidR="0038787E" w:rsidRDefault="0038787E" w:rsidP="00CE2237">
      <w:pPr>
        <w:pStyle w:val="ListParagraph"/>
        <w:numPr>
          <w:ilvl w:val="0"/>
          <w:numId w:val="7"/>
        </w:numPr>
      </w:pPr>
      <w:r>
        <w:t>MAC Address of your device (</w:t>
      </w:r>
      <w:proofErr w:type="spellStart"/>
      <w:r>
        <w:t>w</w:t>
      </w:r>
      <w:r w:rsidR="008E40D9">
        <w:t>iced</w:t>
      </w:r>
      <w:r>
        <w:t>_wifi_get_mac_address</w:t>
      </w:r>
      <w:proofErr w:type="spellEnd"/>
      <w:r>
        <w:t>)</w:t>
      </w:r>
    </w:p>
    <w:p w14:paraId="1BEB5EEF" w14:textId="77777777" w:rsidR="0038787E" w:rsidRDefault="0038787E" w:rsidP="00CE2237">
      <w:pPr>
        <w:pStyle w:val="ListParagraph"/>
      </w:pPr>
    </w:p>
    <w:p w14:paraId="2FA5AA73" w14:textId="4C97202A" w:rsidR="0038787E" w:rsidRDefault="0038787E" w:rsidP="00CE2237">
      <w:pPr>
        <w:pStyle w:val="ListParagraph"/>
        <w:numPr>
          <w:ilvl w:val="1"/>
          <w:numId w:val="7"/>
        </w:numPr>
      </w:pPr>
      <w:r>
        <w:t xml:space="preserve">Hint: look </w:t>
      </w:r>
      <w:r w:rsidR="008E40D9">
        <w:t>in</w:t>
      </w:r>
      <w:r>
        <w:t xml:space="preserve"> the API guide section </w:t>
      </w:r>
      <w:r w:rsidRPr="00910B0B">
        <w:rPr>
          <w:i/>
        </w:rPr>
        <w:t>Components &gt; IP Communication &gt; Raw IP</w:t>
      </w:r>
      <w:r>
        <w:t xml:space="preserve"> for IP address, Netmask, and Gateway functions. Look </w:t>
      </w:r>
      <w:r w:rsidR="008E40D9">
        <w:t>in</w:t>
      </w:r>
      <w:r>
        <w:t xml:space="preserve"> </w:t>
      </w:r>
      <w:r w:rsidRPr="00910B0B">
        <w:rPr>
          <w:i/>
        </w:rPr>
        <w:t>Components &gt; IP Communication &gt; DNS lookup</w:t>
      </w:r>
      <w:r>
        <w:t xml:space="preserve"> for </w:t>
      </w:r>
      <w:r w:rsidR="008E40D9">
        <w:t>the hostname lookup function</w:t>
      </w:r>
      <w:r>
        <w:t>.</w:t>
      </w:r>
      <w:r w:rsidR="008E40D9">
        <w:t xml:space="preserve"> Look in </w:t>
      </w:r>
      <w:r w:rsidR="008E40D9" w:rsidRPr="008E40D9">
        <w:rPr>
          <w:i/>
        </w:rPr>
        <w:t>Components &gt; Wi-Fi (802.11) functions &gt; WiFi Utility Functions</w:t>
      </w:r>
      <w:r w:rsidR="008E40D9">
        <w:t xml:space="preserve"> for the MAC address lookup function.</w:t>
      </w:r>
    </w:p>
    <w:p w14:paraId="0188DD64" w14:textId="77777777" w:rsidR="0038787E" w:rsidRDefault="0038787E" w:rsidP="00CE2237">
      <w:pPr>
        <w:pStyle w:val="ListParagraph"/>
        <w:numPr>
          <w:ilvl w:val="1"/>
          <w:numId w:val="7"/>
        </w:numPr>
      </w:pPr>
      <w:r>
        <w:t xml:space="preserve">Hint: The addresses (IP address, Netmask, Gateway, and Cypress.com) are returned as a structure of type </w:t>
      </w:r>
      <w:proofErr w:type="spellStart"/>
      <w:r>
        <w:t>wiced_ip_address_t</w:t>
      </w:r>
      <w:proofErr w:type="spellEnd"/>
      <w:r>
        <w:t xml:space="preserve">. One element in the structure (called </w:t>
      </w:r>
      <w:proofErr w:type="gramStart"/>
      <w:r>
        <w:t>ip.v</w:t>
      </w:r>
      <w:proofErr w:type="gramEnd"/>
      <w:r>
        <w:t>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66584E38" w:rsidR="0038787E" w:rsidRDefault="0038787E" w:rsidP="00CE2237">
      <w:pPr>
        <w:pStyle w:val="ListParagraph"/>
        <w:numPr>
          <w:ilvl w:val="1"/>
          <w:numId w:val="7"/>
        </w:numPr>
      </w:pPr>
      <w:r>
        <w:lastRenderedPageBreak/>
        <w:t xml:space="preserve">Hint: The MAC address is returned as a structure of type </w:t>
      </w:r>
      <w:proofErr w:type="spellStart"/>
      <w:r>
        <w:t>wiced_mac_t</w:t>
      </w:r>
      <w:proofErr w:type="spellEnd"/>
      <w:r>
        <w:t xml:space="preserve">. This structure contains an element called octet which is an array of 6 octets (bytes). You can print each of these bytes individually separated by </w:t>
      </w:r>
      <w:r w:rsidR="003F7E28">
        <w:t>"</w:t>
      </w:r>
      <w:r>
        <w:t>:</w:t>
      </w:r>
      <w:r w:rsidR="003F7E28">
        <w:t>"</w:t>
      </w:r>
      <w:r>
        <w:t xml:space="preserve">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77" w:name="_Toc518375219"/>
      <w:r>
        <w:t xml:space="preserve">(Advanced) </w:t>
      </w:r>
      <w:r w:rsidR="00176142">
        <w:t>Multiple Network Connectivity</w:t>
      </w:r>
      <w:bookmarkEnd w:id="177"/>
    </w:p>
    <w:p w14:paraId="637B0CD6" w14:textId="3F546E0C" w:rsidR="0038787E" w:rsidRDefault="0038787E" w:rsidP="00176142">
      <w:r>
        <w:t>Create an application that can switch between two different SSIDs</w:t>
      </w:r>
    </w:p>
    <w:p w14:paraId="344418A2" w14:textId="77777777" w:rsidR="00334DE8" w:rsidRDefault="0038787E" w:rsidP="00334DE8">
      <w:pPr>
        <w:pStyle w:val="ListParagraph"/>
        <w:numPr>
          <w:ilvl w:val="0"/>
          <w:numId w:val="6"/>
        </w:numPr>
        <w:rPr>
          <w:ins w:id="178" w:author="Greg Landry" w:date="2018-07-03T09:57:00Z"/>
        </w:rPr>
      </w:pPr>
      <w:r>
        <w:t>Hint: A second network is available for this exercise.</w:t>
      </w:r>
      <w:r w:rsidR="00D137EC">
        <w:t xml:space="preserve"> </w:t>
      </w:r>
      <w:ins w:id="179" w:author="Greg Landry" w:date="2018-07-03T09:57:00Z">
        <w:r w:rsidR="00334DE8">
          <w:t>The SSID is the same as the one you have been using with "_SW" appended and the password is the same with "s" appended.</w:t>
        </w:r>
      </w:ins>
    </w:p>
    <w:p w14:paraId="02A85C31" w14:textId="3EDB4A39" w:rsidR="0038787E" w:rsidDel="00334DE8" w:rsidRDefault="00D137EC" w:rsidP="00334DE8">
      <w:pPr>
        <w:pStyle w:val="ListParagraph"/>
        <w:numPr>
          <w:ilvl w:val="0"/>
          <w:numId w:val="6"/>
        </w:numPr>
        <w:rPr>
          <w:del w:id="180" w:author="Greg Landry" w:date="2018-07-03T09:57:00Z"/>
        </w:rPr>
      </w:pPr>
      <w:del w:id="181" w:author="Greg Landry" w:date="2018-07-03T09:57:00Z">
        <w:r w:rsidDel="00334DE8">
          <w:delText>Ask an instructor for the SSID and password for the second network.</w:delText>
        </w:r>
      </w:del>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 xml:space="preserve">Create a function that takes input as </w:t>
      </w:r>
      <w:proofErr w:type="gramStart"/>
      <w:r>
        <w:t>( char</w:t>
      </w:r>
      <w:proofErr w:type="gramEnd"/>
      <w:r>
        <w:t xml:space="preserve">* </w:t>
      </w:r>
      <w:proofErr w:type="spellStart"/>
      <w:r>
        <w:t>ssid</w:t>
      </w:r>
      <w:proofErr w:type="spellEnd"/>
      <w:r>
        <w:t xml:space="preserve">, char* passphrase, </w:t>
      </w:r>
      <w:proofErr w:type="spellStart"/>
      <w:r>
        <w:t>wiced_security_t</w:t>
      </w:r>
      <w:proofErr w:type="spellEnd"/>
      <w:r>
        <w:t xml:space="preserve">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proofErr w:type="spellStart"/>
      <w:r w:rsidRPr="003D39F0">
        <w:rPr>
          <w:i/>
        </w:rPr>
        <w:t>wiced_network_</w:t>
      </w:r>
      <w:proofErr w:type="gramStart"/>
      <w:r w:rsidRPr="003D39F0">
        <w:rPr>
          <w:i/>
        </w:rPr>
        <w:t>down</w:t>
      </w:r>
      <w:proofErr w:type="spellEnd"/>
      <w:r w:rsidRPr="003D39F0">
        <w:rPr>
          <w:i/>
        </w:rPr>
        <w:t>(</w:t>
      </w:r>
      <w:proofErr w:type="gramEnd"/>
      <w:r w:rsidRPr="003D39F0">
        <w:rPr>
          <w:i/>
        </w:rPr>
        <w:t>)</w:t>
      </w:r>
      <w:r>
        <w:t>).</w:t>
      </w:r>
    </w:p>
    <w:p w14:paraId="684E4164" w14:textId="0C09056A" w:rsidR="0038787E" w:rsidRDefault="0038787E" w:rsidP="00CE2237">
      <w:pPr>
        <w:pStyle w:val="ListParagraph"/>
        <w:numPr>
          <w:ilvl w:val="1"/>
          <w:numId w:val="6"/>
        </w:numPr>
      </w:pPr>
      <w:r>
        <w:t>Write the DCT with the other network</w:t>
      </w:r>
      <w:r w:rsidR="003F7E28">
        <w:t>'</w:t>
      </w:r>
      <w:r>
        <w:t>s information:</w:t>
      </w:r>
    </w:p>
    <w:p w14:paraId="1D2F824E" w14:textId="77777777" w:rsidR="0038787E" w:rsidRDefault="0038787E" w:rsidP="00CE2237">
      <w:pPr>
        <w:pStyle w:val="ListParagraph"/>
        <w:numPr>
          <w:ilvl w:val="2"/>
          <w:numId w:val="6"/>
        </w:numPr>
      </w:pPr>
      <w:r>
        <w:t xml:space="preserve">Use </w:t>
      </w:r>
      <w:proofErr w:type="spellStart"/>
      <w:r w:rsidRPr="00D67FED">
        <w:rPr>
          <w:i/>
        </w:rPr>
        <w:t>wiced_dct_read_</w:t>
      </w:r>
      <w:proofErr w:type="gramStart"/>
      <w:r w:rsidRPr="00D67FED">
        <w:rPr>
          <w:i/>
        </w:rPr>
        <w:t>lock</w:t>
      </w:r>
      <w:proofErr w:type="spellEnd"/>
      <w:r w:rsidRPr="00D67FED">
        <w:rPr>
          <w:i/>
        </w:rPr>
        <w:t>(</w:t>
      </w:r>
      <w:proofErr w:type="gramEnd"/>
      <w:r w:rsidRPr="00D67FED">
        <w:rPr>
          <w:i/>
        </w:rPr>
        <w:t>)</w:t>
      </w:r>
      <w:r>
        <w:t xml:space="preserve"> to get current structure.</w:t>
      </w:r>
    </w:p>
    <w:p w14:paraId="42A6B02B" w14:textId="77777777" w:rsidR="0038787E" w:rsidRDefault="0038787E" w:rsidP="00CE2237">
      <w:pPr>
        <w:pStyle w:val="ListParagraph"/>
        <w:numPr>
          <w:ilvl w:val="3"/>
          <w:numId w:val="6"/>
        </w:numPr>
      </w:pPr>
      <w:r>
        <w:t xml:space="preserve">Hint: To write values you must use WICED_TRUE for the </w:t>
      </w:r>
      <w:proofErr w:type="spellStart"/>
      <w:r>
        <w:t>ptr_is_writable</w:t>
      </w:r>
      <w:proofErr w:type="spellEnd"/>
      <w:r>
        <w:t xml:space="preserv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 xml:space="preserve">Hint: For the values that are strings (i.e. </w:t>
      </w:r>
      <w:proofErr w:type="spellStart"/>
      <w:r>
        <w:t>ssid</w:t>
      </w:r>
      <w:proofErr w:type="spellEnd"/>
      <w:r>
        <w:t xml:space="preserve"> and passphrase):</w:t>
      </w:r>
    </w:p>
    <w:p w14:paraId="49319257" w14:textId="77777777" w:rsidR="0038787E" w:rsidRDefault="0038787E" w:rsidP="00CE2237">
      <w:pPr>
        <w:pStyle w:val="ListParagraph"/>
        <w:numPr>
          <w:ilvl w:val="4"/>
          <w:numId w:val="6"/>
        </w:numPr>
      </w:pPr>
      <w:r>
        <w:t xml:space="preserve">Use </w:t>
      </w:r>
      <w:proofErr w:type="spellStart"/>
      <w:proofErr w:type="gramStart"/>
      <w:r w:rsidRPr="00500B3E">
        <w:rPr>
          <w:i/>
        </w:rPr>
        <w:t>strcpy</w:t>
      </w:r>
      <w:proofErr w:type="spellEnd"/>
      <w:r w:rsidRPr="00500B3E">
        <w:rPr>
          <w:i/>
        </w:rPr>
        <w:t>(</w:t>
      </w:r>
      <w:proofErr w:type="gramEnd"/>
      <w:r w:rsidRPr="00500B3E">
        <w:rPr>
          <w:i/>
        </w:rPr>
        <w:t>)</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proofErr w:type="spellStart"/>
      <w:proofErr w:type="gramStart"/>
      <w:r w:rsidRPr="00500B3E">
        <w:rPr>
          <w:i/>
        </w:rPr>
        <w:t>strlen</w:t>
      </w:r>
      <w:proofErr w:type="spellEnd"/>
      <w:r w:rsidRPr="00500B3E">
        <w:rPr>
          <w:i/>
        </w:rPr>
        <w:t>(</w:t>
      </w:r>
      <w:proofErr w:type="gramEnd"/>
      <w:r w:rsidRPr="00500B3E">
        <w:rPr>
          <w:i/>
        </w:rPr>
        <w:t>)</w:t>
      </w:r>
      <w:r>
        <w:t xml:space="preserve"> to find the length of the string).</w:t>
      </w:r>
    </w:p>
    <w:p w14:paraId="4ABED6A5" w14:textId="77777777" w:rsidR="0038787E" w:rsidRDefault="0038787E" w:rsidP="00CE2237">
      <w:pPr>
        <w:pStyle w:val="ListParagraph"/>
        <w:numPr>
          <w:ilvl w:val="2"/>
          <w:numId w:val="6"/>
        </w:numPr>
      </w:pPr>
      <w:r>
        <w:t xml:space="preserve">Use </w:t>
      </w:r>
      <w:proofErr w:type="spellStart"/>
      <w:r w:rsidRPr="00D14818">
        <w:rPr>
          <w:i/>
        </w:rPr>
        <w:t>wiced_dct_</w:t>
      </w:r>
      <w:proofErr w:type="gramStart"/>
      <w:r w:rsidRPr="00D14818">
        <w:rPr>
          <w:i/>
        </w:rPr>
        <w:t>write</w:t>
      </w:r>
      <w:proofErr w:type="spellEnd"/>
      <w:r w:rsidRPr="00D14818">
        <w:rPr>
          <w:i/>
        </w:rPr>
        <w:t>(</w:t>
      </w:r>
      <w:proofErr w:type="gramEnd"/>
      <w:r w:rsidRPr="00D14818">
        <w:rPr>
          <w:i/>
        </w:rPr>
        <w:t>)</w:t>
      </w:r>
      <w:r>
        <w:t xml:space="preserve"> to update the DCT in flash.</w:t>
      </w:r>
    </w:p>
    <w:p w14:paraId="163D5767" w14:textId="77777777" w:rsidR="0038787E" w:rsidRDefault="0038787E" w:rsidP="00CE2237">
      <w:pPr>
        <w:pStyle w:val="ListParagraph"/>
        <w:numPr>
          <w:ilvl w:val="2"/>
          <w:numId w:val="6"/>
        </w:numPr>
      </w:pPr>
      <w:r>
        <w:t xml:space="preserve">Use </w:t>
      </w:r>
      <w:proofErr w:type="spellStart"/>
      <w:r w:rsidRPr="00D14818">
        <w:rPr>
          <w:i/>
        </w:rPr>
        <w:t>wiced_dct_read_</w:t>
      </w:r>
      <w:proofErr w:type="gramStart"/>
      <w:r w:rsidRPr="00D14818">
        <w:rPr>
          <w:i/>
        </w:rPr>
        <w:t>unlock</w:t>
      </w:r>
      <w:proofErr w:type="spellEnd"/>
      <w:r w:rsidRPr="00D14818">
        <w:rPr>
          <w:i/>
        </w:rPr>
        <w:t>(</w:t>
      </w:r>
      <w:proofErr w:type="gramEnd"/>
      <w:r w:rsidRPr="00D14818">
        <w:rPr>
          <w:i/>
        </w:rPr>
        <w:t>)</w:t>
      </w:r>
      <w:r>
        <w:t xml:space="preserve"> to free up the memory.</w:t>
      </w:r>
    </w:p>
    <w:p w14:paraId="4A4ECDA1" w14:textId="77777777" w:rsidR="0038787E" w:rsidRDefault="0038787E" w:rsidP="00CE2237">
      <w:pPr>
        <w:pStyle w:val="ListParagraph"/>
        <w:numPr>
          <w:ilvl w:val="3"/>
          <w:numId w:val="6"/>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Pr="00437714">
        <w:rPr>
          <w:i/>
        </w:rPr>
        <w:t>(</w:t>
      </w:r>
      <w:proofErr w:type="gramEnd"/>
      <w:r w:rsidRPr="00437714">
        <w:rPr>
          <w:i/>
        </w:rPr>
        <w:t>)</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w:t>
      </w:r>
      <w:proofErr w:type="spellStart"/>
      <w:r w:rsidRPr="00B11E3F">
        <w:rPr>
          <w:i/>
        </w:rPr>
        <w:t>dct_read_write</w:t>
      </w:r>
      <w:proofErr w:type="spellEnd"/>
      <w:r>
        <w:t>.</w:t>
      </w:r>
    </w:p>
    <w:p w14:paraId="6C7793B6" w14:textId="77777777" w:rsidR="0038787E" w:rsidRDefault="0038787E" w:rsidP="00CE2237">
      <w:pPr>
        <w:pStyle w:val="ListParagraph"/>
        <w:numPr>
          <w:ilvl w:val="1"/>
          <w:numId w:val="6"/>
        </w:numPr>
      </w:pPr>
      <w:r>
        <w:t>Restart the network (</w:t>
      </w:r>
      <w:proofErr w:type="spellStart"/>
      <w:r w:rsidRPr="006E57AD">
        <w:rPr>
          <w:i/>
        </w:rPr>
        <w:t>wiced_network_</w:t>
      </w:r>
      <w:proofErr w:type="gramStart"/>
      <w:r w:rsidRPr="006E57AD">
        <w:rPr>
          <w:i/>
        </w:rPr>
        <w:t>up</w:t>
      </w:r>
      <w:proofErr w:type="spellEnd"/>
      <w:r w:rsidRPr="006E57AD">
        <w:rPr>
          <w:i/>
        </w:rPr>
        <w:t>(</w:t>
      </w:r>
      <w:proofErr w:type="gramEnd"/>
      <w:r w:rsidRPr="006E57AD">
        <w:rPr>
          <w:i/>
        </w:rPr>
        <w:t>)</w:t>
      </w:r>
      <w:r>
        <w:t>).</w:t>
      </w:r>
    </w:p>
    <w:p w14:paraId="426AA3A7" w14:textId="461B36C7" w:rsidR="0038787E" w:rsidRDefault="0038787E" w:rsidP="00CE2237">
      <w:pPr>
        <w:pStyle w:val="ListParagraph"/>
        <w:numPr>
          <w:ilvl w:val="0"/>
          <w:numId w:val="6"/>
        </w:numPr>
      </w:pPr>
      <w:r>
        <w:t xml:space="preserve">Use the console as input.  When the user presses </w:t>
      </w:r>
      <w:r w:rsidR="003F7E28">
        <w:t>'</w:t>
      </w:r>
      <w:r>
        <w:t>0</w:t>
      </w:r>
      <w:r w:rsidR="003F7E28">
        <w:t>'</w:t>
      </w:r>
      <w:r>
        <w:t xml:space="preserve"> or </w:t>
      </w:r>
      <w:r w:rsidR="003F7E28">
        <w:t>'</w:t>
      </w:r>
      <w:r>
        <w:t>1</w:t>
      </w:r>
      <w:r w:rsidR="003F7E28">
        <w:t>'</w:t>
      </w:r>
      <w:r>
        <w:t xml:space="preserve"> switch between network 0/1 - e.g. 0=WA101WPA and 1=WA101WPA_SWITCH. If the user presses </w:t>
      </w:r>
      <w:r w:rsidR="003F7E28">
        <w:t>'</w:t>
      </w:r>
      <w:r>
        <w:t>p</w:t>
      </w:r>
      <w:r w:rsidR="003F7E28">
        <w:t>'</w:t>
      </w:r>
      <w:r>
        <w:t xml:space="preserve"> </w:t>
      </w:r>
      <w:proofErr w:type="gramStart"/>
      <w:r>
        <w:t>call</w:t>
      </w:r>
      <w:proofErr w:type="gramEnd"/>
      <w:r>
        <w:t xml:space="preserve">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182" w:name="_Toc518375220"/>
      <w:r>
        <w:lastRenderedPageBreak/>
        <w:t>Recommended Reading</w:t>
      </w:r>
      <w:bookmarkEnd w:id="182"/>
      <w:r>
        <w:t xml:space="preserve"> </w:t>
      </w:r>
    </w:p>
    <w:p w14:paraId="62DC99B9" w14:textId="040E8BA3" w:rsidR="0038787E" w:rsidRDefault="0038787E" w:rsidP="00CE2237">
      <w:r>
        <w:t xml:space="preserve">[1] TCP/IP Illustrated – Volume 1: The Protocols, W.R. Stevens, ISBN 0201633469 – </w:t>
      </w:r>
      <w:r w:rsidR="003F7E28">
        <w:t>"</w:t>
      </w:r>
      <w:r>
        <w:t>aka</w:t>
      </w:r>
      <w:r w:rsidR="003F7E28">
        <w:t>"</w:t>
      </w:r>
      <w:r>
        <w:t xml:space="preserve">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514959A8" w:rsidR="0038787E" w:rsidRDefault="0038787E" w:rsidP="00CE2237">
      <w:r>
        <w:t xml:space="preserve">[3] RFC 1122 – </w:t>
      </w:r>
      <w:r w:rsidR="003F7E28">
        <w:t>"</w:t>
      </w:r>
      <w:r>
        <w:t>Requirements for Internet Hosts – Communications Layers</w:t>
      </w:r>
      <w:proofErr w:type="gramStart"/>
      <w:r w:rsidR="003F7E28">
        <w:t>"</w:t>
      </w:r>
      <w:r>
        <w:t xml:space="preserve"> ;</w:t>
      </w:r>
      <w:proofErr w:type="gramEnd"/>
      <w:r>
        <w:t xml:space="preserve"> Internet Engineering Task Force (IETF) - </w:t>
      </w:r>
      <w:r w:rsidR="00CB6D98">
        <w:fldChar w:fldCharType="begin"/>
      </w:r>
      <w:r w:rsidR="00CB6D98">
        <w:instrText xml:space="preserve"> HYPERLINK "https://tools.ietf.org/html/rfc1122" </w:instrText>
      </w:r>
      <w:ins w:id="183" w:author="Greg Landry" w:date="2018-07-03T09:57:00Z"/>
      <w:r w:rsidR="00CB6D98">
        <w:fldChar w:fldCharType="separate"/>
      </w:r>
      <w:r w:rsidRPr="0084639F">
        <w:rPr>
          <w:rStyle w:val="Hyperlink"/>
        </w:rPr>
        <w:t>https://tools.ietf.org/html/rfc1122</w:t>
      </w:r>
      <w:r w:rsidR="00CB6D98">
        <w:rPr>
          <w:rStyle w:val="Hyperlink"/>
        </w:rPr>
        <w:fldChar w:fldCharType="end"/>
      </w:r>
    </w:p>
    <w:p w14:paraId="2276ECD0" w14:textId="060166BD" w:rsidR="0038787E" w:rsidRDefault="0038787E" w:rsidP="00CE2237">
      <w:r>
        <w:t xml:space="preserve">[4] RFC 826 – </w:t>
      </w:r>
      <w:r w:rsidR="003F7E28">
        <w:t>"</w:t>
      </w:r>
      <w:r>
        <w:t>An Ethernet Address Resolution Protocol</w:t>
      </w:r>
      <w:proofErr w:type="gramStart"/>
      <w:r w:rsidR="003F7E28">
        <w:t>"</w:t>
      </w:r>
      <w:r>
        <w:t xml:space="preserve"> ;</w:t>
      </w:r>
      <w:proofErr w:type="gramEnd"/>
      <w:r>
        <w:t xml:space="preserve"> Internet Engineering Task Force (IETF) - </w:t>
      </w:r>
      <w:r w:rsidR="00CB6D98">
        <w:fldChar w:fldCharType="begin"/>
      </w:r>
      <w:r w:rsidR="00CB6D98">
        <w:instrText xml:space="preserve"> HYPERLINK "https://tools.ietf.org/html/rfc826" </w:instrText>
      </w:r>
      <w:ins w:id="184" w:author="Greg Landry" w:date="2018-07-03T09:57:00Z"/>
      <w:r w:rsidR="00CB6D98">
        <w:fldChar w:fldCharType="separate"/>
      </w:r>
      <w:r w:rsidRPr="0084639F">
        <w:rPr>
          <w:rStyle w:val="Hyperlink"/>
        </w:rPr>
        <w:t>https://tools.ietf.org/html/rfc826</w:t>
      </w:r>
      <w:r w:rsidR="00CB6D98">
        <w:rPr>
          <w:rStyle w:val="Hyperlink"/>
        </w:rPr>
        <w:fldChar w:fldCharType="end"/>
      </w:r>
    </w:p>
    <w:p w14:paraId="4767B82F" w14:textId="1043405D" w:rsidR="0038787E" w:rsidRPr="00E703B2" w:rsidRDefault="0038787E" w:rsidP="00CE2237">
      <w:r>
        <w:t xml:space="preserve">[5] RFC 153 – </w:t>
      </w:r>
      <w:r w:rsidR="003F7E28">
        <w:t>"</w:t>
      </w:r>
      <w:r>
        <w:t>Dynamic Host Configuration Protocol</w:t>
      </w:r>
      <w:r w:rsidR="003F7E28">
        <w:t>"</w:t>
      </w:r>
      <w:r>
        <w:t xml:space="preserve">;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11690" w14:textId="77777777" w:rsidR="00CB6D98" w:rsidRDefault="00CB6D98" w:rsidP="00DF6D18">
      <w:r>
        <w:separator/>
      </w:r>
    </w:p>
  </w:endnote>
  <w:endnote w:type="continuationSeparator" w:id="0">
    <w:p w14:paraId="293193E2" w14:textId="77777777" w:rsidR="00CB6D98" w:rsidRDefault="00CB6D9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F296D88"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124A6F">
              <w:rPr>
                <w:noProof/>
              </w:rPr>
              <w:t>1</w:t>
            </w:r>
            <w:r>
              <w:fldChar w:fldCharType="end"/>
            </w:r>
            <w:r>
              <w:t xml:space="preserve"> of </w:t>
            </w:r>
            <w:r w:rsidR="00CB6D98">
              <w:fldChar w:fldCharType="begin"/>
            </w:r>
            <w:r w:rsidR="00CB6D98">
              <w:instrText xml:space="preserve"> NUMPAGES  </w:instrText>
            </w:r>
            <w:r w:rsidR="00CB6D98">
              <w:fldChar w:fldCharType="separate"/>
            </w:r>
            <w:r w:rsidR="00124A6F">
              <w:rPr>
                <w:noProof/>
              </w:rPr>
              <w:t>18</w:t>
            </w:r>
            <w:r w:rsidR="00CB6D98">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F92AF" w14:textId="77777777" w:rsidR="00CB6D98" w:rsidRDefault="00CB6D98" w:rsidP="00DF6D18">
      <w:r>
        <w:separator/>
      </w:r>
    </w:p>
  </w:footnote>
  <w:footnote w:type="continuationSeparator" w:id="0">
    <w:p w14:paraId="1EE1425B" w14:textId="77777777" w:rsidR="00CB6D98" w:rsidRDefault="00CB6D9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4A6F"/>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4C7"/>
    <w:rsid w:val="00304FBE"/>
    <w:rsid w:val="00313FF1"/>
    <w:rsid w:val="00315A49"/>
    <w:rsid w:val="00321C35"/>
    <w:rsid w:val="003275D6"/>
    <w:rsid w:val="00331E67"/>
    <w:rsid w:val="00334DE8"/>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3F7E28"/>
    <w:rsid w:val="0040035E"/>
    <w:rsid w:val="004007F8"/>
    <w:rsid w:val="00406245"/>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2AE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4F7D"/>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1472C"/>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E40D9"/>
    <w:rsid w:val="008F2911"/>
    <w:rsid w:val="0090327D"/>
    <w:rsid w:val="00904100"/>
    <w:rsid w:val="00904296"/>
    <w:rsid w:val="00904777"/>
    <w:rsid w:val="009101D2"/>
    <w:rsid w:val="00914CE3"/>
    <w:rsid w:val="0092254A"/>
    <w:rsid w:val="00931FDA"/>
    <w:rsid w:val="00935BAB"/>
    <w:rsid w:val="00937950"/>
    <w:rsid w:val="00943513"/>
    <w:rsid w:val="009445BE"/>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3BD"/>
    <w:rsid w:val="009915BE"/>
    <w:rsid w:val="009920A7"/>
    <w:rsid w:val="009A7952"/>
    <w:rsid w:val="009D20B9"/>
    <w:rsid w:val="009D2A91"/>
    <w:rsid w:val="009D4DE9"/>
    <w:rsid w:val="009E63E9"/>
    <w:rsid w:val="009F16EB"/>
    <w:rsid w:val="00A10458"/>
    <w:rsid w:val="00A111F6"/>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07D9B"/>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A50FF"/>
    <w:rsid w:val="00CB3ED0"/>
    <w:rsid w:val="00CB618C"/>
    <w:rsid w:val="00CB6D98"/>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4B18"/>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11F6"/>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111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111F6"/>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6C470-25B4-4FCB-BFA5-8964AE83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4408</Words>
  <Characters>25131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50</cp:revision>
  <cp:lastPrinted>2018-07-03T13:58:00Z</cp:lastPrinted>
  <dcterms:created xsi:type="dcterms:W3CDTF">2017-09-08T13:58:00Z</dcterms:created>
  <dcterms:modified xsi:type="dcterms:W3CDTF">2018-07-03T13:58:00Z</dcterms:modified>
</cp:coreProperties>
</file>