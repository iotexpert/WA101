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FC80401" w14:textId="1B20CBA3" w:rsidR="0093055C"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93055C">
        <w:rPr>
          <w:noProof/>
        </w:rPr>
        <w:t>6B.1</w:t>
      </w:r>
      <w:r w:rsidR="0093055C">
        <w:rPr>
          <w:rFonts w:asciiTheme="minorHAnsi" w:eastAsiaTheme="minorEastAsia" w:hAnsiTheme="minorHAnsi"/>
          <w:b w:val="0"/>
          <w:bCs w:val="0"/>
          <w:caps w:val="0"/>
          <w:noProof/>
        </w:rPr>
        <w:tab/>
      </w:r>
      <w:r w:rsidR="0093055C">
        <w:rPr>
          <w:noProof/>
        </w:rPr>
        <w:t>Security: Symmetric and Asymmetric Encryption: A Foundation</w:t>
      </w:r>
      <w:r w:rsidR="0093055C">
        <w:rPr>
          <w:noProof/>
        </w:rPr>
        <w:tab/>
      </w:r>
      <w:r w:rsidR="0093055C">
        <w:rPr>
          <w:noProof/>
        </w:rPr>
        <w:fldChar w:fldCharType="begin"/>
      </w:r>
      <w:r w:rsidR="0093055C">
        <w:rPr>
          <w:noProof/>
        </w:rPr>
        <w:instrText xml:space="preserve"> PAGEREF _Toc509826702 \h </w:instrText>
      </w:r>
      <w:r w:rsidR="0093055C">
        <w:rPr>
          <w:noProof/>
        </w:rPr>
      </w:r>
      <w:r w:rsidR="0093055C">
        <w:rPr>
          <w:noProof/>
        </w:rPr>
        <w:fldChar w:fldCharType="separate"/>
      </w:r>
      <w:r w:rsidR="00775A33">
        <w:rPr>
          <w:noProof/>
        </w:rPr>
        <w:t>2</w:t>
      </w:r>
      <w:r w:rsidR="0093055C">
        <w:rPr>
          <w:noProof/>
        </w:rPr>
        <w:fldChar w:fldCharType="end"/>
      </w:r>
    </w:p>
    <w:p w14:paraId="774E7C84" w14:textId="74B43BEE"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_Toc509826703 \h </w:instrText>
      </w:r>
      <w:r>
        <w:rPr>
          <w:noProof/>
        </w:rPr>
      </w:r>
      <w:r>
        <w:rPr>
          <w:noProof/>
        </w:rPr>
        <w:fldChar w:fldCharType="separate"/>
      </w:r>
      <w:r w:rsidR="00775A33">
        <w:rPr>
          <w:noProof/>
        </w:rPr>
        <w:t>6</w:t>
      </w:r>
      <w:r>
        <w:rPr>
          <w:noProof/>
        </w:rPr>
        <w:fldChar w:fldCharType="end"/>
      </w:r>
    </w:p>
    <w:p w14:paraId="190BD236" w14:textId="6C5212CB" w:rsidR="0093055C" w:rsidRDefault="0093055C">
      <w:pPr>
        <w:pStyle w:val="TOC2"/>
        <w:rPr>
          <w:rFonts w:asciiTheme="minorHAnsi" w:eastAsiaTheme="minorEastAsia" w:hAnsiTheme="minorHAnsi"/>
          <w:smallCaps w:val="0"/>
          <w:noProof/>
          <w:sz w:val="22"/>
        </w:rPr>
      </w:pPr>
      <w:r>
        <w:rPr>
          <w:noProof/>
        </w:rPr>
        <w:t>6B.2.1 Basics</w:t>
      </w:r>
      <w:r>
        <w:rPr>
          <w:noProof/>
        </w:rPr>
        <w:tab/>
      </w:r>
      <w:r>
        <w:rPr>
          <w:noProof/>
        </w:rPr>
        <w:fldChar w:fldCharType="begin"/>
      </w:r>
      <w:r>
        <w:rPr>
          <w:noProof/>
        </w:rPr>
        <w:instrText xml:space="preserve"> PAGEREF _Toc509826704 \h </w:instrText>
      </w:r>
      <w:r>
        <w:rPr>
          <w:noProof/>
        </w:rPr>
      </w:r>
      <w:r>
        <w:rPr>
          <w:noProof/>
        </w:rPr>
        <w:fldChar w:fldCharType="separate"/>
      </w:r>
      <w:r w:rsidR="00775A33">
        <w:rPr>
          <w:noProof/>
        </w:rPr>
        <w:t>6</w:t>
      </w:r>
      <w:r>
        <w:rPr>
          <w:noProof/>
        </w:rPr>
        <w:fldChar w:fldCharType="end"/>
      </w:r>
    </w:p>
    <w:p w14:paraId="758C17A3" w14:textId="7C542B4D" w:rsidR="0093055C" w:rsidRDefault="0093055C">
      <w:pPr>
        <w:pStyle w:val="TOC2"/>
        <w:rPr>
          <w:rFonts w:asciiTheme="minorHAnsi" w:eastAsiaTheme="minorEastAsia" w:hAnsiTheme="minorHAnsi"/>
          <w:smallCaps w:val="0"/>
          <w:noProof/>
          <w:sz w:val="22"/>
        </w:rPr>
      </w:pPr>
      <w:r>
        <w:rPr>
          <w:noProof/>
        </w:rPr>
        <w:t>6B.2.2 Downloading Certificates</w:t>
      </w:r>
      <w:r>
        <w:rPr>
          <w:noProof/>
        </w:rPr>
        <w:tab/>
      </w:r>
      <w:r>
        <w:rPr>
          <w:noProof/>
        </w:rPr>
        <w:fldChar w:fldCharType="begin"/>
      </w:r>
      <w:r>
        <w:rPr>
          <w:noProof/>
        </w:rPr>
        <w:instrText xml:space="preserve"> PAGEREF _Toc509826705 \h </w:instrText>
      </w:r>
      <w:r>
        <w:rPr>
          <w:noProof/>
        </w:rPr>
      </w:r>
      <w:r>
        <w:rPr>
          <w:noProof/>
        </w:rPr>
        <w:fldChar w:fldCharType="separate"/>
      </w:r>
      <w:r w:rsidR="00775A33">
        <w:rPr>
          <w:noProof/>
        </w:rPr>
        <w:t>7</w:t>
      </w:r>
      <w:r>
        <w:rPr>
          <w:noProof/>
        </w:rPr>
        <w:fldChar w:fldCharType="end"/>
      </w:r>
    </w:p>
    <w:p w14:paraId="1A73C6FF" w14:textId="6DCD1AFD" w:rsidR="0093055C" w:rsidRDefault="0093055C">
      <w:pPr>
        <w:pStyle w:val="TOC2"/>
        <w:rPr>
          <w:rFonts w:asciiTheme="minorHAnsi" w:eastAsiaTheme="minorEastAsia" w:hAnsiTheme="minorHAnsi"/>
          <w:smallCaps w:val="0"/>
          <w:noProof/>
          <w:sz w:val="22"/>
        </w:rPr>
      </w:pPr>
      <w:r>
        <w:rPr>
          <w:noProof/>
        </w:rPr>
        <w:t>6B.2.3 Creating Your Own Certificates</w:t>
      </w:r>
      <w:r>
        <w:rPr>
          <w:noProof/>
        </w:rPr>
        <w:tab/>
      </w:r>
      <w:r>
        <w:rPr>
          <w:noProof/>
        </w:rPr>
        <w:fldChar w:fldCharType="begin"/>
      </w:r>
      <w:r>
        <w:rPr>
          <w:noProof/>
        </w:rPr>
        <w:instrText xml:space="preserve"> PAGEREF _Toc509826706 \h </w:instrText>
      </w:r>
      <w:r>
        <w:rPr>
          <w:noProof/>
        </w:rPr>
      </w:r>
      <w:r>
        <w:rPr>
          <w:noProof/>
        </w:rPr>
        <w:fldChar w:fldCharType="separate"/>
      </w:r>
      <w:r w:rsidR="00775A33">
        <w:rPr>
          <w:noProof/>
        </w:rPr>
        <w:t>12</w:t>
      </w:r>
      <w:r>
        <w:rPr>
          <w:noProof/>
        </w:rPr>
        <w:fldChar w:fldCharType="end"/>
      </w:r>
    </w:p>
    <w:p w14:paraId="66A5E500" w14:textId="0ED8EC4A" w:rsidR="0093055C" w:rsidRDefault="0093055C">
      <w:pPr>
        <w:pStyle w:val="TOC2"/>
        <w:rPr>
          <w:rFonts w:asciiTheme="minorHAnsi" w:eastAsiaTheme="minorEastAsia" w:hAnsiTheme="minorHAnsi"/>
          <w:smallCaps w:val="0"/>
          <w:noProof/>
          <w:sz w:val="22"/>
        </w:rPr>
      </w:pPr>
      <w:r>
        <w:rPr>
          <w:noProof/>
        </w:rPr>
        <w:t>6B.2.4 Using Certificates in WICED</w:t>
      </w:r>
      <w:r>
        <w:rPr>
          <w:noProof/>
        </w:rPr>
        <w:tab/>
      </w:r>
      <w:r>
        <w:rPr>
          <w:noProof/>
        </w:rPr>
        <w:fldChar w:fldCharType="begin"/>
      </w:r>
      <w:r>
        <w:rPr>
          <w:noProof/>
        </w:rPr>
        <w:instrText xml:space="preserve"> PAGEREF _Toc509826707 \h </w:instrText>
      </w:r>
      <w:r>
        <w:rPr>
          <w:noProof/>
        </w:rPr>
      </w:r>
      <w:r>
        <w:rPr>
          <w:noProof/>
        </w:rPr>
        <w:fldChar w:fldCharType="separate"/>
      </w:r>
      <w:r w:rsidR="00775A33">
        <w:rPr>
          <w:noProof/>
        </w:rPr>
        <w:t>12</w:t>
      </w:r>
      <w:r>
        <w:rPr>
          <w:noProof/>
        </w:rPr>
        <w:fldChar w:fldCharType="end"/>
      </w:r>
    </w:p>
    <w:p w14:paraId="054F0BF8" w14:textId="5E22BF43"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_Toc509826708 \h </w:instrText>
      </w:r>
      <w:r>
        <w:rPr>
          <w:noProof/>
        </w:rPr>
      </w:r>
      <w:r>
        <w:rPr>
          <w:noProof/>
        </w:rPr>
        <w:fldChar w:fldCharType="separate"/>
      </w:r>
      <w:r w:rsidR="00775A33">
        <w:rPr>
          <w:noProof/>
        </w:rPr>
        <w:t>15</w:t>
      </w:r>
      <w:r>
        <w:rPr>
          <w:noProof/>
        </w:rPr>
        <w:fldChar w:fldCharType="end"/>
      </w:r>
    </w:p>
    <w:p w14:paraId="448AC9D6" w14:textId="6E448ACE"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_Toc509826709 \h </w:instrText>
      </w:r>
      <w:r>
        <w:rPr>
          <w:noProof/>
        </w:rPr>
      </w:r>
      <w:r>
        <w:rPr>
          <w:noProof/>
        </w:rPr>
        <w:fldChar w:fldCharType="separate"/>
      </w:r>
      <w:r w:rsidR="00775A33">
        <w:rPr>
          <w:noProof/>
        </w:rPr>
        <w:t>18</w:t>
      </w:r>
      <w:r>
        <w:rPr>
          <w:noProof/>
        </w:rPr>
        <w:fldChar w:fldCharType="end"/>
      </w:r>
    </w:p>
    <w:p w14:paraId="1B6DFF0C" w14:textId="1ED0C525" w:rsidR="0093055C" w:rsidRDefault="0093055C">
      <w:pPr>
        <w:pStyle w:val="TOC2"/>
        <w:rPr>
          <w:rFonts w:asciiTheme="minorHAnsi" w:eastAsiaTheme="minorEastAsia" w:hAnsiTheme="minorHAnsi"/>
          <w:smallCaps w:val="0"/>
          <w:noProof/>
          <w:sz w:val="22"/>
        </w:rPr>
      </w:pPr>
      <w:r>
        <w:rPr>
          <w:noProof/>
        </w:rPr>
        <w:t>Exercise - 6B.1 Update the WWEP Client to use secure TLS connections</w:t>
      </w:r>
      <w:r>
        <w:rPr>
          <w:noProof/>
        </w:rPr>
        <w:tab/>
      </w:r>
      <w:r>
        <w:rPr>
          <w:noProof/>
        </w:rPr>
        <w:fldChar w:fldCharType="begin"/>
      </w:r>
      <w:r>
        <w:rPr>
          <w:noProof/>
        </w:rPr>
        <w:instrText xml:space="preserve"> PAGEREF _Toc509826710 \h </w:instrText>
      </w:r>
      <w:r>
        <w:rPr>
          <w:noProof/>
        </w:rPr>
      </w:r>
      <w:r>
        <w:rPr>
          <w:noProof/>
        </w:rPr>
        <w:fldChar w:fldCharType="separate"/>
      </w:r>
      <w:r w:rsidR="00775A33">
        <w:rPr>
          <w:noProof/>
        </w:rPr>
        <w:t>18</w:t>
      </w:r>
      <w:r>
        <w:rPr>
          <w:noProof/>
        </w:rPr>
        <w:fldChar w:fldCharType="end"/>
      </w:r>
    </w:p>
    <w:p w14:paraId="65DE1CD7" w14:textId="74D056FF" w:rsidR="0093055C" w:rsidRDefault="0093055C">
      <w:pPr>
        <w:pStyle w:val="TOC2"/>
        <w:rPr>
          <w:rFonts w:asciiTheme="minorHAnsi" w:eastAsiaTheme="minorEastAsia" w:hAnsiTheme="minorHAnsi"/>
          <w:smallCaps w:val="0"/>
          <w:noProof/>
          <w:sz w:val="22"/>
        </w:rPr>
      </w:pPr>
      <w:r>
        <w:rPr>
          <w:noProof/>
        </w:rPr>
        <w:t>Exercise - 6B.2 (Advanced) Implement Secure WWEP Server</w:t>
      </w:r>
      <w:r>
        <w:rPr>
          <w:noProof/>
        </w:rPr>
        <w:tab/>
      </w:r>
      <w:r>
        <w:rPr>
          <w:noProof/>
        </w:rPr>
        <w:fldChar w:fldCharType="begin"/>
      </w:r>
      <w:r>
        <w:rPr>
          <w:noProof/>
        </w:rPr>
        <w:instrText xml:space="preserve"> PAGEREF _Toc509826711 \h </w:instrText>
      </w:r>
      <w:r>
        <w:rPr>
          <w:noProof/>
        </w:rPr>
      </w:r>
      <w:r>
        <w:rPr>
          <w:noProof/>
        </w:rPr>
        <w:fldChar w:fldCharType="separate"/>
      </w:r>
      <w:r w:rsidR="00775A33">
        <w:rPr>
          <w:noProof/>
        </w:rPr>
        <w:t>18</w:t>
      </w:r>
      <w:r>
        <w:rPr>
          <w:noProof/>
        </w:rPr>
        <w:fldChar w:fldCharType="end"/>
      </w:r>
    </w:p>
    <w:p w14:paraId="150547C3" w14:textId="46B51B19" w:rsidR="0093055C" w:rsidRDefault="0093055C">
      <w:pPr>
        <w:pStyle w:val="TOC2"/>
        <w:rPr>
          <w:rFonts w:asciiTheme="minorHAnsi" w:eastAsiaTheme="minorEastAsia" w:hAnsiTheme="minorHAnsi"/>
          <w:smallCaps w:val="0"/>
          <w:noProof/>
          <w:sz w:val="22"/>
        </w:rPr>
      </w:pPr>
      <w:r>
        <w:rPr>
          <w:noProof/>
        </w:rPr>
        <w:t>Exercise - 6B.3 (Advanced) Implement Dual Secure &amp; Insecure WWEP Client</w:t>
      </w:r>
      <w:r>
        <w:rPr>
          <w:noProof/>
        </w:rPr>
        <w:tab/>
      </w:r>
      <w:r>
        <w:rPr>
          <w:noProof/>
        </w:rPr>
        <w:fldChar w:fldCharType="begin"/>
      </w:r>
      <w:r>
        <w:rPr>
          <w:noProof/>
        </w:rPr>
        <w:instrText xml:space="preserve"> PAGEREF _Toc509826712 \h </w:instrText>
      </w:r>
      <w:r>
        <w:rPr>
          <w:noProof/>
        </w:rPr>
      </w:r>
      <w:r>
        <w:rPr>
          <w:noProof/>
        </w:rPr>
        <w:fldChar w:fldCharType="separate"/>
      </w:r>
      <w:r w:rsidR="00775A33">
        <w:rPr>
          <w:noProof/>
        </w:rPr>
        <w:t>18</w:t>
      </w:r>
      <w:r>
        <w:rPr>
          <w:noProof/>
        </w:rPr>
        <w:fldChar w:fldCharType="end"/>
      </w:r>
    </w:p>
    <w:p w14:paraId="069ECDA6" w14:textId="453916C9" w:rsidR="0093055C" w:rsidRDefault="0093055C">
      <w:pPr>
        <w:pStyle w:val="TOC2"/>
        <w:rPr>
          <w:rFonts w:asciiTheme="minorHAnsi" w:eastAsiaTheme="minorEastAsia" w:hAnsiTheme="minorHAnsi"/>
          <w:smallCaps w:val="0"/>
          <w:noProof/>
          <w:sz w:val="22"/>
        </w:rPr>
      </w:pPr>
      <w:r>
        <w:rPr>
          <w:noProof/>
        </w:rPr>
        <w:t>Exercise - 6B.4 (Advanced) Implement Dual Secure &amp; Insecure WWEP Server</w:t>
      </w:r>
      <w:r>
        <w:rPr>
          <w:noProof/>
        </w:rPr>
        <w:tab/>
      </w:r>
      <w:r>
        <w:rPr>
          <w:noProof/>
        </w:rPr>
        <w:fldChar w:fldCharType="begin"/>
      </w:r>
      <w:r>
        <w:rPr>
          <w:noProof/>
        </w:rPr>
        <w:instrText xml:space="preserve"> PAGEREF _Toc509826713 \h </w:instrText>
      </w:r>
      <w:r>
        <w:rPr>
          <w:noProof/>
        </w:rPr>
      </w:r>
      <w:r>
        <w:rPr>
          <w:noProof/>
        </w:rPr>
        <w:fldChar w:fldCharType="separate"/>
      </w:r>
      <w:r w:rsidR="00775A33">
        <w:rPr>
          <w:noProof/>
        </w:rPr>
        <w:t>18</w:t>
      </w:r>
      <w:r>
        <w:rPr>
          <w:noProof/>
        </w:rPr>
        <w:fldChar w:fldCharType="end"/>
      </w:r>
    </w:p>
    <w:p w14:paraId="3FA38FC6" w14:textId="1F7AA992" w:rsidR="00C6331A" w:rsidRDefault="00C6331A" w:rsidP="00C6331A">
      <w:r>
        <w:fldChar w:fldCharType="end"/>
      </w:r>
    </w:p>
    <w:p w14:paraId="2B336C8B" w14:textId="77777777" w:rsidR="00C6331A" w:rsidRDefault="00C6331A">
      <w:r>
        <w:br w:type="page"/>
      </w:r>
    </w:p>
    <w:p w14:paraId="5D457DF6" w14:textId="77777777" w:rsidR="00EA1736" w:rsidRDefault="00EA1736" w:rsidP="0093055C">
      <w:pPr>
        <w:pStyle w:val="Heading1"/>
      </w:pPr>
      <w:bookmarkStart w:id="2" w:name="_Toc509826702"/>
      <w:r>
        <w:lastRenderedPageBreak/>
        <w:t>Security: Symmetric and Asymmetric Encryption: A Foundation</w:t>
      </w:r>
      <w:bookmarkEnd w:id="2"/>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w:t>
      </w:r>
      <w:r w:rsidR="004C32A8">
        <w:t>'</w:t>
      </w:r>
      <w:r>
        <w:t xml:space="preserve">t despair.  The practical aspects of getting this going are </w:t>
      </w:r>
      <w:proofErr w:type="gramStart"/>
      <w:r>
        <w:t>actually pretty</w:t>
      </w:r>
      <w:proofErr w:type="gramEnd"/>
      <w:r>
        <w:t xml:space="preserve">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xml:space="preserve">.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680FF3"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680FF3"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4"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w:t>
      </w:r>
      <w:proofErr w:type="gramStart"/>
      <w:r>
        <w:t>Key</w:t>
      </w:r>
      <w:proofErr w:type="gramEnd"/>
      <w:r>
        <w:t xml:space="preserve">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5" w:history="1">
        <w:r w:rsidRPr="00B76A89">
          <w:rPr>
            <w:rStyle w:val="Hyperlink"/>
          </w:rPr>
          <w:t>Cryptographic Hash</w:t>
        </w:r>
      </w:hyperlink>
      <w:r>
        <w:t xml:space="preserve"> which is essentially a fancy checksum.  With a simple checksum you just add up </w:t>
      </w:r>
      <w:proofErr w:type="gramStart"/>
      <w:r>
        <w:t>all of</w:t>
      </w:r>
      <w:proofErr w:type="gramEnd"/>
      <w:r>
        <w:t xml:space="preserve">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6" w:history="1">
        <w:r w:rsidRPr="00794699">
          <w:rPr>
            <w:rStyle w:val="Hyperlink"/>
          </w:rPr>
          <w:t>Secure Hash Algorithm (SHA)</w:t>
        </w:r>
      </w:hyperlink>
      <w:r>
        <w:t xml:space="preserve"> and </w:t>
      </w:r>
      <w:hyperlink r:id="rId17"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1F49F9E4"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w:t>
      </w:r>
      <w:proofErr w:type="gramStart"/>
      <w:r>
        <w:t>encryption</w:t>
      </w:r>
      <w:proofErr w:type="gramEnd"/>
      <w:r>
        <w:t xml:space="preserve">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 xml:space="preserve">Compare your calculated digest with the unencrypted digest. If they </w:t>
      </w:r>
      <w:proofErr w:type="gramStart"/>
      <w:r>
        <w:t>match</w:t>
      </w:r>
      <w:proofErr w:type="gramEnd"/>
      <w:r>
        <w:t xml:space="preserve">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w:t>
      </w:r>
      <w:proofErr w:type="gramStart"/>
      <w:r>
        <w:t>key</w:t>
      </w:r>
      <w:proofErr w:type="gramEnd"/>
      <w:r>
        <w:t xml:space="preserve">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3" w:name="_Toc509826703"/>
      <w:r>
        <w:lastRenderedPageBreak/>
        <w:t>X.509 Certificates</w:t>
      </w:r>
      <w:bookmarkEnd w:id="3"/>
    </w:p>
    <w:p w14:paraId="420FA58D" w14:textId="5E96D147" w:rsidR="00EA1736" w:rsidRDefault="00EA1736" w:rsidP="0093055C">
      <w:pPr>
        <w:pStyle w:val="Heading2"/>
      </w:pPr>
      <w:bookmarkStart w:id="4" w:name="_Toc509826704"/>
      <w:r>
        <w:t>Basics</w:t>
      </w:r>
      <w:bookmarkEnd w:id="4"/>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5" w:name="_Toc509826705"/>
      <w:r>
        <w:lastRenderedPageBreak/>
        <w:t>Downloading Certificates</w:t>
      </w:r>
      <w:bookmarkEnd w:id="5"/>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0"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1"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F87614"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5DEAC4C5" w:rsidR="00EA1736" w:rsidRDefault="00EA1736" w:rsidP="00C6331A">
      <w:pPr>
        <w:pStyle w:val="ListParagraph"/>
        <w:keepNext/>
        <w:numPr>
          <w:ilvl w:val="0"/>
          <w:numId w:val="23"/>
        </w:numPr>
      </w:pPr>
      <w:r>
        <w:t xml:space="preserve">Click on </w:t>
      </w:r>
      <w:r w:rsidR="004C32A8">
        <w:t>"</w:t>
      </w:r>
      <w:r>
        <w:t>View certificate</w:t>
      </w:r>
      <w:r w:rsidR="004C32A8">
        <w:t>"</w:t>
      </w:r>
      <w:r>
        <w:t>.</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75DF6"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4"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 xml:space="preserve">intermediate since it will be valid for a longer </w:t>
      </w:r>
      <w:proofErr w:type="gramStart"/>
      <w:r w:rsidR="003546A3" w:rsidRPr="00664C03">
        <w:rPr>
          <w:u w:val="single"/>
        </w:rPr>
        <w:t>period of time</w:t>
      </w:r>
      <w:proofErr w:type="gramEnd"/>
      <w:r w:rsidR="003546A3" w:rsidRPr="00664C03">
        <w:rPr>
          <w:u w:val="single"/>
        </w:rPr>
        <w:t xml:space="preserv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F47B"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71F39"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4B568"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3A4CB"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F6E63"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B4C08"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7DB17"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D3981"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B9B46"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A0D86"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06E24"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1"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9B32E6"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D0DAC2"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3" w:history="1">
        <w:r w:rsidRPr="00F039A9">
          <w:rPr>
            <w:rStyle w:val="Hyperlink"/>
          </w:rPr>
          <w:t>https://httpbin.org</w:t>
        </w:r>
      </w:hyperlink>
      <w:proofErr w:type="gramStart"/>
      <w:r>
        <w:t>), and</w:t>
      </w:r>
      <w:proofErr w:type="gramEnd"/>
      <w:r>
        <w:t xml:space="preserve">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5"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F35C1"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975BF"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E18C7"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w:t>
      </w:r>
      <w:proofErr w:type="spellStart"/>
      <w:r>
        <w:t>cer</w:t>
      </w:r>
      <w:proofErr w:type="spellEnd"/>
      <w:r w:rsidR="004C32A8">
        <w:t>"</w:t>
      </w:r>
      <w:r>
        <w:t xml:space="preserve">.   You can now examine the content of the certificate from the command line using </w:t>
      </w:r>
      <w:r w:rsidR="004C32A8">
        <w:t>"</w:t>
      </w:r>
      <w:proofErr w:type="spellStart"/>
      <w:r>
        <w:t>openssl</w:t>
      </w:r>
      <w:proofErr w:type="spellEnd"/>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proofErr w:type="spellStart"/>
      <w:r>
        <w:t>openssl</w:t>
      </w:r>
      <w:proofErr w:type="spellEnd"/>
      <w:r>
        <w:t xml:space="preserve"> x509 -in Let</w:t>
      </w:r>
      <w:r w:rsidR="004C32A8">
        <w:t>'</w:t>
      </w:r>
      <w:r>
        <w:t>s Encrypt Authority X3.cer -inform der -text -</w:t>
      </w:r>
      <w:proofErr w:type="spellStart"/>
      <w:r>
        <w:t>noout</w:t>
      </w:r>
      <w:proofErr w:type="spellEnd"/>
      <w:r>
        <w:t xml:space="preserve">  </w:t>
      </w:r>
    </w:p>
    <w:p w14:paraId="1482D872" w14:textId="77E2C441" w:rsidR="00EA1736" w:rsidRDefault="00EA1736" w:rsidP="00C6331A">
      <w:r>
        <w:t xml:space="preserve">You can also examine the certificate by pasting it to </w:t>
      </w:r>
      <w:hyperlink r:id="rId37"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proofErr w:type="spellStart"/>
      <w:r w:rsidRPr="00195536">
        <w:t>openssl</w:t>
      </w:r>
      <w:proofErr w:type="spellEnd"/>
      <w:r w:rsidRPr="00195536">
        <w:t xml:space="preserve">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proofErr w:type="spellStart"/>
      <w:r>
        <w:t>openssl</w:t>
      </w:r>
      <w:proofErr w:type="spellEnd"/>
      <w:r>
        <w:t xml:space="preserve"> x509 -in Let</w:t>
      </w:r>
      <w:r w:rsidR="004C32A8">
        <w:t>'</w:t>
      </w:r>
      <w:r>
        <w:t>s Encrypt Authority X3.cer –text -</w:t>
      </w:r>
      <w:proofErr w:type="spellStart"/>
      <w:r>
        <w:t>noout</w:t>
      </w:r>
      <w:proofErr w:type="spellEnd"/>
      <w:r>
        <w:t xml:space="preserve"> </w:t>
      </w:r>
    </w:p>
    <w:p w14:paraId="67CAF645" w14:textId="77777777" w:rsidR="00EA1736" w:rsidRDefault="00EA1736" w:rsidP="00C6331A"/>
    <w:p w14:paraId="705697AB" w14:textId="518FFB1B" w:rsidR="00EA1736" w:rsidRDefault="00EA1736" w:rsidP="00C6331A">
      <w:r>
        <w:t xml:space="preserve">You can also decode a certificate at </w:t>
      </w:r>
      <w:hyperlink r:id="rId38"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6" w:name="_Toc509826706"/>
      <w:r>
        <w:t>Creating Your Own Certificates</w:t>
      </w:r>
      <w:bookmarkEnd w:id="6"/>
    </w:p>
    <w:p w14:paraId="7E926E4F" w14:textId="1DC86861" w:rsidR="00EA1736" w:rsidRDefault="00EA1736" w:rsidP="00C6331A">
      <w:r>
        <w:t xml:space="preserve">You can create your own </w:t>
      </w:r>
      <w:r w:rsidR="004C32A8">
        <w:t>"</w:t>
      </w:r>
      <w:r>
        <w:t>self-signed</w:t>
      </w:r>
      <w:r w:rsidR="004C32A8">
        <w:t>"</w:t>
      </w:r>
      <w:r>
        <w:t xml:space="preserve">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proofErr w:type="spellStart"/>
      <w:r>
        <w:t>certificate.pem</w:t>
      </w:r>
      <w:proofErr w:type="spellEnd"/>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w:t>
      </w:r>
      <w:proofErr w:type="spellStart"/>
      <w:r w:rsidRPr="00E21F47">
        <w:t>req</w:t>
      </w:r>
      <w:proofErr w:type="spellEnd"/>
      <w:r w:rsidRPr="00E21F47">
        <w:t xml:space="preserve">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93055C">
      <w:pPr>
        <w:pStyle w:val="Heading2"/>
      </w:pPr>
      <w:bookmarkStart w:id="7" w:name="_Toc509826707"/>
      <w:r>
        <w:t>Using Certificates in WICED</w:t>
      </w:r>
      <w:bookmarkEnd w:id="7"/>
    </w:p>
    <w:p w14:paraId="195A1829" w14:textId="448052EC" w:rsidR="00EC4D98" w:rsidRDefault="00EA1736" w:rsidP="00C6331A">
      <w:r>
        <w:t>Once you have a certificate, there are three ways that you can access it from your device. Each of these is discussed separately below. If you are going to validate the server</w:t>
      </w:r>
      <w:r w:rsidR="004C32A8">
        <w:t>'</w:t>
      </w:r>
      <w:r>
        <w:t>s certificate</w:t>
      </w:r>
      <w:ins w:id="8" w:author="Greg Landry" w:date="2018-07-03T10:42:00Z">
        <w:r w:rsidR="00782570">
          <w:t>,</w:t>
        </w:r>
      </w:ins>
      <w:r>
        <w:t xml:space="preserv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 xml:space="preserve">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w:t>
      </w:r>
      <w:proofErr w:type="gramStart"/>
      <w:r>
        <w:t>as long as</w:t>
      </w:r>
      <w:proofErr w:type="gramEnd"/>
      <w:r>
        <w:t xml:space="preserve">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44CCB9AC" w:rsidR="00EA1736" w:rsidRDefault="00EA1736" w:rsidP="00C6331A">
      <w:r>
        <w:t xml:space="preserve">It is possible to have the WICED make system install certificates into the DCT automatically. Note that the DCT only has space for </w:t>
      </w:r>
      <w:ins w:id="9" w:author="Greg Landry" w:date="2018-07-03T10:41:00Z">
        <w:r w:rsidR="00782570">
          <w:t xml:space="preserve">one set of </w:t>
        </w:r>
      </w:ins>
      <w:del w:id="10" w:author="Greg Landry" w:date="2018-07-03T10:40:00Z">
        <w:r w:rsidDel="00782570">
          <w:delText xml:space="preserve">one </w:delText>
        </w:r>
      </w:del>
      <w:r>
        <w:t>certificate</w:t>
      </w:r>
      <w:ins w:id="11" w:author="Greg Landry" w:date="2018-07-03T10:41:00Z">
        <w:r w:rsidR="00782570">
          <w:t>/key files</w:t>
        </w:r>
      </w:ins>
      <w:r>
        <w:t xml:space="preserve"> so </w:t>
      </w:r>
      <w:del w:id="12" w:author="Greg Landry" w:date="2018-07-03T10:41:00Z">
        <w:r w:rsidDel="00782570">
          <w:delText xml:space="preserve">you can </w:delText>
        </w:r>
      </w:del>
      <w:del w:id="13" w:author="Greg Landry" w:date="2018-07-03T10:40:00Z">
        <w:r w:rsidDel="00782570">
          <w:delText>store the root/intermediate or the client certificate in the DCT, but not both</w:delText>
        </w:r>
      </w:del>
      <w:del w:id="14" w:author="Greg Landry" w:date="2018-07-03T10:41:00Z">
        <w:r w:rsidDel="00782570">
          <w:delText>. If</w:delText>
        </w:r>
      </w:del>
      <w:ins w:id="15" w:author="Greg Landry" w:date="2018-07-03T10:41:00Z">
        <w:r w:rsidR="00782570">
          <w:t>if</w:t>
        </w:r>
      </w:ins>
      <w:r>
        <w:t xml:space="preserve"> you need </w:t>
      </w:r>
      <w:del w:id="16" w:author="Greg Landry" w:date="2018-07-03T10:41:00Z">
        <w:r w:rsidDel="00782570">
          <w:delText xml:space="preserve">both </w:delText>
        </w:r>
      </w:del>
      <w:ins w:id="17" w:author="Greg Landry" w:date="2018-07-03T10:41:00Z">
        <w:r w:rsidR="00782570">
          <w:t>multiple</w:t>
        </w:r>
        <w:r w:rsidR="00782570">
          <w:t xml:space="preserve"> </w:t>
        </w:r>
      </w:ins>
      <w:r>
        <w:t>certificate</w:t>
      </w:r>
      <w:del w:id="18" w:author="Greg Landry" w:date="2018-07-03T10:44:00Z">
        <w:r w:rsidDel="00782570">
          <w:delText>s</w:delText>
        </w:r>
      </w:del>
      <w:ins w:id="19" w:author="Greg Landry" w:date="2018-07-03T10:41:00Z">
        <w:r w:rsidR="00782570">
          <w:t>/key files</w:t>
        </w:r>
      </w:ins>
      <w:r>
        <w:t xml:space="preserve">, then </w:t>
      </w:r>
      <w:del w:id="20" w:author="Greg Landry" w:date="2018-07-03T10:41:00Z">
        <w:r w:rsidDel="00782570">
          <w:delText>at least one of them needs</w:delText>
        </w:r>
      </w:del>
      <w:ins w:id="21" w:author="Greg Landry" w:date="2018-07-03T10:41:00Z">
        <w:r w:rsidR="00782570">
          <w:t>some of them need</w:t>
        </w:r>
      </w:ins>
      <w:r>
        <w:t xml:space="preserve"> to be stored using one of the other two methods.</w:t>
      </w:r>
      <w:r w:rsidR="00F149FB">
        <w:t xml:space="preserve"> Note that the DCT is a fixed size whether you include a certificate</w:t>
      </w:r>
      <w:ins w:id="22" w:author="Greg Landry" w:date="2018-07-03T10:41:00Z">
        <w:r w:rsidR="00782570">
          <w:t>/key</w:t>
        </w:r>
      </w:ins>
      <w:r w:rsidR="00F149FB">
        <w:t xml:space="preserve"> or not</w:t>
      </w:r>
      <w:ins w:id="23" w:author="Greg Landry" w:date="2018-07-03T10:40:00Z">
        <w:r w:rsidR="00782570">
          <w:t>,</w:t>
        </w:r>
      </w:ins>
      <w:r w:rsidR="00F149FB">
        <w:t xml:space="preserve"> so it is more space efficient to store one </w:t>
      </w:r>
      <w:del w:id="24" w:author="Greg Landry" w:date="2018-07-03T12:09:00Z">
        <w:r w:rsidR="00F149FB" w:rsidDel="00737729">
          <w:delText>of the certificates</w:delText>
        </w:r>
      </w:del>
      <w:ins w:id="25" w:author="Greg Landry" w:date="2018-07-03T12:09:00Z">
        <w:r w:rsidR="00737729">
          <w:t>set</w:t>
        </w:r>
      </w:ins>
      <w:r w:rsidR="00F149FB">
        <w:t xml:space="preserve"> using this method.</w:t>
      </w:r>
    </w:p>
    <w:p w14:paraId="44884230" w14:textId="5D77E3C7" w:rsidR="00EA1736" w:rsidRDefault="00EA1736" w:rsidP="00C6331A">
      <w:r>
        <w:t>To install a certificate in the DCT you need to:</w:t>
      </w:r>
    </w:p>
    <w:p w14:paraId="3A5FF28C" w14:textId="1A30F3B9" w:rsidR="00EA1736" w:rsidRDefault="00EA1736" w:rsidP="00C6331A">
      <w:pPr>
        <w:pStyle w:val="ListParagraph"/>
        <w:numPr>
          <w:ilvl w:val="0"/>
          <w:numId w:val="21"/>
        </w:numPr>
      </w:pPr>
      <w:r>
        <w:t xml:space="preserve">Convert the certificate to PEM format if it is not already in that format, then store it in the </w:t>
      </w:r>
      <w:ins w:id="26" w:author="Greg Landry" w:date="2018-07-03T10:36:00Z">
        <w:r w:rsidR="00F1221C">
          <w:t xml:space="preserve">SDK </w:t>
        </w:r>
      </w:ins>
      <w:r>
        <w:t xml:space="preserve">directory </w:t>
      </w:r>
      <w:r w:rsidRPr="00E21F47">
        <w:rPr>
          <w:i/>
        </w:rPr>
        <w:t>resources</w:t>
      </w:r>
      <w:ins w:id="27" w:author="Greg Landry" w:date="2018-07-03T10:34:00Z">
        <w:r w:rsidR="002B51D0">
          <w:rPr>
            <w:i/>
          </w:rPr>
          <w:t xml:space="preserve">. </w:t>
        </w:r>
        <w:r w:rsidR="002B51D0">
          <w:t>You can have any additional hierarchy below resources to separate certificates for different projects.</w:t>
        </w:r>
      </w:ins>
      <w:del w:id="28" w:author="Greg Landry" w:date="2018-07-03T10:33:00Z">
        <w:r w:rsidRPr="00E21F47" w:rsidDel="002B51D0">
          <w:rPr>
            <w:i/>
          </w:rPr>
          <w:delText>/apps/yourapp/</w:delText>
        </w:r>
      </w:del>
    </w:p>
    <w:p w14:paraId="0DE8A6CD" w14:textId="0B30ECD6" w:rsidR="00EA1736" w:rsidRDefault="00EA1736" w:rsidP="00C6331A">
      <w:pPr>
        <w:pStyle w:val="ListParagraph"/>
        <w:numPr>
          <w:ilvl w:val="0"/>
          <w:numId w:val="21"/>
        </w:numPr>
      </w:pPr>
      <w:r>
        <w:lastRenderedPageBreak/>
        <w:t xml:space="preserve">Assuming </w:t>
      </w:r>
      <w:del w:id="29" w:author="Greg Landry" w:date="2018-07-03T10:34:00Z">
        <w:r w:rsidDel="002B51D0">
          <w:delText xml:space="preserve">yourapp is called </w:delText>
        </w:r>
        <w:r w:rsidRPr="00E21F47" w:rsidDel="002B51D0">
          <w:rPr>
            <w:i/>
          </w:rPr>
          <w:delText>httpbin_org</w:delText>
        </w:r>
        <w:r w:rsidDel="002B51D0">
          <w:delText xml:space="preserve"> and</w:delText>
        </w:r>
      </w:del>
      <w:ins w:id="30" w:author="Greg Landry" w:date="2018-07-03T10:34:00Z">
        <w:r w:rsidR="002B51D0">
          <w:t>you have</w:t>
        </w:r>
      </w:ins>
      <w:r>
        <w:t xml:space="preserve"> </w:t>
      </w:r>
      <w:del w:id="31" w:author="Greg Landry" w:date="2018-07-03T10:34:00Z">
        <w:r w:rsidDel="002B51D0">
          <w:delText xml:space="preserve">the </w:delText>
        </w:r>
      </w:del>
      <w:ins w:id="32" w:author="Greg Landry" w:date="2018-07-03T10:34:00Z">
        <w:r w:rsidR="002B51D0">
          <w:t>a</w:t>
        </w:r>
        <w:r w:rsidR="002B51D0">
          <w:t xml:space="preserve"> </w:t>
        </w:r>
      </w:ins>
      <w:r>
        <w:t>certificate file</w:t>
      </w:r>
      <w:del w:id="33" w:author="Greg Landry" w:date="2018-07-03T10:34:00Z">
        <w:r w:rsidDel="002B51D0">
          <w:delText xml:space="preserve"> is</w:delText>
        </w:r>
      </w:del>
      <w:r>
        <w:t xml:space="preserve"> called </w:t>
      </w:r>
      <w:del w:id="34" w:author="Greg Landry" w:date="2018-07-03T10:35:00Z">
        <w:r w:rsidRPr="00E21F47" w:rsidDel="002B51D0">
          <w:rPr>
            <w:i/>
          </w:rPr>
          <w:delText>ca.pem</w:delText>
        </w:r>
      </w:del>
      <w:proofErr w:type="spellStart"/>
      <w:ins w:id="35" w:author="Greg Landry" w:date="2018-07-03T10:35:00Z">
        <w:r w:rsidR="002B51D0">
          <w:rPr>
            <w:i/>
          </w:rPr>
          <w:t>wwep_cert.pem</w:t>
        </w:r>
        <w:proofErr w:type="spellEnd"/>
        <w:r w:rsidR="002B51D0" w:rsidRPr="002B51D0">
          <w:rPr>
            <w:rPrChange w:id="36" w:author="Greg Landry" w:date="2018-07-03T10:35:00Z">
              <w:rPr>
                <w:i/>
              </w:rPr>
            </w:rPrChange>
          </w:rPr>
          <w:t xml:space="preserve"> stored in the</w:t>
        </w:r>
      </w:ins>
      <w:del w:id="37" w:author="Greg Landry" w:date="2018-07-03T10:35:00Z">
        <w:r w:rsidDel="002B51D0">
          <w:delText>,</w:delText>
        </w:r>
      </w:del>
      <w:r>
        <w:t xml:space="preserve"> </w:t>
      </w:r>
      <w:ins w:id="38" w:author="Greg Landry" w:date="2018-07-03T10:35:00Z">
        <w:r w:rsidR="002B51D0" w:rsidRPr="002B51D0">
          <w:rPr>
            <w:i/>
            <w:rPrChange w:id="39" w:author="Greg Landry" w:date="2018-07-03T10:35:00Z">
              <w:rPr/>
            </w:rPrChange>
          </w:rPr>
          <w:t>resources/certificates</w:t>
        </w:r>
      </w:ins>
      <w:ins w:id="40" w:author="Greg Landry" w:date="2018-07-03T10:57:00Z">
        <w:r w:rsidR="00A10CD6">
          <w:rPr>
            <w:i/>
          </w:rPr>
          <w:t>/</w:t>
        </w:r>
        <w:proofErr w:type="spellStart"/>
        <w:r w:rsidR="00A10CD6">
          <w:rPr>
            <w:i/>
          </w:rPr>
          <w:t>wwep</w:t>
        </w:r>
      </w:ins>
      <w:proofErr w:type="spellEnd"/>
      <w:ins w:id="41" w:author="Greg Landry" w:date="2018-07-03T10:35:00Z">
        <w:r w:rsidR="002B51D0">
          <w:t xml:space="preserve"> folder, </w:t>
        </w:r>
      </w:ins>
      <w:r>
        <w:t xml:space="preserve">you would add to your </w:t>
      </w:r>
      <w:proofErr w:type="spellStart"/>
      <w:r>
        <w:t>Makefile</w:t>
      </w:r>
      <w:proofErr w:type="spellEnd"/>
      <w:r>
        <w:t xml:space="preserve"> the line:</w:t>
      </w:r>
    </w:p>
    <w:p w14:paraId="3153B3F5" w14:textId="214331B8" w:rsidR="00EA1736" w:rsidRPr="00C537FF" w:rsidRDefault="00EA1736" w:rsidP="00C6331A">
      <w:pPr>
        <w:pStyle w:val="CCode"/>
        <w:spacing w:after="0"/>
        <w:rPr>
          <w:color w:val="1F4E79" w:themeColor="accent1" w:themeShade="80"/>
        </w:rPr>
      </w:pPr>
      <w:proofErr w:type="gramStart"/>
      <w:r w:rsidRPr="00C537FF">
        <w:rPr>
          <w:color w:val="1F4E79" w:themeColor="accent1" w:themeShade="80"/>
        </w:rPr>
        <w:t>CERTIFICATE :</w:t>
      </w:r>
      <w:proofErr w:type="gramEnd"/>
      <w:r w:rsidRPr="00C537FF">
        <w:rPr>
          <w:color w:val="1F4E79" w:themeColor="accent1" w:themeShade="80"/>
        </w:rPr>
        <w:t>= $(SOURCE_ROOT)resources</w:t>
      </w:r>
      <w:del w:id="42" w:author="Greg Landry" w:date="2018-07-03T10:38:00Z">
        <w:r w:rsidRPr="00C537FF" w:rsidDel="00F1221C">
          <w:rPr>
            <w:color w:val="1F4E79" w:themeColor="accent1" w:themeShade="80"/>
          </w:rPr>
          <w:delText>/apps</w:delText>
        </w:r>
      </w:del>
      <w:r w:rsidRPr="00C537FF">
        <w:rPr>
          <w:color w:val="1F4E79" w:themeColor="accent1" w:themeShade="80"/>
        </w:rPr>
        <w:t>/</w:t>
      </w:r>
      <w:del w:id="43" w:author="Greg Landry" w:date="2018-07-03T10:35:00Z">
        <w:r w:rsidRPr="00C537FF" w:rsidDel="002B51D0">
          <w:rPr>
            <w:color w:val="1F4E79" w:themeColor="accent1" w:themeShade="80"/>
          </w:rPr>
          <w:delText>httpbin_org</w:delText>
        </w:r>
      </w:del>
      <w:ins w:id="44" w:author="Greg Landry" w:date="2018-07-03T10:35:00Z">
        <w:r w:rsidR="002B51D0">
          <w:rPr>
            <w:color w:val="1F4E79" w:themeColor="accent1" w:themeShade="80"/>
          </w:rPr>
          <w:t>certificates</w:t>
        </w:r>
      </w:ins>
      <w:r w:rsidRPr="00C537FF">
        <w:rPr>
          <w:color w:val="1F4E79" w:themeColor="accent1" w:themeShade="80"/>
        </w:rPr>
        <w:t>/</w:t>
      </w:r>
      <w:proofErr w:type="spellStart"/>
      <w:ins w:id="45" w:author="Greg Landry" w:date="2018-07-03T10:57:00Z">
        <w:r w:rsidR="00A10CD6">
          <w:rPr>
            <w:color w:val="1F4E79" w:themeColor="accent1" w:themeShade="80"/>
          </w:rPr>
          <w:t>wwep</w:t>
        </w:r>
        <w:proofErr w:type="spellEnd"/>
        <w:r w:rsidR="00A10CD6">
          <w:rPr>
            <w:color w:val="1F4E79" w:themeColor="accent1" w:themeShade="80"/>
          </w:rPr>
          <w:t>/</w:t>
        </w:r>
      </w:ins>
      <w:proofErr w:type="spellStart"/>
      <w:del w:id="46" w:author="Greg Landry" w:date="2018-07-03T10:35:00Z">
        <w:r w:rsidRPr="00C537FF" w:rsidDel="002B51D0">
          <w:rPr>
            <w:color w:val="1F4E79" w:themeColor="accent1" w:themeShade="80"/>
          </w:rPr>
          <w:delText>ca.pem</w:delText>
        </w:r>
      </w:del>
      <w:ins w:id="47" w:author="Greg Landry" w:date="2018-07-03T10:35:00Z">
        <w:r w:rsidR="002B51D0">
          <w:rPr>
            <w:color w:val="1F4E79" w:themeColor="accent1" w:themeShade="80"/>
          </w:rPr>
          <w:t>wwep_cert.pem</w:t>
        </w:r>
      </w:ins>
      <w:proofErr w:type="spellEnd"/>
    </w:p>
    <w:p w14:paraId="78876FFF" w14:textId="01759CDC" w:rsidR="00F35E4B" w:rsidRDefault="00F35E4B" w:rsidP="00C6331A">
      <w:pPr>
        <w:pStyle w:val="ListParagraph"/>
        <w:numPr>
          <w:ilvl w:val="0"/>
          <w:numId w:val="21"/>
        </w:numPr>
        <w:spacing w:before="240"/>
        <w:rPr>
          <w:ins w:id="48" w:author="Greg Landry" w:date="2018-07-03T10:47:00Z"/>
        </w:rPr>
      </w:pPr>
      <w:ins w:id="49" w:author="Greg Landry" w:date="2018-07-03T10:47:00Z">
        <w:r>
          <w:t>Likewise, if</w:t>
        </w:r>
      </w:ins>
      <w:ins w:id="50" w:author="Greg Landry" w:date="2018-07-03T10:46:00Z">
        <w:r>
          <w:t xml:space="preserve"> you have a private key called </w:t>
        </w:r>
      </w:ins>
      <w:proofErr w:type="spellStart"/>
      <w:ins w:id="51" w:author="Greg Landry" w:date="2018-07-03T10:47:00Z">
        <w:r>
          <w:t>wwep_privkey.pem</w:t>
        </w:r>
        <w:proofErr w:type="spellEnd"/>
        <w:r>
          <w:t xml:space="preserve"> stored in the resources/certificates folder, you would add this to your </w:t>
        </w:r>
        <w:proofErr w:type="spellStart"/>
        <w:r>
          <w:t>Makefile</w:t>
        </w:r>
        <w:proofErr w:type="spellEnd"/>
        <w:r>
          <w:t>:</w:t>
        </w:r>
      </w:ins>
    </w:p>
    <w:p w14:paraId="66010446" w14:textId="62DBF27B" w:rsidR="00F35E4B" w:rsidRPr="00C537FF" w:rsidRDefault="00F35E4B" w:rsidP="00F35E4B">
      <w:pPr>
        <w:pStyle w:val="CCode"/>
        <w:spacing w:after="0"/>
        <w:rPr>
          <w:ins w:id="52" w:author="Greg Landry" w:date="2018-07-03T10:47:00Z"/>
          <w:color w:val="1F4E79" w:themeColor="accent1" w:themeShade="80"/>
        </w:rPr>
      </w:pPr>
      <w:ins w:id="53" w:author="Greg Landry" w:date="2018-07-03T10:47:00Z">
        <w:r>
          <w:rPr>
            <w:color w:val="1F4E79" w:themeColor="accent1" w:themeShade="80"/>
          </w:rPr>
          <w:t>PRIVATE_</w:t>
        </w:r>
        <w:proofErr w:type="gramStart"/>
        <w:r>
          <w:rPr>
            <w:color w:val="1F4E79" w:themeColor="accent1" w:themeShade="80"/>
          </w:rPr>
          <w:t>KEY</w:t>
        </w:r>
        <w:r w:rsidRPr="00C537FF">
          <w:rPr>
            <w:color w:val="1F4E79" w:themeColor="accent1" w:themeShade="80"/>
          </w:rPr>
          <w:t xml:space="preserve"> :</w:t>
        </w:r>
        <w:proofErr w:type="gramEnd"/>
        <w:r w:rsidRPr="00C537FF">
          <w:rPr>
            <w:color w:val="1F4E79" w:themeColor="accent1" w:themeShade="80"/>
          </w:rPr>
          <w:t>= $(SOURCE_ROOT)resources/</w:t>
        </w:r>
        <w:r>
          <w:rPr>
            <w:color w:val="1F4E79" w:themeColor="accent1" w:themeShade="80"/>
          </w:rPr>
          <w:t>certificates</w:t>
        </w:r>
        <w:r w:rsidRPr="00C537FF">
          <w:rPr>
            <w:color w:val="1F4E79" w:themeColor="accent1" w:themeShade="80"/>
          </w:rPr>
          <w:t>/</w:t>
        </w:r>
      </w:ins>
      <w:proofErr w:type="spellStart"/>
      <w:ins w:id="54" w:author="Greg Landry" w:date="2018-07-03T10:57:00Z">
        <w:r w:rsidR="00A10CD6">
          <w:rPr>
            <w:color w:val="1F4E79" w:themeColor="accent1" w:themeShade="80"/>
          </w:rPr>
          <w:t>wwep</w:t>
        </w:r>
        <w:proofErr w:type="spellEnd"/>
        <w:r w:rsidR="00A10CD6">
          <w:rPr>
            <w:color w:val="1F4E79" w:themeColor="accent1" w:themeShade="80"/>
          </w:rPr>
          <w:t>/</w:t>
        </w:r>
      </w:ins>
      <w:proofErr w:type="spellStart"/>
      <w:ins w:id="55" w:author="Greg Landry" w:date="2018-07-03T10:47:00Z">
        <w:r>
          <w:rPr>
            <w:color w:val="1F4E79" w:themeColor="accent1" w:themeShade="80"/>
          </w:rPr>
          <w:t>wwep_</w:t>
        </w:r>
        <w:r>
          <w:rPr>
            <w:color w:val="1F4E79" w:themeColor="accent1" w:themeShade="80"/>
          </w:rPr>
          <w:t>privkey</w:t>
        </w:r>
        <w:r>
          <w:rPr>
            <w:color w:val="1F4E79" w:themeColor="accent1" w:themeShade="80"/>
          </w:rPr>
          <w:t>.pem</w:t>
        </w:r>
        <w:proofErr w:type="spellEnd"/>
      </w:ins>
    </w:p>
    <w:p w14:paraId="58430438" w14:textId="4B7CD619" w:rsidR="00EA3A18" w:rsidRDefault="00EA3A18" w:rsidP="00FA5D30">
      <w:pPr>
        <w:pStyle w:val="ListParagraph"/>
        <w:spacing w:before="240"/>
        <w:rPr>
          <w:ins w:id="56" w:author="Greg Landry" w:date="2018-07-03T10:49:00Z"/>
        </w:rPr>
        <w:pPrChange w:id="57" w:author="Greg Landry" w:date="2018-07-03T11:39:00Z">
          <w:pPr>
            <w:pStyle w:val="ListParagraph"/>
            <w:numPr>
              <w:numId w:val="21"/>
            </w:numPr>
            <w:spacing w:before="240"/>
            <w:ind w:hanging="360"/>
          </w:pPr>
        </w:pPrChange>
      </w:pPr>
      <w:ins w:id="58" w:author="Greg Landry" w:date="2018-07-03T10:49:00Z">
        <w:r>
          <w:t xml:space="preserve">Note that </w:t>
        </w:r>
      </w:ins>
      <w:ins w:id="59" w:author="Greg Landry" w:date="2018-07-03T12:09:00Z">
        <w:r w:rsidR="008B01E6">
          <w:t>a private key</w:t>
        </w:r>
      </w:ins>
      <w:ins w:id="60" w:author="Greg Landry" w:date="2018-07-03T10:49:00Z">
        <w:r>
          <w:t xml:space="preserve"> is </w:t>
        </w:r>
        <w:r w:rsidRPr="00C16232">
          <w:rPr>
            <w:u w:val="single"/>
            <w:rPrChange w:id="61" w:author="Greg Landry" w:date="2018-07-03T11:39:00Z">
              <w:rPr/>
            </w:rPrChange>
          </w:rPr>
          <w:t>not</w:t>
        </w:r>
        <w:r>
          <w:t xml:space="preserve"> required for a client unless it is going to be </w:t>
        </w:r>
      </w:ins>
      <w:ins w:id="62" w:author="Greg Landry" w:date="2018-07-03T10:50:00Z">
        <w:r w:rsidR="00A269E9">
          <w:t>providing its</w:t>
        </w:r>
        <w:r>
          <w:t xml:space="preserve"> certificate </w:t>
        </w:r>
      </w:ins>
      <w:ins w:id="63" w:author="Greg Landry" w:date="2018-07-03T12:10:00Z">
        <w:r w:rsidR="008D5833">
          <w:t xml:space="preserve">(which contains the public key) </w:t>
        </w:r>
      </w:ins>
      <w:ins w:id="64" w:author="Greg Landry" w:date="2018-07-03T10:50:00Z">
        <w:r>
          <w:t xml:space="preserve">for </w:t>
        </w:r>
      </w:ins>
      <w:ins w:id="65" w:author="Greg Landry" w:date="2018-07-03T10:49:00Z">
        <w:r>
          <w:t>validati</w:t>
        </w:r>
      </w:ins>
      <w:ins w:id="66" w:author="Greg Landry" w:date="2018-07-03T10:50:00Z">
        <w:r>
          <w:t>on by</w:t>
        </w:r>
      </w:ins>
      <w:ins w:id="67" w:author="Greg Landry" w:date="2018-07-03T10:49:00Z">
        <w:r>
          <w:t xml:space="preserve"> the server.</w:t>
        </w:r>
      </w:ins>
    </w:p>
    <w:p w14:paraId="79DD3272" w14:textId="77777777" w:rsidR="00EA3A18" w:rsidRDefault="00EA3A18" w:rsidP="00EA3A18">
      <w:pPr>
        <w:pStyle w:val="ListParagraph"/>
        <w:spacing w:before="240"/>
        <w:rPr>
          <w:ins w:id="68" w:author="Greg Landry" w:date="2018-07-03T10:49:00Z"/>
        </w:rPr>
        <w:pPrChange w:id="69" w:author="Greg Landry" w:date="2018-07-03T10:49:00Z">
          <w:pPr>
            <w:pStyle w:val="ListParagraph"/>
            <w:numPr>
              <w:numId w:val="21"/>
            </w:numPr>
            <w:spacing w:before="240"/>
            <w:ind w:hanging="360"/>
          </w:pPr>
        </w:pPrChange>
      </w:pPr>
    </w:p>
    <w:p w14:paraId="732B7B4B" w14:textId="49F3AA59" w:rsidR="00EA1736" w:rsidRPr="00195536" w:rsidRDefault="00543A2A" w:rsidP="00C6331A">
      <w:pPr>
        <w:pStyle w:val="ListParagraph"/>
        <w:numPr>
          <w:ilvl w:val="0"/>
          <w:numId w:val="21"/>
        </w:numPr>
        <w:spacing w:before="240"/>
      </w:pPr>
      <w:ins w:id="70" w:author="Greg Landry" w:date="2018-07-03T10:50:00Z">
        <w:r>
          <w:t xml:space="preserve">Once you have the certificate specified in the </w:t>
        </w:r>
        <w:proofErr w:type="spellStart"/>
        <w:r>
          <w:t>Makefile</w:t>
        </w:r>
        <w:proofErr w:type="spellEnd"/>
        <w:r>
          <w:t>,</w:t>
        </w:r>
      </w:ins>
      <w:del w:id="71" w:author="Greg Landry" w:date="2018-07-03T10:51:00Z">
        <w:r w:rsidR="00EA1736" w:rsidDel="00543A2A">
          <w:delText>Then</w:delText>
        </w:r>
      </w:del>
      <w:r w:rsidR="00EA1736">
        <w:t xml:space="preserve"> you can load the security section of the DCT into RAM and use it to initialize the root certificate for the TLS connection.</w:t>
      </w:r>
      <w:ins w:id="72" w:author="Greg Landry" w:date="2018-07-03T12:11:00Z">
        <w:r w:rsidR="00F26F5E">
          <w:t xml:space="preserve"> The structure of type </w:t>
        </w:r>
      </w:ins>
      <w:proofErr w:type="spellStart"/>
      <w:ins w:id="73" w:author="Greg Landry" w:date="2018-07-03T12:12:00Z">
        <w:r w:rsidR="00F26F5E">
          <w:t>platform_dct_secturity_t</w:t>
        </w:r>
      </w:ins>
      <w:proofErr w:type="spellEnd"/>
      <w:ins w:id="74" w:author="Greg Landry" w:date="2018-07-03T12:11:00Z">
        <w:r w:rsidR="00F26F5E">
          <w:t xml:space="preserve"> </w:t>
        </w:r>
      </w:ins>
      <w:ins w:id="75" w:author="Greg Landry" w:date="2018-07-03T12:12:00Z">
        <w:r w:rsidR="00F26F5E">
          <w:t>includes</w:t>
        </w:r>
      </w:ins>
      <w:ins w:id="76" w:author="Greg Landry" w:date="2018-07-03T12:11:00Z">
        <w:r w:rsidR="00F26F5E">
          <w:t xml:space="preserve"> both a certificate and private key (</w:t>
        </w:r>
      </w:ins>
      <w:ins w:id="77" w:author="Greg Landry" w:date="2018-07-03T12:12:00Z">
        <w:r w:rsidR="00F26F5E">
          <w:t>if there is one).</w:t>
        </w:r>
      </w:ins>
    </w:p>
    <w:p w14:paraId="6625DC69" w14:textId="77777777" w:rsidR="00EA1736" w:rsidRPr="00C537FF" w:rsidRDefault="00EA1736" w:rsidP="00C6331A">
      <w:pPr>
        <w:pStyle w:val="CCode"/>
        <w:spacing w:after="0"/>
        <w:rPr>
          <w:color w:val="1F4E79" w:themeColor="accent1" w:themeShade="80"/>
        </w:rPr>
      </w:pPr>
      <w:proofErr w:type="spellStart"/>
      <w:r w:rsidRPr="00C537FF">
        <w:rPr>
          <w:color w:val="1F4E79" w:themeColor="accent1" w:themeShade="80"/>
        </w:rPr>
        <w:t>platform_dct_security_t</w:t>
      </w:r>
      <w:proofErr w:type="spellEnd"/>
      <w:r w:rsidRPr="00C537FF">
        <w:rPr>
          <w:rFonts w:eastAsiaTheme="majorEastAsia"/>
          <w:color w:val="1F4E79" w:themeColor="accent1" w:themeShade="80"/>
        </w:rPr>
        <w:t xml:space="preserve"> *</w:t>
      </w:r>
      <w:proofErr w:type="spellStart"/>
      <w:r w:rsidRPr="00C537FF">
        <w:rPr>
          <w:rFonts w:eastAsiaTheme="majorEastAsia"/>
          <w:color w:val="1F4E79" w:themeColor="accent1" w:themeShade="80"/>
        </w:rPr>
        <w:t>dct_security</w:t>
      </w:r>
      <w:proofErr w:type="spellEnd"/>
      <w:r w:rsidRPr="00C537FF">
        <w:rPr>
          <w:rFonts w:eastAsiaTheme="majorEastAsia"/>
          <w:color w:val="1F4E79" w:themeColor="accent1" w:themeShade="80"/>
        </w:rPr>
        <w:t>;</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t>
      </w:r>
      <w:proofErr w:type="spellStart"/>
      <w:r w:rsidRPr="00C537FF">
        <w:rPr>
          <w:color w:val="1F4E79" w:themeColor="accent1" w:themeShade="80"/>
        </w:rPr>
        <w:t>wiced_dct_read_</w:t>
      </w:r>
      <w:proofErr w:type="gramStart"/>
      <w:r w:rsidRPr="00C537FF">
        <w:rPr>
          <w:color w:val="1F4E79" w:themeColor="accent1" w:themeShade="80"/>
        </w:rPr>
        <w:t>lock</w:t>
      </w:r>
      <w:proofErr w:type="spellEnd"/>
      <w:r w:rsidRPr="00C537FF">
        <w:rPr>
          <w:color w:val="1F4E79" w:themeColor="accent1" w:themeShade="80"/>
        </w:rPr>
        <w:t>( (</w:t>
      </w:r>
      <w:proofErr w:type="gramEnd"/>
      <w:r w:rsidRPr="00C537FF">
        <w:rPr>
          <w:color w:val="1F4E79" w:themeColor="accent1" w:themeShade="80"/>
        </w:rPr>
        <w:t>void**) &amp;</w:t>
      </w:r>
      <w:proofErr w:type="spellStart"/>
      <w:r w:rsidRPr="00C537FF">
        <w:rPr>
          <w:color w:val="1F4E79" w:themeColor="accent1" w:themeShade="80"/>
        </w:rPr>
        <w:t>dct_security</w:t>
      </w:r>
      <w:proofErr w:type="spellEnd"/>
      <w:r w:rsidRPr="00C537FF">
        <w:rPr>
          <w:color w:val="1F4E79" w:themeColor="accent1" w:themeShade="80"/>
        </w:rPr>
        <w:t xml:space="preserve">,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xml:space="preserve">, 0, </w:t>
      </w:r>
      <w:proofErr w:type="spellStart"/>
      <w:r w:rsidRPr="00C537FF">
        <w:rPr>
          <w:color w:val="1F4E79" w:themeColor="accent1" w:themeShade="80"/>
        </w:rPr>
        <w:t>sizeof</w:t>
      </w:r>
      <w:proofErr w:type="spellEnd"/>
      <w:r w:rsidRPr="00C537FF">
        <w:rPr>
          <w:color w:val="1F4E79" w:themeColor="accent1" w:themeShade="80"/>
        </w:rPr>
        <w:t>( *</w:t>
      </w:r>
      <w:proofErr w:type="spellStart"/>
      <w:r w:rsidRPr="00C537FF">
        <w:rPr>
          <w:color w:val="1F4E79" w:themeColor="accent1" w:themeShade="80"/>
        </w:rPr>
        <w:t>dct_security</w:t>
      </w:r>
      <w:proofErr w:type="spellEnd"/>
      <w:r w:rsidRPr="00C537FF">
        <w:rPr>
          <w:color w:val="1F4E79" w:themeColor="accent1" w:themeShade="80"/>
        </w:rPr>
        <w:t xml:space="preserve">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strlen</w:t>
      </w:r>
      <w:proofErr w:type="spellEnd"/>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proofErr w:type="gramStart"/>
      <w:r w:rsidRPr="00C537FF">
        <w:rPr>
          <w:rFonts w:eastAsiaTheme="majorEastAsia"/>
          <w:color w:val="1F4E79" w:themeColor="accent1" w:themeShade="80"/>
        </w:rPr>
        <w:t>certificate</w:t>
      </w:r>
      <w:r w:rsidRPr="00C537FF">
        <w:rPr>
          <w:color w:val="1F4E79" w:themeColor="accent1" w:themeShade="80"/>
        </w:rPr>
        <w:t>,strlen</w:t>
      </w:r>
      <w:proofErr w:type="gramEnd"/>
      <w:r w:rsidRPr="00C537FF">
        <w:rPr>
          <w:color w:val="1F4E79" w:themeColor="accent1" w:themeShade="80"/>
        </w:rPr>
        <w:t>(dct_security-&gt;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 (</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proofErr w:type="spellStart"/>
      <w:r w:rsidR="004676EA" w:rsidRPr="00C537FF">
        <w:rPr>
          <w:rFonts w:ascii="Times New Roman" w:eastAsia="Times New Roman" w:hAnsi="Times New Roman"/>
          <w:color w:val="1F4E79" w:themeColor="accent1" w:themeShade="80"/>
          <w:kern w:val="28"/>
          <w:sz w:val="18"/>
          <w:szCs w:val="18"/>
        </w:rPr>
        <w:t>wiced_dct_read_</w:t>
      </w:r>
      <w:proofErr w:type="gramStart"/>
      <w:r w:rsidR="004676EA" w:rsidRPr="00C537FF">
        <w:rPr>
          <w:rFonts w:ascii="Times New Roman" w:eastAsia="Times New Roman" w:hAnsi="Times New Roman"/>
          <w:color w:val="1F4E79" w:themeColor="accent1" w:themeShade="80"/>
          <w:kern w:val="28"/>
          <w:sz w:val="18"/>
          <w:szCs w:val="18"/>
        </w:rPr>
        <w:t>unlock</w:t>
      </w:r>
      <w:proofErr w:type="spellEnd"/>
      <w:r w:rsidR="004676EA" w:rsidRPr="00C537FF">
        <w:rPr>
          <w:rFonts w:ascii="Times New Roman" w:eastAsia="Times New Roman" w:hAnsi="Times New Roman"/>
          <w:color w:val="1F4E79" w:themeColor="accent1" w:themeShade="80"/>
          <w:kern w:val="28"/>
          <w:sz w:val="18"/>
          <w:szCs w:val="18"/>
        </w:rPr>
        <w:t>(</w:t>
      </w:r>
      <w:proofErr w:type="spellStart"/>
      <w:proofErr w:type="gramEnd"/>
      <w:r w:rsidRPr="00C537FF">
        <w:rPr>
          <w:rFonts w:ascii="Times New Roman" w:eastAsia="Times New Roman" w:hAnsi="Times New Roman"/>
          <w:color w:val="1F4E79" w:themeColor="accent1" w:themeShade="80"/>
          <w:kern w:val="28"/>
          <w:sz w:val="18"/>
          <w:szCs w:val="18"/>
        </w:rPr>
        <w:t>dct_security</w:t>
      </w:r>
      <w:proofErr w:type="spellEnd"/>
      <w:r w:rsidRPr="00C537FF">
        <w:rPr>
          <w:rFonts w:ascii="Times New Roman" w:eastAsia="Times New Roman" w:hAnsi="Times New Roman"/>
          <w:color w:val="1F4E79" w:themeColor="accent1" w:themeShade="80"/>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5BE4F782" w:rsidR="00EA1736" w:rsidRDefault="00EA1736" w:rsidP="00C6331A">
      <w:pPr>
        <w:pStyle w:val="ListParagraph"/>
        <w:numPr>
          <w:ilvl w:val="0"/>
          <w:numId w:val="24"/>
        </w:numPr>
      </w:pPr>
      <w:r>
        <w:t xml:space="preserve">Store the file to the </w:t>
      </w:r>
      <w:ins w:id="78" w:author="Greg Landry" w:date="2018-07-03T10:36:00Z">
        <w:r w:rsidR="00F1221C">
          <w:t xml:space="preserve">SDK </w:t>
        </w:r>
      </w:ins>
      <w:del w:id="79" w:author="Greg Landry" w:date="2018-07-03T10:36:00Z">
        <w:r w:rsidDel="00F1221C">
          <w:delText xml:space="preserve">resources </w:delText>
        </w:r>
      </w:del>
      <w:r>
        <w:t xml:space="preserve">directory </w:t>
      </w:r>
      <w:r w:rsidRPr="00667172">
        <w:rPr>
          <w:i/>
        </w:rPr>
        <w:t>resources</w:t>
      </w:r>
      <w:del w:id="80" w:author="Greg Landry" w:date="2018-07-03T10:36:00Z">
        <w:r w:rsidRPr="00667172" w:rsidDel="00F1221C">
          <w:rPr>
            <w:i/>
          </w:rPr>
          <w:delText>/apps/yourapp/</w:delText>
        </w:r>
      </w:del>
      <w:r>
        <w:t>.</w:t>
      </w:r>
    </w:p>
    <w:p w14:paraId="5F3FA99B" w14:textId="5F01451B" w:rsidR="00EA1736" w:rsidRDefault="00EA1736" w:rsidP="00C6331A">
      <w:pPr>
        <w:pStyle w:val="ListParagraph"/>
        <w:numPr>
          <w:ilvl w:val="0"/>
          <w:numId w:val="24"/>
        </w:numPr>
      </w:pPr>
      <w:del w:id="81" w:author="Greg Landry" w:date="2018-07-03T12:13:00Z">
        <w:r w:rsidDel="00A1275A">
          <w:delText xml:space="preserve">Again, </w:delText>
        </w:r>
      </w:del>
      <w:del w:id="82" w:author="Greg Landry" w:date="2018-07-03T10:36:00Z">
        <w:r w:rsidDel="00F1221C">
          <w:delText xml:space="preserve">assuming an app name of </w:delText>
        </w:r>
        <w:r w:rsidRPr="00E21F47" w:rsidDel="00F1221C">
          <w:rPr>
            <w:i/>
          </w:rPr>
          <w:delText>httpbin_org</w:delText>
        </w:r>
        <w:r w:rsidDel="00F1221C">
          <w:delText xml:space="preserve"> and certificate file name of </w:delText>
        </w:r>
        <w:r w:rsidRPr="00E21F47" w:rsidDel="00F1221C">
          <w:rPr>
            <w:i/>
          </w:rPr>
          <w:delText>ca.pem</w:delText>
        </w:r>
        <w:r w:rsidDel="00F1221C">
          <w:delText xml:space="preserve">, </w:delText>
        </w:r>
      </w:del>
      <w:ins w:id="83" w:author="Greg Landry" w:date="2018-07-03T12:13:00Z">
        <w:r w:rsidR="00A1275A">
          <w:t>A</w:t>
        </w:r>
      </w:ins>
      <w:del w:id="84" w:author="Greg Landry" w:date="2018-07-03T12:13:00Z">
        <w:r w:rsidDel="00A1275A">
          <w:delText>a</w:delText>
        </w:r>
      </w:del>
      <w:r>
        <w:t xml:space="preserve">dd the path to the certificate as a RESOURCES tag in your </w:t>
      </w:r>
      <w:proofErr w:type="spellStart"/>
      <w:r>
        <w:t>Makefile</w:t>
      </w:r>
      <w:proofErr w:type="spellEnd"/>
      <w:r>
        <w:t>. For example</w:t>
      </w:r>
      <w:ins w:id="85" w:author="Greg Landry" w:date="2018-07-03T12:13:00Z">
        <w:r w:rsidR="00A1275A">
          <w:t>, assuming you have a</w:t>
        </w:r>
        <w:r w:rsidR="00A1275A">
          <w:t xml:space="preserve"> </w:t>
        </w:r>
        <w:r w:rsidR="00A1275A">
          <w:t xml:space="preserve">certificate file called </w:t>
        </w:r>
        <w:proofErr w:type="spellStart"/>
        <w:r w:rsidR="00A1275A">
          <w:rPr>
            <w:i/>
          </w:rPr>
          <w:t>wwep_cert.pem</w:t>
        </w:r>
        <w:proofErr w:type="spellEnd"/>
        <w:r w:rsidR="00A1275A" w:rsidRPr="00F73DA6">
          <w:t xml:space="preserve"> stored in the</w:t>
        </w:r>
        <w:r w:rsidR="00A1275A">
          <w:t xml:space="preserve"> </w:t>
        </w:r>
        <w:r w:rsidR="00A1275A" w:rsidRPr="00F73DA6">
          <w:rPr>
            <w:i/>
          </w:rPr>
          <w:t>resources/certificates</w:t>
        </w:r>
        <w:r w:rsidR="00A1275A">
          <w:rPr>
            <w:i/>
          </w:rPr>
          <w:t>/</w:t>
        </w:r>
        <w:proofErr w:type="spellStart"/>
        <w:r w:rsidR="00A1275A">
          <w:rPr>
            <w:i/>
          </w:rPr>
          <w:t>wwep</w:t>
        </w:r>
        <w:proofErr w:type="spellEnd"/>
        <w:r w:rsidR="00A1275A">
          <w:t xml:space="preserve"> folder</w:t>
        </w:r>
      </w:ins>
      <w:r>
        <w:t>:</w:t>
      </w:r>
    </w:p>
    <w:p w14:paraId="285A85F6" w14:textId="5B0B8A06" w:rsidR="00EA1736" w:rsidRDefault="00EA1736" w:rsidP="00F1221C">
      <w:pPr>
        <w:pStyle w:val="CCode"/>
        <w:ind w:left="1440"/>
        <w:rPr>
          <w:ins w:id="86" w:author="Greg Landry" w:date="2018-07-03T10:37:00Z"/>
          <w:rFonts w:asciiTheme="minorHAnsi" w:hAnsiTheme="minorHAnsi"/>
          <w:color w:val="1F4E79" w:themeColor="accent1" w:themeShade="80"/>
        </w:rPr>
        <w:pPrChange w:id="87" w:author="Greg Landry" w:date="2018-07-03T10:38:00Z">
          <w:pPr>
            <w:pStyle w:val="CCode"/>
            <w:spacing w:after="0"/>
            <w:ind w:left="1440"/>
          </w:pPr>
        </w:pPrChange>
      </w:pPr>
      <w:r w:rsidRPr="00C537FF">
        <w:rPr>
          <w:rFonts w:asciiTheme="minorHAnsi" w:hAnsiTheme="minorHAnsi"/>
          <w:color w:val="1F4E79" w:themeColor="accent1" w:themeShade="80"/>
        </w:rPr>
        <w:t>$(NAME)_</w:t>
      </w:r>
      <w:proofErr w:type="gramStart"/>
      <w:r w:rsidRPr="00C537FF">
        <w:rPr>
          <w:rFonts w:asciiTheme="minorHAnsi" w:hAnsiTheme="minorHAnsi"/>
          <w:color w:val="1F4E79" w:themeColor="accent1" w:themeShade="80"/>
        </w:rPr>
        <w:t>RESOURCES  :</w:t>
      </w:r>
      <w:proofErr w:type="gramEnd"/>
      <w:r w:rsidRPr="00C537FF">
        <w:rPr>
          <w:rFonts w:asciiTheme="minorHAnsi" w:hAnsiTheme="minorHAnsi"/>
          <w:color w:val="1F4E79" w:themeColor="accent1" w:themeShade="80"/>
        </w:rPr>
        <w:t xml:space="preserve">= </w:t>
      </w:r>
      <w:del w:id="88" w:author="Greg Landry" w:date="2018-07-03T10:37:00Z">
        <w:r w:rsidRPr="00C537FF" w:rsidDel="00F1221C">
          <w:rPr>
            <w:rFonts w:asciiTheme="minorHAnsi" w:hAnsiTheme="minorHAnsi"/>
            <w:color w:val="1F4E79" w:themeColor="accent1" w:themeShade="80"/>
          </w:rPr>
          <w:delText>apps/httpbin_org/ca.pem</w:delText>
        </w:r>
      </w:del>
      <w:ins w:id="89" w:author="Greg Landry" w:date="2018-07-03T10:37:00Z">
        <w:r w:rsidR="00F1221C">
          <w:rPr>
            <w:rFonts w:asciiTheme="minorHAnsi" w:hAnsiTheme="minorHAnsi"/>
            <w:color w:val="1F4E79" w:themeColor="accent1" w:themeShade="80"/>
          </w:rPr>
          <w:t>certificates/</w:t>
        </w:r>
      </w:ins>
      <w:proofErr w:type="spellStart"/>
      <w:ins w:id="90" w:author="Greg Landry" w:date="2018-07-03T10:57:00Z">
        <w:r w:rsidR="00A10CD6">
          <w:rPr>
            <w:rFonts w:asciiTheme="minorHAnsi" w:hAnsiTheme="minorHAnsi"/>
            <w:color w:val="1F4E79" w:themeColor="accent1" w:themeShade="80"/>
          </w:rPr>
          <w:t>wwep</w:t>
        </w:r>
        <w:proofErr w:type="spellEnd"/>
        <w:r w:rsidR="00A10CD6">
          <w:rPr>
            <w:rFonts w:asciiTheme="minorHAnsi" w:hAnsiTheme="minorHAnsi"/>
            <w:color w:val="1F4E79" w:themeColor="accent1" w:themeShade="80"/>
          </w:rPr>
          <w:t>/</w:t>
        </w:r>
      </w:ins>
      <w:proofErr w:type="spellStart"/>
      <w:ins w:id="91" w:author="Greg Landry" w:date="2018-07-03T10:37:00Z">
        <w:r w:rsidR="00F1221C">
          <w:rPr>
            <w:rFonts w:asciiTheme="minorHAnsi" w:hAnsiTheme="minorHAnsi"/>
            <w:color w:val="1F4E79" w:themeColor="accent1" w:themeShade="80"/>
          </w:rPr>
          <w:t>wwep_cert.pem</w:t>
        </w:r>
        <w:proofErr w:type="spellEnd"/>
      </w:ins>
    </w:p>
    <w:p w14:paraId="4411D6B0" w14:textId="7F62BDB3" w:rsidR="00F1221C" w:rsidRPr="00C537FF" w:rsidRDefault="00F1221C" w:rsidP="00F1221C">
      <w:pPr>
        <w:ind w:left="720"/>
        <w:pPrChange w:id="92" w:author="Greg Landry" w:date="2018-07-03T10:37:00Z">
          <w:pPr>
            <w:pStyle w:val="CCode"/>
            <w:spacing w:after="0"/>
            <w:ind w:left="1440"/>
          </w:pPr>
        </w:pPrChange>
      </w:pPr>
      <w:ins w:id="93" w:author="Greg Landry" w:date="2018-07-03T10:37:00Z">
        <w:r>
          <w:t>Note that in this case, you don't specify "resources" in the path since it is part of the keyword.</w:t>
        </w:r>
      </w:ins>
    </w:p>
    <w:p w14:paraId="33D2025D" w14:textId="125AE789" w:rsidR="00EA1736" w:rsidRDefault="00EA1736" w:rsidP="00C6331A">
      <w:pPr>
        <w:pStyle w:val="ListParagraph"/>
        <w:numPr>
          <w:ilvl w:val="0"/>
          <w:numId w:val="24"/>
        </w:numPr>
        <w:spacing w:before="240"/>
      </w:pPr>
      <w:r>
        <w:lastRenderedPageBreak/>
        <w:t>In the project</w:t>
      </w:r>
      <w:r w:rsidR="004C32A8">
        <w:t>'</w:t>
      </w:r>
      <w:r>
        <w:t>s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proofErr w:type="spellStart"/>
      <w:r w:rsidRPr="00C537FF">
        <w:rPr>
          <w:color w:val="1F4E79" w:themeColor="accent1" w:themeShade="80"/>
        </w:rPr>
        <w:t>resources.h</w:t>
      </w:r>
      <w:proofErr w:type="spellEnd"/>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413E097D"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ins w:id="94" w:author="Greg Landry" w:date="2018-07-03T10:57:00Z">
        <w:r w:rsidR="00A10CD6">
          <w:t xml:space="preserve"> after the first sub-folder underneath </w:t>
        </w:r>
      </w:ins>
      <w:ins w:id="95" w:author="Greg Landry" w:date="2018-07-03T12:14:00Z">
        <w:r w:rsidR="00A81845">
          <w:rPr>
            <w:i/>
          </w:rPr>
          <w:t>resources</w:t>
        </w:r>
        <w:r w:rsidR="00EB079F">
          <w:t xml:space="preserve"> and the first "/" is specified with "_".</w:t>
        </w:r>
      </w:ins>
      <w:del w:id="96" w:author="Greg Landry" w:date="2018-07-03T12:14:00Z">
        <w:r w:rsidDel="00EB079F">
          <w:delText>.</w:delText>
        </w:r>
      </w:del>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t xml:space="preserve">Initialize the certificate using the API </w:t>
      </w:r>
      <w:proofErr w:type="spellStart"/>
      <w:r w:rsidRPr="00DE6F6A">
        <w:t>wiced_tls_init_root_ca_certificates</w:t>
      </w:r>
      <w:proofErr w:type="spellEnd"/>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0AB208BF"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del w:id="97" w:author="Greg Landry" w:date="2018-07-03T11:40:00Z">
        <w:r w:rsidR="00E70279" w:rsidDel="00B4388A">
          <w:rPr>
            <w:rFonts w:eastAsiaTheme="majorEastAsia"/>
            <w:color w:val="1F4E79" w:themeColor="accent1" w:themeShade="80"/>
          </w:rPr>
          <w:delText>httpbin</w:delText>
        </w:r>
      </w:del>
      <w:proofErr w:type="spellStart"/>
      <w:ins w:id="98" w:author="Greg Landry" w:date="2018-07-03T11:40:00Z">
        <w:r w:rsidR="00B4388A">
          <w:rPr>
            <w:rFonts w:eastAsiaTheme="majorEastAsia"/>
            <w:color w:val="1F4E79" w:themeColor="accent1" w:themeShade="80"/>
          </w:rPr>
          <w:t>wwep</w:t>
        </w:r>
      </w:ins>
      <w:r w:rsidR="00E70279">
        <w:rPr>
          <w:rFonts w:eastAsiaTheme="majorEastAsia"/>
          <w:color w:val="1F4E79" w:themeColor="accent1" w:themeShade="80"/>
        </w:rPr>
        <w:t>_root_ca_certificate</w:t>
      </w:r>
      <w:proofErr w:type="spellEnd"/>
      <w:r w:rsidR="00E70279">
        <w:rPr>
          <w:rFonts w:eastAsiaTheme="majorEastAsia"/>
          <w:color w:val="1F4E79" w:themeColor="accent1" w:themeShade="80"/>
        </w:rPr>
        <w:t>;</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 xml:space="preserve">uint32_t </w:t>
      </w:r>
      <w:proofErr w:type="spellStart"/>
      <w:r w:rsidR="00EA1736" w:rsidRPr="00C537FF">
        <w:rPr>
          <w:color w:val="1F4E79" w:themeColor="accent1" w:themeShade="80"/>
        </w:rPr>
        <w:t>size_out</w:t>
      </w:r>
      <w:proofErr w:type="spellEnd"/>
      <w:r w:rsidR="00EA1736" w:rsidRPr="00C537FF">
        <w:rPr>
          <w:color w:val="1F4E79" w:themeColor="accent1" w:themeShade="80"/>
        </w:rPr>
        <w:t>;</w:t>
      </w:r>
    </w:p>
    <w:p w14:paraId="129A817A" w14:textId="67E0588C"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proofErr w:type="spellStart"/>
      <w:r w:rsidRPr="00C537FF">
        <w:rPr>
          <w:color w:val="1F4E79" w:themeColor="accent1" w:themeShade="80"/>
        </w:rPr>
        <w:t>resource_get_readonly_</w:t>
      </w:r>
      <w:proofErr w:type="gramStart"/>
      <w:r w:rsidRPr="00C537FF">
        <w:rPr>
          <w:color w:val="1F4E79" w:themeColor="accent1" w:themeShade="80"/>
        </w:rPr>
        <w:t>buffer</w:t>
      </w:r>
      <w:proofErr w:type="spellEnd"/>
      <w:r w:rsidRPr="00C537FF">
        <w:rPr>
          <w:color w:val="1F4E79" w:themeColor="accent1" w:themeShade="80"/>
        </w:rPr>
        <w:t>( &amp;</w:t>
      </w:r>
      <w:proofErr w:type="spellStart"/>
      <w:proofErr w:type="gramEnd"/>
      <w:r w:rsidRPr="00C537FF">
        <w:rPr>
          <w:color w:val="1F4E79" w:themeColor="accent1" w:themeShade="80"/>
        </w:rPr>
        <w:t>resources_</w:t>
      </w:r>
      <w:del w:id="99" w:author="Greg Landry" w:date="2018-07-03T11:39:00Z">
        <w:r w:rsidRPr="00C537FF" w:rsidDel="00B4388A">
          <w:rPr>
            <w:color w:val="1F4E79" w:themeColor="accent1" w:themeShade="80"/>
          </w:rPr>
          <w:delText>apps</w:delText>
        </w:r>
      </w:del>
      <w:ins w:id="100" w:author="Greg Landry" w:date="2018-07-03T11:39:00Z">
        <w:r w:rsidR="00B4388A">
          <w:rPr>
            <w:color w:val="1F4E79" w:themeColor="accent1" w:themeShade="80"/>
          </w:rPr>
          <w:t>certificates</w:t>
        </w:r>
      </w:ins>
      <w:r w:rsidRPr="00C537FF">
        <w:rPr>
          <w:color w:val="1F4E79" w:themeColor="accent1" w:themeShade="80"/>
        </w:rPr>
        <w:t>_DIR_</w:t>
      </w:r>
      <w:del w:id="101" w:author="Greg Landry" w:date="2018-07-03T11:39:00Z">
        <w:r w:rsidRPr="00C537FF" w:rsidDel="00B4388A">
          <w:rPr>
            <w:color w:val="1F4E79" w:themeColor="accent1" w:themeShade="80"/>
          </w:rPr>
          <w:delText>httpbin_org</w:delText>
        </w:r>
      </w:del>
      <w:ins w:id="102" w:author="Greg Landry" w:date="2018-07-03T11:39:00Z">
        <w:r w:rsidR="00B4388A">
          <w:rPr>
            <w:color w:val="1F4E79" w:themeColor="accent1" w:themeShade="80"/>
          </w:rPr>
          <w:t>wwep</w:t>
        </w:r>
      </w:ins>
      <w:r w:rsidRPr="00C537FF">
        <w:rPr>
          <w:color w:val="1F4E79" w:themeColor="accent1" w:themeShade="80"/>
        </w:rPr>
        <w:t>_DIR_</w:t>
      </w:r>
      <w:del w:id="103" w:author="Greg Landry" w:date="2018-07-03T11:40:00Z">
        <w:r w:rsidRPr="00C537FF" w:rsidDel="00B4388A">
          <w:rPr>
            <w:color w:val="1F4E79" w:themeColor="accent1" w:themeShade="80"/>
          </w:rPr>
          <w:delText>ca</w:delText>
        </w:r>
      </w:del>
      <w:ins w:id="104" w:author="Greg Landry" w:date="2018-07-03T11:40:00Z">
        <w:r w:rsidR="00B4388A">
          <w:rPr>
            <w:color w:val="1F4E79" w:themeColor="accent1" w:themeShade="80"/>
          </w:rPr>
          <w:t>wwep_cert</w:t>
        </w:r>
      </w:ins>
      <w:r w:rsidRPr="00C537FF">
        <w:rPr>
          <w:color w:val="1F4E79" w:themeColor="accent1" w:themeShade="80"/>
        </w:rPr>
        <w:t>_pem</w:t>
      </w:r>
      <w:proofErr w:type="spellEnd"/>
      <w:r w:rsidRPr="00C537FF">
        <w:rPr>
          <w:color w:val="1F4E79" w:themeColor="accent1" w:themeShade="80"/>
        </w:rPr>
        <w:t>, 0, 2048, &amp;</w:t>
      </w:r>
      <w:proofErr w:type="spellStart"/>
      <w:r w:rsidRPr="00C537FF">
        <w:rPr>
          <w:color w:val="1F4E79" w:themeColor="accent1" w:themeShade="80"/>
        </w:rPr>
        <w:t>size_out</w:t>
      </w:r>
      <w:proofErr w:type="spellEnd"/>
      <w:r w:rsidRPr="00C537FF">
        <w:rPr>
          <w:color w:val="1F4E79" w:themeColor="accent1" w:themeShade="80"/>
        </w:rPr>
        <w:t>, (</w:t>
      </w:r>
      <w:proofErr w:type="spellStart"/>
      <w:r w:rsidRPr="00C537FF">
        <w:rPr>
          <w:color w:val="1F4E79" w:themeColor="accent1" w:themeShade="80"/>
        </w:rPr>
        <w:t>const</w:t>
      </w:r>
      <w:proofErr w:type="spellEnd"/>
      <w:r w:rsidRPr="00C537FF">
        <w:rPr>
          <w:color w:val="1F4E79" w:themeColor="accent1" w:themeShade="80"/>
        </w:rPr>
        <w:t xml:space="preserve"> void **) &amp;</w:t>
      </w:r>
      <w:proofErr w:type="spellStart"/>
      <w:ins w:id="105" w:author="Greg Landry" w:date="2018-07-03T11:40:00Z">
        <w:r w:rsidR="00B4388A">
          <w:rPr>
            <w:rFonts w:eastAsiaTheme="majorEastAsia"/>
            <w:color w:val="1F4E79" w:themeColor="accent1" w:themeShade="80"/>
          </w:rPr>
          <w:t>wwep</w:t>
        </w:r>
      </w:ins>
      <w:del w:id="106" w:author="Greg Landry" w:date="2018-07-03T11:40:00Z">
        <w:r w:rsidRPr="00C537FF" w:rsidDel="00B4388A">
          <w:rPr>
            <w:color w:val="1F4E79" w:themeColor="accent1" w:themeShade="80"/>
          </w:rPr>
          <w:delText>httpbin</w:delText>
        </w:r>
      </w:del>
      <w:r w:rsidRPr="00C537FF">
        <w:rPr>
          <w:color w:val="1F4E79" w:themeColor="accent1" w:themeShade="80"/>
        </w:rPr>
        <w:t>_root_ca_certificate</w:t>
      </w:r>
      <w:proofErr w:type="spellEnd"/>
      <w:r w:rsidRPr="00C537FF">
        <w:rPr>
          <w:color w:val="1F4E79" w:themeColor="accent1" w:themeShade="80"/>
        </w:rPr>
        <w:t xml:space="preserve"> );</w:t>
      </w:r>
    </w:p>
    <w:p w14:paraId="4C65D918" w14:textId="596A829F"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t>
      </w:r>
      <w:proofErr w:type="spellStart"/>
      <w:r w:rsidRPr="00C537FF">
        <w:rPr>
          <w:color w:val="1F4E79" w:themeColor="accent1" w:themeShade="80"/>
        </w:rPr>
        <w:t>wiced_tls_init_root_ca_</w:t>
      </w:r>
      <w:proofErr w:type="gramStart"/>
      <w:r w:rsidRPr="00C537FF">
        <w:rPr>
          <w:color w:val="1F4E79" w:themeColor="accent1" w:themeShade="80"/>
        </w:rPr>
        <w:t>certificates</w:t>
      </w:r>
      <w:proofErr w:type="spellEnd"/>
      <w:r w:rsidRPr="00C537FF">
        <w:rPr>
          <w:color w:val="1F4E79" w:themeColor="accent1" w:themeShade="80"/>
        </w:rPr>
        <w:t xml:space="preserve">( </w:t>
      </w:r>
      <w:proofErr w:type="spellStart"/>
      <w:ins w:id="107" w:author="Greg Landry" w:date="2018-07-03T11:40:00Z">
        <w:r w:rsidR="00B4388A">
          <w:rPr>
            <w:rFonts w:eastAsiaTheme="majorEastAsia"/>
            <w:color w:val="1F4E79" w:themeColor="accent1" w:themeShade="80"/>
          </w:rPr>
          <w:t>wwep</w:t>
        </w:r>
      </w:ins>
      <w:proofErr w:type="gramEnd"/>
      <w:del w:id="108" w:author="Greg Landry" w:date="2018-07-03T11:40:00Z">
        <w:r w:rsidRPr="00C537FF" w:rsidDel="00B4388A">
          <w:rPr>
            <w:color w:val="1F4E79" w:themeColor="accent1" w:themeShade="80"/>
          </w:rPr>
          <w:delText>httpbin</w:delText>
        </w:r>
      </w:del>
      <w:r w:rsidRPr="00C537FF">
        <w:rPr>
          <w:color w:val="1F4E79" w:themeColor="accent1" w:themeShade="80"/>
        </w:rPr>
        <w:t>_root_ca_certificate</w:t>
      </w:r>
      <w:proofErr w:type="spellEnd"/>
      <w:r w:rsidRPr="00C537FF">
        <w:rPr>
          <w:color w:val="1F4E79" w:themeColor="accent1" w:themeShade="80"/>
        </w:rPr>
        <w:t xml:space="preserve">, </w:t>
      </w:r>
      <w:proofErr w:type="spellStart"/>
      <w:r w:rsidRPr="00C537FF">
        <w:rPr>
          <w:color w:val="1F4E79" w:themeColor="accent1" w:themeShade="80"/>
        </w:rPr>
        <w:t>size_out</w:t>
      </w:r>
      <w:proofErr w:type="spellEnd"/>
      <w:r w:rsidRPr="00C537FF">
        <w:rPr>
          <w:color w:val="1F4E79" w:themeColor="accent1" w:themeShade="80"/>
        </w:rPr>
        <w:t xml:space="preserve">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    if </w:t>
      </w:r>
      <w:proofErr w:type="gramStart"/>
      <w:r w:rsidRPr="00C537FF">
        <w:rPr>
          <w:color w:val="1F4E79" w:themeColor="accent1" w:themeShade="80"/>
        </w:rPr>
        <w:t>( result</w:t>
      </w:r>
      <w:proofErr w:type="gramEnd"/>
      <w:r w:rsidRPr="00C537FF">
        <w:rPr>
          <w:color w:val="1F4E79" w:themeColor="accent1" w:themeShade="80"/>
        </w:rPr>
        <w:t xml:space="preserve">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WPRINT_APP_</w:t>
      </w:r>
      <w:proofErr w:type="gramStart"/>
      <w:r w:rsidRPr="00C537FF">
        <w:rPr>
          <w:color w:val="1F4E79" w:themeColor="accent1" w:themeShade="80"/>
        </w:rPr>
        <w:t>INFO( (</w:t>
      </w:r>
      <w:proofErr w:type="gramEnd"/>
      <w:r w:rsidRPr="00C537FF">
        <w:rPr>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w:t>
      </w:r>
      <w:proofErr w:type="spellStart"/>
      <w:r>
        <w:t>const</w:t>
      </w:r>
      <w:proofErr w:type="spellEnd"/>
      <w:r>
        <w:t xml:space="preserve"> char array in the source code by editing the PEM file to have </w:t>
      </w:r>
      <w:r w:rsidR="004C32A8">
        <w:t>"</w:t>
      </w:r>
      <w:r>
        <w:t>\r\n</w:t>
      </w:r>
      <w:r w:rsidR="004C32A8">
        <w:t>"</w:t>
      </w:r>
      <w:r>
        <w:t xml:space="preserve"> at the end of the lines.  The certificate will look like this in the source file:</w:t>
      </w:r>
    </w:p>
    <w:p w14:paraId="1D4644FE" w14:textId="140BF0C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w:t>
      </w:r>
      <w:proofErr w:type="spellStart"/>
      <w:r w:rsidRPr="00C537FF">
        <w:rPr>
          <w:rFonts w:ascii="Courier New" w:hAnsi="Courier New" w:cs="Courier New"/>
          <w:color w:val="1F4E79" w:themeColor="accent1" w:themeShade="80"/>
          <w:sz w:val="16"/>
        </w:rPr>
        <w:t>const</w:t>
      </w:r>
      <w:proofErr w:type="spellEnd"/>
      <w:r w:rsidRPr="00C537FF">
        <w:rPr>
          <w:rFonts w:ascii="Courier New" w:hAnsi="Courier New" w:cs="Courier New"/>
          <w:color w:val="1F4E79" w:themeColor="accent1" w:themeShade="80"/>
          <w:sz w:val="16"/>
        </w:rPr>
        <w:t xml:space="preserve"> char </w:t>
      </w:r>
      <w:del w:id="109" w:author="Greg Landry" w:date="2018-07-03T11:40:00Z">
        <w:r w:rsidRPr="00C537FF" w:rsidDel="00B4388A">
          <w:rPr>
            <w:rFonts w:ascii="Courier New" w:hAnsi="Courier New" w:cs="Courier New"/>
            <w:color w:val="1F4E79" w:themeColor="accent1" w:themeShade="80"/>
            <w:sz w:val="16"/>
          </w:rPr>
          <w:delText>httpbin</w:delText>
        </w:r>
      </w:del>
      <w:proofErr w:type="spellStart"/>
      <w:ins w:id="110" w:author="Greg Landry" w:date="2018-07-03T11:40:00Z">
        <w:r w:rsidR="00B4388A">
          <w:rPr>
            <w:rFonts w:ascii="Courier New" w:hAnsi="Courier New" w:cs="Courier New"/>
            <w:color w:val="1F4E79" w:themeColor="accent1" w:themeShade="80"/>
            <w:sz w:val="16"/>
          </w:rPr>
          <w:t>wwep</w:t>
        </w:r>
      </w:ins>
      <w:r w:rsidRPr="00C537FF">
        <w:rPr>
          <w:rFonts w:ascii="Courier New" w:hAnsi="Courier New" w:cs="Courier New"/>
          <w:color w:val="1F4E79" w:themeColor="accent1" w:themeShade="80"/>
          <w:sz w:val="16"/>
        </w:rPr>
        <w:t>_root_ca_</w:t>
      </w:r>
      <w:proofErr w:type="gramStart"/>
      <w:r w:rsidRPr="00C537FF">
        <w:rPr>
          <w:rFonts w:ascii="Courier New" w:hAnsi="Courier New" w:cs="Courier New"/>
          <w:color w:val="1F4E79" w:themeColor="accent1" w:themeShade="80"/>
          <w:sz w:val="16"/>
        </w:rPr>
        <w:t>certificate</w:t>
      </w:r>
      <w:proofErr w:type="spellEnd"/>
      <w:r w:rsidRPr="00C537FF">
        <w:rPr>
          <w:rFonts w:ascii="Courier New" w:hAnsi="Courier New" w:cs="Courier New"/>
          <w:color w:val="1F4E79" w:themeColor="accent1" w:themeShade="80"/>
          <w:sz w:val="16"/>
        </w:rPr>
        <w:t>[</w:t>
      </w:r>
      <w:proofErr w:type="gramEnd"/>
      <w:r w:rsidRPr="00C537FF">
        <w:rPr>
          <w:rFonts w:ascii="Courier New" w:hAnsi="Courier New" w:cs="Courier New"/>
          <w:color w:val="1F4E79" w:themeColor="accent1" w:themeShade="80"/>
          <w:sz w:val="16"/>
        </w:rPr>
        <w:t>]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111" w:name="_Toc509826708"/>
      <w:r>
        <w:lastRenderedPageBreak/>
        <w:t xml:space="preserve">TCP/IP Sockets with </w:t>
      </w:r>
      <w:r w:rsidR="00BC23D3">
        <w:t>Transport Layer Security (</w:t>
      </w:r>
      <w:r>
        <w:t>TLS</w:t>
      </w:r>
      <w:r w:rsidR="00BC23D3">
        <w:t>)</w:t>
      </w:r>
      <w:bookmarkEnd w:id="111"/>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AA7D279" w:rsidR="00EA1736" w:rsidRPr="00B96577" w:rsidRDefault="0009173E" w:rsidP="00C6331A">
      <w:pPr>
        <w:rPr>
          <w:b/>
        </w:rPr>
      </w:pPr>
      <w:r w:rsidRPr="00B96577">
        <w:rPr>
          <w:b/>
        </w:rPr>
        <w:t xml:space="preserve">You must include </w:t>
      </w:r>
      <w:proofErr w:type="spellStart"/>
      <w:r w:rsidRPr="00B96577">
        <w:rPr>
          <w:b/>
        </w:rPr>
        <w:t>wiced_tls.h</w:t>
      </w:r>
      <w:proofErr w:type="spellEnd"/>
      <w:r w:rsidRPr="00B96577">
        <w:rPr>
          <w:b/>
        </w:rPr>
        <w:t xml:space="preserve"> in the C source file to have access to the required WICED TLS functions.</w:t>
      </w:r>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w:t>
      </w:r>
      <w:proofErr w:type="gramStart"/>
      <w:r>
        <w:t>certificate</w:t>
      </w:r>
      <w:proofErr w:type="gramEnd"/>
      <w:r>
        <w:t xml:space="preserve"> then you must have the </w:t>
      </w:r>
      <w:proofErr w:type="spellStart"/>
      <w:r w:rsidRPr="00E21F47">
        <w:rPr>
          <w:i/>
        </w:rPr>
        <w:t>wiced_tls_identity_t</w:t>
      </w:r>
      <w:proofErr w:type="spellEnd"/>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then the firmware assumes that you don</w:t>
      </w:r>
      <w:r w:rsidR="004C32A8">
        <w:t>'</w:t>
      </w:r>
      <w:r>
        <w:t xml:space="preserve">t want to verify </w:t>
      </w:r>
      <w:r>
        <w:lastRenderedPageBreak/>
        <w:t xml:space="preserve">the server certificate. In that case, it trusts the connection without verifying the </w:t>
      </w:r>
      <w:proofErr w:type="gramStart"/>
      <w:r>
        <w:t>certificate</w:t>
      </w:r>
      <w:proofErr w:type="gramEnd"/>
      <w:r>
        <w:t xml:space="preserv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proofErr w:type="spellStart"/>
            <w:r w:rsidRPr="00E21F47">
              <w:rPr>
                <w:sz w:val="18"/>
              </w:rPr>
              <w:t>wiced_tcp_create_</w:t>
            </w:r>
            <w:proofErr w:type="gramStart"/>
            <w:r w:rsidRPr="00E21F47">
              <w:rPr>
                <w:sz w:val="18"/>
              </w:rPr>
              <w:t>socket</w:t>
            </w:r>
            <w:proofErr w:type="spellEnd"/>
            <w:r w:rsidRPr="00E21F47">
              <w:rPr>
                <w:sz w:val="18"/>
              </w:rPr>
              <w:t>(</w:t>
            </w:r>
            <w:proofErr w:type="gram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proofErr w:type="gramStart"/>
            <w:r w:rsidRPr="00E21F47">
              <w:rPr>
                <w:sz w:val="18"/>
              </w:rPr>
              <w:t>socket,WICED</w:t>
            </w:r>
            <w:proofErr w:type="gramEnd"/>
            <w:r w:rsidRPr="00E21F47">
              <w:rPr>
                <w:sz w:val="18"/>
              </w:rPr>
              <w:t>_ANY_PORT</w:t>
            </w:r>
            <w:proofErr w:type="spellEnd"/>
            <w:r w:rsidRPr="00E21F47">
              <w:rPr>
                <w:sz w:val="18"/>
              </w:rPr>
              <w: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proofErr w:type="spellStart"/>
            <w:r w:rsidRPr="00E21F47">
              <w:rPr>
                <w:sz w:val="18"/>
              </w:rPr>
              <w:t>wiced_dct_read_</w:t>
            </w:r>
            <w:proofErr w:type="gramStart"/>
            <w:r w:rsidRPr="00E21F47">
              <w:rPr>
                <w:sz w:val="18"/>
              </w:rPr>
              <w:t>lock</w:t>
            </w:r>
            <w:proofErr w:type="spellEnd"/>
            <w:r w:rsidRPr="00E21F47">
              <w:rPr>
                <w:sz w:val="18"/>
              </w:rPr>
              <w:t>( (</w:t>
            </w:r>
            <w:proofErr w:type="gramEnd"/>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proofErr w:type="spellStart"/>
            <w:r w:rsidRPr="00E21F47">
              <w:rPr>
                <w:sz w:val="18"/>
              </w:rPr>
              <w:t>resource_get_readonly_</w:t>
            </w:r>
            <w:proofErr w:type="gramStart"/>
            <w:r w:rsidRPr="00E21F47">
              <w:rPr>
                <w:sz w:val="18"/>
              </w:rPr>
              <w:t>buffer</w:t>
            </w:r>
            <w:proofErr w:type="spellEnd"/>
            <w:r w:rsidRPr="00E21F47">
              <w:rPr>
                <w:sz w:val="18"/>
              </w:rPr>
              <w:t>( &amp;</w:t>
            </w:r>
            <w:proofErr w:type="spellStart"/>
            <w:proofErr w:type="gramEnd"/>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proofErr w:type="spellStart"/>
            <w:r w:rsidRPr="00E21F47">
              <w:rPr>
                <w:color w:val="931A68"/>
                <w:sz w:val="18"/>
              </w:rPr>
              <w:t>const</w:t>
            </w:r>
            <w:proofErr w:type="spellEnd"/>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1D18B7BD" w:rsidR="00EA1736" w:rsidRPr="00E21F47" w:rsidRDefault="00EA1736" w:rsidP="00C6331A">
            <w:pPr>
              <w:rPr>
                <w:sz w:val="18"/>
              </w:rPr>
            </w:pPr>
            <w:r w:rsidRPr="00E21F47">
              <w:rPr>
                <w:sz w:val="18"/>
              </w:rPr>
              <w:t>Initialize a TLS Identity with the client</w:t>
            </w:r>
            <w:r w:rsidR="004C32A8">
              <w:rPr>
                <w:sz w:val="18"/>
              </w:rPr>
              <w:t>'</w:t>
            </w:r>
            <w:r w:rsidRPr="00E21F47">
              <w:rPr>
                <w:sz w:val="18"/>
              </w:rPr>
              <w: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proofErr w:type="spellStart"/>
            <w:r w:rsidRPr="00E21F47">
              <w:rPr>
                <w:sz w:val="18"/>
              </w:rPr>
              <w:t>wiced_tls_init_</w:t>
            </w:r>
            <w:proofErr w:type="gramStart"/>
            <w:r w:rsidRPr="00E21F47">
              <w:rPr>
                <w:sz w:val="18"/>
              </w:rPr>
              <w:t>identity</w:t>
            </w:r>
            <w:proofErr w:type="spellEnd"/>
            <w:r w:rsidRPr="00E21F47">
              <w:rPr>
                <w:sz w:val="18"/>
              </w:rPr>
              <w:t>( &amp;</w:t>
            </w:r>
            <w:proofErr w:type="spellStart"/>
            <w:proofErr w:type="gramEnd"/>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w:t>
            </w:r>
            <w:proofErr w:type="spellStart"/>
            <w:r w:rsidRPr="00E21F47">
              <w:rPr>
                <w:sz w:val="18"/>
              </w:rPr>
              <w:t>const</w:t>
            </w:r>
            <w:proofErr w:type="spellEnd"/>
            <w:r w:rsidRPr="00E21F47">
              <w:rPr>
                <w:sz w:val="18"/>
              </w:rPr>
              <w:t xml:space="preserve">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proofErr w:type="spellStart"/>
            <w:r w:rsidRPr="009F6DB9">
              <w:rPr>
                <w:sz w:val="18"/>
              </w:rPr>
              <w:t>wiced_tls_init_root_ca_</w:t>
            </w:r>
            <w:proofErr w:type="gramStart"/>
            <w:r w:rsidRPr="009F6DB9">
              <w:rPr>
                <w:sz w:val="18"/>
              </w:rPr>
              <w:t>certificates</w:t>
            </w:r>
            <w:proofErr w:type="spellEnd"/>
            <w:r w:rsidRPr="009F6DB9">
              <w:rPr>
                <w:sz w:val="18"/>
              </w:rPr>
              <w:t xml:space="preserve">( </w:t>
            </w:r>
            <w:proofErr w:type="spellStart"/>
            <w:r w:rsidRPr="009F6DB9">
              <w:rPr>
                <w:sz w:val="18"/>
              </w:rPr>
              <w:t>dct</w:t>
            </w:r>
            <w:proofErr w:type="gramEnd"/>
            <w:r w:rsidRPr="009F6DB9">
              <w:rPr>
                <w:sz w:val="18"/>
              </w:rPr>
              <w: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proofErr w:type="spellStart"/>
            <w:r w:rsidRPr="00E21F47">
              <w:rPr>
                <w:sz w:val="18"/>
              </w:rPr>
              <w:t>wiced_tcp_enable_</w:t>
            </w:r>
            <w:proofErr w:type="gramStart"/>
            <w:r w:rsidRPr="00E21F47">
              <w:rPr>
                <w:sz w:val="18"/>
              </w:rPr>
              <w:t>tls</w:t>
            </w:r>
            <w:proofErr w:type="spellEnd"/>
            <w:r w:rsidRPr="00E21F47">
              <w:rPr>
                <w:sz w:val="18"/>
              </w:rPr>
              <w:t>( &amp;</w:t>
            </w:r>
            <w:proofErr w:type="gramEnd"/>
            <w:r w:rsidRPr="00E21F47">
              <w:rPr>
                <w:sz w:val="18"/>
              </w:rPr>
              <w:t>socket, &amp;</w:t>
            </w:r>
            <w:proofErr w:type="spellStart"/>
            <w:r w:rsidRPr="00E21F47">
              <w:rPr>
                <w:sz w:val="18"/>
              </w:rPr>
              <w:t>tls_context</w:t>
            </w:r>
            <w:proofErr w:type="spellEnd"/>
            <w:r w:rsidRPr="00E21F47">
              <w:rPr>
                <w:sz w:val="18"/>
              </w:rPr>
              <w:t xml:space="preserve">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w:t>
            </w:r>
            <w:proofErr w:type="gramStart"/>
            <w:r w:rsidRPr="00E21F47">
              <w:rPr>
                <w:sz w:val="18"/>
              </w:rPr>
              <w:t>socket,&amp;</w:t>
            </w:r>
            <w:proofErr w:type="gramEnd"/>
            <w:r w:rsidRPr="00E21F47">
              <w:rPr>
                <w:sz w:val="18"/>
              </w:rPr>
              <w:t>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w:t>
            </w:r>
            <w:proofErr w:type="gramStart"/>
            <w:r w:rsidRPr="00E21F47">
              <w:rPr>
                <w:rFonts w:asciiTheme="minorHAnsi" w:hAnsiTheme="minorHAnsi"/>
                <w:sz w:val="18"/>
                <w:szCs w:val="22"/>
              </w:rPr>
              <w:t>socket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w:t>
            </w:r>
            <w:proofErr w:type="gramStart"/>
            <w:r w:rsidRPr="00E21F47">
              <w:rPr>
                <w:rFonts w:asciiTheme="minorHAnsi" w:hAnsiTheme="minorHAnsi"/>
                <w:sz w:val="18"/>
                <w:szCs w:val="22"/>
              </w:rPr>
              <w:t>listen</w:t>
            </w:r>
            <w:proofErr w:type="spellEnd"/>
            <w:r w:rsidRPr="00E21F47">
              <w:rPr>
                <w:rFonts w:asciiTheme="minorHAnsi" w:hAnsiTheme="minorHAnsi"/>
                <w:sz w:val="18"/>
                <w:szCs w:val="22"/>
              </w:rPr>
              <w:t>( &amp;</w:t>
            </w:r>
            <w:proofErr w:type="gramEnd"/>
            <w:r w:rsidRPr="00E21F47">
              <w:rPr>
                <w:rFonts w:asciiTheme="minorHAnsi" w:hAnsiTheme="minorHAnsi"/>
                <w:sz w:val="18"/>
                <w:szCs w:val="22"/>
              </w:rPr>
              <w:t>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3384C92D" w:rsidR="00EA1736" w:rsidRPr="00E21F47" w:rsidRDefault="00EA1736" w:rsidP="00C6331A">
            <w:pPr>
              <w:rPr>
                <w:sz w:val="18"/>
              </w:rPr>
            </w:pPr>
            <w:r w:rsidRPr="00E21F47">
              <w:rPr>
                <w:sz w:val="18"/>
              </w:rPr>
              <w:t>Read the server</w:t>
            </w:r>
            <w:r w:rsidR="004C32A8">
              <w:rPr>
                <w:sz w:val="18"/>
              </w:rPr>
              <w:t>'</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w:t>
            </w:r>
            <w:proofErr w:type="gramStart"/>
            <w:r w:rsidRPr="00E21F47">
              <w:rPr>
                <w:rFonts w:asciiTheme="minorHAnsi" w:hAnsiTheme="minorHAnsi"/>
                <w:sz w:val="18"/>
                <w:szCs w:val="22"/>
              </w:rPr>
              <w:t>lock</w:t>
            </w:r>
            <w:proofErr w:type="spellEnd"/>
            <w:r w:rsidRPr="00E21F47">
              <w:rPr>
                <w:rFonts w:asciiTheme="minorHAnsi" w:hAnsiTheme="minorHAnsi"/>
                <w:sz w:val="18"/>
                <w:szCs w:val="22"/>
              </w:rPr>
              <w:t>( (</w:t>
            </w:r>
            <w:proofErr w:type="gramEnd"/>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4BE4D20F"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w:t>
            </w:r>
            <w:r w:rsidR="004C32A8">
              <w:rPr>
                <w:sz w:val="18"/>
              </w:rPr>
              <w:t>'</w:t>
            </w:r>
            <w:r w:rsidRPr="00E21F47">
              <w:rPr>
                <w:sz w:val="18"/>
              </w:rPr>
              <w: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w:t>
            </w:r>
            <w:proofErr w:type="gramStart"/>
            <w:r w:rsidRPr="009F6DB9">
              <w:rPr>
                <w:sz w:val="18"/>
              </w:rPr>
              <w:t>buffer</w:t>
            </w:r>
            <w:proofErr w:type="spellEnd"/>
            <w:r w:rsidRPr="009F6DB9">
              <w:rPr>
                <w:sz w:val="18"/>
              </w:rPr>
              <w:t>( &amp;</w:t>
            </w:r>
            <w:proofErr w:type="spellStart"/>
            <w:proofErr w:type="gramEnd"/>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proofErr w:type="spellStart"/>
            <w:r w:rsidRPr="009F6DB9">
              <w:rPr>
                <w:color w:val="931A68"/>
                <w:sz w:val="18"/>
              </w:rPr>
              <w:t>const</w:t>
            </w:r>
            <w:proofErr w:type="spellEnd"/>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60956435"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w:t>
            </w:r>
            <w:r w:rsidR="004C32A8">
              <w:rPr>
                <w:sz w:val="18"/>
              </w:rPr>
              <w:t>'</w:t>
            </w:r>
            <w:r w:rsidRPr="00E21F47">
              <w:rPr>
                <w:sz w:val="18"/>
              </w:rPr>
              <w:t>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w:t>
            </w:r>
            <w:proofErr w:type="gramStart"/>
            <w:r w:rsidRPr="00E21F47">
              <w:rPr>
                <w:rFonts w:asciiTheme="minorHAnsi" w:hAnsiTheme="minorHAnsi"/>
                <w:sz w:val="18"/>
                <w:szCs w:val="22"/>
              </w:rPr>
              <w:t>identity</w:t>
            </w:r>
            <w:proofErr w:type="spellEnd"/>
            <w:r w:rsidRPr="00E21F47">
              <w:rPr>
                <w:rFonts w:asciiTheme="minorHAnsi" w:hAnsiTheme="minorHAnsi"/>
                <w:sz w:val="18"/>
                <w:szCs w:val="22"/>
              </w:rPr>
              <w:t>( &amp;</w:t>
            </w:r>
            <w:proofErr w:type="spellStart"/>
            <w:proofErr w:type="gramEnd"/>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3ACBCFE2" w:rsidR="00EA1736" w:rsidRPr="00E21F47" w:rsidRDefault="00EA1736" w:rsidP="00C6331A">
            <w:pPr>
              <w:rPr>
                <w:sz w:val="18"/>
              </w:rPr>
            </w:pPr>
            <w:r w:rsidRPr="00E21F47">
              <w:rPr>
                <w:sz w:val="18"/>
              </w:rPr>
              <w:t xml:space="preserve">Initialize the </w:t>
            </w:r>
            <w:r>
              <w:rPr>
                <w:sz w:val="18"/>
              </w:rPr>
              <w:t>c</w:t>
            </w:r>
            <w:r w:rsidRPr="00E21F47">
              <w:rPr>
                <w:sz w:val="18"/>
              </w:rPr>
              <w:t>lient</w:t>
            </w:r>
            <w:r w:rsidR="004C32A8">
              <w:rPr>
                <w:sz w:val="18"/>
              </w:rPr>
              <w:t>'</w:t>
            </w:r>
            <w:r>
              <w:rPr>
                <w:sz w:val="18"/>
              </w:rPr>
              <w:t>s root</w:t>
            </w:r>
            <w:r w:rsidRPr="00E21F47">
              <w:rPr>
                <w:sz w:val="18"/>
              </w:rPr>
              <w:t xml:space="preserve"> </w:t>
            </w:r>
            <w:r>
              <w:rPr>
                <w:sz w:val="18"/>
              </w:rPr>
              <w:t>c</w:t>
            </w:r>
            <w:r w:rsidRPr="00E21F47">
              <w:rPr>
                <w:sz w:val="18"/>
              </w:rPr>
              <w:t>ertificate (only if you are going to verify the client</w:t>
            </w:r>
            <w:r w:rsidR="004C32A8">
              <w:rPr>
                <w:sz w:val="18"/>
              </w:rPr>
              <w:t>'</w:t>
            </w:r>
            <w:r w:rsidRPr="00E21F47">
              <w:rPr>
                <w:sz w:val="18"/>
              </w:rPr>
              <w: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w:t>
            </w:r>
            <w:proofErr w:type="gramStart"/>
            <w:r w:rsidRPr="00E21F47">
              <w:rPr>
                <w:rFonts w:asciiTheme="minorHAnsi" w:hAnsiTheme="minorHAnsi"/>
                <w:sz w:val="18"/>
                <w:szCs w:val="22"/>
              </w:rPr>
              <w:t>socket,&amp;</w:t>
            </w:r>
            <w:proofErr w:type="spellStart"/>
            <w:proofErr w:type="gramEnd"/>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proofErr w:type="gramStart"/>
            <w:r w:rsidRPr="00E21F47">
              <w:rPr>
                <w:rFonts w:asciiTheme="minorHAnsi" w:hAnsiTheme="minorHAnsi"/>
                <w:sz w:val="18"/>
                <w:szCs w:val="22"/>
              </w:rPr>
              <w:t>stream,&amp;</w:t>
            </w:r>
            <w:proofErr w:type="gramEnd"/>
            <w:r w:rsidRPr="00E21F47">
              <w:rPr>
                <w:rFonts w:asciiTheme="minorHAnsi" w:hAnsiTheme="minorHAnsi"/>
                <w:sz w:val="18"/>
                <w:szCs w:val="22"/>
              </w:rPr>
              <w:t>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w:t>
            </w:r>
            <w:proofErr w:type="gramStart"/>
            <w:r w:rsidRPr="00E21F47">
              <w:rPr>
                <w:sz w:val="18"/>
              </w:rPr>
              <w:t>accept</w:t>
            </w:r>
            <w:proofErr w:type="spellEnd"/>
            <w:r w:rsidRPr="00E21F47">
              <w:rPr>
                <w:sz w:val="18"/>
              </w:rPr>
              <w:t>( &amp;</w:t>
            </w:r>
            <w:proofErr w:type="gramEnd"/>
            <w:r w:rsidRPr="00E21F47">
              <w:rPr>
                <w:sz w:val="18"/>
              </w:rPr>
              <w:t>socket );</w:t>
            </w:r>
          </w:p>
        </w:tc>
      </w:tr>
    </w:tbl>
    <w:p w14:paraId="73840DED" w14:textId="77777777" w:rsidR="00EA1736" w:rsidRDefault="00EA1736" w:rsidP="0093055C">
      <w:pPr>
        <w:pStyle w:val="Heading1"/>
      </w:pPr>
      <w:bookmarkStart w:id="112" w:name="_Toc509826709"/>
      <w:r>
        <w:lastRenderedPageBreak/>
        <w:t>Exercise(s)</w:t>
      </w:r>
      <w:bookmarkEnd w:id="112"/>
    </w:p>
    <w:p w14:paraId="384EF656" w14:textId="6502C6BD" w:rsidR="00EA1736" w:rsidRDefault="008D725F" w:rsidP="0093055C">
      <w:pPr>
        <w:pStyle w:val="Exercise"/>
      </w:pPr>
      <w:r>
        <w:t xml:space="preserve"> </w:t>
      </w:r>
      <w:bookmarkStart w:id="113" w:name="_Toc509826710"/>
      <w:r w:rsidR="008F2ACF">
        <w:t xml:space="preserve">Update </w:t>
      </w:r>
      <w:r>
        <w:t xml:space="preserve">the </w:t>
      </w:r>
      <w:r w:rsidR="008F2ACF">
        <w:t>WWEP Client</w:t>
      </w:r>
      <w:r w:rsidR="00EA1736">
        <w:t xml:space="preserve"> to use secure TLS connections</w:t>
      </w:r>
      <w:bookmarkEnd w:id="113"/>
    </w:p>
    <w:p w14:paraId="484D0DE5" w14:textId="1287FC8E"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proofErr w:type="spellStart"/>
      <w:r>
        <w:t>ClassCerts</w:t>
      </w:r>
      <w:proofErr w:type="spellEnd"/>
      <w:r>
        <w:t>/WWEP/</w:t>
      </w:r>
      <w:proofErr w:type="spellStart"/>
      <w:r>
        <w:t>wwep_cert.pem</w:t>
      </w:r>
      <w:proofErr w:type="spellEnd"/>
      <w:r w:rsidR="004C32A8">
        <w:t>"</w:t>
      </w:r>
      <w:r w:rsidR="00572001">
        <w:t>.</w:t>
      </w:r>
      <w:r>
        <w:t xml:space="preserve"> </w:t>
      </w:r>
    </w:p>
    <w:p w14:paraId="4F1ADD10" w14:textId="01EBA591" w:rsidR="00EA1736" w:rsidRDefault="00EA1736" w:rsidP="00C6331A">
      <w:pPr>
        <w:pStyle w:val="ListParagraph"/>
        <w:numPr>
          <w:ilvl w:val="0"/>
          <w:numId w:val="29"/>
        </w:numPr>
      </w:pPr>
      <w:r>
        <w:t xml:space="preserve">Copy your </w:t>
      </w:r>
      <w:r w:rsidR="00572001">
        <w:t>working client project from the last chapter or the solution project (either 06a/01_client or 06a/02_client_respnse) to 06b/01</w:t>
      </w:r>
      <w:r w:rsidR="006E6E36">
        <w:t>_secure_client</w:t>
      </w:r>
      <w:r w:rsidR="00572001">
        <w:t>.</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44BE2FA8" w:rsidR="00EA1736" w:rsidRDefault="00EA1736" w:rsidP="00C6331A">
      <w:pPr>
        <w:pStyle w:val="ListParagraph"/>
        <w:numPr>
          <w:ilvl w:val="0"/>
          <w:numId w:val="29"/>
        </w:numPr>
      </w:pPr>
      <w:r>
        <w:t>After closing the connection don</w:t>
      </w:r>
      <w:r w:rsidR="004C32A8">
        <w:t>'</w:t>
      </w:r>
      <w:r>
        <w:t xml:space="preserve">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1578C2AB"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114" w:name="_Toc509826711"/>
      <w:r w:rsidR="00EA1736">
        <w:t>(Advanced)</w:t>
      </w:r>
      <w:r w:rsidR="008F2ACF">
        <w:t xml:space="preserve"> Implement Secure WWEP Server</w:t>
      </w:r>
      <w:bookmarkEnd w:id="114"/>
    </w:p>
    <w:p w14:paraId="1084E15C" w14:textId="3581B059" w:rsidR="00EA1736" w:rsidRDefault="00EA1736" w:rsidP="008F2ACF">
      <w:r>
        <w:t>Implement the server side of the secure WWEP protocol</w:t>
      </w:r>
    </w:p>
    <w:p w14:paraId="651BB074" w14:textId="5C03BE34" w:rsidR="008F2ACF" w:rsidRDefault="00EA1736" w:rsidP="0093055C">
      <w:pPr>
        <w:pStyle w:val="Exercise"/>
      </w:pPr>
      <w:bookmarkStart w:id="115" w:name="_Toc509826712"/>
      <w:r>
        <w:t xml:space="preserve">(Advanced) </w:t>
      </w:r>
      <w:r w:rsidR="008F2ACF">
        <w:t>Implement Dual Secure &amp; Insecure WWEP Client</w:t>
      </w:r>
      <w:bookmarkEnd w:id="115"/>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116" w:name="_Toc509826713"/>
      <w:r>
        <w:t xml:space="preserve">(Advanced) </w:t>
      </w:r>
      <w:r w:rsidR="008F2ACF">
        <w:t>Implement Dual Secure &amp; Insecure WWEP Server</w:t>
      </w:r>
      <w:bookmarkEnd w:id="116"/>
    </w:p>
    <w:p w14:paraId="2BDD164F" w14:textId="2201DD1D" w:rsidR="00EA1736" w:rsidRPr="0021076B" w:rsidRDefault="00EA1736" w:rsidP="00EA1736">
      <w:pPr>
        <w:rPr>
          <w:sz w:val="26"/>
        </w:rPr>
      </w:pPr>
      <w:r>
        <w:t>Implement a server for the WWEP protocol that will serve both non-secure and secure connections</w:t>
      </w:r>
    </w:p>
    <w:sectPr w:rsidR="00EA1736" w:rsidRPr="002107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E881C" w14:textId="77777777" w:rsidR="00680FF3" w:rsidRDefault="00680FF3" w:rsidP="00DF6D18">
      <w:r>
        <w:separator/>
      </w:r>
    </w:p>
  </w:endnote>
  <w:endnote w:type="continuationSeparator" w:id="0">
    <w:p w14:paraId="0057A915" w14:textId="77777777" w:rsidR="00680FF3" w:rsidRDefault="00680FF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fldSimple w:instr=" NUMPAGES  ">
              <w:r w:rsidR="00AD623A">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3FF4A" w14:textId="77777777" w:rsidR="00680FF3" w:rsidRDefault="00680FF3" w:rsidP="00DF6D18">
      <w:r>
        <w:separator/>
      </w:r>
    </w:p>
  </w:footnote>
  <w:footnote w:type="continuationSeparator" w:id="0">
    <w:p w14:paraId="2868181B" w14:textId="77777777" w:rsidR="00680FF3" w:rsidRDefault="00680FF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076B"/>
    <w:rsid w:val="0021146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A3BCF"/>
    <w:rsid w:val="002B51D0"/>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3A2A"/>
    <w:rsid w:val="00547CF1"/>
    <w:rsid w:val="00552CE8"/>
    <w:rsid w:val="00553617"/>
    <w:rsid w:val="005548D0"/>
    <w:rsid w:val="00566882"/>
    <w:rsid w:val="0056799C"/>
    <w:rsid w:val="00572001"/>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80FF3"/>
    <w:rsid w:val="006920C3"/>
    <w:rsid w:val="00693A41"/>
    <w:rsid w:val="006944A1"/>
    <w:rsid w:val="00696519"/>
    <w:rsid w:val="0069789D"/>
    <w:rsid w:val="006B26ED"/>
    <w:rsid w:val="006B442B"/>
    <w:rsid w:val="006B5FCE"/>
    <w:rsid w:val="006B7E6B"/>
    <w:rsid w:val="006C1488"/>
    <w:rsid w:val="006C3B4F"/>
    <w:rsid w:val="006C4A51"/>
    <w:rsid w:val="006E18DC"/>
    <w:rsid w:val="006E6E02"/>
    <w:rsid w:val="006E6E36"/>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37729"/>
    <w:rsid w:val="00743B4C"/>
    <w:rsid w:val="00745C81"/>
    <w:rsid w:val="00746309"/>
    <w:rsid w:val="00757332"/>
    <w:rsid w:val="007579F8"/>
    <w:rsid w:val="00767B54"/>
    <w:rsid w:val="00772C22"/>
    <w:rsid w:val="00774C33"/>
    <w:rsid w:val="00775A33"/>
    <w:rsid w:val="00781F8C"/>
    <w:rsid w:val="00782570"/>
    <w:rsid w:val="00790FD8"/>
    <w:rsid w:val="007951A8"/>
    <w:rsid w:val="007A063C"/>
    <w:rsid w:val="007A1CED"/>
    <w:rsid w:val="007A5CA1"/>
    <w:rsid w:val="007B104F"/>
    <w:rsid w:val="007B2653"/>
    <w:rsid w:val="007B2A5F"/>
    <w:rsid w:val="007B3AD9"/>
    <w:rsid w:val="007B419B"/>
    <w:rsid w:val="007B6BFE"/>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01E6"/>
    <w:rsid w:val="008B6B74"/>
    <w:rsid w:val="008C4BAB"/>
    <w:rsid w:val="008C79A1"/>
    <w:rsid w:val="008D5833"/>
    <w:rsid w:val="008D725F"/>
    <w:rsid w:val="008E2A6D"/>
    <w:rsid w:val="008F2911"/>
    <w:rsid w:val="008F2ACF"/>
    <w:rsid w:val="008F5BC3"/>
    <w:rsid w:val="0090327D"/>
    <w:rsid w:val="00904100"/>
    <w:rsid w:val="00904296"/>
    <w:rsid w:val="00904777"/>
    <w:rsid w:val="009101D2"/>
    <w:rsid w:val="00914CE3"/>
    <w:rsid w:val="0092254A"/>
    <w:rsid w:val="00923D1A"/>
    <w:rsid w:val="0093055C"/>
    <w:rsid w:val="00931FDA"/>
    <w:rsid w:val="00932A53"/>
    <w:rsid w:val="00935BAB"/>
    <w:rsid w:val="00937950"/>
    <w:rsid w:val="009379F9"/>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B5C24"/>
    <w:rsid w:val="009D20B9"/>
    <w:rsid w:val="009D4DE9"/>
    <w:rsid w:val="009E63E9"/>
    <w:rsid w:val="009F16EB"/>
    <w:rsid w:val="00A10458"/>
    <w:rsid w:val="00A10CD6"/>
    <w:rsid w:val="00A11A32"/>
    <w:rsid w:val="00A1275A"/>
    <w:rsid w:val="00A12BAC"/>
    <w:rsid w:val="00A13F49"/>
    <w:rsid w:val="00A269E9"/>
    <w:rsid w:val="00A3194F"/>
    <w:rsid w:val="00A40B5D"/>
    <w:rsid w:val="00A44C5A"/>
    <w:rsid w:val="00A516A8"/>
    <w:rsid w:val="00A522E5"/>
    <w:rsid w:val="00A53628"/>
    <w:rsid w:val="00A600C7"/>
    <w:rsid w:val="00A6223A"/>
    <w:rsid w:val="00A74A92"/>
    <w:rsid w:val="00A81845"/>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388A"/>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16232"/>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D46FF"/>
    <w:rsid w:val="00CE30F0"/>
    <w:rsid w:val="00CE4045"/>
    <w:rsid w:val="00CE405B"/>
    <w:rsid w:val="00CE6C3C"/>
    <w:rsid w:val="00CF74A1"/>
    <w:rsid w:val="00D02195"/>
    <w:rsid w:val="00D04B02"/>
    <w:rsid w:val="00D15072"/>
    <w:rsid w:val="00D23BFF"/>
    <w:rsid w:val="00D240FC"/>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A18"/>
    <w:rsid w:val="00EA3E7C"/>
    <w:rsid w:val="00EA7CF5"/>
    <w:rsid w:val="00EB079F"/>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221C"/>
    <w:rsid w:val="00F135C9"/>
    <w:rsid w:val="00F149FB"/>
    <w:rsid w:val="00F25363"/>
    <w:rsid w:val="00F25415"/>
    <w:rsid w:val="00F26F5E"/>
    <w:rsid w:val="00F27CBB"/>
    <w:rsid w:val="00F30FF7"/>
    <w:rsid w:val="00F310BD"/>
    <w:rsid w:val="00F322B8"/>
    <w:rsid w:val="00F34740"/>
    <w:rsid w:val="00F35E4B"/>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A5D30"/>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1D0"/>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B51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51D0"/>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httpbin.org"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imple.wikipedia.org/wiki/MD5" TargetMode="External"/><Relationship Id="rId25" Type="http://schemas.openxmlformats.org/officeDocument/2006/relationships/image" Target="media/image7.png"/><Relationship Id="rId33" Type="http://schemas.openxmlformats.org/officeDocument/2006/relationships/hyperlink" Target="https://httpbin.org" TargetMode="External"/><Relationship Id="rId38" Type="http://schemas.openxmlformats.org/officeDocument/2006/relationships/hyperlink" Target="https://www.sslshopper.com/certificate-decoder.html" TargetMode="External"/><Relationship Id="rId2" Type="http://schemas.openxmlformats.org/officeDocument/2006/relationships/numbering" Target="numbering.xml"/><Relationship Id="rId16" Type="http://schemas.openxmlformats.org/officeDocument/2006/relationships/hyperlink" Target="https://simple.wikipedia.org/wiki/SHA_hash_functions" TargetMode="External"/><Relationship Id="rId20" Type="http://schemas.openxmlformats.org/officeDocument/2006/relationships/hyperlink" Target="https://httpbin.org"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hyperlink" Target="https://httpbin.org" TargetMode="External"/><Relationship Id="rId32" Type="http://schemas.openxmlformats.org/officeDocument/2006/relationships/image" Target="media/image13.png"/><Relationship Id="rId37" Type="http://schemas.openxmlformats.org/officeDocument/2006/relationships/hyperlink" Target="https://www.sslshopper.com/certificate-decoder.html" TargetMode="External"/><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imple.wikipedia.org/wiki/Cryptographic_hash_functio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hyperlink" Target="https://httpbin.org"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Certificate_authority"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ttpbin.org"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F983C-14BB-4AD7-8DBF-5825AF631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4661</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93</cp:revision>
  <cp:lastPrinted>2018-07-03T16:15:00Z</cp:lastPrinted>
  <dcterms:created xsi:type="dcterms:W3CDTF">2017-09-08T14:04:00Z</dcterms:created>
  <dcterms:modified xsi:type="dcterms:W3CDTF">2018-07-03T16:16:00Z</dcterms:modified>
</cp:coreProperties>
</file>