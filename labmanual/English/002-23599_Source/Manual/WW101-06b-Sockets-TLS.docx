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0D739F00" w:rsidR="00EA1736" w:rsidRPr="00C6331A" w:rsidRDefault="00EA1736" w:rsidP="00C6331A">
      <w:pPr>
        <w:rPr>
          <w:rStyle w:val="BookTitle"/>
        </w:rPr>
      </w:pPr>
      <w:bookmarkStart w:id="0" w:name="_Hlk484770630"/>
      <w:bookmarkEnd w:id="0"/>
      <w:r w:rsidRPr="00C6331A">
        <w:rPr>
          <w:rStyle w:val="BookTitle"/>
        </w:rPr>
        <w:t>Chapter 6</w:t>
      </w:r>
      <w:r w:rsidR="008A7C0C">
        <w:rPr>
          <w:rStyle w:val="BookTitle"/>
        </w:rPr>
        <w:t>B</w:t>
      </w:r>
      <w:r w:rsidRPr="00C6331A">
        <w:rPr>
          <w:rStyle w:val="BookTitle"/>
        </w:rPr>
        <w:t xml:space="preserve">: </w:t>
      </w:r>
      <w:r w:rsidR="00171BB3">
        <w:rPr>
          <w:rStyle w:val="BookTitle"/>
        </w:rPr>
        <w:t>Using TLS Sockets for Secure</w:t>
      </w:r>
      <w:r w:rsidRPr="00C6331A">
        <w:rPr>
          <w:rStyle w:val="BookTitle"/>
        </w:rPr>
        <w:t xml:space="preserve"> Co</w:t>
      </w:r>
      <w:r w:rsidR="00171BB3">
        <w:rPr>
          <w:rStyle w:val="BookTitle"/>
        </w:rPr>
        <w:t>mmunication</w:t>
      </w:r>
    </w:p>
    <w:p w14:paraId="72E1681F" w14:textId="23753884" w:rsidR="00C6331A" w:rsidRDefault="00C6331A" w:rsidP="00C6331A">
      <w:r>
        <w:t xml:space="preserve">Time </w:t>
      </w:r>
      <w:r w:rsidR="00171BB3">
        <w:t>1 Hour</w:t>
      </w:r>
    </w:p>
    <w:p w14:paraId="7B2BFF7E" w14:textId="2AF4F22F" w:rsidR="00EA1736" w:rsidRDefault="00EA1736" w:rsidP="00C6331A">
      <w:r>
        <w:t>At the end of Chapter 6</w:t>
      </w:r>
      <w:r w:rsidR="0005006E">
        <w:t>B</w:t>
      </w:r>
      <w:r>
        <w:t xml:space="preserve"> you will understand the fundamentals of symmetric and asymmetric encryption and how it is used to provide security to your IoT device</w:t>
      </w:r>
      <w:r w:rsidR="0005006E">
        <w:t xml:space="preserve"> by using TLS sockets</w:t>
      </w:r>
      <w:r>
        <w:t>.</w:t>
      </w:r>
    </w:p>
    <w:p w14:paraId="39AEA521" w14:textId="3F0406FD" w:rsidR="000C75C8"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0C75C8">
        <w:rPr>
          <w:noProof/>
        </w:rPr>
        <w:t>6B.1</w:t>
      </w:r>
      <w:r w:rsidR="000C75C8">
        <w:rPr>
          <w:rFonts w:asciiTheme="minorHAnsi" w:eastAsiaTheme="minorEastAsia" w:hAnsiTheme="minorHAnsi"/>
          <w:b w:val="0"/>
          <w:bCs w:val="0"/>
          <w:caps w:val="0"/>
          <w:noProof/>
        </w:rPr>
        <w:tab/>
      </w:r>
      <w:r w:rsidR="000C75C8">
        <w:rPr>
          <w:noProof/>
        </w:rPr>
        <w:t>Security: Symmetric and Asymmetric Encryption: A Foundation</w:t>
      </w:r>
      <w:r w:rsidR="000C75C8">
        <w:rPr>
          <w:noProof/>
        </w:rPr>
        <w:tab/>
      </w:r>
      <w:r w:rsidR="000C75C8">
        <w:rPr>
          <w:noProof/>
        </w:rPr>
        <w:fldChar w:fldCharType="begin"/>
      </w:r>
      <w:r w:rsidR="000C75C8">
        <w:rPr>
          <w:noProof/>
        </w:rPr>
        <w:instrText xml:space="preserve"> PAGEREF _Toc521412401 \h </w:instrText>
      </w:r>
      <w:r w:rsidR="000C75C8">
        <w:rPr>
          <w:noProof/>
        </w:rPr>
      </w:r>
      <w:r w:rsidR="000C75C8">
        <w:rPr>
          <w:noProof/>
        </w:rPr>
        <w:fldChar w:fldCharType="separate"/>
      </w:r>
      <w:r w:rsidR="00A45C74">
        <w:rPr>
          <w:noProof/>
        </w:rPr>
        <w:t>2</w:t>
      </w:r>
      <w:r w:rsidR="000C75C8">
        <w:rPr>
          <w:noProof/>
        </w:rPr>
        <w:fldChar w:fldCharType="end"/>
      </w:r>
    </w:p>
    <w:p w14:paraId="7C01A48C" w14:textId="71822BA9" w:rsidR="000C75C8" w:rsidRDefault="000C75C8">
      <w:pPr>
        <w:pStyle w:val="TOC1"/>
        <w:tabs>
          <w:tab w:val="left" w:pos="720"/>
          <w:tab w:val="right" w:leader="dot" w:pos="9350"/>
        </w:tabs>
        <w:rPr>
          <w:rFonts w:asciiTheme="minorHAnsi" w:eastAsiaTheme="minorEastAsia" w:hAnsiTheme="minorHAnsi"/>
          <w:b w:val="0"/>
          <w:bCs w:val="0"/>
          <w:caps w:val="0"/>
          <w:noProof/>
        </w:rPr>
      </w:pPr>
      <w:r>
        <w:rPr>
          <w:noProof/>
        </w:rPr>
        <w:t>6B.2</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_Toc521412402 \h </w:instrText>
      </w:r>
      <w:r>
        <w:rPr>
          <w:noProof/>
        </w:rPr>
      </w:r>
      <w:r>
        <w:rPr>
          <w:noProof/>
        </w:rPr>
        <w:fldChar w:fldCharType="separate"/>
      </w:r>
      <w:r w:rsidR="00A45C74">
        <w:rPr>
          <w:noProof/>
        </w:rPr>
        <w:t>6</w:t>
      </w:r>
      <w:r>
        <w:rPr>
          <w:noProof/>
        </w:rPr>
        <w:fldChar w:fldCharType="end"/>
      </w:r>
    </w:p>
    <w:p w14:paraId="66128C96" w14:textId="765A6911" w:rsidR="000C75C8" w:rsidRDefault="000C75C8">
      <w:pPr>
        <w:pStyle w:val="TOC2"/>
        <w:rPr>
          <w:rFonts w:asciiTheme="minorHAnsi" w:eastAsiaTheme="minorEastAsia" w:hAnsiTheme="minorHAnsi"/>
          <w:smallCaps w:val="0"/>
          <w:noProof/>
          <w:sz w:val="22"/>
        </w:rPr>
      </w:pPr>
      <w:r>
        <w:rPr>
          <w:noProof/>
        </w:rPr>
        <w:t>6B.2.1 Basics</w:t>
      </w:r>
      <w:r>
        <w:rPr>
          <w:noProof/>
        </w:rPr>
        <w:tab/>
      </w:r>
      <w:r>
        <w:rPr>
          <w:noProof/>
        </w:rPr>
        <w:fldChar w:fldCharType="begin"/>
      </w:r>
      <w:r>
        <w:rPr>
          <w:noProof/>
        </w:rPr>
        <w:instrText xml:space="preserve"> PAGEREF _Toc521412403 \h </w:instrText>
      </w:r>
      <w:r>
        <w:rPr>
          <w:noProof/>
        </w:rPr>
      </w:r>
      <w:r>
        <w:rPr>
          <w:noProof/>
        </w:rPr>
        <w:fldChar w:fldCharType="separate"/>
      </w:r>
      <w:r w:rsidR="00A45C74">
        <w:rPr>
          <w:noProof/>
        </w:rPr>
        <w:t>6</w:t>
      </w:r>
      <w:r>
        <w:rPr>
          <w:noProof/>
        </w:rPr>
        <w:fldChar w:fldCharType="end"/>
      </w:r>
    </w:p>
    <w:p w14:paraId="70A84EE6" w14:textId="41C88AE3" w:rsidR="000C75C8" w:rsidRDefault="000C75C8">
      <w:pPr>
        <w:pStyle w:val="TOC2"/>
        <w:rPr>
          <w:rFonts w:asciiTheme="minorHAnsi" w:eastAsiaTheme="minorEastAsia" w:hAnsiTheme="minorHAnsi"/>
          <w:smallCaps w:val="0"/>
          <w:noProof/>
          <w:sz w:val="22"/>
        </w:rPr>
      </w:pPr>
      <w:r>
        <w:rPr>
          <w:noProof/>
        </w:rPr>
        <w:t>6B.2.2 Downloading Certificates</w:t>
      </w:r>
      <w:r>
        <w:rPr>
          <w:noProof/>
        </w:rPr>
        <w:tab/>
      </w:r>
      <w:r>
        <w:rPr>
          <w:noProof/>
        </w:rPr>
        <w:fldChar w:fldCharType="begin"/>
      </w:r>
      <w:r>
        <w:rPr>
          <w:noProof/>
        </w:rPr>
        <w:instrText xml:space="preserve"> PAGEREF _Toc521412404 \h </w:instrText>
      </w:r>
      <w:r>
        <w:rPr>
          <w:noProof/>
        </w:rPr>
      </w:r>
      <w:r>
        <w:rPr>
          <w:noProof/>
        </w:rPr>
        <w:fldChar w:fldCharType="separate"/>
      </w:r>
      <w:r w:rsidR="00A45C74">
        <w:rPr>
          <w:noProof/>
        </w:rPr>
        <w:t>7</w:t>
      </w:r>
      <w:r>
        <w:rPr>
          <w:noProof/>
        </w:rPr>
        <w:fldChar w:fldCharType="end"/>
      </w:r>
    </w:p>
    <w:p w14:paraId="03E7C9CA" w14:textId="174D45D5" w:rsidR="000C75C8" w:rsidRDefault="000C75C8">
      <w:pPr>
        <w:pStyle w:val="TOC2"/>
        <w:rPr>
          <w:rFonts w:asciiTheme="minorHAnsi" w:eastAsiaTheme="minorEastAsia" w:hAnsiTheme="minorHAnsi"/>
          <w:smallCaps w:val="0"/>
          <w:noProof/>
          <w:sz w:val="22"/>
        </w:rPr>
      </w:pPr>
      <w:r>
        <w:rPr>
          <w:noProof/>
        </w:rPr>
        <w:t>6B.2.3 Creating Your Own Certificates</w:t>
      </w:r>
      <w:r>
        <w:rPr>
          <w:noProof/>
        </w:rPr>
        <w:tab/>
      </w:r>
      <w:r>
        <w:rPr>
          <w:noProof/>
        </w:rPr>
        <w:fldChar w:fldCharType="begin"/>
      </w:r>
      <w:r>
        <w:rPr>
          <w:noProof/>
        </w:rPr>
        <w:instrText xml:space="preserve"> PAGEREF _Toc521412405 \h </w:instrText>
      </w:r>
      <w:r>
        <w:rPr>
          <w:noProof/>
        </w:rPr>
      </w:r>
      <w:r>
        <w:rPr>
          <w:noProof/>
        </w:rPr>
        <w:fldChar w:fldCharType="separate"/>
      </w:r>
      <w:r w:rsidR="00A45C74">
        <w:rPr>
          <w:noProof/>
        </w:rPr>
        <w:t>12</w:t>
      </w:r>
      <w:r>
        <w:rPr>
          <w:noProof/>
        </w:rPr>
        <w:fldChar w:fldCharType="end"/>
      </w:r>
    </w:p>
    <w:p w14:paraId="6E350426" w14:textId="70BA64F4" w:rsidR="000C75C8" w:rsidRDefault="000C75C8">
      <w:pPr>
        <w:pStyle w:val="TOC2"/>
        <w:rPr>
          <w:rFonts w:asciiTheme="minorHAnsi" w:eastAsiaTheme="minorEastAsia" w:hAnsiTheme="minorHAnsi"/>
          <w:smallCaps w:val="0"/>
          <w:noProof/>
          <w:sz w:val="22"/>
        </w:rPr>
      </w:pPr>
      <w:r>
        <w:rPr>
          <w:noProof/>
        </w:rPr>
        <w:t>6B.2.4 Using Certificates in WICED</w:t>
      </w:r>
      <w:r>
        <w:rPr>
          <w:noProof/>
        </w:rPr>
        <w:tab/>
      </w:r>
      <w:r>
        <w:rPr>
          <w:noProof/>
        </w:rPr>
        <w:fldChar w:fldCharType="begin"/>
      </w:r>
      <w:r>
        <w:rPr>
          <w:noProof/>
        </w:rPr>
        <w:instrText xml:space="preserve"> PAGEREF _Toc521412406 \h </w:instrText>
      </w:r>
      <w:r>
        <w:rPr>
          <w:noProof/>
        </w:rPr>
      </w:r>
      <w:r>
        <w:rPr>
          <w:noProof/>
        </w:rPr>
        <w:fldChar w:fldCharType="separate"/>
      </w:r>
      <w:r w:rsidR="00A45C74">
        <w:rPr>
          <w:noProof/>
        </w:rPr>
        <w:t>12</w:t>
      </w:r>
      <w:r>
        <w:rPr>
          <w:noProof/>
        </w:rPr>
        <w:fldChar w:fldCharType="end"/>
      </w:r>
    </w:p>
    <w:p w14:paraId="02ED27BC" w14:textId="12142049" w:rsidR="000C75C8" w:rsidRDefault="000C75C8">
      <w:pPr>
        <w:pStyle w:val="TOC1"/>
        <w:tabs>
          <w:tab w:val="left" w:pos="720"/>
          <w:tab w:val="right" w:leader="dot" w:pos="9350"/>
        </w:tabs>
        <w:rPr>
          <w:rFonts w:asciiTheme="minorHAnsi" w:eastAsiaTheme="minorEastAsia" w:hAnsiTheme="minorHAnsi"/>
          <w:b w:val="0"/>
          <w:bCs w:val="0"/>
          <w:caps w:val="0"/>
          <w:noProof/>
        </w:rPr>
      </w:pPr>
      <w:r>
        <w:rPr>
          <w:noProof/>
        </w:rPr>
        <w:t>6B.3</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_Toc521412407 \h </w:instrText>
      </w:r>
      <w:r>
        <w:rPr>
          <w:noProof/>
        </w:rPr>
      </w:r>
      <w:r>
        <w:rPr>
          <w:noProof/>
        </w:rPr>
        <w:fldChar w:fldCharType="separate"/>
      </w:r>
      <w:r w:rsidR="00A45C74">
        <w:rPr>
          <w:noProof/>
        </w:rPr>
        <w:t>15</w:t>
      </w:r>
      <w:r>
        <w:rPr>
          <w:noProof/>
        </w:rPr>
        <w:fldChar w:fldCharType="end"/>
      </w:r>
    </w:p>
    <w:p w14:paraId="5F1A0992" w14:textId="6287FDE2" w:rsidR="000C75C8" w:rsidRDefault="000C75C8">
      <w:pPr>
        <w:pStyle w:val="TOC1"/>
        <w:tabs>
          <w:tab w:val="left" w:pos="720"/>
          <w:tab w:val="right" w:leader="dot" w:pos="9350"/>
        </w:tabs>
        <w:rPr>
          <w:rFonts w:asciiTheme="minorHAnsi" w:eastAsiaTheme="minorEastAsia" w:hAnsiTheme="minorHAnsi"/>
          <w:b w:val="0"/>
          <w:bCs w:val="0"/>
          <w:caps w:val="0"/>
          <w:noProof/>
        </w:rPr>
      </w:pPr>
      <w:r>
        <w:rPr>
          <w:noProof/>
        </w:rPr>
        <w:t>6B.4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_Toc521412408 \h </w:instrText>
      </w:r>
      <w:r>
        <w:rPr>
          <w:noProof/>
        </w:rPr>
      </w:r>
      <w:r>
        <w:rPr>
          <w:noProof/>
        </w:rPr>
        <w:fldChar w:fldCharType="separate"/>
      </w:r>
      <w:ins w:id="1" w:author="Greg Landry" w:date="2019-02-06T19:00:00Z">
        <w:r w:rsidR="00A45C74">
          <w:rPr>
            <w:noProof/>
          </w:rPr>
          <w:t>19</w:t>
        </w:r>
      </w:ins>
      <w:del w:id="2" w:author="Greg Landry" w:date="2019-02-06T16:38:00Z">
        <w:r w:rsidDel="008F6F7A">
          <w:rPr>
            <w:noProof/>
          </w:rPr>
          <w:delText>18</w:delText>
        </w:r>
      </w:del>
      <w:r>
        <w:rPr>
          <w:noProof/>
        </w:rPr>
        <w:fldChar w:fldCharType="end"/>
      </w:r>
    </w:p>
    <w:p w14:paraId="04EE21AD" w14:textId="748539CF" w:rsidR="000C75C8" w:rsidRDefault="000C75C8">
      <w:pPr>
        <w:pStyle w:val="TOC2"/>
        <w:rPr>
          <w:rFonts w:asciiTheme="minorHAnsi" w:eastAsiaTheme="minorEastAsia" w:hAnsiTheme="minorHAnsi"/>
          <w:smallCaps w:val="0"/>
          <w:noProof/>
          <w:sz w:val="22"/>
        </w:rPr>
      </w:pPr>
      <w:r>
        <w:rPr>
          <w:noProof/>
        </w:rPr>
        <w:t>Exercise - 6B.1 Update the WWEP Client to use secure TLS connections</w:t>
      </w:r>
      <w:r>
        <w:rPr>
          <w:noProof/>
        </w:rPr>
        <w:tab/>
      </w:r>
      <w:r>
        <w:rPr>
          <w:noProof/>
        </w:rPr>
        <w:fldChar w:fldCharType="begin"/>
      </w:r>
      <w:r>
        <w:rPr>
          <w:noProof/>
        </w:rPr>
        <w:instrText xml:space="preserve"> PAGEREF _Toc521412409 \h </w:instrText>
      </w:r>
      <w:r>
        <w:rPr>
          <w:noProof/>
        </w:rPr>
      </w:r>
      <w:r>
        <w:rPr>
          <w:noProof/>
        </w:rPr>
        <w:fldChar w:fldCharType="separate"/>
      </w:r>
      <w:ins w:id="3" w:author="Greg Landry" w:date="2019-02-06T19:00:00Z">
        <w:r w:rsidR="00A45C74">
          <w:rPr>
            <w:noProof/>
          </w:rPr>
          <w:t>19</w:t>
        </w:r>
      </w:ins>
      <w:del w:id="4" w:author="Greg Landry" w:date="2019-02-06T16:38:00Z">
        <w:r w:rsidDel="008F6F7A">
          <w:rPr>
            <w:noProof/>
          </w:rPr>
          <w:delText>18</w:delText>
        </w:r>
      </w:del>
      <w:r>
        <w:rPr>
          <w:noProof/>
        </w:rPr>
        <w:fldChar w:fldCharType="end"/>
      </w:r>
    </w:p>
    <w:p w14:paraId="3E8EA916" w14:textId="5F5C0C33" w:rsidR="000C75C8" w:rsidRDefault="000C75C8">
      <w:pPr>
        <w:pStyle w:val="TOC2"/>
        <w:rPr>
          <w:rFonts w:asciiTheme="minorHAnsi" w:eastAsiaTheme="minorEastAsia" w:hAnsiTheme="minorHAnsi"/>
          <w:smallCaps w:val="0"/>
          <w:noProof/>
          <w:sz w:val="22"/>
        </w:rPr>
      </w:pPr>
      <w:r>
        <w:rPr>
          <w:noProof/>
        </w:rPr>
        <w:t>Exercise - 6B.2 (Advanced) Implement Secure WWEP Server</w:t>
      </w:r>
      <w:r>
        <w:rPr>
          <w:noProof/>
        </w:rPr>
        <w:tab/>
      </w:r>
      <w:r>
        <w:rPr>
          <w:noProof/>
        </w:rPr>
        <w:fldChar w:fldCharType="begin"/>
      </w:r>
      <w:r>
        <w:rPr>
          <w:noProof/>
        </w:rPr>
        <w:instrText xml:space="preserve"> PAGEREF _Toc521412410 \h </w:instrText>
      </w:r>
      <w:r>
        <w:rPr>
          <w:noProof/>
        </w:rPr>
      </w:r>
      <w:r>
        <w:rPr>
          <w:noProof/>
        </w:rPr>
        <w:fldChar w:fldCharType="separate"/>
      </w:r>
      <w:ins w:id="5" w:author="Greg Landry" w:date="2019-02-06T19:00:00Z">
        <w:r w:rsidR="00A45C74">
          <w:rPr>
            <w:noProof/>
          </w:rPr>
          <w:t>19</w:t>
        </w:r>
      </w:ins>
      <w:del w:id="6" w:author="Greg Landry" w:date="2019-02-06T16:38:00Z">
        <w:r w:rsidDel="008F6F7A">
          <w:rPr>
            <w:noProof/>
          </w:rPr>
          <w:delText>18</w:delText>
        </w:r>
      </w:del>
      <w:r>
        <w:rPr>
          <w:noProof/>
        </w:rPr>
        <w:fldChar w:fldCharType="end"/>
      </w:r>
    </w:p>
    <w:p w14:paraId="01F99686" w14:textId="44DDB442" w:rsidR="000C75C8" w:rsidRDefault="000C75C8">
      <w:pPr>
        <w:pStyle w:val="TOC2"/>
        <w:rPr>
          <w:rFonts w:asciiTheme="minorHAnsi" w:eastAsiaTheme="minorEastAsia" w:hAnsiTheme="minorHAnsi"/>
          <w:smallCaps w:val="0"/>
          <w:noProof/>
          <w:sz w:val="22"/>
        </w:rPr>
      </w:pPr>
      <w:r>
        <w:rPr>
          <w:noProof/>
        </w:rPr>
        <w:t>Exercise - 6B.3 (Advanced) Implement Dual Secure &amp; Insecure WWEP Client</w:t>
      </w:r>
      <w:r>
        <w:rPr>
          <w:noProof/>
        </w:rPr>
        <w:tab/>
      </w:r>
      <w:r>
        <w:rPr>
          <w:noProof/>
        </w:rPr>
        <w:fldChar w:fldCharType="begin"/>
      </w:r>
      <w:r>
        <w:rPr>
          <w:noProof/>
        </w:rPr>
        <w:instrText xml:space="preserve"> PAGEREF _Toc521412411 \h </w:instrText>
      </w:r>
      <w:r>
        <w:rPr>
          <w:noProof/>
        </w:rPr>
      </w:r>
      <w:r>
        <w:rPr>
          <w:noProof/>
        </w:rPr>
        <w:fldChar w:fldCharType="separate"/>
      </w:r>
      <w:ins w:id="7" w:author="Greg Landry" w:date="2019-02-06T19:00:00Z">
        <w:r w:rsidR="00A45C74">
          <w:rPr>
            <w:noProof/>
          </w:rPr>
          <w:t>19</w:t>
        </w:r>
      </w:ins>
      <w:del w:id="8" w:author="Greg Landry" w:date="2019-02-06T16:38:00Z">
        <w:r w:rsidDel="008F6F7A">
          <w:rPr>
            <w:noProof/>
          </w:rPr>
          <w:delText>18</w:delText>
        </w:r>
      </w:del>
      <w:r>
        <w:rPr>
          <w:noProof/>
        </w:rPr>
        <w:fldChar w:fldCharType="end"/>
      </w:r>
    </w:p>
    <w:p w14:paraId="5F104AE0" w14:textId="60926827" w:rsidR="000C75C8" w:rsidRDefault="000C75C8">
      <w:pPr>
        <w:pStyle w:val="TOC2"/>
        <w:rPr>
          <w:rFonts w:asciiTheme="minorHAnsi" w:eastAsiaTheme="minorEastAsia" w:hAnsiTheme="minorHAnsi"/>
          <w:smallCaps w:val="0"/>
          <w:noProof/>
          <w:sz w:val="22"/>
        </w:rPr>
      </w:pPr>
      <w:r>
        <w:rPr>
          <w:noProof/>
        </w:rPr>
        <w:t>Exercise - 6B.4 (Advanced) Implement Dual Secure &amp; Insecure WWEP Server</w:t>
      </w:r>
      <w:r>
        <w:rPr>
          <w:noProof/>
        </w:rPr>
        <w:tab/>
      </w:r>
      <w:r>
        <w:rPr>
          <w:noProof/>
        </w:rPr>
        <w:fldChar w:fldCharType="begin"/>
      </w:r>
      <w:r>
        <w:rPr>
          <w:noProof/>
        </w:rPr>
        <w:instrText xml:space="preserve"> PAGEREF _Toc521412412 \h </w:instrText>
      </w:r>
      <w:r>
        <w:rPr>
          <w:noProof/>
        </w:rPr>
      </w:r>
      <w:r>
        <w:rPr>
          <w:noProof/>
        </w:rPr>
        <w:fldChar w:fldCharType="separate"/>
      </w:r>
      <w:ins w:id="9" w:author="Greg Landry" w:date="2019-02-06T19:00:00Z">
        <w:r w:rsidR="00A45C74">
          <w:rPr>
            <w:noProof/>
          </w:rPr>
          <w:t>19</w:t>
        </w:r>
      </w:ins>
      <w:del w:id="10" w:author="Greg Landry" w:date="2019-02-06T16:38:00Z">
        <w:r w:rsidDel="008F6F7A">
          <w:rPr>
            <w:noProof/>
          </w:rPr>
          <w:delText>18</w:delText>
        </w:r>
      </w:del>
      <w:r>
        <w:rPr>
          <w:noProof/>
        </w:rPr>
        <w:fldChar w:fldCharType="end"/>
      </w:r>
    </w:p>
    <w:p w14:paraId="3FA38FC6" w14:textId="1F7AA992" w:rsidR="00C6331A" w:rsidRDefault="00C6331A" w:rsidP="00C6331A">
      <w:r>
        <w:fldChar w:fldCharType="end"/>
      </w:r>
    </w:p>
    <w:p w14:paraId="2B336C8B" w14:textId="77777777" w:rsidR="00C6331A" w:rsidRDefault="00C6331A">
      <w:r>
        <w:br w:type="page"/>
      </w:r>
    </w:p>
    <w:p w14:paraId="5D457DF6" w14:textId="77777777" w:rsidR="00EA1736" w:rsidRDefault="00EA1736" w:rsidP="0093055C">
      <w:pPr>
        <w:pStyle w:val="Heading1"/>
      </w:pPr>
      <w:bookmarkStart w:id="11" w:name="_Toc521412401"/>
      <w:r>
        <w:lastRenderedPageBreak/>
        <w:t>Security: Symmetric and Asymmetric Encryption: A Foundation</w:t>
      </w:r>
      <w:bookmarkEnd w:id="11"/>
    </w:p>
    <w:p w14:paraId="4DFE2334" w14:textId="2F420D9D" w:rsidR="00EA1736" w:rsidRDefault="00EA1736" w:rsidP="00C6331A">
      <w:r>
        <w:t xml:space="preserve">Given that we have the problem that TCP/IP sockets are not encrypted, now what?  When you see </w:t>
      </w:r>
      <w:r w:rsidR="004C32A8">
        <w:t>"</w:t>
      </w:r>
      <w:r>
        <w:t>HTTPS</w:t>
      </w:r>
      <w:r w:rsidR="004C32A8">
        <w:t>"</w:t>
      </w:r>
      <w:r>
        <w:t xml:space="preserve"> in your browser window, the </w:t>
      </w:r>
      <w:r w:rsidR="004C32A8">
        <w:t>"</w:t>
      </w:r>
      <w:r>
        <w:t>S</w:t>
      </w:r>
      <w:r w:rsidR="004C32A8">
        <w:t>"</w:t>
      </w:r>
      <w:r>
        <w:t xml:space="preserve">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w:t>
      </w:r>
      <w:proofErr w:type="gramStart"/>
      <w:r>
        <w:t>have the ability to</w:t>
      </w:r>
      <w:proofErr w:type="gramEnd"/>
      <w:r>
        <w:t xml:space="preserve"> explain.  But, don</w:t>
      </w:r>
      <w:r w:rsidR="004C32A8">
        <w:t>'</w:t>
      </w:r>
      <w:r>
        <w:t xml:space="preserve">t despair.  The practical aspects of getting this going are </w:t>
      </w:r>
      <w:proofErr w:type="gramStart"/>
      <w:r>
        <w:t>actually pretty</w:t>
      </w:r>
      <w:proofErr w:type="gramEnd"/>
      <w:r>
        <w:t xml:space="preserve"> simple.</w:t>
      </w:r>
    </w:p>
    <w:p w14:paraId="29995DC1" w14:textId="0D3FC173" w:rsidR="00EA1736" w:rsidRDefault="00EA1736" w:rsidP="00C6331A">
      <w:r>
        <w:t xml:space="preserve">All encryption does the same thing.  It takes un-encrypted data, combines it with a key, and runs it through an encryption algorithm to produce encrypted data.  The original data is called plain or clear text and the encrypted data is known as </w:t>
      </w:r>
      <w:r w:rsidR="004C32A8">
        <w:t>"</w:t>
      </w:r>
      <w:r>
        <w:t>cipher-text</w:t>
      </w:r>
      <w:r w:rsidR="004C32A8">
        <w:t>"</w:t>
      </w:r>
      <w:r>
        <w:t xml:space="preserve">.  You then transmit the cipher-text over the network.  When the other side receives the </w:t>
      </w:r>
      <w:proofErr w:type="gramStart"/>
      <w:r>
        <w:t>data</w:t>
      </w:r>
      <w:proofErr w:type="gramEnd"/>
      <w:r>
        <w:t xml:space="preserve">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390483A4" w:rsidR="00EA1736" w:rsidRDefault="006063B7" w:rsidP="00C6331A">
      <w:hyperlink r:id="rId8"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9" w:history="1">
        <w:r w:rsidR="00EA1736" w:rsidRPr="00992320">
          <w:rPr>
            <w:rStyle w:val="Hyperlink"/>
          </w:rPr>
          <w:t>AES</w:t>
        </w:r>
      </w:hyperlink>
      <w:r w:rsidR="00EA1736">
        <w:t xml:space="preserve"> and </w:t>
      </w:r>
      <w:hyperlink r:id="rId10"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w:t>
      </w:r>
      <w:proofErr w:type="gramStart"/>
      <w:r w:rsidR="00EA1736">
        <w:t>exactly the same</w:t>
      </w:r>
      <w:proofErr w:type="gramEnd"/>
      <w:r w:rsidR="00EA1736">
        <w:t xml:space="preserv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7D3B0AC8" w:rsidR="00EA1736" w:rsidRDefault="006063B7" w:rsidP="00C6331A">
      <w:hyperlink r:id="rId11" w:history="1">
        <w:r w:rsidR="00EA1736" w:rsidRPr="00992320">
          <w:rPr>
            <w:rStyle w:val="Hyperlink"/>
          </w:rPr>
          <w:t>Asymmetric</w:t>
        </w:r>
      </w:hyperlink>
      <w:r w:rsidR="00EA1736">
        <w:t xml:space="preserve">, often called Public Key, encryption techniques use two keys that are mathematically related.  The keys are often referred to as the </w:t>
      </w:r>
      <w:r w:rsidR="004C32A8">
        <w:t>"</w:t>
      </w:r>
      <w:r w:rsidR="00EA1736">
        <w:t>public</w:t>
      </w:r>
      <w:r w:rsidR="004C32A8">
        <w:t>"</w:t>
      </w:r>
      <w:r w:rsidR="00EA1736">
        <w:t xml:space="preserve"> and the </w:t>
      </w:r>
      <w:r w:rsidR="004C32A8">
        <w:t>"</w:t>
      </w:r>
      <w:r w:rsidR="00EA1736">
        <w:t>private</w:t>
      </w:r>
      <w:r w:rsidR="004C32A8">
        <w:t>"</w:t>
      </w:r>
      <w:r w:rsidR="00EA1736">
        <w:t xml:space="preserv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w:t>
      </w:r>
      <w:r w:rsidR="004C32A8">
        <w:t>'</w:t>
      </w:r>
      <w:r w:rsidR="00EA1736">
        <w:t>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33B41202" w:rsidR="00EA1736" w:rsidRDefault="00EA1736" w:rsidP="00C6331A">
      <w:pPr>
        <w:pStyle w:val="ListParagraph"/>
        <w:numPr>
          <w:ilvl w:val="0"/>
          <w:numId w:val="4"/>
        </w:numPr>
      </w:pPr>
      <w:r>
        <w:t>The client encrypts its newly created random symmetric key using the server</w:t>
      </w:r>
      <w:r w:rsidR="004C32A8">
        <w:t>'</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DF0CD14" w:rsidR="00EA1736" w:rsidRDefault="00EA1736" w:rsidP="00C6331A">
      <w:pPr>
        <w:pStyle w:val="ListParagraph"/>
        <w:numPr>
          <w:ilvl w:val="0"/>
          <w:numId w:val="4"/>
        </w:numPr>
      </w:pPr>
      <w:r>
        <w:lastRenderedPageBreak/>
        <w:t xml:space="preserve">You open a new channel using </w:t>
      </w:r>
      <w:r w:rsidR="00B4033B">
        <w:t>a</w:t>
      </w:r>
      <w:r>
        <w:t>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17E79167" w:rsidR="00EA1736" w:rsidRDefault="00EA1736" w:rsidP="00C6331A">
      <w:r>
        <w:t xml:space="preserve">This scheme is completely effective against eavesdropping.  But, what happens if someone eavesdrops the original public key?  That is </w:t>
      </w:r>
      <w:r w:rsidR="0085410D">
        <w:t>OK because they won</w:t>
      </w:r>
      <w:r w:rsidR="004C32A8">
        <w:t>'</w:t>
      </w:r>
      <w:r w:rsidR="0085410D">
        <w:t xml:space="preserve">t have the </w:t>
      </w:r>
      <w:r>
        <w:t>server</w:t>
      </w:r>
      <w:r w:rsidR="004C32A8">
        <w:t>'</w:t>
      </w:r>
      <w:r w:rsidR="0085410D">
        <w:t>s private key</w:t>
      </w:r>
      <w:r>
        <w:t xml:space="preserve"> required to decrypt the symmetric key.  So, what</w:t>
      </w:r>
      <w:r w:rsidR="004C32A8">
        <w:t>'</w:t>
      </w:r>
      <w:r>
        <w:t>s the hitch?  What this scheme doesn</w:t>
      </w:r>
      <w:r w:rsidR="004C32A8">
        <w:t>'</w:t>
      </w:r>
      <w:r>
        <w:t xml:space="preserve">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0D1D412D" w:rsidR="00EA1736" w:rsidRDefault="00EA1736" w:rsidP="00C6331A">
      <w:pPr>
        <w:pStyle w:val="ListParagraph"/>
        <w:numPr>
          <w:ilvl w:val="0"/>
          <w:numId w:val="28"/>
        </w:numPr>
      </w:pPr>
      <w:r>
        <w:t>The Client creates a random symmetric key, encrypts it with the MIM Public key (which it thinks is really the Server</w:t>
      </w:r>
      <w:r w:rsidR="004C32A8">
        <w:t>'</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36D25384" w:rsidR="00EA1736" w:rsidRDefault="00EA1736" w:rsidP="00C6331A">
      <w:pPr>
        <w:pStyle w:val="ListParagraph"/>
        <w:numPr>
          <w:ilvl w:val="0"/>
          <w:numId w:val="5"/>
        </w:numPr>
      </w:pPr>
      <w:r>
        <w:t>The MIM unencrypts the symmetric key, then re-encrypts using the Server</w:t>
      </w:r>
      <w:r w:rsidR="004C32A8">
        <w:t>'</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0FEB800" w14:textId="7BE1480E" w:rsidR="000D47C7" w:rsidRDefault="000D47C7" w:rsidP="00C6331A">
      <w:del w:id="12" w:author="Greg Landry" w:date="2019-02-06T15:18:00Z">
        <w:r w:rsidDel="002F04D2">
          <w:rPr>
            <w:noProof/>
          </w:rPr>
          <w:lastRenderedPageBreak/>
          <w:drawing>
            <wp:inline distT="0" distB="0" distL="0" distR="0" wp14:anchorId="6EC8AB00" wp14:editId="0F6B1B04">
              <wp:extent cx="5808865" cy="25042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7036" cy="2507794"/>
                      </a:xfrm>
                      <a:prstGeom prst="rect">
                        <a:avLst/>
                      </a:prstGeom>
                      <a:noFill/>
                    </pic:spPr>
                  </pic:pic>
                </a:graphicData>
              </a:graphic>
            </wp:inline>
          </w:drawing>
        </w:r>
      </w:del>
      <w:ins w:id="13" w:author="Greg Landry" w:date="2019-02-06T15:23:00Z">
        <w:r w:rsidR="002F04D2" w:rsidRPr="002F04D2">
          <w:rPr>
            <w:noProof/>
          </w:rPr>
          <w:drawing>
            <wp:inline distT="0" distB="0" distL="0" distR="0" wp14:anchorId="0C96456A" wp14:editId="0CB107A2">
              <wp:extent cx="5943600" cy="2566035"/>
              <wp:effectExtent l="0" t="0" r="0" b="571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6035"/>
                      </a:xfrm>
                      <a:prstGeom prst="rect">
                        <a:avLst/>
                      </a:prstGeom>
                    </pic:spPr>
                  </pic:pic>
                </a:graphicData>
              </a:graphic>
            </wp:inline>
          </w:drawing>
        </w:r>
      </w:ins>
    </w:p>
    <w:p w14:paraId="48F9F7D7" w14:textId="219DE248" w:rsidR="00EA1736" w:rsidRDefault="00EA1736" w:rsidP="00C6331A">
      <w:r>
        <w:t>Once the MIM is in the middle it can read all the traffic.  You are only vulnerable to this attack if the MIM gets in the middle on the first transaction.  After that, things are secure.</w:t>
      </w:r>
    </w:p>
    <w:p w14:paraId="38A5C6A7" w14:textId="5D19A38C" w:rsidR="00EA1736" w:rsidRDefault="00EA1736" w:rsidP="00C6331A">
      <w:r>
        <w:t xml:space="preserve">However, the MIM can easily happen if someone gets control of an intermediate connection point in the network e.g. a Wi-Fi Access Point.  There is only one good way to protect against MIM attacks, specifically by using a </w:t>
      </w:r>
      <w:hyperlink r:id="rId15" w:history="1">
        <w:r w:rsidRPr="00A224D8">
          <w:rPr>
            <w:rStyle w:val="Hyperlink"/>
          </w:rPr>
          <w:t>Certificate Authority</w:t>
        </w:r>
      </w:hyperlink>
      <w:r>
        <w:t xml:space="preserve"> (CA).  There are Root CAs as well as Intermediate CAs, which we will discuss in a minute. The process works as follows:  </w:t>
      </w:r>
    </w:p>
    <w:p w14:paraId="4AC2BC73" w14:textId="25027C0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w:t>
      </w:r>
      <w:r w:rsidR="004C32A8">
        <w:t>"</w:t>
      </w:r>
      <w:r>
        <w:t>chain of trust</w:t>
      </w:r>
      <w:r w:rsidR="004C32A8">
        <w:t>"</w:t>
      </w:r>
      <w:r>
        <w:t xml:space="preserve"> starting from the root certificate, to </w:t>
      </w:r>
      <w:proofErr w:type="spellStart"/>
      <w:r w:rsidR="00C968E6">
        <w:t>on</w:t>
      </w:r>
      <w:proofErr w:type="spellEnd"/>
      <w:r w:rsidR="00C968E6">
        <w:t xml:space="preserve"> or more </w:t>
      </w:r>
      <w:r>
        <w:t>intermediate</w:t>
      </w:r>
      <w:r w:rsidR="00C968E6">
        <w:t>s</w:t>
      </w:r>
      <w:r>
        <w:t xml:space="preserve"> and finally to the server. If you recognize either </w:t>
      </w:r>
      <w:r w:rsidR="00C968E6">
        <w:t>an</w:t>
      </w:r>
      <w:r>
        <w:t xml:space="preserve"> Intermediate CA Public Key or the Root CA Public </w:t>
      </w:r>
      <w:proofErr w:type="gramStart"/>
      <w:r>
        <w:t>Key</w:t>
      </w:r>
      <w:proofErr w:type="gramEnd"/>
      <w:r>
        <w:t xml:space="preserve"> then you have validated the connection.  This morning when I looked at the certificates on my Mac there were 179 built in, valid Root certificates.</w:t>
      </w:r>
    </w:p>
    <w:p w14:paraId="2BC46211" w14:textId="08D7E350" w:rsidR="00EA1736" w:rsidRDefault="00EA1736" w:rsidP="00C6331A">
      <w:r>
        <w:t xml:space="preserve">The last question is, </w:t>
      </w:r>
      <w:r w:rsidR="004C32A8">
        <w:t>"</w:t>
      </w:r>
      <w:r>
        <w:t>How do you know that the Certificate has not been tampered with?</w:t>
      </w:r>
      <w:r w:rsidR="004C32A8">
        <w:t>"</w:t>
      </w:r>
      <w:r>
        <w:t xml:space="preserve">  The answer is that the CA provides you with a </w:t>
      </w:r>
      <w:r w:rsidR="004C32A8">
        <w:t>"</w:t>
      </w:r>
      <w:r>
        <w:t>signed</w:t>
      </w:r>
      <w:r w:rsidR="004C32A8">
        <w:t>"</w:t>
      </w:r>
      <w:r>
        <w:t xml:space="preserve"> certificate. The process of signing uses an encrypted </w:t>
      </w:r>
      <w:hyperlink r:id="rId16" w:history="1">
        <w:r w:rsidRPr="00B76A89">
          <w:rPr>
            <w:rStyle w:val="Hyperlink"/>
          </w:rPr>
          <w:t>Cryptographic Hash</w:t>
        </w:r>
      </w:hyperlink>
      <w:r>
        <w:t xml:space="preserve"> which is essentially a fancy checksum.  With a simple checksum you just add up </w:t>
      </w:r>
      <w:proofErr w:type="gramStart"/>
      <w:r>
        <w:t>all of</w:t>
      </w:r>
      <w:proofErr w:type="gramEnd"/>
      <w:r>
        <w:t xml:space="preserve">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17" w:history="1">
        <w:r w:rsidRPr="00794699">
          <w:rPr>
            <w:rStyle w:val="Hyperlink"/>
          </w:rPr>
          <w:t>Secure Hash Algorithm (SHA)</w:t>
        </w:r>
      </w:hyperlink>
      <w:r>
        <w:t xml:space="preserve"> and </w:t>
      </w:r>
      <w:hyperlink r:id="rId18"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w:t>
      </w:r>
      <w:r w:rsidR="004C32A8">
        <w:t>"</w:t>
      </w:r>
      <w:r>
        <w:t>Signature</w:t>
      </w:r>
      <w:r w:rsidR="004C32A8">
        <w:t>"</w:t>
      </w:r>
      <w:r>
        <w:t xml:space="preserve"> for the certificate.</w:t>
      </w:r>
    </w:p>
    <w:p w14:paraId="27F2FB4C" w14:textId="0D05690B" w:rsidR="00EA1736" w:rsidRDefault="00EA1736" w:rsidP="00C6331A">
      <w:r>
        <w:t>Let</w:t>
      </w:r>
      <w:r w:rsidR="004C32A8">
        <w:t>'</w:t>
      </w:r>
      <w:r>
        <w: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lastRenderedPageBreak/>
        <w:t>The CA will take its public key and your public key and will hash them to create a Digest</w:t>
      </w:r>
    </w:p>
    <w:p w14:paraId="59739EE7" w14:textId="1F49F9E4" w:rsidR="00EA1736" w:rsidRDefault="00EA1736" w:rsidP="00C6331A">
      <w:pPr>
        <w:pStyle w:val="ListParagraph"/>
        <w:numPr>
          <w:ilvl w:val="0"/>
          <w:numId w:val="27"/>
        </w:numPr>
      </w:pPr>
      <w:r>
        <w:t xml:space="preserve">The CA then encrypts the Digest with its </w:t>
      </w:r>
      <w:r w:rsidRPr="00E21F47">
        <w:rPr>
          <w:u w:val="single"/>
        </w:rPr>
        <w:t>private</w:t>
      </w:r>
      <w:r>
        <w:t xml:space="preserve"> key. The result is the signature. Because the CA is using its private key, it is the only one capable of creating that particular </w:t>
      </w:r>
      <w:proofErr w:type="gramStart"/>
      <w:r>
        <w:t>encryption</w:t>
      </w:r>
      <w:proofErr w:type="gramEnd"/>
      <w:r>
        <w:t xml:space="preserve"> but </w:t>
      </w:r>
      <w:r w:rsidRPr="00E21F47">
        <w:rPr>
          <w:u w:val="single"/>
        </w:rPr>
        <w:t>anyone</w:t>
      </w:r>
      <w:r>
        <w:t xml:space="preserve"> can decrypt it (using the CA</w:t>
      </w:r>
      <w:r w:rsidR="004C32A8">
        <w:t>'</w:t>
      </w:r>
      <w:r>
        <w:t>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2E10C6C0" w:rsidR="00EA1736" w:rsidRDefault="00EA1736" w:rsidP="00C6331A">
      <w:r>
        <w:t xml:space="preserve">Note that this process can be done hierarchically to create a chain of signed certificates. That is, the server gets its identity validated by an intermediate authority who, in turn, gets its identity validated by a </w:t>
      </w:r>
      <w:r w:rsidR="004C32A8">
        <w:t>"</w:t>
      </w:r>
      <w:r>
        <w:t>higher</w:t>
      </w:r>
      <w:r w:rsidR="004C32A8">
        <w:t>"</w:t>
      </w:r>
      <w:r>
        <w:t xml:space="preserve">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66279B8E" w:rsidR="00EA1736" w:rsidRDefault="00EA1736" w:rsidP="00C6331A">
      <w:pPr>
        <w:pStyle w:val="ListParagraph"/>
        <w:numPr>
          <w:ilvl w:val="0"/>
          <w:numId w:val="25"/>
        </w:numPr>
      </w:pPr>
      <w:r>
        <w:t>Unencrypt the signature from the certificate using the CA</w:t>
      </w:r>
      <w:r w:rsidR="004C32A8">
        <w:t>'</w:t>
      </w:r>
      <w:r>
        <w:t xml:space="preserve">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 xml:space="preserve">Compare your calculated digest with the unencrypted digest. If they </w:t>
      </w:r>
      <w:proofErr w:type="gramStart"/>
      <w:r>
        <w:t>match</w:t>
      </w:r>
      <w:proofErr w:type="gramEnd"/>
      <w:r>
        <w:t xml:space="preserve"> then nothing has been changed (the certificate has not been tampered with).</w:t>
      </w:r>
    </w:p>
    <w:p w14:paraId="535F4B30" w14:textId="23A820F4" w:rsidR="00EA1736" w:rsidRDefault="00EA1736" w:rsidP="00C6331A">
      <w:pPr>
        <w:pStyle w:val="ListParagraph"/>
        <w:numPr>
          <w:ilvl w:val="0"/>
          <w:numId w:val="25"/>
        </w:numPr>
      </w:pPr>
      <w:r>
        <w:t>Compare the CA</w:t>
      </w:r>
      <w:r w:rsidR="004C32A8">
        <w:t>'</w:t>
      </w:r>
      <w:r>
        <w:t xml:space="preserve">s public key (from the certificate) against your known list (built into your firmware). If you recognize the </w:t>
      </w:r>
      <w:proofErr w:type="gramStart"/>
      <w:r>
        <w:t>key</w:t>
      </w:r>
      <w:proofErr w:type="gramEnd"/>
      <w:r>
        <w:t xml:space="preserve"> then you assume that the CA has </w:t>
      </w:r>
      <w:r w:rsidR="004C32A8">
        <w:t>"</w:t>
      </w:r>
      <w:r>
        <w:t>signed</w:t>
      </w:r>
      <w:r w:rsidR="004C32A8">
        <w:t>"</w:t>
      </w:r>
      <w:r>
        <w:t xml:space="preserve"> for the server you are talking to and that it can be trusted.</w:t>
      </w:r>
    </w:p>
    <w:p w14:paraId="09D464A8" w14:textId="4FB22AE4" w:rsidR="00EA1736" w:rsidRDefault="00EA1736" w:rsidP="00C6331A">
      <w:pPr>
        <w:keepNext/>
      </w:pPr>
      <w:r>
        <w:t>The server</w:t>
      </w:r>
      <w:r w:rsidR="004C32A8">
        <w:t>'</w:t>
      </w:r>
      <w:r>
        <w:t>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9145"/>
                    </a:xfrm>
                    <a:prstGeom prst="rect">
                      <a:avLst/>
                    </a:prstGeom>
                  </pic:spPr>
                </pic:pic>
              </a:graphicData>
            </a:graphic>
          </wp:inline>
        </w:drawing>
      </w:r>
      <w:r w:rsidRPr="00636BCE" w:rsidDel="00636BCE">
        <w:t xml:space="preserve"> </w:t>
      </w:r>
    </w:p>
    <w:p w14:paraId="76CD6E5C" w14:textId="77777777" w:rsidR="00EA1736" w:rsidRDefault="00EA1736" w:rsidP="0093055C">
      <w:pPr>
        <w:pStyle w:val="Heading1"/>
      </w:pPr>
      <w:bookmarkStart w:id="14" w:name="_Toc521412402"/>
      <w:r>
        <w:lastRenderedPageBreak/>
        <w:t>X.509 Certificates</w:t>
      </w:r>
      <w:bookmarkEnd w:id="14"/>
    </w:p>
    <w:p w14:paraId="420FA58D" w14:textId="5E96D147" w:rsidR="00EA1736" w:rsidRDefault="00EA1736" w:rsidP="0093055C">
      <w:pPr>
        <w:pStyle w:val="Heading2"/>
      </w:pPr>
      <w:bookmarkStart w:id="15" w:name="_Toc521412403"/>
      <w:r>
        <w:t>Basics</w:t>
      </w:r>
      <w:bookmarkEnd w:id="15"/>
    </w:p>
    <w:p w14:paraId="6D4EDBE0" w14:textId="1B05F431"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w:t>
      </w:r>
      <w:r w:rsidR="004C32A8">
        <w:t>"</w:t>
      </w:r>
      <w:r>
        <w:t>DER</w:t>
      </w:r>
      <w:r w:rsidR="004C32A8">
        <w:t>"</w:t>
      </w:r>
      <w:r>
        <w:t xml:space="preserve"> which is a binary format, and </w:t>
      </w:r>
      <w:r w:rsidR="004C32A8">
        <w:t>"</w:t>
      </w:r>
      <w:r>
        <w:t>PEM</w:t>
      </w:r>
      <w:r w:rsidR="004C32A8">
        <w:t>"</w:t>
      </w:r>
      <w:r>
        <w:t xml:space="preserve"> which is an ASCII format (and is the one that WICED uses).    </w:t>
      </w:r>
    </w:p>
    <w:p w14:paraId="05560F6C" w14:textId="3B20B2D8" w:rsidR="00EA1736" w:rsidRDefault="00EA1736" w:rsidP="00C6331A">
      <w:r>
        <w:t>In WICED it is optional for a client to verify the certificate</w:t>
      </w:r>
      <w:r w:rsidR="0097481C">
        <w:t xml:space="preserve"> – if you don</w:t>
      </w:r>
      <w:r w:rsidR="004C32A8">
        <w:t>'</w:t>
      </w:r>
      <w:r w:rsidR="0097481C">
        <w:t>t verify the certificate, then you are susceptible to MIM attacks</w:t>
      </w:r>
      <w:r>
        <w:t>.  You can register the server</w:t>
      </w:r>
      <w:r w:rsidR="004C32A8">
        <w:t>'</w:t>
      </w:r>
      <w:r>
        <w:t>s CA</w:t>
      </w:r>
      <w:r w:rsidR="004C32A8">
        <w:t>'</w:t>
      </w:r>
      <w:r>
        <w:t xml:space="preserve">s by calling </w:t>
      </w:r>
      <w:proofErr w:type="spellStart"/>
      <w:r>
        <w:t>wiced_tls_init_root_ca_certificates</w:t>
      </w:r>
      <w:proofErr w:type="spellEnd"/>
      <w:r>
        <w:t>.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07D67073">
            <wp:extent cx="3324921" cy="28968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4165" cy="2904873"/>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0CCC7AD1" w:rsidR="00EA1736" w:rsidRDefault="00EA1736" w:rsidP="00C6331A">
      <w:pPr>
        <w:pStyle w:val="ListParagraph"/>
        <w:numPr>
          <w:ilvl w:val="0"/>
          <w:numId w:val="22"/>
        </w:numPr>
      </w:pPr>
      <w:r>
        <w:t>The site</w:t>
      </w:r>
      <w:r w:rsidR="004C32A8">
        <w:t>'</w:t>
      </w:r>
      <w:r>
        <w:t>s public key</w:t>
      </w:r>
    </w:p>
    <w:p w14:paraId="1064A330" w14:textId="0D2508B2" w:rsidR="00EA1736" w:rsidRDefault="0097481C" w:rsidP="00C6331A">
      <w:pPr>
        <w:pStyle w:val="ListParagraph"/>
        <w:numPr>
          <w:ilvl w:val="0"/>
          <w:numId w:val="22"/>
        </w:numPr>
      </w:pPr>
      <w:r>
        <w:t>One or more</w:t>
      </w:r>
      <w:r w:rsidR="00EA1736">
        <w:t xml:space="preserve"> intermediate authority</w:t>
      </w:r>
      <w:r w:rsidR="004C32A8">
        <w:t>'</w:t>
      </w:r>
      <w:r w:rsidR="00EA1736">
        <w:t>s public key</w:t>
      </w:r>
    </w:p>
    <w:p w14:paraId="7FD51936" w14:textId="70E36706" w:rsidR="00EA1736" w:rsidRDefault="00EA1736" w:rsidP="00C6331A">
      <w:pPr>
        <w:pStyle w:val="ListParagraph"/>
        <w:numPr>
          <w:ilvl w:val="0"/>
          <w:numId w:val="22"/>
        </w:numPr>
      </w:pPr>
      <w:r>
        <w:t>The root authority</w:t>
      </w:r>
      <w:r w:rsidR="004C32A8">
        <w:t>'</w:t>
      </w:r>
      <w:r>
        <w:t>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0BB9C963" w14:textId="17230E5D" w:rsidR="00EA1736" w:rsidRPr="005E08F8" w:rsidRDefault="00EA1736" w:rsidP="00C6331A">
      <w:pPr>
        <w:pStyle w:val="ListParagraph"/>
        <w:numPr>
          <w:ilvl w:val="0"/>
          <w:numId w:val="22"/>
        </w:numPr>
      </w:pPr>
      <w:r>
        <w:t>One or more secure signatures that let you verify the authenticity of the message</w:t>
      </w:r>
      <w:r>
        <w:br w:type="page"/>
      </w:r>
    </w:p>
    <w:p w14:paraId="716F9C26" w14:textId="77777777" w:rsidR="00EA1736" w:rsidRDefault="00EA1736" w:rsidP="0093055C">
      <w:pPr>
        <w:pStyle w:val="Heading2"/>
      </w:pPr>
      <w:bookmarkStart w:id="16" w:name="_Toc521412404"/>
      <w:r>
        <w:lastRenderedPageBreak/>
        <w:t>Downloading Certificates</w:t>
      </w:r>
      <w:bookmarkEnd w:id="16"/>
    </w:p>
    <w:p w14:paraId="61C65F0E" w14:textId="5D382750"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1"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4E490B31" w:rsidR="00EA1736" w:rsidRDefault="00EA1736" w:rsidP="00C6331A">
      <w:r>
        <w:t>In Chrome, navigate to the site you are interested in (</w:t>
      </w:r>
      <w:hyperlink r:id="rId22" w:history="1">
        <w:r w:rsidRPr="00F039A9">
          <w:rPr>
            <w:rStyle w:val="Hyperlink"/>
          </w:rPr>
          <w:t>https://httpbin.org</w:t>
        </w:r>
      </w:hyperlink>
      <w:r>
        <w:t>), and then follow these steps to download the certificate:</w:t>
      </w:r>
    </w:p>
    <w:p w14:paraId="68976E5E" w14:textId="05B8964C" w:rsidR="00EA1736" w:rsidRDefault="00EA1736" w:rsidP="00C6331A">
      <w:pPr>
        <w:pStyle w:val="ListParagraph"/>
        <w:keepNext/>
        <w:numPr>
          <w:ilvl w:val="0"/>
          <w:numId w:val="23"/>
        </w:numPr>
      </w:pPr>
      <w:r>
        <w:t xml:space="preserve">On the upper right corner, click the three dots and select </w:t>
      </w:r>
      <w:r w:rsidR="004C32A8">
        <w:t>"</w:t>
      </w:r>
      <w:r>
        <w:t>More Tools -&gt; Developer Tools</w:t>
      </w:r>
      <w:r w:rsidR="004C32A8">
        <w:t>"</w:t>
      </w:r>
      <w:r>
        <w:t>.</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23936"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2CC398" id="Rectangle: Rounded Corners 16" o:spid="_x0000_s1026" style="position:absolute;margin-left:447pt;margin-top:21.55pt;width:18.75pt;height:15.5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678DFE75" w:rsidR="00EA1736" w:rsidRDefault="00EA1736" w:rsidP="00C6331A">
      <w:pPr>
        <w:pStyle w:val="ListParagraph"/>
        <w:keepNext/>
        <w:numPr>
          <w:ilvl w:val="0"/>
          <w:numId w:val="23"/>
        </w:numPr>
      </w:pPr>
      <w:r>
        <w:t>Click on</w:t>
      </w:r>
      <w:ins w:id="17" w:author="Greg Landry" w:date="2019-02-06T15:24:00Z">
        <w:r w:rsidR="002F04D2">
          <w:t xml:space="preserve"> the "Security" tab and then on</w:t>
        </w:r>
      </w:ins>
      <w:r>
        <w:t xml:space="preserve"> </w:t>
      </w:r>
      <w:r w:rsidR="004C32A8">
        <w:t>"</w:t>
      </w:r>
      <w:r>
        <w:t>View certificate</w:t>
      </w:r>
      <w:r w:rsidR="004C32A8">
        <w:t>"</w:t>
      </w:r>
      <w:r>
        <w:t>.</w:t>
      </w:r>
    </w:p>
    <w:p w14:paraId="7F28B6A5" w14:textId="323F2BC2" w:rsidR="00EA1736" w:rsidRDefault="003F5035" w:rsidP="00C6331A">
      <w:pPr>
        <w:pStyle w:val="ListParagraph"/>
        <w:jc w:val="center"/>
      </w:pPr>
      <w:ins w:id="18" w:author="Greg Landry" w:date="2019-02-06T15:24:00Z">
        <w:r>
          <w:rPr>
            <w:noProof/>
          </w:rPr>
          <mc:AlternateContent>
            <mc:Choice Requires="wps">
              <w:drawing>
                <wp:anchor distT="0" distB="0" distL="114300" distR="114300" simplePos="0" relativeHeight="251696640" behindDoc="0" locked="0" layoutInCell="1" allowOverlap="1" wp14:anchorId="3C7E78A9" wp14:editId="512CC7C9">
                  <wp:simplePos x="0" y="0"/>
                  <wp:positionH relativeFrom="column">
                    <wp:posOffset>4908550</wp:posOffset>
                  </wp:positionH>
                  <wp:positionV relativeFrom="paragraph">
                    <wp:posOffset>502285</wp:posOffset>
                  </wp:positionV>
                  <wp:extent cx="361950" cy="152400"/>
                  <wp:effectExtent l="19050" t="19050" r="19050" b="19050"/>
                  <wp:wrapNone/>
                  <wp:docPr id="518" name="Rectangle: Rounded Corners 518"/>
                  <wp:cNvGraphicFramePr/>
                  <a:graphic xmlns:a="http://schemas.openxmlformats.org/drawingml/2006/main">
                    <a:graphicData uri="http://schemas.microsoft.com/office/word/2010/wordprocessingShape">
                      <wps:wsp>
                        <wps:cNvSpPr/>
                        <wps:spPr>
                          <a:xfrm>
                            <a:off x="0" y="0"/>
                            <a:ext cx="361950" cy="1524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FE224D" id="Rectangle: Rounded Corners 518" o:spid="_x0000_s1026" style="position:absolute;margin-left:386.5pt;margin-top:39.55pt;width:28.5pt;height:12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" filled="f" strokecolor="red" strokeweight="3pt">
                  <v:stroke joinstyle="miter"/>
                </v:roundrect>
              </w:pict>
            </mc:Fallback>
          </mc:AlternateContent>
        </w:r>
      </w:ins>
      <w:r w:rsidR="00EA1736">
        <w:rPr>
          <w:noProof/>
        </w:rPr>
        <mc:AlternateContent>
          <mc:Choice Requires="wps">
            <w:drawing>
              <wp:anchor distT="0" distB="0" distL="114300" distR="114300" simplePos="0" relativeHeight="251628032"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93FEC6" id="Rectangle: Rounded Corners 17" o:spid="_x0000_s1026" style="position:absolute;margin-left:408pt;margin-top:132.85pt;width:42pt;height:14.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sidR="00EA1736">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633F3C8D" w:rsidR="00EA1736" w:rsidRDefault="00EA1736" w:rsidP="00C6331A">
      <w:pPr>
        <w:pStyle w:val="ListParagraph"/>
        <w:keepNext/>
        <w:numPr>
          <w:ilvl w:val="0"/>
          <w:numId w:val="23"/>
        </w:numPr>
      </w:pPr>
      <w:r>
        <w:t xml:space="preserve">Click on the </w:t>
      </w:r>
      <w:r w:rsidR="004C32A8">
        <w:t>"</w:t>
      </w:r>
      <w:r>
        <w:t>Certification Path</w:t>
      </w:r>
      <w:r w:rsidR="004C32A8">
        <w:t>"</w:t>
      </w:r>
      <w:r>
        <w:t xml:space="preserve"> tab.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25"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w:t>
      </w:r>
      <w:r w:rsidR="004C32A8">
        <w:t>"</w:t>
      </w:r>
      <w:r>
        <w:t>View Certificate</w:t>
      </w:r>
      <w:r w:rsidR="004C32A8">
        <w:t>"</w:t>
      </w:r>
      <w:r>
        <w:t xml:space="preserve"> so that you are looking at (and saving) the signed certificate.</w:t>
      </w:r>
      <w:r w:rsidR="003546A3">
        <w:t xml:space="preserve"> </w:t>
      </w:r>
      <w:r w:rsidR="00664C03" w:rsidRPr="00664C03">
        <w:rPr>
          <w:u w:val="single"/>
        </w:rPr>
        <w:t>It</w:t>
      </w:r>
      <w:r w:rsidR="003546A3" w:rsidRPr="00664C03">
        <w:rPr>
          <w:u w:val="single"/>
        </w:rPr>
        <w:t xml:space="preserve"> is recommended to get the root certificate rather than the </w:t>
      </w:r>
      <w:r w:rsidR="003546A3" w:rsidRPr="00664C03">
        <w:rPr>
          <w:u w:val="single"/>
        </w:rPr>
        <w:lastRenderedPageBreak/>
        <w:t xml:space="preserve">intermediate since it will be valid for a longer </w:t>
      </w:r>
      <w:proofErr w:type="gramStart"/>
      <w:r w:rsidR="003546A3" w:rsidRPr="00664C03">
        <w:rPr>
          <w:u w:val="single"/>
        </w:rPr>
        <w:t>period of time</w:t>
      </w:r>
      <w:proofErr w:type="gramEnd"/>
      <w:r w:rsidR="003546A3" w:rsidRPr="00664C03">
        <w:rPr>
          <w:u w:val="single"/>
        </w:rPr>
        <w:t xml:space="preserve"> and it will validate more connections than the intermediate</w:t>
      </w:r>
      <w:r w:rsidR="00664C03" w:rsidRPr="00664C03">
        <w:rPr>
          <w:u w:val="single"/>
        </w:rPr>
        <w:t xml:space="preserve"> certificate</w:t>
      </w:r>
      <w:r w:rsidR="003546A3">
        <w:t>.</w:t>
      </w:r>
    </w:p>
    <w:p w14:paraId="652999DF" w14:textId="77777777" w:rsidR="00664C03" w:rsidRDefault="00664C03" w:rsidP="00664C03">
      <w:pPr>
        <w:pStyle w:val="ListParagraph"/>
        <w:keepNext/>
      </w:pPr>
    </w:p>
    <w:p w14:paraId="4A1C29F6" w14:textId="78A779A5" w:rsidR="00EA1736" w:rsidRDefault="00664C03" w:rsidP="00C6331A">
      <w:pPr>
        <w:pStyle w:val="ListParagraph"/>
        <w:keepNext/>
        <w:jc w:val="center"/>
      </w:pPr>
      <w:r>
        <w:rPr>
          <w:noProof/>
        </w:rPr>
        <mc:AlternateContent>
          <mc:Choice Requires="wps">
            <w:drawing>
              <wp:anchor distT="0" distB="0" distL="114300" distR="114300" simplePos="0" relativeHeight="251674112" behindDoc="0" locked="0" layoutInCell="1" allowOverlap="1" wp14:anchorId="405B70B5" wp14:editId="07930405">
                <wp:simplePos x="0" y="0"/>
                <wp:positionH relativeFrom="column">
                  <wp:posOffset>3631721</wp:posOffset>
                </wp:positionH>
                <wp:positionV relativeFrom="paragraph">
                  <wp:posOffset>2170705</wp:posOffset>
                </wp:positionV>
                <wp:extent cx="810883" cy="215157"/>
                <wp:effectExtent l="19050" t="19050" r="27940" b="13970"/>
                <wp:wrapNone/>
                <wp:docPr id="35" name="Rectangle: Rounded Corners 35"/>
                <wp:cNvGraphicFramePr/>
                <a:graphic xmlns:a="http://schemas.openxmlformats.org/drawingml/2006/main">
                  <a:graphicData uri="http://schemas.microsoft.com/office/word/2010/wordprocessingShape">
                    <wps:wsp>
                      <wps:cNvSpPr/>
                      <wps:spPr>
                        <a:xfrm>
                          <a:off x="0" y="0"/>
                          <a:ext cx="810883" cy="2151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ACD88" id="Rectangle: Rounded Corners 35" o:spid="_x0000_s1026" style="position:absolute;margin-left:285.95pt;margin-top:170.9pt;width:63.85pt;height:16.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60800" behindDoc="0" locked="0" layoutInCell="1" allowOverlap="1" wp14:anchorId="0325265B" wp14:editId="439E7BA1">
                <wp:simplePos x="0" y="0"/>
                <wp:positionH relativeFrom="column">
                  <wp:posOffset>2448931</wp:posOffset>
                </wp:positionH>
                <wp:positionV relativeFrom="paragraph">
                  <wp:posOffset>223520</wp:posOffset>
                </wp:positionV>
                <wp:extent cx="715645" cy="168910"/>
                <wp:effectExtent l="19050" t="19050" r="27305" b="21590"/>
                <wp:wrapNone/>
                <wp:docPr id="19" name="Rectangle: Rounded Corners 19"/>
                <wp:cNvGraphicFramePr/>
                <a:graphic xmlns:a="http://schemas.openxmlformats.org/drawingml/2006/main">
                  <a:graphicData uri="http://schemas.microsoft.com/office/word/2010/wordprocessingShape">
                    <wps:wsp>
                      <wps:cNvSpPr/>
                      <wps:spPr>
                        <a:xfrm>
                          <a:off x="0" y="0"/>
                          <a:ext cx="715645" cy="16891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5E71D" id="Rectangle: Rounded Corners 19" o:spid="_x0000_s1026" style="position:absolute;margin-left:192.85pt;margin-top:17.6pt;width:56.35pt;height:13.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8208" behindDoc="0" locked="0" layoutInCell="1" allowOverlap="1" wp14:anchorId="05794453" wp14:editId="4BF29D63">
                <wp:simplePos x="0" y="0"/>
                <wp:positionH relativeFrom="column">
                  <wp:posOffset>1940943</wp:posOffset>
                </wp:positionH>
                <wp:positionV relativeFrom="paragraph">
                  <wp:posOffset>592072</wp:posOffset>
                </wp:positionV>
                <wp:extent cx="845389" cy="160020"/>
                <wp:effectExtent l="19050" t="19050" r="12065" b="11430"/>
                <wp:wrapNone/>
                <wp:docPr id="37" name="Rectangle: Rounded Corners 37"/>
                <wp:cNvGraphicFramePr/>
                <a:graphic xmlns:a="http://schemas.openxmlformats.org/drawingml/2006/main">
                  <a:graphicData uri="http://schemas.microsoft.com/office/word/2010/wordprocessingShape">
                    <wps:wsp>
                      <wps:cNvSpPr/>
                      <wps:spPr>
                        <a:xfrm>
                          <a:off x="0" y="0"/>
                          <a:ext cx="845389" cy="1600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D9CF0" id="Rectangle: Rounded Corners 37" o:spid="_x0000_s1026" style="position:absolute;margin-left:152.85pt;margin-top:46.6pt;width:66.55pt;height:12.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" filled="f" strokecolor="red" strokeweight="3pt">
                <v:stroke joinstyle="miter"/>
              </v:roundrect>
            </w:pict>
          </mc:Fallback>
        </mc:AlternateContent>
      </w:r>
      <w:r>
        <w:rPr>
          <w:noProof/>
        </w:rPr>
        <w:drawing>
          <wp:inline distT="0" distB="0" distL="0" distR="0" wp14:anchorId="030E5EE3" wp14:editId="14C9B418">
            <wp:extent cx="2880360" cy="24871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1473"/>
                    <a:stretch/>
                  </pic:blipFill>
                  <pic:spPr bwMode="auto">
                    <a:xfrm>
                      <a:off x="0" y="0"/>
                      <a:ext cx="2880360" cy="2487168"/>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6D20FBBC" w:rsidR="00EA1736" w:rsidRDefault="00EA1736" w:rsidP="00C6331A">
      <w:pPr>
        <w:pStyle w:val="ListParagraph"/>
        <w:keepNext/>
        <w:numPr>
          <w:ilvl w:val="0"/>
          <w:numId w:val="23"/>
        </w:numPr>
      </w:pPr>
      <w:r>
        <w:t xml:space="preserve">You will now have another window open showing information for the signed certificate. Click on the </w:t>
      </w:r>
      <w:r w:rsidR="004C32A8">
        <w:t>"</w:t>
      </w:r>
      <w:r>
        <w:t>Details</w:t>
      </w:r>
      <w:r w:rsidR="004C32A8">
        <w:t>"</w:t>
      </w:r>
      <w:r>
        <w:t xml:space="preserve"> tab and then on </w:t>
      </w:r>
      <w:r w:rsidR="004C32A8">
        <w:t>"</w:t>
      </w:r>
      <w:r>
        <w:t>Copy to File…</w:t>
      </w:r>
      <w:r w:rsidR="004C32A8">
        <w:t>"</w:t>
      </w:r>
      <w:r>
        <w:t xml:space="preserve"> to open the Certificate Export Wizard.</w:t>
      </w:r>
    </w:p>
    <w:p w14:paraId="2E49B2F3" w14:textId="3D5EDC1C" w:rsidR="00EA1736" w:rsidRDefault="00664C03" w:rsidP="00C6331A">
      <w:pPr>
        <w:jc w:val="center"/>
      </w:pPr>
      <w:r>
        <w:rPr>
          <w:noProof/>
        </w:rPr>
        <mc:AlternateContent>
          <mc:Choice Requires="wps">
            <w:drawing>
              <wp:anchor distT="0" distB="0" distL="114300" distR="114300" simplePos="0" relativeHeight="251668992" behindDoc="0" locked="0" layoutInCell="1" allowOverlap="1" wp14:anchorId="5A0D9FFE" wp14:editId="6AD432F3">
                <wp:simplePos x="0" y="0"/>
                <wp:positionH relativeFrom="column">
                  <wp:posOffset>3519577</wp:posOffset>
                </wp:positionH>
                <wp:positionV relativeFrom="paragraph">
                  <wp:posOffset>2881666</wp:posOffset>
                </wp:positionV>
                <wp:extent cx="741872" cy="186426"/>
                <wp:effectExtent l="19050" t="19050" r="20320" b="23495"/>
                <wp:wrapNone/>
                <wp:docPr id="26" name="Rectangle: Rounded Corners 26"/>
                <wp:cNvGraphicFramePr/>
                <a:graphic xmlns:a="http://schemas.openxmlformats.org/drawingml/2006/main">
                  <a:graphicData uri="http://schemas.microsoft.com/office/word/2010/wordprocessingShape">
                    <wps:wsp>
                      <wps:cNvSpPr/>
                      <wps:spPr>
                        <a:xfrm>
                          <a:off x="0" y="0"/>
                          <a:ext cx="741872" cy="1864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7E394" id="Rectangle: Rounded Corners 26" o:spid="_x0000_s1026" style="position:absolute;margin-left:277.15pt;margin-top:226.9pt;width:58.4pt;height:14.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4896" behindDoc="0" locked="0" layoutInCell="1" allowOverlap="1" wp14:anchorId="6FE81D20" wp14:editId="7B2F033F">
                <wp:simplePos x="0" y="0"/>
                <wp:positionH relativeFrom="column">
                  <wp:posOffset>1946539</wp:posOffset>
                </wp:positionH>
                <wp:positionV relativeFrom="paragraph">
                  <wp:posOffset>228600</wp:posOffset>
                </wp:positionV>
                <wp:extent cx="332740" cy="18542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2740" cy="185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92168D" id="Rectangle: Rounded Corners 25" o:spid="_x0000_s1026" style="position:absolute;margin-left:153.25pt;margin-top:18pt;width:26.2pt;height:14.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3UqwIAAKYFAAAOAAAAZHJzL2Uyb0RvYy54bWysVEtv2zAMvg/YfxB0Xx2nydo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" filled="f" strokecolor="red" strokeweight="3pt">
                <v:stroke joinstyle="miter"/>
              </v:roundrect>
            </w:pict>
          </mc:Fallback>
        </mc:AlternateContent>
      </w:r>
      <w:r>
        <w:rPr>
          <w:noProof/>
        </w:rPr>
        <w:drawing>
          <wp:inline distT="0" distB="0" distL="0" distR="0" wp14:anchorId="520D2D10" wp14:editId="6419D455">
            <wp:extent cx="2898140" cy="31486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684"/>
                    <a:stretch/>
                  </pic:blipFill>
                  <pic:spPr bwMode="auto">
                    <a:xfrm>
                      <a:off x="0" y="0"/>
                      <a:ext cx="2898648" cy="3149194"/>
                    </a:xfrm>
                    <a:prstGeom prst="rect">
                      <a:avLst/>
                    </a:prstGeom>
                    <a:ln>
                      <a:noFill/>
                    </a:ln>
                    <a:extLst>
                      <a:ext uri="{53640926-AAD7-44D8-BBD7-CCE9431645EC}">
                        <a14:shadowObscured xmlns:a14="http://schemas.microsoft.com/office/drawing/2010/main"/>
                      </a:ext>
                    </a:extLst>
                  </pic:spPr>
                </pic:pic>
              </a:graphicData>
            </a:graphic>
          </wp:inline>
        </w:drawing>
      </w:r>
      <w:r w:rsidR="00EA1736">
        <w:t xml:space="preserve"> </w:t>
      </w:r>
    </w:p>
    <w:p w14:paraId="5C62EC9E" w14:textId="4460D513" w:rsidR="00EA1736" w:rsidRDefault="00EA1736" w:rsidP="00C6331A">
      <w:pPr>
        <w:pStyle w:val="ListParagraph"/>
        <w:keepNext/>
        <w:numPr>
          <w:ilvl w:val="0"/>
          <w:numId w:val="23"/>
        </w:numPr>
      </w:pPr>
      <w:r>
        <w:lastRenderedPageBreak/>
        <w:t xml:space="preserve">From the Certificate Export Wizard, select </w:t>
      </w:r>
      <w:r w:rsidR="004C32A8">
        <w:t>"</w:t>
      </w:r>
      <w:r>
        <w:t>Base-64 encoded X.509 (.CER)</w:t>
      </w:r>
      <w:r w:rsidR="004C32A8">
        <w:t>"</w:t>
      </w:r>
      <w:r>
        <w:t xml:space="preserve">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86400"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3E0A1" id="Rectangle: Rounded Corners 31" o:spid="_x0000_s1026" style="position:absolute;margin-left:357pt;margin-top:335.9pt;width:35.35pt;height:13.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C70570" id="Rectangle: Rounded Corners 30" o:spid="_x0000_s1026" style="position:absolute;margin-left:161.1pt;margin-top:335.45pt;width:35.35pt;height:13.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9049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37E37" id="Rectangle: Rounded Corners 32" o:spid="_x0000_s1026" style="position:absolute;margin-left:54.15pt;margin-top:224.85pt;width:80.8pt;height:13.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40320"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A6373" id="Rectangle: Rounded Corners 29" o:spid="_x0000_s1026" style="position:absolute;margin-left:358.65pt;margin-top:159.55pt;width:35.35pt;height:13.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3622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E6702" id="Rectangle: Rounded Corners 28" o:spid="_x0000_s1026" style="position:absolute;margin-left:259.95pt;margin-top:59pt;width:68.35pt;height:13.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DC4B3" id="Rectangle: Rounded Corners 27" o:spid="_x0000_s1026" style="position:absolute;margin-left:161.9pt;margin-top:157.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0C02E0B1" w:rsidR="00EA1736" w:rsidRDefault="00EA1736" w:rsidP="00C6331A">
      <w:r>
        <w:t>In Internet Explorer, navigate to the site you are interested in (</w:t>
      </w:r>
      <w:hyperlink r:id="rId32" w:history="1">
        <w:r w:rsidRPr="00F039A9">
          <w:rPr>
            <w:rStyle w:val="Hyperlink"/>
          </w:rPr>
          <w:t>https://httpbin.org</w:t>
        </w:r>
      </w:hyperlink>
      <w:r>
        <w:t xml:space="preserve">), click on the little padlock to the </w:t>
      </w:r>
      <w:r w:rsidR="00552CE8">
        <w:t>left</w:t>
      </w:r>
      <w:r>
        <w:t xml:space="preserve">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694592"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8F6817" id="Rectangle: Rounded Corners 34" o:spid="_x0000_s1026" style="position:absolute;margin-left:127.85pt;margin-top:9.7pt;width:18.75pt;height:15.2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65729641" w:rsidR="00EA1736" w:rsidRDefault="00EA1736" w:rsidP="00C6331A">
      <w:r>
        <w:rPr>
          <w:noProof/>
        </w:rPr>
        <mc:AlternateContent>
          <mc:Choice Requires="wps">
            <w:drawing>
              <wp:anchor distT="0" distB="0" distL="114300" distR="114300" simplePos="0" relativeHeight="251644416"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82042A" id="Rectangle: Rounded Corners 5" o:spid="_x0000_s1026" style="position:absolute;margin-left:208.05pt;margin-top:34.75pt;width:18.75pt;height:15.2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4" w:history="1">
        <w:r w:rsidRPr="00F039A9">
          <w:rPr>
            <w:rStyle w:val="Hyperlink"/>
          </w:rPr>
          <w:t>https://httpbin.org</w:t>
        </w:r>
      </w:hyperlink>
      <w:proofErr w:type="gramStart"/>
      <w:r>
        <w:t>), and</w:t>
      </w:r>
      <w:proofErr w:type="gramEnd"/>
      <w:r>
        <w:t xml:space="preserve">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77FB1F0A" w:rsidR="00EA1736" w:rsidRDefault="00EA1736" w:rsidP="00C6331A">
      <w:r>
        <w:lastRenderedPageBreak/>
        <w:t xml:space="preserve">Once you are in the certificate browser you can examine the certificate by clicking the little down arrows next to </w:t>
      </w:r>
      <w:r w:rsidR="004C32A8">
        <w:t>"</w:t>
      </w:r>
      <w:r>
        <w:t>trust</w:t>
      </w:r>
      <w:r w:rsidR="004C32A8">
        <w:t>"</w:t>
      </w:r>
      <w:r>
        <w:t xml:space="preserve"> and </w:t>
      </w:r>
      <w:r w:rsidR="004C32A8">
        <w:t>"</w:t>
      </w:r>
      <w:r>
        <w:t>details</w:t>
      </w:r>
      <w:r w:rsidR="004C32A8">
        <w:t>"</w:t>
      </w:r>
      <w:r>
        <w:t xml:space="preserve">.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36" w:history="1">
        <w:r w:rsidRPr="009A1D5A">
          <w:rPr>
            <w:rStyle w:val="Hyperlink"/>
          </w:rPr>
          <w:t>https://httpbin.org</w:t>
        </w:r>
      </w:hyperlink>
      <w:r>
        <w:t xml:space="preserve"> you will need either the intermediate certificate or the root certificate, not the httpbin.org certificate</w:t>
      </w:r>
      <w:r w:rsidR="00664C03">
        <w:t xml:space="preserve"> (but it is recommended to always get the root certificate)</w:t>
      </w:r>
      <w:r>
        <w:t>. Therefore, click on the certificate that you want to download and then click-drag-drop it to your desktop.</w:t>
      </w:r>
    </w:p>
    <w:p w14:paraId="0A99EAD2" w14:textId="1F81E410" w:rsidR="00EA1736" w:rsidRDefault="00664C03" w:rsidP="00C6331A">
      <w:r>
        <w:rPr>
          <w:noProof/>
        </w:rPr>
        <mc:AlternateContent>
          <mc:Choice Requires="wps">
            <w:drawing>
              <wp:anchor distT="0" distB="0" distL="114300" distR="114300" simplePos="0" relativeHeight="251652608" behindDoc="0" locked="0" layoutInCell="1" allowOverlap="1" wp14:anchorId="19F3D59A" wp14:editId="54E81A83">
                <wp:simplePos x="0" y="0"/>
                <wp:positionH relativeFrom="column">
                  <wp:posOffset>189781</wp:posOffset>
                </wp:positionH>
                <wp:positionV relativeFrom="paragraph">
                  <wp:posOffset>1206740</wp:posOffset>
                </wp:positionV>
                <wp:extent cx="1181819" cy="201559"/>
                <wp:effectExtent l="19050" t="19050" r="18415" b="27305"/>
                <wp:wrapNone/>
                <wp:docPr id="10" name="Rectangle: Rounded Corners 10"/>
                <wp:cNvGraphicFramePr/>
                <a:graphic xmlns:a="http://schemas.openxmlformats.org/drawingml/2006/main">
                  <a:graphicData uri="http://schemas.microsoft.com/office/word/2010/wordprocessingShape">
                    <wps:wsp>
                      <wps:cNvSpPr/>
                      <wps:spPr>
                        <a:xfrm>
                          <a:off x="0" y="0"/>
                          <a:ext cx="1181819" cy="2015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52C72" id="Rectangle: Rounded Corners 10" o:spid="_x0000_s1026" style="position:absolute;margin-left:14.95pt;margin-top:95pt;width:93.05pt;height:15.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48512"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1E325" id="Rectangle: Rounded Corners 8" o:spid="_x0000_s1026" style="position:absolute;margin-left:17.15pt;margin-top:155.25pt;width:54.25pt;height:45.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56704" behindDoc="0" locked="0" layoutInCell="1" allowOverlap="1" wp14:anchorId="0C80DB83" wp14:editId="48E0F0E6">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078EB"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sidR="00EA1736">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1E95D0A7" w:rsidR="00EA1736" w:rsidRDefault="00EA1736" w:rsidP="00C6331A">
      <w:r>
        <w:t xml:space="preserve">Certificates downloaded from Safari will be in the binary format called </w:t>
      </w:r>
      <w:r w:rsidR="004C32A8">
        <w:t>"</w:t>
      </w:r>
      <w:r>
        <w:t>DER</w:t>
      </w:r>
      <w:r w:rsidR="004C32A8">
        <w:t>"</w:t>
      </w:r>
      <w:r>
        <w:t xml:space="preserve"> which Apple gives the extension of </w:t>
      </w:r>
      <w:r w:rsidR="004C32A8">
        <w:t>"</w:t>
      </w:r>
      <w:r>
        <w:t>.</w:t>
      </w:r>
      <w:proofErr w:type="spellStart"/>
      <w:r>
        <w:t>cer</w:t>
      </w:r>
      <w:proofErr w:type="spellEnd"/>
      <w:r w:rsidR="004C32A8">
        <w:t>"</w:t>
      </w:r>
      <w:r>
        <w:t xml:space="preserve">.   You can now examine the content of the certificate from the command line using </w:t>
      </w:r>
      <w:r w:rsidR="004C32A8">
        <w:t>"</w:t>
      </w:r>
      <w:proofErr w:type="spellStart"/>
      <w:r>
        <w:t>openssl</w:t>
      </w:r>
      <w:proofErr w:type="spellEnd"/>
      <w:r w:rsidR="004C32A8">
        <w:t>"</w:t>
      </w:r>
      <w:r>
        <w:t xml:space="preserve"> which is built into the Mac OS.  For example, you can look at the </w:t>
      </w:r>
      <w:r w:rsidR="004C32A8">
        <w:t>"</w:t>
      </w:r>
      <w:r>
        <w:t>Let</w:t>
      </w:r>
      <w:r w:rsidR="004C32A8">
        <w:t>'</w:t>
      </w:r>
      <w:r>
        <w:t>s Encrypt Authority X3</w:t>
      </w:r>
      <w:r w:rsidR="004C32A8">
        <w:t>"</w:t>
      </w:r>
      <w:r>
        <w:t xml:space="preserve"> by running:</w:t>
      </w:r>
    </w:p>
    <w:p w14:paraId="156310A9" w14:textId="60E38FFB" w:rsidR="00EA1736" w:rsidRDefault="00EA1736" w:rsidP="00C6331A">
      <w:pPr>
        <w:ind w:left="720"/>
      </w:pPr>
      <w:proofErr w:type="spellStart"/>
      <w:r>
        <w:t>openssl</w:t>
      </w:r>
      <w:proofErr w:type="spellEnd"/>
      <w:r>
        <w:t xml:space="preserve"> x509 -in Let</w:t>
      </w:r>
      <w:r w:rsidR="004C32A8">
        <w:t>'</w:t>
      </w:r>
      <w:r>
        <w:t>s Encrypt Authority X3.cer -inform der -text -</w:t>
      </w:r>
      <w:proofErr w:type="spellStart"/>
      <w:r>
        <w:t>noout</w:t>
      </w:r>
      <w:proofErr w:type="spellEnd"/>
      <w:r>
        <w:t xml:space="preserve">  </w:t>
      </w:r>
    </w:p>
    <w:p w14:paraId="1482D872" w14:textId="77E2C441" w:rsidR="00EA1736" w:rsidRDefault="00EA1736" w:rsidP="00C6331A">
      <w:r>
        <w:t xml:space="preserve">You can also examine the certificate by pasting it to </w:t>
      </w:r>
      <w:hyperlink r:id="rId38"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DCCA983" w:rsidR="00EA1736" w:rsidRDefault="00EA1736" w:rsidP="00C6331A">
      <w:pPr>
        <w:ind w:left="720"/>
      </w:pPr>
      <w:proofErr w:type="spellStart"/>
      <w:r w:rsidRPr="00195536">
        <w:t>openssl</w:t>
      </w:r>
      <w:proofErr w:type="spellEnd"/>
      <w:r w:rsidRPr="00195536">
        <w:t xml:space="preserve"> x509 -inform der -in </w:t>
      </w:r>
      <w:r>
        <w:t>Let</w:t>
      </w:r>
      <w:r w:rsidR="004C32A8">
        <w:t>'</w:t>
      </w:r>
      <w:r>
        <w:t xml:space="preserve">s Encrypt Authority X3.cer </w:t>
      </w:r>
      <w:r w:rsidRPr="00195536">
        <w:t xml:space="preserve">-out </w:t>
      </w:r>
      <w:r>
        <w:t>Let</w:t>
      </w:r>
      <w:r w:rsidR="004C32A8">
        <w:t>'</w:t>
      </w:r>
      <w:r>
        <w:t>s Encrypt Authority X3.</w:t>
      </w:r>
      <w:r w:rsidRPr="00195536">
        <w:t>pem</w:t>
      </w:r>
    </w:p>
    <w:p w14:paraId="47A93A5D" w14:textId="77777777" w:rsidR="00EA1736" w:rsidRDefault="00EA1736" w:rsidP="00C6331A">
      <w:r>
        <w:t>You can view the PEM formatted certificate by running:</w:t>
      </w:r>
    </w:p>
    <w:p w14:paraId="4230DE3F" w14:textId="4241F86D" w:rsidR="00EA1736" w:rsidRDefault="00EA1736" w:rsidP="00C6331A">
      <w:pPr>
        <w:ind w:left="720"/>
      </w:pPr>
      <w:proofErr w:type="spellStart"/>
      <w:r>
        <w:t>openssl</w:t>
      </w:r>
      <w:proofErr w:type="spellEnd"/>
      <w:r>
        <w:t xml:space="preserve"> x509 -in Let</w:t>
      </w:r>
      <w:r w:rsidR="004C32A8">
        <w:t>'</w:t>
      </w:r>
      <w:r>
        <w:t>s Encrypt Authority X3.cer –text -</w:t>
      </w:r>
      <w:proofErr w:type="spellStart"/>
      <w:r>
        <w:t>noout</w:t>
      </w:r>
      <w:proofErr w:type="spellEnd"/>
      <w:r>
        <w:t xml:space="preserve"> </w:t>
      </w:r>
    </w:p>
    <w:p w14:paraId="67CAF645" w14:textId="77777777" w:rsidR="00EA1736" w:rsidRDefault="00EA1736" w:rsidP="00C6331A"/>
    <w:p w14:paraId="705697AB" w14:textId="518FFB1B" w:rsidR="00EA1736" w:rsidRDefault="00EA1736" w:rsidP="00C6331A">
      <w:r>
        <w:t xml:space="preserve">You can also decode a certificate at </w:t>
      </w:r>
      <w:hyperlink r:id="rId39" w:history="1">
        <w:r w:rsidR="007014FA" w:rsidRPr="00257B5A">
          <w:rPr>
            <w:rStyle w:val="Hyperlink"/>
          </w:rPr>
          <w:t>https://www.sslshopper.com/certificate-decoder.html</w:t>
        </w:r>
      </w:hyperlink>
      <w:r w:rsidR="007014FA">
        <w:t xml:space="preserve"> </w:t>
      </w:r>
    </w:p>
    <w:p w14:paraId="45057CD2" w14:textId="77777777" w:rsidR="00EA1736" w:rsidRDefault="00EA1736" w:rsidP="0093055C">
      <w:pPr>
        <w:pStyle w:val="Heading2"/>
      </w:pPr>
      <w:bookmarkStart w:id="19" w:name="_Toc521412405"/>
      <w:r>
        <w:t>Creating Your Own Certificates</w:t>
      </w:r>
      <w:bookmarkEnd w:id="19"/>
    </w:p>
    <w:p w14:paraId="7E926E4F" w14:textId="1DC86861" w:rsidR="00EA1736" w:rsidRDefault="00EA1736" w:rsidP="00C6331A">
      <w:r>
        <w:t xml:space="preserve">You can create your own </w:t>
      </w:r>
      <w:r w:rsidR="004C32A8">
        <w:t>"</w:t>
      </w:r>
      <w:r>
        <w:t>self-signed</w:t>
      </w:r>
      <w:r w:rsidR="004C32A8">
        <w:t>"</w:t>
      </w:r>
      <w:r>
        <w:t xml:space="preserve"> certificates by running </w:t>
      </w:r>
      <w:proofErr w:type="spellStart"/>
      <w:r>
        <w:t>openssl</w:t>
      </w:r>
      <w:proofErr w:type="spellEnd"/>
      <w:r>
        <w:t>.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 xml:space="preserve">A new public/private key pair.  The private key will be saved in </w:t>
      </w:r>
      <w:proofErr w:type="spellStart"/>
      <w:r>
        <w:t>key.pem</w:t>
      </w:r>
      <w:proofErr w:type="spellEnd"/>
      <w:r>
        <w:t xml:space="preserve"> and the public key will reside in the certificate.</w:t>
      </w:r>
    </w:p>
    <w:p w14:paraId="31472A51" w14:textId="0CCEA882" w:rsidR="00EA1736" w:rsidRDefault="00EA1736" w:rsidP="00C6331A">
      <w:pPr>
        <w:pStyle w:val="ListParagraph"/>
        <w:numPr>
          <w:ilvl w:val="0"/>
          <w:numId w:val="26"/>
        </w:numPr>
      </w:pPr>
      <w:r>
        <w:t xml:space="preserve">A new signed certificate called </w:t>
      </w:r>
      <w:r w:rsidR="004C32A8">
        <w:t>"</w:t>
      </w:r>
      <w:proofErr w:type="spellStart"/>
      <w:r>
        <w:t>certificate.pem</w:t>
      </w:r>
      <w:proofErr w:type="spellEnd"/>
      <w:r w:rsidR="004C32A8">
        <w:t>"</w:t>
      </w:r>
      <w:r>
        <w:t>.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proofErr w:type="spellStart"/>
      <w:r w:rsidRPr="00E21F47">
        <w:t>openssl</w:t>
      </w:r>
      <w:proofErr w:type="spellEnd"/>
      <w:r w:rsidRPr="00E21F47">
        <w:t xml:space="preserve"> req -</w:t>
      </w:r>
      <w:proofErr w:type="spellStart"/>
      <w:r w:rsidRPr="00E21F47">
        <w:t>newkey</w:t>
      </w:r>
      <w:proofErr w:type="spellEnd"/>
      <w:r w:rsidRPr="00E21F47">
        <w:t xml:space="preserve"> rsa:2048 -nodes -</w:t>
      </w:r>
      <w:proofErr w:type="spellStart"/>
      <w:r w:rsidRPr="00E21F47">
        <w:t>keyout</w:t>
      </w:r>
      <w:proofErr w:type="spellEnd"/>
      <w:r w:rsidRPr="00E21F47">
        <w:t xml:space="preserve"> </w:t>
      </w:r>
      <w:proofErr w:type="spellStart"/>
      <w:r w:rsidRPr="00E21F47">
        <w:t>key.pem</w:t>
      </w:r>
      <w:proofErr w:type="spellEnd"/>
      <w:r w:rsidRPr="00E21F47">
        <w:t xml:space="preserve"> -x509 -days 365 -out </w:t>
      </w:r>
      <w:proofErr w:type="spellStart"/>
      <w:r w:rsidRPr="00E21F47">
        <w:t>certificate.pem</w:t>
      </w:r>
      <w:proofErr w:type="spellEnd"/>
    </w:p>
    <w:p w14:paraId="3A94FA20" w14:textId="77777777" w:rsidR="00EA1736" w:rsidRDefault="00EA1736" w:rsidP="0093055C">
      <w:pPr>
        <w:pStyle w:val="Heading2"/>
      </w:pPr>
      <w:bookmarkStart w:id="20" w:name="_Toc521412406"/>
      <w:r>
        <w:t>Using Certificates in WICED</w:t>
      </w:r>
      <w:bookmarkEnd w:id="20"/>
    </w:p>
    <w:p w14:paraId="195A1829" w14:textId="448052EC" w:rsidR="00EC4D98" w:rsidRDefault="00EA1736" w:rsidP="00C6331A">
      <w:r>
        <w:t>Once you have a certificate, there are three ways that you can access it from your device. Each of these is discussed separately below. If you are going to validate the server</w:t>
      </w:r>
      <w:r w:rsidR="004C32A8">
        <w:t>'</w:t>
      </w:r>
      <w:r>
        <w:t>s certificate</w:t>
      </w:r>
      <w:r w:rsidR="00782570">
        <w:t>,</w:t>
      </w:r>
      <w:r>
        <w:t xml:space="preserv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04C69C2" w14:textId="24BAE2C4" w:rsidR="00EA1736" w:rsidRDefault="00EC4D98" w:rsidP="00C6331A">
      <w:r>
        <w:t xml:space="preserve">Note that a certificate file may contain more than one certificate. This is useful if you need to connect to multiple servers that have different root certificates. To have multiple certificates in a file, just open the file with a text editor and place each certificate one after the other – </w:t>
      </w:r>
      <w:proofErr w:type="gramStart"/>
      <w:r>
        <w:t>as long as</w:t>
      </w:r>
      <w:proofErr w:type="gramEnd"/>
      <w:r>
        <w:t xml:space="preserve"> you have the BEGIN CERTIFICATE and END CERTIFICATE lines for each one, they will be treated independently. Any text outside the begin/end lines is ignored so you can add comments if you wish.</w:t>
      </w:r>
    </w:p>
    <w:p w14:paraId="0E81D993" w14:textId="77777777" w:rsidR="00EA1736" w:rsidRDefault="00EA1736" w:rsidP="00C6331A">
      <w:pPr>
        <w:pStyle w:val="Heading3"/>
      </w:pPr>
      <w:r>
        <w:t>Method 1: Storing and using certificates from the DCT</w:t>
      </w:r>
    </w:p>
    <w:p w14:paraId="26848252" w14:textId="57DE8573" w:rsidR="00EA1736" w:rsidRDefault="00EA1736" w:rsidP="00C6331A">
      <w:r>
        <w:t xml:space="preserve">It is possible to have the WICED make system install certificates into the DCT automatically. Note that the DCT only has space for </w:t>
      </w:r>
      <w:r w:rsidR="00782570">
        <w:t xml:space="preserve">one set of </w:t>
      </w:r>
      <w:r>
        <w:t>certificate</w:t>
      </w:r>
      <w:r w:rsidR="00782570">
        <w:t>/key files</w:t>
      </w:r>
      <w:r>
        <w:t xml:space="preserve"> so </w:t>
      </w:r>
      <w:r w:rsidR="00782570">
        <w:t>if</w:t>
      </w:r>
      <w:r>
        <w:t xml:space="preserve"> you need </w:t>
      </w:r>
      <w:r w:rsidR="00782570">
        <w:t xml:space="preserve">multiple </w:t>
      </w:r>
      <w:r>
        <w:t>certificate</w:t>
      </w:r>
      <w:r w:rsidR="00782570">
        <w:t>/key files</w:t>
      </w:r>
      <w:r>
        <w:t xml:space="preserve">, then </w:t>
      </w:r>
      <w:r w:rsidR="00782570">
        <w:t>some of them need</w:t>
      </w:r>
      <w:r>
        <w:t xml:space="preserve"> to be stored using one of the other two methods.</w:t>
      </w:r>
      <w:r w:rsidR="00F149FB">
        <w:t xml:space="preserve"> Note that the DCT is a fixed size whether you include a certificate</w:t>
      </w:r>
      <w:r w:rsidR="00782570">
        <w:t>/key</w:t>
      </w:r>
      <w:r w:rsidR="00F149FB">
        <w:t xml:space="preserve"> or not</w:t>
      </w:r>
      <w:r w:rsidR="00782570">
        <w:t>,</w:t>
      </w:r>
      <w:r w:rsidR="00F149FB">
        <w:t xml:space="preserve"> so it is more space efficient to store one </w:t>
      </w:r>
      <w:r w:rsidR="00737729">
        <w:t>set</w:t>
      </w:r>
      <w:r w:rsidR="00F149FB">
        <w:t xml:space="preserve"> using this method.</w:t>
      </w:r>
    </w:p>
    <w:p w14:paraId="44884230" w14:textId="5D77E3C7" w:rsidR="00EA1736" w:rsidRDefault="00EA1736" w:rsidP="00C6331A">
      <w:r>
        <w:t>To install a certificate in the DCT you need to:</w:t>
      </w:r>
    </w:p>
    <w:p w14:paraId="3A5FF28C" w14:textId="0EB28231" w:rsidR="00EA1736" w:rsidRDefault="00EA1736" w:rsidP="00C6331A">
      <w:pPr>
        <w:pStyle w:val="ListParagraph"/>
        <w:numPr>
          <w:ilvl w:val="0"/>
          <w:numId w:val="21"/>
        </w:numPr>
      </w:pPr>
      <w:r>
        <w:t xml:space="preserve">Convert the certificate to PEM format if it is not already in that format, then store it in the </w:t>
      </w:r>
      <w:r w:rsidR="00F1221C">
        <w:t xml:space="preserve">SDK </w:t>
      </w:r>
      <w:r>
        <w:t xml:space="preserve">directory </w:t>
      </w:r>
      <w:r w:rsidRPr="00E21F47">
        <w:rPr>
          <w:i/>
        </w:rPr>
        <w:t>resources</w:t>
      </w:r>
      <w:r w:rsidR="002B51D0">
        <w:rPr>
          <w:i/>
        </w:rPr>
        <w:t xml:space="preserve">. </w:t>
      </w:r>
      <w:r w:rsidR="002B51D0">
        <w:t>You can have any additional hierarchy below resources to separate certificates for different projects.</w:t>
      </w:r>
    </w:p>
    <w:p w14:paraId="0DE8A6CD" w14:textId="2666C571" w:rsidR="00EA1736" w:rsidRDefault="00EA1736" w:rsidP="00C6331A">
      <w:pPr>
        <w:pStyle w:val="ListParagraph"/>
        <w:numPr>
          <w:ilvl w:val="0"/>
          <w:numId w:val="21"/>
        </w:numPr>
      </w:pPr>
      <w:r>
        <w:lastRenderedPageBreak/>
        <w:t xml:space="preserve">Assuming </w:t>
      </w:r>
      <w:r w:rsidR="002B51D0">
        <w:t>you have</w:t>
      </w:r>
      <w:r>
        <w:t xml:space="preserve"> </w:t>
      </w:r>
      <w:r w:rsidR="002B51D0">
        <w:t xml:space="preserve">a </w:t>
      </w:r>
      <w:proofErr w:type="gramStart"/>
      <w:r>
        <w:t>certificate</w:t>
      </w:r>
      <w:proofErr w:type="gramEnd"/>
      <w:r>
        <w:t xml:space="preserve"> file called </w:t>
      </w:r>
      <w:proofErr w:type="spellStart"/>
      <w:r w:rsidR="002B51D0">
        <w:rPr>
          <w:i/>
        </w:rPr>
        <w:t>wwep_cert.pem</w:t>
      </w:r>
      <w:proofErr w:type="spellEnd"/>
      <w:r w:rsidR="002B51D0" w:rsidRPr="008448D0">
        <w:t xml:space="preserve"> stored in the</w:t>
      </w:r>
      <w:r>
        <w:t xml:space="preserve"> </w:t>
      </w:r>
      <w:r w:rsidR="002B51D0" w:rsidRPr="008448D0">
        <w:rPr>
          <w:i/>
        </w:rPr>
        <w:t>resources/certificates</w:t>
      </w:r>
      <w:r w:rsidR="00A10CD6">
        <w:rPr>
          <w:i/>
        </w:rPr>
        <w:t>/</w:t>
      </w:r>
      <w:proofErr w:type="spellStart"/>
      <w:r w:rsidR="00A10CD6">
        <w:rPr>
          <w:i/>
        </w:rPr>
        <w:t>wwep</w:t>
      </w:r>
      <w:proofErr w:type="spellEnd"/>
      <w:r w:rsidR="002B51D0">
        <w:t xml:space="preserve"> folder, </w:t>
      </w:r>
      <w:r>
        <w:t xml:space="preserve">you would add to your </w:t>
      </w:r>
      <w:proofErr w:type="spellStart"/>
      <w:r>
        <w:t>Makefile</w:t>
      </w:r>
      <w:proofErr w:type="spellEnd"/>
      <w:r>
        <w:t xml:space="preserve"> the line:</w:t>
      </w:r>
    </w:p>
    <w:p w14:paraId="3153B3F5" w14:textId="3FE6FAD3" w:rsidR="00EA1736" w:rsidRPr="00C537FF" w:rsidRDefault="00EA1736" w:rsidP="00C6331A">
      <w:pPr>
        <w:pStyle w:val="CCode"/>
        <w:spacing w:after="0"/>
        <w:rPr>
          <w:color w:val="1F4E79" w:themeColor="accent1" w:themeShade="80"/>
        </w:rPr>
      </w:pPr>
      <w:proofErr w:type="gramStart"/>
      <w:r w:rsidRPr="00C537FF">
        <w:rPr>
          <w:color w:val="1F4E79" w:themeColor="accent1" w:themeShade="80"/>
        </w:rPr>
        <w:t>CERTIFICATE :</w:t>
      </w:r>
      <w:proofErr w:type="gramEnd"/>
      <w:r w:rsidRPr="00C537FF">
        <w:rPr>
          <w:color w:val="1F4E79" w:themeColor="accent1" w:themeShade="80"/>
        </w:rPr>
        <w:t>= $(SOURCE_ROOT)resources/</w:t>
      </w:r>
      <w:r w:rsidR="002B51D0">
        <w:rPr>
          <w:color w:val="1F4E79" w:themeColor="accent1" w:themeShade="80"/>
        </w:rPr>
        <w:t>certificates</w:t>
      </w:r>
      <w:r w:rsidRPr="00C537FF">
        <w:rPr>
          <w:color w:val="1F4E79" w:themeColor="accent1" w:themeShade="80"/>
        </w:rPr>
        <w:t>/</w:t>
      </w:r>
      <w:proofErr w:type="spellStart"/>
      <w:r w:rsidR="00A10CD6">
        <w:rPr>
          <w:color w:val="1F4E79" w:themeColor="accent1" w:themeShade="80"/>
        </w:rPr>
        <w:t>wwep</w:t>
      </w:r>
      <w:proofErr w:type="spellEnd"/>
      <w:r w:rsidR="00A10CD6">
        <w:rPr>
          <w:color w:val="1F4E79" w:themeColor="accent1" w:themeShade="80"/>
        </w:rPr>
        <w:t>/</w:t>
      </w:r>
      <w:proofErr w:type="spellStart"/>
      <w:r w:rsidR="002B51D0">
        <w:rPr>
          <w:color w:val="1F4E79" w:themeColor="accent1" w:themeShade="80"/>
        </w:rPr>
        <w:t>wwep_cert.pem</w:t>
      </w:r>
      <w:proofErr w:type="spellEnd"/>
    </w:p>
    <w:p w14:paraId="78876FFF" w14:textId="01759CDC" w:rsidR="00F35E4B" w:rsidRDefault="00F35E4B" w:rsidP="00C6331A">
      <w:pPr>
        <w:pStyle w:val="ListParagraph"/>
        <w:numPr>
          <w:ilvl w:val="0"/>
          <w:numId w:val="21"/>
        </w:numPr>
        <w:spacing w:before="240"/>
      </w:pPr>
      <w:r>
        <w:t xml:space="preserve">Likewise, if you have a private key called </w:t>
      </w:r>
      <w:proofErr w:type="spellStart"/>
      <w:r>
        <w:t>wwep_privkey.pem</w:t>
      </w:r>
      <w:proofErr w:type="spellEnd"/>
      <w:r>
        <w:t xml:space="preserve"> stored in the resources/certificates folder, you would add this to your </w:t>
      </w:r>
      <w:proofErr w:type="spellStart"/>
      <w:r>
        <w:t>Makefile</w:t>
      </w:r>
      <w:proofErr w:type="spellEnd"/>
      <w:r>
        <w:t>:</w:t>
      </w:r>
    </w:p>
    <w:p w14:paraId="66010446" w14:textId="62DBF27B" w:rsidR="00F35E4B" w:rsidRPr="00C537FF" w:rsidRDefault="00F35E4B" w:rsidP="00F35E4B">
      <w:pPr>
        <w:pStyle w:val="CCode"/>
        <w:spacing w:after="0"/>
        <w:rPr>
          <w:color w:val="1F4E79" w:themeColor="accent1" w:themeShade="80"/>
        </w:rPr>
      </w:pPr>
      <w:r>
        <w:rPr>
          <w:color w:val="1F4E79" w:themeColor="accent1" w:themeShade="80"/>
        </w:rPr>
        <w:t>PRIVATE_</w:t>
      </w:r>
      <w:proofErr w:type="gramStart"/>
      <w:r>
        <w:rPr>
          <w:color w:val="1F4E79" w:themeColor="accent1" w:themeShade="80"/>
        </w:rPr>
        <w:t>KEY</w:t>
      </w:r>
      <w:r w:rsidRPr="00C537FF">
        <w:rPr>
          <w:color w:val="1F4E79" w:themeColor="accent1" w:themeShade="80"/>
        </w:rPr>
        <w:t xml:space="preserve"> :</w:t>
      </w:r>
      <w:proofErr w:type="gramEnd"/>
      <w:r w:rsidRPr="00C537FF">
        <w:rPr>
          <w:color w:val="1F4E79" w:themeColor="accent1" w:themeShade="80"/>
        </w:rPr>
        <w:t>= $(SOURCE_ROOT)resources/</w:t>
      </w:r>
      <w:r>
        <w:rPr>
          <w:color w:val="1F4E79" w:themeColor="accent1" w:themeShade="80"/>
        </w:rPr>
        <w:t>certificates</w:t>
      </w:r>
      <w:r w:rsidRPr="00C537FF">
        <w:rPr>
          <w:color w:val="1F4E79" w:themeColor="accent1" w:themeShade="80"/>
        </w:rPr>
        <w:t>/</w:t>
      </w:r>
      <w:proofErr w:type="spellStart"/>
      <w:r w:rsidR="00A10CD6">
        <w:rPr>
          <w:color w:val="1F4E79" w:themeColor="accent1" w:themeShade="80"/>
        </w:rPr>
        <w:t>wwep</w:t>
      </w:r>
      <w:proofErr w:type="spellEnd"/>
      <w:r w:rsidR="00A10CD6">
        <w:rPr>
          <w:color w:val="1F4E79" w:themeColor="accent1" w:themeShade="80"/>
        </w:rPr>
        <w:t>/</w:t>
      </w:r>
      <w:proofErr w:type="spellStart"/>
      <w:r>
        <w:rPr>
          <w:color w:val="1F4E79" w:themeColor="accent1" w:themeShade="80"/>
        </w:rPr>
        <w:t>wwep_privkey.pem</w:t>
      </w:r>
      <w:proofErr w:type="spellEnd"/>
    </w:p>
    <w:p w14:paraId="58430438" w14:textId="4B7CD619" w:rsidR="00EA3A18" w:rsidRDefault="00EA3A18" w:rsidP="008448D0">
      <w:pPr>
        <w:pStyle w:val="ListParagraph"/>
        <w:spacing w:before="240"/>
      </w:pPr>
      <w:r>
        <w:t xml:space="preserve">Note that </w:t>
      </w:r>
      <w:r w:rsidR="008B01E6">
        <w:t>a private key</w:t>
      </w:r>
      <w:r>
        <w:t xml:space="preserve"> is </w:t>
      </w:r>
      <w:r w:rsidRPr="008448D0">
        <w:rPr>
          <w:u w:val="single"/>
        </w:rPr>
        <w:t>not</w:t>
      </w:r>
      <w:r>
        <w:t xml:space="preserve"> required for a client unless it is going to be </w:t>
      </w:r>
      <w:r w:rsidR="00A269E9">
        <w:t>providing its</w:t>
      </w:r>
      <w:r>
        <w:t xml:space="preserve"> certificate </w:t>
      </w:r>
      <w:r w:rsidR="008D5833">
        <w:t xml:space="preserve">(which contains the public key) </w:t>
      </w:r>
      <w:r>
        <w:t>for validation by the server.</w:t>
      </w:r>
    </w:p>
    <w:p w14:paraId="79DD3272" w14:textId="77777777" w:rsidR="00EA3A18" w:rsidRDefault="00EA3A18" w:rsidP="008448D0">
      <w:pPr>
        <w:pStyle w:val="ListParagraph"/>
        <w:spacing w:before="240"/>
      </w:pPr>
    </w:p>
    <w:p w14:paraId="732B7B4B" w14:textId="1B314CBE" w:rsidR="00EA1736" w:rsidRPr="00195536" w:rsidRDefault="00543A2A" w:rsidP="00C6331A">
      <w:pPr>
        <w:pStyle w:val="ListParagraph"/>
        <w:numPr>
          <w:ilvl w:val="0"/>
          <w:numId w:val="21"/>
        </w:numPr>
        <w:spacing w:before="240"/>
      </w:pPr>
      <w:r>
        <w:t xml:space="preserve">Once you have the certificate specified in the </w:t>
      </w:r>
      <w:proofErr w:type="spellStart"/>
      <w:r>
        <w:t>Makefile</w:t>
      </w:r>
      <w:proofErr w:type="spellEnd"/>
      <w:r>
        <w:t>,</w:t>
      </w:r>
      <w:r w:rsidR="00EA1736">
        <w:t xml:space="preserve"> you can load the security section of the DCT into RAM and use it to initialize the root certificate for the TLS connection.</w:t>
      </w:r>
      <w:r w:rsidR="00F26F5E">
        <w:t xml:space="preserve"> The structure of type </w:t>
      </w:r>
      <w:proofErr w:type="spellStart"/>
      <w:r w:rsidR="00F26F5E">
        <w:t>platform_dct_secturity_t</w:t>
      </w:r>
      <w:proofErr w:type="spellEnd"/>
      <w:r w:rsidR="00F26F5E">
        <w:t xml:space="preserve"> includes both a certificate and private key (if there is one).</w:t>
      </w:r>
    </w:p>
    <w:p w14:paraId="6625DC69" w14:textId="77777777" w:rsidR="00EA1736" w:rsidRPr="00C537FF" w:rsidRDefault="00EA1736" w:rsidP="00C6331A">
      <w:pPr>
        <w:pStyle w:val="CCode"/>
        <w:spacing w:after="0"/>
        <w:rPr>
          <w:color w:val="1F4E79" w:themeColor="accent1" w:themeShade="80"/>
        </w:rPr>
      </w:pPr>
      <w:proofErr w:type="spellStart"/>
      <w:r w:rsidRPr="00C537FF">
        <w:rPr>
          <w:color w:val="1F4E79" w:themeColor="accent1" w:themeShade="80"/>
        </w:rPr>
        <w:t>platform_dct_security_t</w:t>
      </w:r>
      <w:proofErr w:type="spellEnd"/>
      <w:r w:rsidRPr="00C537FF">
        <w:rPr>
          <w:rFonts w:eastAsiaTheme="majorEastAsia"/>
          <w:color w:val="1F4E79" w:themeColor="accent1" w:themeShade="80"/>
        </w:rPr>
        <w:t xml:space="preserve"> *</w:t>
      </w:r>
      <w:proofErr w:type="spellStart"/>
      <w:r w:rsidRPr="00C537FF">
        <w:rPr>
          <w:rFonts w:eastAsiaTheme="majorEastAsia"/>
          <w:color w:val="1F4E79" w:themeColor="accent1" w:themeShade="80"/>
        </w:rPr>
        <w:t>dct_security</w:t>
      </w:r>
      <w:proofErr w:type="spellEnd"/>
      <w:r w:rsidRPr="00C537FF">
        <w:rPr>
          <w:rFonts w:eastAsiaTheme="majorEastAsia"/>
          <w:color w:val="1F4E79" w:themeColor="accent1" w:themeShade="80"/>
        </w:rPr>
        <w:t>;</w:t>
      </w:r>
    </w:p>
    <w:p w14:paraId="5585A533" w14:textId="77777777" w:rsidR="00EA1736" w:rsidRPr="00C537FF" w:rsidRDefault="00EA1736" w:rsidP="00C6331A">
      <w:pPr>
        <w:pStyle w:val="CCode"/>
        <w:spacing w:after="0"/>
        <w:rPr>
          <w:color w:val="1F4E79" w:themeColor="accent1" w:themeShade="80"/>
        </w:rPr>
      </w:pPr>
    </w:p>
    <w:p w14:paraId="031F7571" w14:textId="3FC0B01A"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WPRINT_APP_</w:t>
      </w:r>
      <w:proofErr w:type="gramStart"/>
      <w:r w:rsidRPr="00C537FF">
        <w:rPr>
          <w:rFonts w:eastAsiaTheme="majorEastAsia"/>
          <w:color w:val="1F4E79" w:themeColor="accent1" w:themeShade="80"/>
        </w:rPr>
        <w:t>INFO(</w:t>
      </w:r>
      <w:proofErr w:type="gramEnd"/>
      <w:r w:rsidRPr="00C537FF">
        <w:rPr>
          <w:rFonts w:eastAsiaTheme="majorEastAsia"/>
          <w:color w:val="1F4E79" w:themeColor="accent1" w:themeShade="80"/>
        </w:rPr>
        <w:t xml:space="preserve">( </w:t>
      </w:r>
      <w:r w:rsidR="004C32A8">
        <w:rPr>
          <w:color w:val="1F4E79" w:themeColor="accent1" w:themeShade="80"/>
        </w:rPr>
        <w:t>"</w:t>
      </w:r>
      <w:r w:rsidRPr="00C537FF">
        <w:rPr>
          <w:color w:val="1F4E79" w:themeColor="accent1" w:themeShade="80"/>
        </w:rPr>
        <w:t>Read the certificate Key from DCT\n</w:t>
      </w:r>
      <w:r w:rsidR="004C32A8">
        <w:rPr>
          <w:color w:val="1F4E79" w:themeColor="accent1" w:themeShade="80"/>
        </w:rPr>
        <w:t>"</w:t>
      </w:r>
      <w:r w:rsidRPr="00C537FF">
        <w:rPr>
          <w:rFonts w:eastAsiaTheme="majorEastAsia"/>
          <w:color w:val="1F4E79" w:themeColor="accent1" w:themeShade="80"/>
        </w:rPr>
        <w:t xml:space="preserve"> ));</w:t>
      </w:r>
    </w:p>
    <w:p w14:paraId="68E91058"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result = </w:t>
      </w:r>
      <w:proofErr w:type="spellStart"/>
      <w:r w:rsidRPr="00C537FF">
        <w:rPr>
          <w:color w:val="1F4E79" w:themeColor="accent1" w:themeShade="80"/>
        </w:rPr>
        <w:t>wiced_dct_read_</w:t>
      </w:r>
      <w:proofErr w:type="gramStart"/>
      <w:r w:rsidRPr="00C537FF">
        <w:rPr>
          <w:color w:val="1F4E79" w:themeColor="accent1" w:themeShade="80"/>
        </w:rPr>
        <w:t>lock</w:t>
      </w:r>
      <w:proofErr w:type="spellEnd"/>
      <w:r w:rsidRPr="00C537FF">
        <w:rPr>
          <w:color w:val="1F4E79" w:themeColor="accent1" w:themeShade="80"/>
        </w:rPr>
        <w:t>( (</w:t>
      </w:r>
      <w:proofErr w:type="gramEnd"/>
      <w:r w:rsidRPr="00C537FF">
        <w:rPr>
          <w:color w:val="1F4E79" w:themeColor="accent1" w:themeShade="80"/>
        </w:rPr>
        <w:t>void**) &amp;</w:t>
      </w:r>
      <w:proofErr w:type="spellStart"/>
      <w:r w:rsidRPr="00C537FF">
        <w:rPr>
          <w:color w:val="1F4E79" w:themeColor="accent1" w:themeShade="80"/>
        </w:rPr>
        <w:t>dct_security</w:t>
      </w:r>
      <w:proofErr w:type="spellEnd"/>
      <w:r w:rsidRPr="00C537FF">
        <w:rPr>
          <w:color w:val="1F4E79" w:themeColor="accent1" w:themeShade="80"/>
        </w:rPr>
        <w:t xml:space="preserve">, </w:t>
      </w:r>
      <w:r w:rsidRPr="00C537FF">
        <w:rPr>
          <w:rFonts w:eastAsiaTheme="majorEastAsia"/>
          <w:color w:val="1F4E79" w:themeColor="accent1" w:themeShade="80"/>
        </w:rPr>
        <w:t>WICED_FALSE</w:t>
      </w:r>
      <w:r w:rsidRPr="00C537FF">
        <w:rPr>
          <w:color w:val="1F4E79" w:themeColor="accent1" w:themeShade="80"/>
        </w:rPr>
        <w:t xml:space="preserve">, </w:t>
      </w:r>
      <w:r w:rsidRPr="00C537FF">
        <w:rPr>
          <w:rFonts w:eastAsiaTheme="majorEastAsia"/>
          <w:color w:val="1F4E79" w:themeColor="accent1" w:themeShade="80"/>
        </w:rPr>
        <w:t>DCT_SECURITY_SECTION</w:t>
      </w:r>
      <w:r w:rsidRPr="00C537FF">
        <w:rPr>
          <w:color w:val="1F4E79" w:themeColor="accent1" w:themeShade="80"/>
        </w:rPr>
        <w:t xml:space="preserve">, 0, </w:t>
      </w:r>
      <w:proofErr w:type="spellStart"/>
      <w:r w:rsidRPr="00C537FF">
        <w:rPr>
          <w:color w:val="1F4E79" w:themeColor="accent1" w:themeShade="80"/>
        </w:rPr>
        <w:t>sizeof</w:t>
      </w:r>
      <w:proofErr w:type="spellEnd"/>
      <w:r w:rsidRPr="00C537FF">
        <w:rPr>
          <w:color w:val="1F4E79" w:themeColor="accent1" w:themeShade="80"/>
        </w:rPr>
        <w:t>( *</w:t>
      </w:r>
      <w:proofErr w:type="spellStart"/>
      <w:r w:rsidRPr="00C537FF">
        <w:rPr>
          <w:color w:val="1F4E79" w:themeColor="accent1" w:themeShade="80"/>
        </w:rPr>
        <w:t>dct_security</w:t>
      </w:r>
      <w:proofErr w:type="spellEnd"/>
      <w:r w:rsidRPr="00C537FF">
        <w:rPr>
          <w:color w:val="1F4E79" w:themeColor="accent1" w:themeShade="80"/>
        </w:rPr>
        <w:t xml:space="preserve"> ) );</w:t>
      </w:r>
    </w:p>
    <w:p w14:paraId="5024E4D3" w14:textId="77777777" w:rsidR="00EA1736" w:rsidRPr="00C537FF" w:rsidRDefault="00EA1736" w:rsidP="00C6331A">
      <w:pPr>
        <w:pStyle w:val="CCode"/>
        <w:spacing w:after="0"/>
        <w:rPr>
          <w:color w:val="1F4E79" w:themeColor="accent1" w:themeShade="80"/>
        </w:rPr>
      </w:pPr>
    </w:p>
    <w:p w14:paraId="326B4FDD"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w:t>
      </w:r>
      <w:proofErr w:type="gramStart"/>
      <w:r w:rsidRPr="00C537FF">
        <w:rPr>
          <w:color w:val="1F4E79" w:themeColor="accent1" w:themeShade="80"/>
        </w:rPr>
        <w:t>( result</w:t>
      </w:r>
      <w:proofErr w:type="gramEnd"/>
      <w:r w:rsidRPr="00C537FF">
        <w:rPr>
          <w:color w:val="1F4E79" w:themeColor="accent1" w:themeShade="80"/>
        </w:rPr>
        <w:t xml:space="preserve"> != </w:t>
      </w:r>
      <w:r w:rsidRPr="00C537FF">
        <w:rPr>
          <w:rFonts w:eastAsiaTheme="majorEastAsia"/>
          <w:color w:val="1F4E79" w:themeColor="accent1" w:themeShade="80"/>
        </w:rPr>
        <w:t>WICED_SUCCESS</w:t>
      </w:r>
      <w:r w:rsidRPr="00C537FF">
        <w:rPr>
          <w:color w:val="1F4E79" w:themeColor="accent1" w:themeShade="80"/>
        </w:rPr>
        <w:t xml:space="preserve"> )</w:t>
      </w:r>
    </w:p>
    <w:p w14:paraId="59E3A9A0"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0DEF3EE3" w14:textId="457C8AC1"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WPRINT_APP_</w:t>
      </w:r>
      <w:proofErr w:type="gramStart"/>
      <w:r w:rsidRPr="00C537FF">
        <w:rPr>
          <w:rFonts w:eastAsiaTheme="majorEastAsia"/>
          <w:color w:val="1F4E79" w:themeColor="accent1" w:themeShade="80"/>
        </w:rPr>
        <w:t>INFO(</w:t>
      </w:r>
      <w:proofErr w:type="gramEnd"/>
      <w:r w:rsidRPr="00C537FF">
        <w:rPr>
          <w:rFonts w:eastAsiaTheme="majorEastAsia"/>
          <w:color w:val="1F4E79" w:themeColor="accent1" w:themeShade="80"/>
        </w:rPr>
        <w:t>(</w:t>
      </w:r>
      <w:r w:rsidR="004C32A8">
        <w:rPr>
          <w:color w:val="1F4E79" w:themeColor="accent1" w:themeShade="80"/>
        </w:rPr>
        <w:t>"</w:t>
      </w:r>
      <w:r w:rsidRPr="00C537FF">
        <w:rPr>
          <w:color w:val="1F4E79" w:themeColor="accent1" w:themeShade="80"/>
        </w:rPr>
        <w:t>Unable to lock DCT to read certificate\n</w:t>
      </w:r>
      <w:r w:rsidR="004C32A8">
        <w:rPr>
          <w:color w:val="1F4E79" w:themeColor="accent1" w:themeShade="80"/>
        </w:rPr>
        <w:t>"</w:t>
      </w:r>
      <w:r w:rsidRPr="00C537FF">
        <w:rPr>
          <w:rFonts w:eastAsiaTheme="majorEastAsia"/>
          <w:color w:val="1F4E79" w:themeColor="accent1" w:themeShade="80"/>
        </w:rPr>
        <w:t>));</w:t>
      </w:r>
    </w:p>
    <w:p w14:paraId="2E4C4330"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return;</w:t>
      </w:r>
    </w:p>
    <w:p w14:paraId="3EBA4F2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w:t>
      </w:r>
    </w:p>
    <w:p w14:paraId="0C7C1072" w14:textId="77777777" w:rsidR="00EA1736" w:rsidRPr="00C537FF" w:rsidRDefault="00EA1736" w:rsidP="00C6331A">
      <w:pPr>
        <w:pStyle w:val="CCode"/>
        <w:spacing w:after="0"/>
        <w:rPr>
          <w:color w:val="1F4E79" w:themeColor="accent1" w:themeShade="80"/>
        </w:rPr>
      </w:pPr>
    </w:p>
    <w:p w14:paraId="0E8FA781" w14:textId="4FEE8565" w:rsidR="00EA1736" w:rsidRPr="00C537FF" w:rsidRDefault="00EA1736" w:rsidP="00C6331A">
      <w:pPr>
        <w:pStyle w:val="CCode"/>
        <w:spacing w:after="0"/>
        <w:rPr>
          <w:color w:val="1F4E79" w:themeColor="accent1" w:themeShade="80"/>
        </w:rPr>
      </w:pPr>
      <w:r w:rsidRPr="00C537FF">
        <w:rPr>
          <w:color w:val="1F4E79" w:themeColor="accent1" w:themeShade="80"/>
        </w:rPr>
        <w:t>WPRINT_APP_</w:t>
      </w:r>
      <w:proofErr w:type="gramStart"/>
      <w:r w:rsidRPr="00C537FF">
        <w:rPr>
          <w:color w:val="1F4E79" w:themeColor="accent1" w:themeShade="80"/>
        </w:rPr>
        <w:t>INFO(</w:t>
      </w:r>
      <w:proofErr w:type="gramEnd"/>
      <w:r w:rsidRPr="00C537FF">
        <w:rPr>
          <w:color w:val="1F4E79" w:themeColor="accent1" w:themeShade="80"/>
        </w:rPr>
        <w:t>(</w:t>
      </w:r>
      <w:r w:rsidR="004C32A8">
        <w:rPr>
          <w:color w:val="1F4E79" w:themeColor="accent1" w:themeShade="80"/>
        </w:rPr>
        <w:t>"</w:t>
      </w:r>
      <w:r w:rsidRPr="00C537FF">
        <w:rPr>
          <w:color w:val="1F4E79" w:themeColor="accent1" w:themeShade="80"/>
        </w:rPr>
        <w:t>Certificate Length = %d\n</w:t>
      </w:r>
      <w:r w:rsidR="004C32A8">
        <w:rPr>
          <w:color w:val="1F4E79" w:themeColor="accent1" w:themeShade="80"/>
        </w:rPr>
        <w:t>"</w:t>
      </w:r>
      <w:r w:rsidRPr="00C537FF">
        <w:rPr>
          <w:color w:val="1F4E79" w:themeColor="accent1" w:themeShade="80"/>
        </w:rPr>
        <w:t>,</w:t>
      </w:r>
      <w:proofErr w:type="spellStart"/>
      <w:r w:rsidRPr="00C537FF">
        <w:rPr>
          <w:color w:val="1F4E79" w:themeColor="accent1" w:themeShade="80"/>
        </w:rPr>
        <w:t>strlen</w:t>
      </w:r>
      <w:proofErr w:type="spellEnd"/>
      <w:r w:rsidRPr="00C537FF">
        <w:rPr>
          <w:color w:val="1F4E79" w:themeColor="accent1" w:themeShade="80"/>
        </w:rPr>
        <w:t>(</w:t>
      </w:r>
      <w:proofErr w:type="spellStart"/>
      <w:r w:rsidRPr="00C537FF">
        <w:rPr>
          <w:color w:val="1F4E79" w:themeColor="accent1" w:themeShade="80"/>
        </w:rPr>
        <w:t>dct_security</w:t>
      </w:r>
      <w:proofErr w:type="spellEnd"/>
      <w:r w:rsidRPr="00C537FF">
        <w:rPr>
          <w:color w:val="1F4E79" w:themeColor="accent1" w:themeShade="80"/>
        </w:rPr>
        <w:t>-&gt;</w:t>
      </w:r>
      <w:r w:rsidRPr="00C537FF">
        <w:rPr>
          <w:rFonts w:eastAsiaTheme="majorEastAsia"/>
          <w:color w:val="1F4E79" w:themeColor="accent1" w:themeShade="80"/>
        </w:rPr>
        <w:t>certificate</w:t>
      </w:r>
      <w:r w:rsidRPr="00C537FF">
        <w:rPr>
          <w:color w:val="1F4E79" w:themeColor="accent1" w:themeShade="80"/>
        </w:rPr>
        <w:t>)));</w:t>
      </w:r>
    </w:p>
    <w:p w14:paraId="3819BB48" w14:textId="36D341A7" w:rsidR="00EA1736" w:rsidRPr="00C537FF" w:rsidRDefault="00EA1736" w:rsidP="00C6331A">
      <w:pPr>
        <w:pStyle w:val="CCode"/>
        <w:spacing w:after="0"/>
        <w:rPr>
          <w:color w:val="1F4E79" w:themeColor="accent1" w:themeShade="80"/>
        </w:rPr>
      </w:pPr>
      <w:r w:rsidRPr="00C537FF">
        <w:rPr>
          <w:color w:val="1F4E79" w:themeColor="accent1" w:themeShade="80"/>
        </w:rPr>
        <w:t>WPRINT_APP_</w:t>
      </w:r>
      <w:proofErr w:type="gramStart"/>
      <w:r w:rsidRPr="00C537FF">
        <w:rPr>
          <w:color w:val="1F4E79" w:themeColor="accent1" w:themeShade="80"/>
        </w:rPr>
        <w:t>INFO(</w:t>
      </w:r>
      <w:proofErr w:type="gramEnd"/>
      <w:r w:rsidRPr="00C537FF">
        <w:rPr>
          <w:color w:val="1F4E79" w:themeColor="accent1" w:themeShade="80"/>
        </w:rPr>
        <w:t>(</w:t>
      </w:r>
      <w:r w:rsidR="004C32A8">
        <w:rPr>
          <w:color w:val="1F4E79" w:themeColor="accent1" w:themeShade="80"/>
        </w:rPr>
        <w:t>"</w:t>
      </w:r>
      <w:r w:rsidRPr="00C537FF">
        <w:rPr>
          <w:color w:val="1F4E79" w:themeColor="accent1" w:themeShade="80"/>
        </w:rPr>
        <w:t>Certificate =%s</w:t>
      </w:r>
      <w:r w:rsidR="004C32A8">
        <w:rPr>
          <w:color w:val="1F4E79" w:themeColor="accent1" w:themeShade="80"/>
        </w:rPr>
        <w:t>"</w:t>
      </w:r>
      <w:r w:rsidRPr="00C537FF">
        <w:rPr>
          <w:color w:val="1F4E79" w:themeColor="accent1" w:themeShade="80"/>
        </w:rPr>
        <w:t>,</w:t>
      </w:r>
      <w:proofErr w:type="spellStart"/>
      <w:r w:rsidRPr="00C537FF">
        <w:rPr>
          <w:color w:val="1F4E79" w:themeColor="accent1" w:themeShade="80"/>
        </w:rPr>
        <w:t>dct_security</w:t>
      </w:r>
      <w:proofErr w:type="spellEnd"/>
      <w:r w:rsidRPr="00C537FF">
        <w:rPr>
          <w:color w:val="1F4E79" w:themeColor="accent1" w:themeShade="80"/>
        </w:rPr>
        <w:t>-&gt;</w:t>
      </w:r>
      <w:r w:rsidRPr="00C537FF">
        <w:rPr>
          <w:rFonts w:eastAsiaTheme="majorEastAsia"/>
          <w:color w:val="1F4E79" w:themeColor="accent1" w:themeShade="80"/>
        </w:rPr>
        <w:t>certificate</w:t>
      </w:r>
      <w:r w:rsidRPr="00C537FF">
        <w:rPr>
          <w:color w:val="1F4E79" w:themeColor="accent1" w:themeShade="80"/>
        </w:rPr>
        <w:t>));</w:t>
      </w:r>
    </w:p>
    <w:p w14:paraId="4E329491" w14:textId="77777777" w:rsidR="00EA1736" w:rsidRPr="00C537FF" w:rsidRDefault="00EA1736" w:rsidP="00C6331A">
      <w:pPr>
        <w:pStyle w:val="CCode"/>
        <w:spacing w:after="0"/>
        <w:rPr>
          <w:color w:val="1F4E79" w:themeColor="accent1" w:themeShade="80"/>
        </w:rPr>
      </w:pPr>
    </w:p>
    <w:p w14:paraId="057A6F99" w14:textId="77777777" w:rsidR="00EA1736" w:rsidRPr="00C537FF" w:rsidRDefault="00EA1736" w:rsidP="00C6331A">
      <w:pPr>
        <w:pStyle w:val="CCode"/>
        <w:spacing w:after="0"/>
        <w:rPr>
          <w:color w:val="1F4E79" w:themeColor="accent1" w:themeShade="80"/>
        </w:rPr>
      </w:pPr>
      <w:r w:rsidRPr="00C537FF">
        <w:rPr>
          <w:color w:val="1F4E79" w:themeColor="accent1" w:themeShade="80"/>
        </w:rPr>
        <w:t>result = wiced_tls_init_root_ca_certificates(dct_security-&gt;</w:t>
      </w:r>
      <w:proofErr w:type="gramStart"/>
      <w:r w:rsidRPr="00C537FF">
        <w:rPr>
          <w:rFonts w:eastAsiaTheme="majorEastAsia"/>
          <w:color w:val="1F4E79" w:themeColor="accent1" w:themeShade="80"/>
        </w:rPr>
        <w:t>certificate</w:t>
      </w:r>
      <w:r w:rsidRPr="00C537FF">
        <w:rPr>
          <w:color w:val="1F4E79" w:themeColor="accent1" w:themeShade="80"/>
        </w:rPr>
        <w:t>,strlen</w:t>
      </w:r>
      <w:proofErr w:type="gramEnd"/>
      <w:r w:rsidRPr="00C537FF">
        <w:rPr>
          <w:color w:val="1F4E79" w:themeColor="accent1" w:themeShade="80"/>
        </w:rPr>
        <w:t>(dct_security-&gt;</w:t>
      </w:r>
      <w:r w:rsidRPr="00C537FF">
        <w:rPr>
          <w:rFonts w:eastAsiaTheme="majorEastAsia"/>
          <w:color w:val="1F4E79" w:themeColor="accent1" w:themeShade="80"/>
        </w:rPr>
        <w:t>certificate</w:t>
      </w:r>
      <w:r w:rsidRPr="00C537FF">
        <w:rPr>
          <w:color w:val="1F4E79" w:themeColor="accent1" w:themeShade="80"/>
        </w:rPr>
        <w:t>) );</w:t>
      </w:r>
    </w:p>
    <w:p w14:paraId="4517E9CB"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w:t>
      </w:r>
      <w:proofErr w:type="gramStart"/>
      <w:r w:rsidRPr="00C537FF">
        <w:rPr>
          <w:color w:val="1F4E79" w:themeColor="accent1" w:themeShade="80"/>
        </w:rPr>
        <w:t>( result</w:t>
      </w:r>
      <w:proofErr w:type="gramEnd"/>
      <w:r w:rsidRPr="00C537FF">
        <w:rPr>
          <w:color w:val="1F4E79" w:themeColor="accent1" w:themeShade="80"/>
        </w:rPr>
        <w:t xml:space="preserve"> != </w:t>
      </w:r>
      <w:r w:rsidRPr="00C537FF">
        <w:rPr>
          <w:rFonts w:eastAsiaTheme="majorEastAsia"/>
          <w:color w:val="1F4E79" w:themeColor="accent1" w:themeShade="80"/>
        </w:rPr>
        <w:t>WICED_SUCCESS</w:t>
      </w:r>
      <w:r w:rsidRPr="00C537FF">
        <w:rPr>
          <w:color w:val="1F4E79" w:themeColor="accent1" w:themeShade="80"/>
        </w:rPr>
        <w:t xml:space="preserve"> )</w:t>
      </w:r>
    </w:p>
    <w:p w14:paraId="4170E6D7"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235494A2" w14:textId="3C0B8332"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rFonts w:eastAsiaTheme="majorEastAsia"/>
          <w:color w:val="1F4E79" w:themeColor="accent1" w:themeShade="80"/>
        </w:rPr>
        <w:t>WPRINT_APP_</w:t>
      </w:r>
      <w:proofErr w:type="gramStart"/>
      <w:r w:rsidRPr="00C537FF">
        <w:rPr>
          <w:rFonts w:eastAsiaTheme="majorEastAsia"/>
          <w:color w:val="1F4E79" w:themeColor="accent1" w:themeShade="80"/>
        </w:rPr>
        <w:t>INFO( (</w:t>
      </w:r>
      <w:proofErr w:type="gramEnd"/>
      <w:r w:rsidRPr="00C537FF">
        <w:rPr>
          <w:rFonts w:eastAsiaTheme="majorEastAsia"/>
          <w:color w:val="1F4E79" w:themeColor="accent1" w:themeShade="80"/>
        </w:rPr>
        <w:t xml:space="preserve">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rFonts w:eastAsiaTheme="majorEastAsia"/>
          <w:color w:val="1F4E79" w:themeColor="accent1" w:themeShade="80"/>
        </w:rPr>
        <w:t>, result) );</w:t>
      </w:r>
    </w:p>
    <w:p w14:paraId="7ED6CC1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color w:val="1F4E79" w:themeColor="accent1" w:themeShade="80"/>
        </w:rPr>
        <w:t>return;</w:t>
      </w:r>
    </w:p>
    <w:p w14:paraId="5E3C1CDB" w14:textId="0994B6B8" w:rsidR="00EA1736" w:rsidRPr="00C537FF" w:rsidRDefault="00D41A4E" w:rsidP="00D41A4E">
      <w:pPr>
        <w:pStyle w:val="CCode"/>
        <w:rPr>
          <w:color w:val="1F4E79" w:themeColor="accent1" w:themeShade="80"/>
        </w:rPr>
      </w:pPr>
      <w:r w:rsidRPr="00C537FF">
        <w:rPr>
          <w:color w:val="1F4E79" w:themeColor="accent1" w:themeShade="80"/>
        </w:rPr>
        <w:t>}</w:t>
      </w:r>
    </w:p>
    <w:p w14:paraId="00169009" w14:textId="69106381" w:rsidR="00D41A4E" w:rsidRPr="00C537FF" w:rsidRDefault="00D41A4E" w:rsidP="00D41A4E">
      <w:pPr>
        <w:autoSpaceDE w:val="0"/>
        <w:autoSpaceDN w:val="0"/>
        <w:adjustRightInd w:val="0"/>
        <w:spacing w:after="0" w:line="240" w:lineRule="auto"/>
        <w:rPr>
          <w:rFonts w:ascii="Times New Roman" w:eastAsia="Times New Roman" w:hAnsi="Times New Roman"/>
          <w:color w:val="1F4E79" w:themeColor="accent1" w:themeShade="80"/>
          <w:kern w:val="28"/>
          <w:sz w:val="18"/>
          <w:szCs w:val="18"/>
        </w:rPr>
      </w:pPr>
      <w:r w:rsidRPr="00C537FF">
        <w:rPr>
          <w:rFonts w:ascii="Consolas" w:hAnsi="Consolas" w:cs="Consolas"/>
          <w:color w:val="1F4E79" w:themeColor="accent1" w:themeShade="80"/>
          <w:sz w:val="20"/>
          <w:szCs w:val="20"/>
        </w:rPr>
        <w:t xml:space="preserve">    </w:t>
      </w:r>
      <w:r w:rsidRPr="00C537FF">
        <w:rPr>
          <w:rFonts w:ascii="Consolas" w:hAnsi="Consolas" w:cs="Consolas"/>
          <w:color w:val="1F4E79" w:themeColor="accent1" w:themeShade="80"/>
          <w:sz w:val="20"/>
          <w:szCs w:val="20"/>
        </w:rPr>
        <w:tab/>
      </w:r>
      <w:proofErr w:type="spellStart"/>
      <w:r w:rsidR="004676EA" w:rsidRPr="00C537FF">
        <w:rPr>
          <w:rFonts w:ascii="Times New Roman" w:eastAsia="Times New Roman" w:hAnsi="Times New Roman"/>
          <w:color w:val="1F4E79" w:themeColor="accent1" w:themeShade="80"/>
          <w:kern w:val="28"/>
          <w:sz w:val="18"/>
          <w:szCs w:val="18"/>
        </w:rPr>
        <w:t>wiced_dct_read_</w:t>
      </w:r>
      <w:proofErr w:type="gramStart"/>
      <w:r w:rsidR="004676EA" w:rsidRPr="00C537FF">
        <w:rPr>
          <w:rFonts w:ascii="Times New Roman" w:eastAsia="Times New Roman" w:hAnsi="Times New Roman"/>
          <w:color w:val="1F4E79" w:themeColor="accent1" w:themeShade="80"/>
          <w:kern w:val="28"/>
          <w:sz w:val="18"/>
          <w:szCs w:val="18"/>
        </w:rPr>
        <w:t>unlock</w:t>
      </w:r>
      <w:proofErr w:type="spellEnd"/>
      <w:r w:rsidR="004676EA" w:rsidRPr="00C537FF">
        <w:rPr>
          <w:rFonts w:ascii="Times New Roman" w:eastAsia="Times New Roman" w:hAnsi="Times New Roman"/>
          <w:color w:val="1F4E79" w:themeColor="accent1" w:themeShade="80"/>
          <w:kern w:val="28"/>
          <w:sz w:val="18"/>
          <w:szCs w:val="18"/>
        </w:rPr>
        <w:t>(</w:t>
      </w:r>
      <w:proofErr w:type="spellStart"/>
      <w:proofErr w:type="gramEnd"/>
      <w:r w:rsidRPr="00C537FF">
        <w:rPr>
          <w:rFonts w:ascii="Times New Roman" w:eastAsia="Times New Roman" w:hAnsi="Times New Roman"/>
          <w:color w:val="1F4E79" w:themeColor="accent1" w:themeShade="80"/>
          <w:kern w:val="28"/>
          <w:sz w:val="18"/>
          <w:szCs w:val="18"/>
        </w:rPr>
        <w:t>dct_security</w:t>
      </w:r>
      <w:proofErr w:type="spellEnd"/>
      <w:r w:rsidRPr="00C537FF">
        <w:rPr>
          <w:rFonts w:ascii="Times New Roman" w:eastAsia="Times New Roman" w:hAnsi="Times New Roman"/>
          <w:color w:val="1F4E79" w:themeColor="accent1" w:themeShade="80"/>
          <w:kern w:val="28"/>
          <w:sz w:val="18"/>
          <w:szCs w:val="18"/>
        </w:rPr>
        <w:t>, WICED_FALSE);</w:t>
      </w: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09C97887" w:rsidR="00EA1736" w:rsidRDefault="00EA1736" w:rsidP="00C6331A">
      <w:pPr>
        <w:pStyle w:val="ListParagraph"/>
        <w:numPr>
          <w:ilvl w:val="0"/>
          <w:numId w:val="24"/>
        </w:numPr>
      </w:pPr>
      <w:r>
        <w:t xml:space="preserve">Store the file to the </w:t>
      </w:r>
      <w:r w:rsidR="00F1221C">
        <w:t xml:space="preserve">SDK </w:t>
      </w:r>
      <w:r>
        <w:t xml:space="preserve">directory </w:t>
      </w:r>
      <w:r w:rsidRPr="00667172">
        <w:rPr>
          <w:i/>
        </w:rPr>
        <w:t>resources</w:t>
      </w:r>
      <w:r>
        <w:t>.</w:t>
      </w:r>
    </w:p>
    <w:p w14:paraId="5F3FA99B" w14:textId="0D167A77" w:rsidR="00EA1736" w:rsidRDefault="00A1275A" w:rsidP="00C6331A">
      <w:pPr>
        <w:pStyle w:val="ListParagraph"/>
        <w:numPr>
          <w:ilvl w:val="0"/>
          <w:numId w:val="24"/>
        </w:numPr>
      </w:pPr>
      <w:r>
        <w:t>A</w:t>
      </w:r>
      <w:r w:rsidR="00EA1736">
        <w:t xml:space="preserve">dd the path to the certificate as a RESOURCES tag in your </w:t>
      </w:r>
      <w:proofErr w:type="spellStart"/>
      <w:r w:rsidR="00EA1736">
        <w:t>Makefile</w:t>
      </w:r>
      <w:proofErr w:type="spellEnd"/>
      <w:r w:rsidR="00EA1736">
        <w:t>. For example</w:t>
      </w:r>
      <w:r>
        <w:t xml:space="preserve">, assuming you have a certificate file called </w:t>
      </w:r>
      <w:proofErr w:type="spellStart"/>
      <w:r>
        <w:rPr>
          <w:i/>
        </w:rPr>
        <w:t>wwep_cert.pem</w:t>
      </w:r>
      <w:proofErr w:type="spellEnd"/>
      <w:r w:rsidRPr="00F73DA6">
        <w:t xml:space="preserve"> stored in the</w:t>
      </w:r>
      <w:r>
        <w:t xml:space="preserve"> </w:t>
      </w:r>
      <w:r w:rsidRPr="00F73DA6">
        <w:rPr>
          <w:i/>
        </w:rPr>
        <w:t>resources/certificates</w:t>
      </w:r>
      <w:r>
        <w:rPr>
          <w:i/>
        </w:rPr>
        <w:t>/</w:t>
      </w:r>
      <w:proofErr w:type="spellStart"/>
      <w:r>
        <w:rPr>
          <w:i/>
        </w:rPr>
        <w:t>wwep</w:t>
      </w:r>
      <w:proofErr w:type="spellEnd"/>
      <w:r>
        <w:t xml:space="preserve"> folder</w:t>
      </w:r>
      <w:r w:rsidR="00EA1736">
        <w:t>:</w:t>
      </w:r>
    </w:p>
    <w:p w14:paraId="285A85F6" w14:textId="3264E0B4" w:rsidR="00EA1736" w:rsidRDefault="00EA1736" w:rsidP="008448D0">
      <w:pPr>
        <w:pStyle w:val="CCode"/>
        <w:ind w:left="1440"/>
        <w:rPr>
          <w:rFonts w:asciiTheme="minorHAnsi" w:hAnsiTheme="minorHAnsi"/>
          <w:color w:val="1F4E79" w:themeColor="accent1" w:themeShade="80"/>
        </w:rPr>
      </w:pPr>
      <w:r w:rsidRPr="00C537FF">
        <w:rPr>
          <w:rFonts w:asciiTheme="minorHAnsi" w:hAnsiTheme="minorHAnsi"/>
          <w:color w:val="1F4E79" w:themeColor="accent1" w:themeShade="80"/>
        </w:rPr>
        <w:t>$(NAME)_</w:t>
      </w:r>
      <w:proofErr w:type="gramStart"/>
      <w:r w:rsidRPr="00C537FF">
        <w:rPr>
          <w:rFonts w:asciiTheme="minorHAnsi" w:hAnsiTheme="minorHAnsi"/>
          <w:color w:val="1F4E79" w:themeColor="accent1" w:themeShade="80"/>
        </w:rPr>
        <w:t>RESOURCES  :</w:t>
      </w:r>
      <w:proofErr w:type="gramEnd"/>
      <w:r w:rsidRPr="00C537FF">
        <w:rPr>
          <w:rFonts w:asciiTheme="minorHAnsi" w:hAnsiTheme="minorHAnsi"/>
          <w:color w:val="1F4E79" w:themeColor="accent1" w:themeShade="80"/>
        </w:rPr>
        <w:t xml:space="preserve">= </w:t>
      </w:r>
      <w:r w:rsidR="00F1221C">
        <w:rPr>
          <w:rFonts w:asciiTheme="minorHAnsi" w:hAnsiTheme="minorHAnsi"/>
          <w:color w:val="1F4E79" w:themeColor="accent1" w:themeShade="80"/>
        </w:rPr>
        <w:t>certificates/</w:t>
      </w:r>
      <w:proofErr w:type="spellStart"/>
      <w:r w:rsidR="00A10CD6">
        <w:rPr>
          <w:rFonts w:asciiTheme="minorHAnsi" w:hAnsiTheme="minorHAnsi"/>
          <w:color w:val="1F4E79" w:themeColor="accent1" w:themeShade="80"/>
        </w:rPr>
        <w:t>wwep</w:t>
      </w:r>
      <w:proofErr w:type="spellEnd"/>
      <w:r w:rsidR="00A10CD6">
        <w:rPr>
          <w:rFonts w:asciiTheme="minorHAnsi" w:hAnsiTheme="minorHAnsi"/>
          <w:color w:val="1F4E79" w:themeColor="accent1" w:themeShade="80"/>
        </w:rPr>
        <w:t>/</w:t>
      </w:r>
      <w:proofErr w:type="spellStart"/>
      <w:r w:rsidR="00F1221C">
        <w:rPr>
          <w:rFonts w:asciiTheme="minorHAnsi" w:hAnsiTheme="minorHAnsi"/>
          <w:color w:val="1F4E79" w:themeColor="accent1" w:themeShade="80"/>
        </w:rPr>
        <w:t>wwep_cert.pem</w:t>
      </w:r>
      <w:proofErr w:type="spellEnd"/>
    </w:p>
    <w:p w14:paraId="4411D6B0" w14:textId="7F62BDB3" w:rsidR="00F1221C" w:rsidRPr="00C537FF" w:rsidRDefault="00F1221C" w:rsidP="008448D0">
      <w:pPr>
        <w:ind w:left="720"/>
      </w:pPr>
      <w:r>
        <w:t>Note that in this case, you don't specify "resources" in the path since it is part of the keyword.</w:t>
      </w:r>
    </w:p>
    <w:p w14:paraId="33D2025D" w14:textId="125AE789" w:rsidR="00EA1736" w:rsidRDefault="00EA1736" w:rsidP="00C6331A">
      <w:pPr>
        <w:pStyle w:val="ListParagraph"/>
        <w:numPr>
          <w:ilvl w:val="0"/>
          <w:numId w:val="24"/>
        </w:numPr>
        <w:spacing w:before="240"/>
      </w:pPr>
      <w:r>
        <w:lastRenderedPageBreak/>
        <w:t xml:space="preserve">In the </w:t>
      </w:r>
      <w:proofErr w:type="gramStart"/>
      <w:r>
        <w:t>project</w:t>
      </w:r>
      <w:r w:rsidR="004C32A8">
        <w:t>'</w:t>
      </w:r>
      <w:r>
        <w:t>s</w:t>
      </w:r>
      <w:proofErr w:type="gramEnd"/>
      <w:r>
        <w:t xml:space="preserve"> .c file, add:</w:t>
      </w:r>
    </w:p>
    <w:p w14:paraId="1AB17504" w14:textId="07411989" w:rsidR="00EA1736" w:rsidRPr="00C537FF" w:rsidRDefault="00EA1736" w:rsidP="00C6331A">
      <w:pPr>
        <w:pStyle w:val="CCode"/>
        <w:spacing w:after="0"/>
        <w:ind w:left="1440"/>
        <w:rPr>
          <w:color w:val="1F4E79" w:themeColor="accent1" w:themeShade="80"/>
        </w:rPr>
      </w:pPr>
      <w:r w:rsidRPr="00C537FF">
        <w:rPr>
          <w:color w:val="1F4E79" w:themeColor="accent1" w:themeShade="80"/>
        </w:rPr>
        <w:t xml:space="preserve">#include </w:t>
      </w:r>
      <w:r w:rsidR="004C32A8">
        <w:rPr>
          <w:color w:val="1F4E79" w:themeColor="accent1" w:themeShade="80"/>
        </w:rPr>
        <w:t>"</w:t>
      </w:r>
      <w:proofErr w:type="spellStart"/>
      <w:r w:rsidRPr="00C537FF">
        <w:rPr>
          <w:color w:val="1F4E79" w:themeColor="accent1" w:themeShade="80"/>
        </w:rPr>
        <w:t>resources.h</w:t>
      </w:r>
      <w:proofErr w:type="spellEnd"/>
      <w:r w:rsidR="004C32A8">
        <w:rPr>
          <w:color w:val="1F4E79" w:themeColor="accent1" w:themeShade="80"/>
        </w:rPr>
        <w:t>"</w:t>
      </w:r>
    </w:p>
    <w:p w14:paraId="24E2DC04" w14:textId="77777777" w:rsidR="00EA1736" w:rsidRDefault="00EA1736" w:rsidP="00C6331A">
      <w:pPr>
        <w:pStyle w:val="ListParagraph"/>
        <w:numPr>
          <w:ilvl w:val="0"/>
          <w:numId w:val="24"/>
        </w:numPr>
        <w:spacing w:before="240"/>
      </w:pPr>
      <w:r>
        <w:t xml:space="preserve">Load the file into RAM using the API </w:t>
      </w:r>
      <w:proofErr w:type="spellStart"/>
      <w:r>
        <w:t>resource_get_readonly_buffer</w:t>
      </w:r>
      <w:proofErr w:type="spellEnd"/>
      <w:r>
        <w:t>.</w:t>
      </w:r>
    </w:p>
    <w:p w14:paraId="2E1F5CD2" w14:textId="630D1914" w:rsidR="00EA1736" w:rsidRDefault="00EA1736" w:rsidP="00C6331A">
      <w:pPr>
        <w:pStyle w:val="ListParagraph"/>
        <w:numPr>
          <w:ilvl w:val="1"/>
          <w:numId w:val="24"/>
        </w:numPr>
      </w:pPr>
      <w:r>
        <w:t xml:space="preserve">Note how paths are specified with </w:t>
      </w:r>
      <w:r w:rsidR="004C32A8">
        <w:t>"</w:t>
      </w:r>
      <w:r>
        <w:t>_DIR_</w:t>
      </w:r>
      <w:r w:rsidR="004C32A8">
        <w:t>"</w:t>
      </w:r>
      <w:r>
        <w:t xml:space="preserve"> instead of </w:t>
      </w:r>
      <w:r w:rsidR="004C32A8">
        <w:t>"</w:t>
      </w:r>
      <w:r>
        <w:t>/</w:t>
      </w:r>
      <w:r w:rsidR="004C32A8">
        <w:t>"</w:t>
      </w:r>
      <w:r w:rsidR="00A10CD6">
        <w:t xml:space="preserve"> after the first sub-folder underneath </w:t>
      </w:r>
      <w:r w:rsidR="00A81845">
        <w:rPr>
          <w:i/>
        </w:rPr>
        <w:t>resources</w:t>
      </w:r>
      <w:r w:rsidR="00EB079F">
        <w:t xml:space="preserve"> and the first "/" is specified with "_".</w:t>
      </w:r>
    </w:p>
    <w:p w14:paraId="0438B631" w14:textId="5E6D8191" w:rsidR="00EA1736" w:rsidRDefault="00EA1736" w:rsidP="00C6331A">
      <w:pPr>
        <w:pStyle w:val="ListParagraph"/>
        <w:numPr>
          <w:ilvl w:val="1"/>
          <w:numId w:val="24"/>
        </w:numPr>
      </w:pPr>
      <w:r>
        <w:t xml:space="preserve">Note how the file extension is separated using </w:t>
      </w:r>
      <w:r w:rsidR="004C32A8">
        <w:t>"</w:t>
      </w:r>
      <w:r>
        <w:t>_</w:t>
      </w:r>
      <w:r w:rsidR="004C32A8">
        <w:t>"</w:t>
      </w:r>
      <w:r>
        <w:t xml:space="preserve"> instead of </w:t>
      </w:r>
      <w:r w:rsidR="004C32A8">
        <w:t>"</w:t>
      </w:r>
      <w:r>
        <w:t>.</w:t>
      </w:r>
      <w:r w:rsidR="004C32A8">
        <w:t>"</w:t>
      </w:r>
    </w:p>
    <w:p w14:paraId="0EB2175F" w14:textId="77777777" w:rsidR="00EA1736" w:rsidRDefault="00EA1736" w:rsidP="008E2A6D">
      <w:pPr>
        <w:pStyle w:val="ListParagraph"/>
        <w:keepNext/>
        <w:numPr>
          <w:ilvl w:val="0"/>
          <w:numId w:val="24"/>
        </w:numPr>
      </w:pPr>
      <w:r>
        <w:t xml:space="preserve">Initialize the certificate using the API </w:t>
      </w:r>
      <w:proofErr w:type="spellStart"/>
      <w:r w:rsidRPr="00DE6F6A">
        <w:t>wiced_tls_init_root_ca_certificates</w:t>
      </w:r>
      <w:proofErr w:type="spellEnd"/>
      <w:r>
        <w:t>.</w:t>
      </w:r>
    </w:p>
    <w:p w14:paraId="6137595F" w14:textId="77777777" w:rsidR="00EA1736" w:rsidRDefault="00EA1736" w:rsidP="008E2A6D">
      <w:pPr>
        <w:keepNext/>
        <w:ind w:left="720"/>
        <w:rPr>
          <w:rFonts w:ascii="Monaco" w:hAnsi="Monaco" w:cs="Times New Roman"/>
          <w:sz w:val="17"/>
          <w:szCs w:val="17"/>
        </w:rPr>
      </w:pPr>
      <w:r>
        <w:t>For example:</w:t>
      </w:r>
    </w:p>
    <w:p w14:paraId="236C84C1" w14:textId="77777777" w:rsidR="00EA1736" w:rsidRPr="00C537FF" w:rsidRDefault="00EA1736" w:rsidP="008E2A6D">
      <w:pPr>
        <w:pStyle w:val="CCode"/>
        <w:keepNext/>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 Initialize the root CA certificate */</w:t>
      </w:r>
    </w:p>
    <w:p w14:paraId="3A3CA696" w14:textId="0887FD3E" w:rsidR="00E70279" w:rsidRDefault="00EA1736" w:rsidP="008E2A6D">
      <w:pPr>
        <w:pStyle w:val="CCode"/>
        <w:keepNext/>
        <w:spacing w:after="0"/>
        <w:rPr>
          <w:rFonts w:eastAsiaTheme="majorEastAsia"/>
          <w:color w:val="1F4E79" w:themeColor="accent1" w:themeShade="80"/>
        </w:rPr>
      </w:pPr>
      <w:r w:rsidRPr="00C537FF">
        <w:rPr>
          <w:rFonts w:eastAsiaTheme="majorEastAsia"/>
          <w:color w:val="1F4E79" w:themeColor="accent1" w:themeShade="80"/>
        </w:rPr>
        <w:t xml:space="preserve">    </w:t>
      </w:r>
      <w:r w:rsidR="00E70279">
        <w:rPr>
          <w:rFonts w:eastAsiaTheme="majorEastAsia"/>
          <w:color w:val="1F4E79" w:themeColor="accent1" w:themeShade="80"/>
        </w:rPr>
        <w:t xml:space="preserve">char * </w:t>
      </w:r>
      <w:proofErr w:type="spellStart"/>
      <w:r w:rsidR="00B4388A">
        <w:rPr>
          <w:rFonts w:eastAsiaTheme="majorEastAsia"/>
          <w:color w:val="1F4E79" w:themeColor="accent1" w:themeShade="80"/>
        </w:rPr>
        <w:t>wwep</w:t>
      </w:r>
      <w:r w:rsidR="00E70279">
        <w:rPr>
          <w:rFonts w:eastAsiaTheme="majorEastAsia"/>
          <w:color w:val="1F4E79" w:themeColor="accent1" w:themeShade="80"/>
        </w:rPr>
        <w:t>_root_ca_certificate</w:t>
      </w:r>
      <w:proofErr w:type="spellEnd"/>
      <w:r w:rsidR="00E70279">
        <w:rPr>
          <w:rFonts w:eastAsiaTheme="majorEastAsia"/>
          <w:color w:val="1F4E79" w:themeColor="accent1" w:themeShade="80"/>
        </w:rPr>
        <w:t>;</w:t>
      </w:r>
    </w:p>
    <w:p w14:paraId="152DA187" w14:textId="5FF1041A" w:rsidR="00EA1736" w:rsidRPr="00C537FF" w:rsidRDefault="00E70279" w:rsidP="008E2A6D">
      <w:pPr>
        <w:pStyle w:val="CCode"/>
        <w:keepNext/>
        <w:spacing w:after="0"/>
        <w:rPr>
          <w:color w:val="1F4E79" w:themeColor="accent1" w:themeShade="80"/>
        </w:rPr>
      </w:pPr>
      <w:r>
        <w:rPr>
          <w:color w:val="1F4E79" w:themeColor="accent1" w:themeShade="80"/>
        </w:rPr>
        <w:t xml:space="preserve">    </w:t>
      </w:r>
      <w:r w:rsidR="00EA1736" w:rsidRPr="00C537FF">
        <w:rPr>
          <w:color w:val="1F4E79" w:themeColor="accent1" w:themeShade="80"/>
        </w:rPr>
        <w:t xml:space="preserve">uint32_t </w:t>
      </w:r>
      <w:proofErr w:type="spellStart"/>
      <w:r w:rsidR="00EA1736" w:rsidRPr="00C537FF">
        <w:rPr>
          <w:color w:val="1F4E79" w:themeColor="accent1" w:themeShade="80"/>
        </w:rPr>
        <w:t>size_out</w:t>
      </w:r>
      <w:proofErr w:type="spellEnd"/>
      <w:r w:rsidR="00EA1736" w:rsidRPr="00C537FF">
        <w:rPr>
          <w:color w:val="1F4E79" w:themeColor="accent1" w:themeShade="80"/>
        </w:rPr>
        <w:t>;</w:t>
      </w:r>
    </w:p>
    <w:p w14:paraId="129A817A" w14:textId="5BE4804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proofErr w:type="spellStart"/>
      <w:r w:rsidRPr="00C537FF">
        <w:rPr>
          <w:color w:val="1F4E79" w:themeColor="accent1" w:themeShade="80"/>
        </w:rPr>
        <w:t>resource_get_readonly_</w:t>
      </w:r>
      <w:proofErr w:type="gramStart"/>
      <w:r w:rsidRPr="00C537FF">
        <w:rPr>
          <w:color w:val="1F4E79" w:themeColor="accent1" w:themeShade="80"/>
        </w:rPr>
        <w:t>buffer</w:t>
      </w:r>
      <w:proofErr w:type="spellEnd"/>
      <w:r w:rsidRPr="00C537FF">
        <w:rPr>
          <w:color w:val="1F4E79" w:themeColor="accent1" w:themeShade="80"/>
        </w:rPr>
        <w:t>( &amp;</w:t>
      </w:r>
      <w:proofErr w:type="spellStart"/>
      <w:proofErr w:type="gramEnd"/>
      <w:r w:rsidRPr="00C537FF">
        <w:rPr>
          <w:color w:val="1F4E79" w:themeColor="accent1" w:themeShade="80"/>
        </w:rPr>
        <w:t>resources_</w:t>
      </w:r>
      <w:r w:rsidR="00B4388A">
        <w:rPr>
          <w:color w:val="1F4E79" w:themeColor="accent1" w:themeShade="80"/>
        </w:rPr>
        <w:t>certificates</w:t>
      </w:r>
      <w:r w:rsidRPr="00C537FF">
        <w:rPr>
          <w:color w:val="1F4E79" w:themeColor="accent1" w:themeShade="80"/>
        </w:rPr>
        <w:t>_DIR_</w:t>
      </w:r>
      <w:r w:rsidR="00B4388A">
        <w:rPr>
          <w:color w:val="1F4E79" w:themeColor="accent1" w:themeShade="80"/>
        </w:rPr>
        <w:t>wwep</w:t>
      </w:r>
      <w:r w:rsidRPr="00C537FF">
        <w:rPr>
          <w:color w:val="1F4E79" w:themeColor="accent1" w:themeShade="80"/>
        </w:rPr>
        <w:t>_DIR_</w:t>
      </w:r>
      <w:r w:rsidR="00B4388A">
        <w:rPr>
          <w:color w:val="1F4E79" w:themeColor="accent1" w:themeShade="80"/>
        </w:rPr>
        <w:t>wwep_cert</w:t>
      </w:r>
      <w:r w:rsidRPr="00C537FF">
        <w:rPr>
          <w:color w:val="1F4E79" w:themeColor="accent1" w:themeShade="80"/>
        </w:rPr>
        <w:t>_pem</w:t>
      </w:r>
      <w:proofErr w:type="spellEnd"/>
      <w:r w:rsidRPr="00C537FF">
        <w:rPr>
          <w:color w:val="1F4E79" w:themeColor="accent1" w:themeShade="80"/>
        </w:rPr>
        <w:t>, 0, 2048, &amp;</w:t>
      </w:r>
      <w:proofErr w:type="spellStart"/>
      <w:r w:rsidRPr="00C537FF">
        <w:rPr>
          <w:color w:val="1F4E79" w:themeColor="accent1" w:themeShade="80"/>
        </w:rPr>
        <w:t>size_out</w:t>
      </w:r>
      <w:proofErr w:type="spellEnd"/>
      <w:r w:rsidRPr="00C537FF">
        <w:rPr>
          <w:color w:val="1F4E79" w:themeColor="accent1" w:themeShade="80"/>
        </w:rPr>
        <w:t>, (const void **) &amp;</w:t>
      </w:r>
      <w:proofErr w:type="spellStart"/>
      <w:r w:rsidR="00B4388A">
        <w:rPr>
          <w:rFonts w:eastAsiaTheme="majorEastAsia"/>
          <w:color w:val="1F4E79" w:themeColor="accent1" w:themeShade="80"/>
        </w:rPr>
        <w:t>wwep</w:t>
      </w:r>
      <w:r w:rsidRPr="00C537FF">
        <w:rPr>
          <w:color w:val="1F4E79" w:themeColor="accent1" w:themeShade="80"/>
        </w:rPr>
        <w:t>_root_ca_certificate</w:t>
      </w:r>
      <w:proofErr w:type="spellEnd"/>
      <w:r w:rsidRPr="00C537FF">
        <w:rPr>
          <w:color w:val="1F4E79" w:themeColor="accent1" w:themeShade="80"/>
        </w:rPr>
        <w:t xml:space="preserve"> );</w:t>
      </w:r>
    </w:p>
    <w:p w14:paraId="4C65D918" w14:textId="681A031A" w:rsidR="00EA1736" w:rsidRPr="00C537FF" w:rsidRDefault="00EA1736" w:rsidP="00C6331A">
      <w:pPr>
        <w:pStyle w:val="CCode"/>
        <w:spacing w:after="0"/>
        <w:rPr>
          <w:color w:val="1F4E79" w:themeColor="accent1" w:themeShade="80"/>
        </w:rPr>
      </w:pPr>
      <w:r w:rsidRPr="00C537FF">
        <w:rPr>
          <w:color w:val="1F4E79" w:themeColor="accent1" w:themeShade="80"/>
        </w:rPr>
        <w:t xml:space="preserve">    result = </w:t>
      </w:r>
      <w:proofErr w:type="spellStart"/>
      <w:r w:rsidRPr="00C537FF">
        <w:rPr>
          <w:color w:val="1F4E79" w:themeColor="accent1" w:themeShade="80"/>
        </w:rPr>
        <w:t>wiced_tls_init_root_ca_</w:t>
      </w:r>
      <w:proofErr w:type="gramStart"/>
      <w:r w:rsidRPr="00C537FF">
        <w:rPr>
          <w:color w:val="1F4E79" w:themeColor="accent1" w:themeShade="80"/>
        </w:rPr>
        <w:t>certificates</w:t>
      </w:r>
      <w:proofErr w:type="spellEnd"/>
      <w:r w:rsidRPr="00C537FF">
        <w:rPr>
          <w:color w:val="1F4E79" w:themeColor="accent1" w:themeShade="80"/>
        </w:rPr>
        <w:t xml:space="preserve">( </w:t>
      </w:r>
      <w:proofErr w:type="spellStart"/>
      <w:r w:rsidR="00B4388A">
        <w:rPr>
          <w:rFonts w:eastAsiaTheme="majorEastAsia"/>
          <w:color w:val="1F4E79" w:themeColor="accent1" w:themeShade="80"/>
        </w:rPr>
        <w:t>wwep</w:t>
      </w:r>
      <w:proofErr w:type="gramEnd"/>
      <w:r w:rsidRPr="00C537FF">
        <w:rPr>
          <w:color w:val="1F4E79" w:themeColor="accent1" w:themeShade="80"/>
        </w:rPr>
        <w:t>_root_ca_certificate</w:t>
      </w:r>
      <w:proofErr w:type="spellEnd"/>
      <w:r w:rsidRPr="00C537FF">
        <w:rPr>
          <w:color w:val="1F4E79" w:themeColor="accent1" w:themeShade="80"/>
        </w:rPr>
        <w:t xml:space="preserve">, </w:t>
      </w:r>
      <w:proofErr w:type="spellStart"/>
      <w:r w:rsidRPr="00C537FF">
        <w:rPr>
          <w:color w:val="1F4E79" w:themeColor="accent1" w:themeShade="80"/>
        </w:rPr>
        <w:t>size_out</w:t>
      </w:r>
      <w:proofErr w:type="spellEnd"/>
      <w:r w:rsidRPr="00C537FF">
        <w:rPr>
          <w:color w:val="1F4E79" w:themeColor="accent1" w:themeShade="80"/>
        </w:rPr>
        <w:t xml:space="preserve"> );</w:t>
      </w:r>
    </w:p>
    <w:p w14:paraId="7A465B43"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    if </w:t>
      </w:r>
      <w:proofErr w:type="gramStart"/>
      <w:r w:rsidRPr="00C537FF">
        <w:rPr>
          <w:color w:val="1F4E79" w:themeColor="accent1" w:themeShade="80"/>
        </w:rPr>
        <w:t>( result</w:t>
      </w:r>
      <w:proofErr w:type="gramEnd"/>
      <w:r w:rsidRPr="00C537FF">
        <w:rPr>
          <w:color w:val="1F4E79" w:themeColor="accent1" w:themeShade="80"/>
        </w:rPr>
        <w:t xml:space="preserve"> != WICED_SUCCESS )</w:t>
      </w:r>
    </w:p>
    <w:p w14:paraId="7828089B"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32DF1879" w14:textId="339E19B4" w:rsidR="00EA1736" w:rsidRPr="00C537FF" w:rsidRDefault="00EA1736" w:rsidP="00C6331A">
      <w:pPr>
        <w:pStyle w:val="CCode"/>
        <w:spacing w:after="0"/>
        <w:rPr>
          <w:color w:val="1F4E79" w:themeColor="accent1" w:themeShade="80"/>
        </w:rPr>
      </w:pPr>
      <w:r w:rsidRPr="00C537FF">
        <w:rPr>
          <w:color w:val="1F4E79" w:themeColor="accent1" w:themeShade="80"/>
        </w:rPr>
        <w:t>        WPRINT_APP_</w:t>
      </w:r>
      <w:proofErr w:type="gramStart"/>
      <w:r w:rsidRPr="00C537FF">
        <w:rPr>
          <w:color w:val="1F4E79" w:themeColor="accent1" w:themeShade="80"/>
        </w:rPr>
        <w:t>INFO( (</w:t>
      </w:r>
      <w:proofErr w:type="gramEnd"/>
      <w:r w:rsidRPr="00C537FF">
        <w:rPr>
          <w:color w:val="1F4E79" w:themeColor="accent1" w:themeShade="80"/>
        </w:rPr>
        <w:t xml:space="preserve">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color w:val="1F4E79" w:themeColor="accent1" w:themeShade="80"/>
        </w:rPr>
        <w:t>, result) );</w:t>
      </w:r>
    </w:p>
    <w:p w14:paraId="33BA9EAB" w14:textId="77777777" w:rsidR="00EA1736" w:rsidRPr="00C537FF" w:rsidRDefault="00EA1736" w:rsidP="00C6331A">
      <w:pPr>
        <w:pStyle w:val="CCode"/>
        <w:spacing w:after="0"/>
        <w:rPr>
          <w:color w:val="1F4E79" w:themeColor="accent1" w:themeShade="80"/>
        </w:rPr>
      </w:pPr>
      <w:r w:rsidRPr="00C537FF">
        <w:rPr>
          <w:color w:val="1F4E79" w:themeColor="accent1" w:themeShade="80"/>
        </w:rPr>
        <w:t>        return;</w:t>
      </w:r>
    </w:p>
    <w:p w14:paraId="71CCAEE0" w14:textId="699EB5A3" w:rsidR="00EA1736" w:rsidRPr="00C537FF" w:rsidRDefault="00EA1736" w:rsidP="00F149FB">
      <w:pPr>
        <w:pStyle w:val="CCode"/>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545DC567" w14:textId="7BF3909F" w:rsidR="00EA1736" w:rsidRDefault="00EA1736" w:rsidP="00C6331A">
      <w:pPr>
        <w:pStyle w:val="Heading3"/>
      </w:pPr>
      <w:r>
        <w:t xml:space="preserve">Method 3: Storing and using certificates from </w:t>
      </w:r>
      <w:r w:rsidR="004C32A8">
        <w:t>"</w:t>
      </w:r>
      <w:r>
        <w:t>char arrays</w:t>
      </w:r>
      <w:r w:rsidR="004C32A8">
        <w:t>"</w:t>
      </w:r>
    </w:p>
    <w:p w14:paraId="2C6AEE57" w14:textId="25B00B9B" w:rsidR="00EA1736" w:rsidRDefault="00EA1736" w:rsidP="00C6331A">
      <w:r>
        <w:t xml:space="preserve">You can embed the certificate into a static const char array in the source code by editing the PEM file to have </w:t>
      </w:r>
      <w:r w:rsidR="004C32A8">
        <w:t>"</w:t>
      </w:r>
      <w:r>
        <w:t>\r\n</w:t>
      </w:r>
      <w:r w:rsidR="004C32A8">
        <w:t>"</w:t>
      </w:r>
      <w:r>
        <w:t xml:space="preserve"> at the end of the lines.  The certificate will look like this in the source file:</w:t>
      </w:r>
    </w:p>
    <w:p w14:paraId="1D4644FE" w14:textId="48F5D815"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static const char </w:t>
      </w:r>
      <w:proofErr w:type="spellStart"/>
      <w:r w:rsidR="00B4388A">
        <w:rPr>
          <w:rFonts w:ascii="Courier New" w:hAnsi="Courier New" w:cs="Courier New"/>
          <w:color w:val="1F4E79" w:themeColor="accent1" w:themeShade="80"/>
          <w:sz w:val="16"/>
        </w:rPr>
        <w:t>wwep</w:t>
      </w:r>
      <w:r w:rsidRPr="00C537FF">
        <w:rPr>
          <w:rFonts w:ascii="Courier New" w:hAnsi="Courier New" w:cs="Courier New"/>
          <w:color w:val="1F4E79" w:themeColor="accent1" w:themeShade="80"/>
          <w:sz w:val="16"/>
        </w:rPr>
        <w:t>_root_ca_</w:t>
      </w:r>
      <w:proofErr w:type="gramStart"/>
      <w:r w:rsidRPr="00C537FF">
        <w:rPr>
          <w:rFonts w:ascii="Courier New" w:hAnsi="Courier New" w:cs="Courier New"/>
          <w:color w:val="1F4E79" w:themeColor="accent1" w:themeShade="80"/>
          <w:sz w:val="16"/>
        </w:rPr>
        <w:t>certificate</w:t>
      </w:r>
      <w:proofErr w:type="spellEnd"/>
      <w:r w:rsidRPr="00C537FF">
        <w:rPr>
          <w:rFonts w:ascii="Courier New" w:hAnsi="Courier New" w:cs="Courier New"/>
          <w:color w:val="1F4E79" w:themeColor="accent1" w:themeShade="80"/>
          <w:sz w:val="16"/>
        </w:rPr>
        <w:t>[</w:t>
      </w:r>
      <w:proofErr w:type="gramEnd"/>
      <w:r w:rsidRPr="00C537FF">
        <w:rPr>
          <w:rFonts w:ascii="Courier New" w:hAnsi="Courier New" w:cs="Courier New"/>
          <w:color w:val="1F4E79" w:themeColor="accent1" w:themeShade="80"/>
          <w:sz w:val="16"/>
        </w:rPr>
        <w:t>] =</w:t>
      </w:r>
    </w:p>
    <w:p w14:paraId="2BD17F65" w14:textId="673DE33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-----BEGIN CERTIFICATE-----\r\n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F11053C" w14:textId="5B09CB4E"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MIIDSjCCAjKgAwIBAgIQRK+wgNajJ7qJMDmGLvhAazANBgkqhkiG9w0BAQUFADA/\r\n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6B028378" w14:textId="3FFC7A0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MSQwIgYDVQQKExtEaWdpdGFsIFNpZ25hdHVyZSBUcnVzdCBDby4xFzAVBgNVBAMT\r\n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A7A8708" w14:textId="2CC729B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DkRTVCBSb290IENBIFgzMB4XDTAwMDkzMDIxMTIxOVoXDTIxMDkzMDE0MDExNVow\r\n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9B223D" w14:textId="19D7350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PzEkMCIGA1UEChMbRGlnaXRhbCBTaWduYXR1cmUgVHJ1c3QgQ28uMRcwFQYDVQQD\r\n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3F7D39F4" w14:textId="1B14C030"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Ew5EU1QgUm9vdCBDQSBYMzCCASIwDQYJKoZIhvcNAQEBBQADggEPADCCAQoCggEB\r\n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2251D88" w14:textId="1C82547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AN+v6ZdQCINXtMxiZfaQguzH0yxrMMpb7NnDfcdAwRgUi+DoM3ZJKuM/IUmTrE4O\r\n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EAC6B8" w14:textId="0B82682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rz5Iy2Xu/NMhD2XSKtkyj4zl93ewEnu1lcCJo6m67XMuegwGMoOifooUMM0RoOEq\r\n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DD6524A" w14:textId="482330CF"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OLl5CjH9UL2AZd+3UWODyOKIYepLYYHsUmu5ouJLGiifSKOeDNoJjj4XLh7dIN9b\r\n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021FCBBC" w14:textId="20CC28B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xiqKqy69cK3FCxolkHRyxXtqqzTWMIn/5WgTe1QLyNau7Fqckh49ZLOMxt+/yUFw\r\n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8D79F86" w14:textId="500307D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7BZy1SbsOFU5Q9D8/RhcQPGX69Wam40dutolucbY38EVAjqr2m7xPi71XAicPNaD\r\n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30FA250" w14:textId="01D2378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aeQQmxkqtilX4+U9m5/wAl0CAwEAAaNCMEAwDwYDVR0TAQH/BAUwAwEB/zAOBgNV\r\n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D29E3F" w14:textId="7C2C71B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HQ8BAf8EBAMCAQYwHQYDVR0OBBYEFMSnsaR7LHH62+FLkHX/xBVghYkQMA0GCSqG\r\n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00D9FCC" w14:textId="6357E5C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SIb3DQEBBQUAA4IBAQCjGiybFwBcqR7uKGY3Or+Dxz9LwwmglSBd49lZRNI+DT69\r\n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75B7FE78" w14:textId="4D630F62"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ikugdB/OEIKcdBodfpga3csTS7MgROSR6cz8faXbauX+5v3gTt23ADq1cEmv8uXr\r\n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EAA25A0" w14:textId="41B6EFAB"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AvHRAosZy5Q6XkjEGB5YGV8eAlrwDPGxrancWYaLbumR9YbK+rlmM6pZW87ipxZz\r\n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072317B" w14:textId="5EB0A04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R8srzJmwN0jP41ZL9c8PDHIyh8bwRLtTcm1D9SZImlJnt1ir/md2cXjbDaJWFBM5\r\n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7E12B07" w14:textId="556F9A0C"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JDGFoqgCWjBH4d1QB7wCCZAA62RjYJsWvIjJEubSfZGL+T0yjWW06XyxV3bqxbYo\r\n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3C823D" w14:textId="46EC167A"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Ob8VZRzI9neWagqNdwvYkQsEjgfbKbYK7p2CNTUQ\r\n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05D17B5" w14:textId="0F446E40" w:rsidR="00EA1736" w:rsidRPr="00C537FF" w:rsidRDefault="00EA1736" w:rsidP="00C6331A">
      <w:pPr>
        <w:pStyle w:val="CCode"/>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-----END CERTIFICATE-----\n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93055C">
      <w:pPr>
        <w:pStyle w:val="Heading1"/>
      </w:pPr>
      <w:bookmarkStart w:id="21" w:name="_Toc521412407"/>
      <w:r>
        <w:lastRenderedPageBreak/>
        <w:t xml:space="preserve">TCP/IP Sockets with </w:t>
      </w:r>
      <w:r w:rsidR="00BC23D3">
        <w:t>Transport Layer Security (</w:t>
      </w:r>
      <w:r>
        <w:t>TLS</w:t>
      </w:r>
      <w:r w:rsidR="00BC23D3">
        <w:t>)</w:t>
      </w:r>
      <w:bookmarkEnd w:id="21"/>
    </w:p>
    <w:p w14:paraId="149E2855" w14:textId="01A10CE2" w:rsidR="00EA1736" w:rsidRDefault="00EA1736" w:rsidP="00C6331A">
      <w:r>
        <w:t xml:space="preserve">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w:t>
      </w:r>
      <w:proofErr w:type="gramStart"/>
      <w:r>
        <w:t>fairly heavy</w:t>
      </w:r>
      <w:proofErr w:type="gramEnd"/>
      <w:r>
        <w:t xml:space="preserve">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278125D3" w:rsidR="00EA1736" w:rsidRPr="00B96577" w:rsidDel="004B3C17" w:rsidRDefault="0009173E" w:rsidP="00C6331A">
      <w:pPr>
        <w:rPr>
          <w:del w:id="22" w:author="Greg Landry" w:date="2019-02-06T15:26:00Z"/>
          <w:b/>
        </w:rPr>
      </w:pPr>
      <w:del w:id="23" w:author="Greg Landry" w:date="2019-02-06T15:26:00Z">
        <w:r w:rsidRPr="00B96577" w:rsidDel="004B3C17">
          <w:rPr>
            <w:b/>
          </w:rPr>
          <w:delText>You must include wiced_tls.h in the C source file to have access to the required WICED TLS functions.</w:delText>
        </w:r>
      </w:del>
    </w:p>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605A76F5" w:rsidR="00EA1736" w:rsidRDefault="00EA1736" w:rsidP="00C6331A">
      <w:pPr>
        <w:ind w:left="720"/>
      </w:pPr>
      <w:proofErr w:type="spellStart"/>
      <w:r w:rsidRPr="00E21F47">
        <w:rPr>
          <w:b/>
          <w:u w:val="single"/>
        </w:rPr>
        <w:t>wiced_tls_identity_t</w:t>
      </w:r>
      <w:proofErr w:type="spellEnd"/>
      <w:r>
        <w:t xml:space="preserve"> – this structure is used to hold your Public Key (in PEM certificate format) and your Private Key (in PEM format).  On the client side, this is only used if the protocol requires the server to verify the client</w:t>
      </w:r>
      <w:r w:rsidR="004C32A8">
        <w:t>'</w:t>
      </w:r>
      <w:r>
        <w:t>s identity (e.g. MQTT).  On the server side, this is the server</w:t>
      </w:r>
      <w:r w:rsidR="004C32A8">
        <w:t>'</w:t>
      </w:r>
      <w:r>
        <w:t xml:space="preserve">s certificate (which contains its public key) that is sent to initialize the connection.  You initialize this structure with a call to </w:t>
      </w:r>
      <w:proofErr w:type="spellStart"/>
      <w:r w:rsidRPr="00E21F47">
        <w:rPr>
          <w:i/>
        </w:rPr>
        <w:t>wiced_tls_init_identity</w:t>
      </w:r>
      <w:proofErr w:type="spellEnd"/>
      <w:r>
        <w:t>.  You need to pass it the Certificate and Private key which can be read out of the DCT, Resources, or from #defines as explained above.</w:t>
      </w:r>
    </w:p>
    <w:p w14:paraId="2C524B24" w14:textId="77777777" w:rsidR="00EA1736" w:rsidRDefault="00EA1736" w:rsidP="00C6331A">
      <w:pPr>
        <w:ind w:left="720"/>
      </w:pPr>
      <w:proofErr w:type="spellStart"/>
      <w:r w:rsidRPr="00E21F47">
        <w:rPr>
          <w:b/>
          <w:u w:val="single"/>
        </w:rPr>
        <w:t>wiced_tls_context_t</w:t>
      </w:r>
      <w:proofErr w:type="spellEnd"/>
      <w:r>
        <w:t xml:space="preserve"> – this structure is used to hold the TLS state machine and security information for the connection.  Before launching </w:t>
      </w:r>
      <w:proofErr w:type="gramStart"/>
      <w:r>
        <w:t>TLS</w:t>
      </w:r>
      <w:proofErr w:type="gramEnd"/>
      <w:r>
        <w:t xml:space="preserve"> you need to initialize this structure with a </w:t>
      </w:r>
      <w:proofErr w:type="spellStart"/>
      <w:r w:rsidRPr="00E21F47">
        <w:rPr>
          <w:i/>
        </w:rPr>
        <w:t>wiced_tls_init_context</w:t>
      </w:r>
      <w:proofErr w:type="spellEnd"/>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w:t>
      </w:r>
      <w:proofErr w:type="gramStart"/>
      <w:r>
        <w:t>certificate</w:t>
      </w:r>
      <w:proofErr w:type="gramEnd"/>
      <w:r>
        <w:t xml:space="preserve"> then you must have the </w:t>
      </w:r>
      <w:proofErr w:type="spellStart"/>
      <w:r w:rsidRPr="00E21F47">
        <w:rPr>
          <w:i/>
        </w:rPr>
        <w:t>wiced_tls_identity_t</w:t>
      </w:r>
      <w:proofErr w:type="spellEnd"/>
      <w:r>
        <w:t xml:space="preserve"> initialized or the server will get an error message.</w:t>
      </w:r>
    </w:p>
    <w:p w14:paraId="2E68DD8C" w14:textId="563C71E4" w:rsidR="00EA1736" w:rsidRDefault="00EA1736" w:rsidP="00C6331A">
      <w:pPr>
        <w:pStyle w:val="ListParagraph"/>
        <w:numPr>
          <w:ilvl w:val="0"/>
          <w:numId w:val="30"/>
        </w:numPr>
      </w:pPr>
      <w:r>
        <w:t xml:space="preserve">The Client is not required to verify the Server X.509 Certificate.  In the WICED TLS if you do not call </w:t>
      </w:r>
      <w:proofErr w:type="spellStart"/>
      <w:r w:rsidRPr="00E21F47">
        <w:rPr>
          <w:i/>
        </w:rPr>
        <w:t>wiced_tls_init_root_ca_certificates</w:t>
      </w:r>
      <w:proofErr w:type="spellEnd"/>
      <w:r>
        <w:t>, then the firmware assumes that you don</w:t>
      </w:r>
      <w:r w:rsidR="004C32A8">
        <w:t>'</w:t>
      </w:r>
      <w:r>
        <w:t xml:space="preserve">t want to verify </w:t>
      </w:r>
      <w:r>
        <w:lastRenderedPageBreak/>
        <w:t xml:space="preserve">the server certificate. In that case, it trusts the connection without verifying the </w:t>
      </w:r>
      <w:proofErr w:type="gramStart"/>
      <w:r>
        <w:t>certificate</w:t>
      </w:r>
      <w:proofErr w:type="gramEnd"/>
      <w:r>
        <w:t xml:space="preserve"> so </w:t>
      </w:r>
      <w:r w:rsidR="00264A13">
        <w:t>the connection would be encrypted but would be susceptible to MIM attacks</w:t>
      </w:r>
      <w:r>
        <w:t>.</w:t>
      </w:r>
    </w:p>
    <w:p w14:paraId="0FB1C84A" w14:textId="166AB718" w:rsidR="00446C2F" w:rsidRPr="00B96577" w:rsidRDefault="00446C2F" w:rsidP="00446C2F">
      <w:pPr>
        <w:rPr>
          <w:ins w:id="24" w:author="Greg Landry" w:date="2019-02-06T15:27:00Z"/>
          <w:b/>
        </w:rPr>
      </w:pPr>
      <w:ins w:id="25" w:author="Greg Landry" w:date="2019-02-06T15:27:00Z">
        <w:r w:rsidRPr="00B96577">
          <w:rPr>
            <w:b/>
          </w:rPr>
          <w:t xml:space="preserve">You must include </w:t>
        </w:r>
        <w:proofErr w:type="spellStart"/>
        <w:r w:rsidRPr="00B96577">
          <w:rPr>
            <w:b/>
          </w:rPr>
          <w:t>wiced_tls.h</w:t>
        </w:r>
        <w:proofErr w:type="spellEnd"/>
        <w:r w:rsidRPr="00B96577">
          <w:rPr>
            <w:b/>
          </w:rPr>
          <w:t xml:space="preserve"> in the C source file to have access to the required WICED TLS functions.</w:t>
        </w:r>
      </w:ins>
    </w:p>
    <w:p w14:paraId="58C1073C" w14:textId="6ED6AC2D" w:rsidR="003A5370" w:rsidRDefault="00F00247" w:rsidP="00C6331A">
      <w:pPr>
        <w:keepNext/>
        <w:rPr>
          <w:ins w:id="26" w:author="Greg Landry" w:date="2019-02-06T15:40:00Z"/>
        </w:rPr>
      </w:pPr>
      <w:ins w:id="27" w:author="Greg Landry" w:date="2019-02-06T15:40:00Z">
        <w:r>
          <w:t>T</w:t>
        </w:r>
      </w:ins>
      <w:ins w:id="28" w:author="Greg Landry" w:date="2019-02-06T15:39:00Z">
        <w:r w:rsidR="003A5370">
          <w:t xml:space="preserve">o </w:t>
        </w:r>
        <w:r>
          <w:t>use TLS</w:t>
        </w:r>
      </w:ins>
      <w:ins w:id="29" w:author="Greg Landry" w:date="2019-02-06T15:41:00Z">
        <w:r>
          <w:t xml:space="preserve"> with streams</w:t>
        </w:r>
      </w:ins>
      <w:ins w:id="30" w:author="Greg Landry" w:date="2019-02-06T15:40:00Z">
        <w:r>
          <w:t xml:space="preserve">, there are just a few additions to the </w:t>
        </w:r>
      </w:ins>
      <w:ins w:id="31" w:author="Greg Landry" w:date="2019-02-06T15:41:00Z">
        <w:r>
          <w:t>code</w:t>
        </w:r>
      </w:ins>
      <w:ins w:id="32" w:author="Greg Landry" w:date="2019-02-06T15:40:00Z">
        <w:r>
          <w:t xml:space="preserve"> used in the previous chapter</w:t>
        </w:r>
      </w:ins>
      <w:ins w:id="33" w:author="Greg Landry" w:date="2019-02-06T15:58:00Z">
        <w:r w:rsidR="00E55873">
          <w:t xml:space="preserve">. As you can see, </w:t>
        </w:r>
      </w:ins>
      <w:ins w:id="34" w:author="Greg Landry" w:date="2019-02-06T15:59:00Z">
        <w:r w:rsidR="00E55873">
          <w:t>there is some additional initialization</w:t>
        </w:r>
      </w:ins>
      <w:ins w:id="35" w:author="Greg Landry" w:date="2019-02-06T15:58:00Z">
        <w:r w:rsidR="00E55873">
          <w:t xml:space="preserve"> but t</w:t>
        </w:r>
      </w:ins>
      <w:ins w:id="36" w:author="Greg Landry" w:date="2019-02-06T15:59:00Z">
        <w:r w:rsidR="00E55873">
          <w:t xml:space="preserve">here </w:t>
        </w:r>
      </w:ins>
      <w:ins w:id="37" w:author="Greg Landry" w:date="2019-02-06T16:15:00Z">
        <w:r w:rsidR="00503DDB">
          <w:t xml:space="preserve">are only </w:t>
        </w:r>
      </w:ins>
      <w:ins w:id="38" w:author="Greg Landry" w:date="2019-02-06T16:17:00Z">
        <w:r w:rsidR="00A8528D">
          <w:t>three</w:t>
        </w:r>
      </w:ins>
      <w:ins w:id="39" w:author="Greg Landry" w:date="2019-02-06T15:59:00Z">
        <w:r w:rsidR="00E55873">
          <w:t xml:space="preserve"> extra function call</w:t>
        </w:r>
      </w:ins>
      <w:ins w:id="40" w:author="Greg Landry" w:date="2019-02-06T16:15:00Z">
        <w:r w:rsidR="00503DDB">
          <w:t>s</w:t>
        </w:r>
      </w:ins>
      <w:ins w:id="41" w:author="Greg Landry" w:date="2019-02-06T15:59:00Z">
        <w:r w:rsidR="00E55873">
          <w:t xml:space="preserve"> </w:t>
        </w:r>
      </w:ins>
      <w:ins w:id="42" w:author="Greg Landry" w:date="2019-02-06T16:00:00Z">
        <w:r w:rsidR="001F2AA5">
          <w:t xml:space="preserve">to enable TLS </w:t>
        </w:r>
      </w:ins>
      <w:ins w:id="43" w:author="Greg Landry" w:date="2019-02-06T15:59:00Z">
        <w:r w:rsidR="00E55873">
          <w:t>each time</w:t>
        </w:r>
      </w:ins>
      <w:ins w:id="44" w:author="Greg Landry" w:date="2019-02-06T16:00:00Z">
        <w:r w:rsidR="00E55873">
          <w:t xml:space="preserve"> you </w:t>
        </w:r>
      </w:ins>
      <w:ins w:id="45" w:author="Greg Landry" w:date="2019-02-06T16:36:00Z">
        <w:r w:rsidR="00383191">
          <w:t>want</w:t>
        </w:r>
      </w:ins>
      <w:ins w:id="46" w:author="Greg Landry" w:date="2019-02-06T16:00:00Z">
        <w:r w:rsidR="00E55873">
          <w:t xml:space="preserve"> to send</w:t>
        </w:r>
      </w:ins>
      <w:ins w:id="47" w:author="Greg Landry" w:date="2019-02-06T16:37:00Z">
        <w:r w:rsidR="00383191">
          <w:t>/receive stream data</w:t>
        </w:r>
      </w:ins>
      <w:ins w:id="48" w:author="Greg Landry" w:date="2019-02-06T15:58:00Z">
        <w:r w:rsidR="00E55873">
          <w:t>.</w:t>
        </w:r>
      </w:ins>
      <w:ins w:id="49" w:author="Greg Landry" w:date="2019-02-06T16:17:00Z">
        <w:r w:rsidR="00A8528D">
          <w:t xml:space="preserve"> Everything else is </w:t>
        </w:r>
        <w:proofErr w:type="gramStart"/>
        <w:r w:rsidR="00A8528D">
          <w:t>exactly the same</w:t>
        </w:r>
        <w:proofErr w:type="gramEnd"/>
        <w:r w:rsidR="00A8528D">
          <w:t xml:space="preserve"> as it was without TLS.</w:t>
        </w:r>
      </w:ins>
    </w:p>
    <w:p w14:paraId="273D0842" w14:textId="2796010F" w:rsidR="00F00247" w:rsidRDefault="00F00247" w:rsidP="00C6331A">
      <w:pPr>
        <w:keepNext/>
        <w:rPr>
          <w:ins w:id="50" w:author="Greg Landry" w:date="2019-02-06T15:40:00Z"/>
          <w:u w:val="single"/>
        </w:rPr>
      </w:pPr>
      <w:ins w:id="51" w:author="Greg Landry" w:date="2019-02-06T15:40:00Z">
        <w:r w:rsidRPr="00F00247">
          <w:rPr>
            <w:u w:val="single"/>
            <w:rPrChange w:id="52" w:author="Greg Landry" w:date="2019-02-06T15:40:00Z">
              <w:rPr/>
            </w:rPrChange>
          </w:rPr>
          <w:t>For a TCP Client</w:t>
        </w:r>
        <w:r w:rsidRPr="00F00247">
          <w:rPr>
            <w:rPrChange w:id="53" w:author="Greg Landry" w:date="2019-02-06T15:41:00Z">
              <w:rPr>
                <w:u w:val="single"/>
              </w:rPr>
            </w:rPrChange>
          </w:rPr>
          <w:t>:</w:t>
        </w:r>
      </w:ins>
    </w:p>
    <w:p w14:paraId="40B36C40" w14:textId="715CFADD" w:rsidR="00F00247" w:rsidRDefault="00F00247" w:rsidP="00C6331A">
      <w:pPr>
        <w:keepNext/>
        <w:rPr>
          <w:ins w:id="54" w:author="Greg Landry" w:date="2019-02-06T15:41:00Z"/>
        </w:rPr>
      </w:pPr>
      <w:ins w:id="55" w:author="Greg Landry" w:date="2019-02-06T15:40:00Z">
        <w:r>
          <w:t>One time (during initialization):</w:t>
        </w:r>
      </w:ins>
    </w:p>
    <w:tbl>
      <w:tblPr>
        <w:tblStyle w:val="TableGrid"/>
        <w:tblW w:w="9798" w:type="dxa"/>
        <w:tblLook w:val="04A0" w:firstRow="1" w:lastRow="0" w:firstColumn="1" w:lastColumn="0" w:noHBand="0" w:noVBand="1"/>
        <w:tblPrChange w:id="56" w:author="Greg Landry" w:date="2019-02-06T15:58:00Z">
          <w:tblPr>
            <w:tblStyle w:val="TableGrid"/>
            <w:tblW w:w="0" w:type="auto"/>
            <w:tblLook w:val="04A0" w:firstRow="1" w:lastRow="0" w:firstColumn="1" w:lastColumn="0" w:noHBand="0" w:noVBand="1"/>
          </w:tblPr>
        </w:tblPrChange>
      </w:tblPr>
      <w:tblGrid>
        <w:gridCol w:w="934"/>
        <w:gridCol w:w="3637"/>
        <w:gridCol w:w="5227"/>
        <w:tblGridChange w:id="57">
          <w:tblGrid>
            <w:gridCol w:w="638"/>
            <w:gridCol w:w="296"/>
            <w:gridCol w:w="3381"/>
            <w:gridCol w:w="256"/>
            <w:gridCol w:w="5005"/>
            <w:gridCol w:w="222"/>
          </w:tblGrid>
        </w:tblGridChange>
      </w:tblGrid>
      <w:tr w:rsidR="00C5476A" w14:paraId="6C38EFA9" w14:textId="77777777" w:rsidTr="00221707">
        <w:trPr>
          <w:ins w:id="58" w:author="Greg Landry" w:date="2019-02-06T15:47:00Z"/>
          <w:trPrChange w:id="59" w:author="Greg Landry" w:date="2019-02-06T15:58:00Z">
            <w:trPr>
              <w:gridAfter w:val="0"/>
            </w:trPr>
          </w:trPrChange>
        </w:trPr>
        <w:tc>
          <w:tcPr>
            <w:tcW w:w="934" w:type="dxa"/>
            <w:tcPrChange w:id="60" w:author="Greg Landry" w:date="2019-02-06T15:58:00Z">
              <w:tcPr>
                <w:tcW w:w="402" w:type="dxa"/>
              </w:tcPr>
            </w:tcPrChange>
          </w:tcPr>
          <w:p w14:paraId="6B49B039" w14:textId="77777777" w:rsidR="00C5476A" w:rsidRPr="00E21F47" w:rsidRDefault="00C5476A" w:rsidP="00E55873">
            <w:pPr>
              <w:jc w:val="center"/>
              <w:rPr>
                <w:ins w:id="61" w:author="Greg Landry" w:date="2019-02-06T15:47:00Z"/>
                <w:b/>
                <w:sz w:val="18"/>
              </w:rPr>
            </w:pPr>
            <w:ins w:id="62" w:author="Greg Landry" w:date="2019-02-06T15:47:00Z">
              <w:r w:rsidRPr="00E21F47">
                <w:rPr>
                  <w:b/>
                  <w:sz w:val="18"/>
                </w:rPr>
                <w:t>#</w:t>
              </w:r>
            </w:ins>
          </w:p>
        </w:tc>
        <w:tc>
          <w:tcPr>
            <w:tcW w:w="3637" w:type="dxa"/>
            <w:tcPrChange w:id="63" w:author="Greg Landry" w:date="2019-02-06T15:58:00Z">
              <w:tcPr>
                <w:tcW w:w="3805" w:type="dxa"/>
                <w:gridSpan w:val="2"/>
              </w:tcPr>
            </w:tcPrChange>
          </w:tcPr>
          <w:p w14:paraId="04FA760B" w14:textId="77777777" w:rsidR="00C5476A" w:rsidRPr="00E21F47" w:rsidRDefault="00C5476A" w:rsidP="00E55873">
            <w:pPr>
              <w:jc w:val="center"/>
              <w:rPr>
                <w:ins w:id="64" w:author="Greg Landry" w:date="2019-02-06T15:47:00Z"/>
                <w:b/>
                <w:sz w:val="18"/>
              </w:rPr>
            </w:pPr>
            <w:ins w:id="65" w:author="Greg Landry" w:date="2019-02-06T15:47:00Z">
              <w:r w:rsidRPr="00E21F47">
                <w:rPr>
                  <w:b/>
                  <w:sz w:val="18"/>
                </w:rPr>
                <w:t>Step</w:t>
              </w:r>
            </w:ins>
          </w:p>
        </w:tc>
        <w:tc>
          <w:tcPr>
            <w:tcW w:w="5227" w:type="dxa"/>
            <w:tcPrChange w:id="66" w:author="Greg Landry" w:date="2019-02-06T15:58:00Z">
              <w:tcPr>
                <w:tcW w:w="5369" w:type="dxa"/>
                <w:gridSpan w:val="2"/>
              </w:tcPr>
            </w:tcPrChange>
          </w:tcPr>
          <w:p w14:paraId="178F36E0" w14:textId="77777777" w:rsidR="00C5476A" w:rsidRPr="00E21F47" w:rsidRDefault="00C5476A" w:rsidP="00E55873">
            <w:pPr>
              <w:jc w:val="center"/>
              <w:rPr>
                <w:ins w:id="67" w:author="Greg Landry" w:date="2019-02-06T15:47:00Z"/>
                <w:b/>
                <w:sz w:val="18"/>
              </w:rPr>
            </w:pPr>
            <w:ins w:id="68" w:author="Greg Landry" w:date="2019-02-06T15:47:00Z">
              <w:r w:rsidRPr="00E21F47">
                <w:rPr>
                  <w:b/>
                  <w:sz w:val="18"/>
                </w:rPr>
                <w:t>Example</w:t>
              </w:r>
            </w:ins>
          </w:p>
        </w:tc>
      </w:tr>
      <w:tr w:rsidR="00C5476A" w14:paraId="519EA4E7" w14:textId="77777777" w:rsidTr="00221707">
        <w:trPr>
          <w:ins w:id="69" w:author="Greg Landry" w:date="2019-02-06T15:47:00Z"/>
          <w:trPrChange w:id="70" w:author="Greg Landry" w:date="2019-02-06T15:58:00Z">
            <w:trPr>
              <w:gridAfter w:val="0"/>
            </w:trPr>
          </w:trPrChange>
        </w:trPr>
        <w:tc>
          <w:tcPr>
            <w:tcW w:w="934" w:type="dxa"/>
            <w:tcPrChange w:id="71" w:author="Greg Landry" w:date="2019-02-06T15:58:00Z">
              <w:tcPr>
                <w:tcW w:w="402" w:type="dxa"/>
              </w:tcPr>
            </w:tcPrChange>
          </w:tcPr>
          <w:p w14:paraId="7EEE6BBE" w14:textId="414D48BE" w:rsidR="00C5476A" w:rsidRPr="00E21F47" w:rsidRDefault="00C5476A" w:rsidP="00E55873">
            <w:pPr>
              <w:rPr>
                <w:ins w:id="72" w:author="Greg Landry" w:date="2019-02-06T15:47:00Z"/>
                <w:sz w:val="18"/>
              </w:rPr>
            </w:pPr>
            <w:ins w:id="73" w:author="Greg Landry" w:date="2019-02-06T15:47:00Z">
              <w:r>
                <w:rPr>
                  <w:sz w:val="18"/>
                </w:rPr>
                <w:t>1</w:t>
              </w:r>
            </w:ins>
            <w:ins w:id="74" w:author="Greg Landry" w:date="2019-02-06T15:57:00Z">
              <w:r w:rsidR="00E55873">
                <w:rPr>
                  <w:sz w:val="18"/>
                </w:rPr>
                <w:t xml:space="preserve"> (new)</w:t>
              </w:r>
            </w:ins>
          </w:p>
        </w:tc>
        <w:tc>
          <w:tcPr>
            <w:tcW w:w="3637" w:type="dxa"/>
            <w:tcPrChange w:id="75" w:author="Greg Landry" w:date="2019-02-06T15:58:00Z">
              <w:tcPr>
                <w:tcW w:w="3805" w:type="dxa"/>
                <w:gridSpan w:val="2"/>
              </w:tcPr>
            </w:tcPrChange>
          </w:tcPr>
          <w:p w14:paraId="1BA84CD7" w14:textId="436330FA" w:rsidR="00C5476A" w:rsidRPr="00E21F47" w:rsidRDefault="00C5476A" w:rsidP="00E55873">
            <w:pPr>
              <w:rPr>
                <w:ins w:id="76" w:author="Greg Landry" w:date="2019-02-06T15:47:00Z"/>
                <w:sz w:val="18"/>
              </w:rPr>
            </w:pPr>
            <w:ins w:id="77" w:author="Greg Landry" w:date="2019-02-06T15:47:00Z">
              <w:r w:rsidRPr="00E21F47">
                <w:rPr>
                  <w:sz w:val="18"/>
                </w:rPr>
                <w:t>Read the root certificate from the security section of the DCT into RAM (</w:t>
              </w:r>
            </w:ins>
            <w:ins w:id="78" w:author="Greg Landry" w:date="2019-02-06T15:48:00Z">
              <w:r>
                <w:rPr>
                  <w:sz w:val="18"/>
                </w:rPr>
                <w:t xml:space="preserve">e.g. using </w:t>
              </w:r>
            </w:ins>
            <w:ins w:id="79" w:author="Greg Landry" w:date="2019-02-06T15:47:00Z">
              <w:r w:rsidRPr="00E21F47">
                <w:rPr>
                  <w:sz w:val="18"/>
                </w:rPr>
                <w:t>method 1)</w:t>
              </w:r>
            </w:ins>
          </w:p>
        </w:tc>
        <w:tc>
          <w:tcPr>
            <w:tcW w:w="5227" w:type="dxa"/>
            <w:tcPrChange w:id="80" w:author="Greg Landry" w:date="2019-02-06T15:58:00Z">
              <w:tcPr>
                <w:tcW w:w="5369" w:type="dxa"/>
                <w:gridSpan w:val="2"/>
              </w:tcPr>
            </w:tcPrChange>
          </w:tcPr>
          <w:p w14:paraId="22988E7A" w14:textId="77777777" w:rsidR="00C5476A" w:rsidRPr="00E21F47" w:rsidRDefault="00C5476A" w:rsidP="00E55873">
            <w:pPr>
              <w:rPr>
                <w:ins w:id="81" w:author="Greg Landry" w:date="2019-02-06T15:47:00Z"/>
                <w:sz w:val="18"/>
              </w:rPr>
            </w:pPr>
            <w:proofErr w:type="spellStart"/>
            <w:ins w:id="82" w:author="Greg Landry" w:date="2019-02-06T15:47:00Z">
              <w:r w:rsidRPr="00E21F47">
                <w:rPr>
                  <w:sz w:val="18"/>
                </w:rPr>
                <w:t>wiced_dct_read_</w:t>
              </w:r>
              <w:proofErr w:type="gramStart"/>
              <w:r w:rsidRPr="00E21F47">
                <w:rPr>
                  <w:sz w:val="18"/>
                </w:rPr>
                <w:t>lock</w:t>
              </w:r>
              <w:proofErr w:type="spellEnd"/>
              <w:r w:rsidRPr="00E21F47">
                <w:rPr>
                  <w:sz w:val="18"/>
                </w:rPr>
                <w:t>( (</w:t>
              </w:r>
              <w:proofErr w:type="gramEnd"/>
              <w:r w:rsidRPr="00E21F47">
                <w:rPr>
                  <w:color w:val="931A68"/>
                  <w:sz w:val="18"/>
                </w:rPr>
                <w:t>void</w:t>
              </w:r>
              <w:r w:rsidRPr="00E21F47">
                <w:rPr>
                  <w:sz w:val="18"/>
                </w:rPr>
                <w:t>**) &amp;</w:t>
              </w:r>
              <w:proofErr w:type="spellStart"/>
              <w:r w:rsidRPr="00E21F47">
                <w:rPr>
                  <w:sz w:val="18"/>
                </w:rPr>
                <w:t>dct_security</w:t>
              </w:r>
              <w:proofErr w:type="spellEnd"/>
              <w:r w:rsidRPr="00E21F47">
                <w:rPr>
                  <w:sz w:val="18"/>
                </w:rPr>
                <w:t xml:space="preserve">,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proofErr w:type="spellStart"/>
              <w:r w:rsidRPr="00E21F47">
                <w:rPr>
                  <w:color w:val="931A68"/>
                  <w:sz w:val="18"/>
                </w:rPr>
                <w:t>sizeof</w:t>
              </w:r>
              <w:proofErr w:type="spellEnd"/>
              <w:r w:rsidRPr="00E21F47">
                <w:rPr>
                  <w:sz w:val="18"/>
                </w:rPr>
                <w:t>( *</w:t>
              </w:r>
              <w:proofErr w:type="spellStart"/>
              <w:r w:rsidRPr="00E21F47">
                <w:rPr>
                  <w:sz w:val="18"/>
                </w:rPr>
                <w:t>dct_security</w:t>
              </w:r>
              <w:proofErr w:type="spellEnd"/>
              <w:r w:rsidRPr="00E21F47">
                <w:rPr>
                  <w:sz w:val="18"/>
                </w:rPr>
                <w:t xml:space="preserve"> ) ); </w:t>
              </w:r>
            </w:ins>
          </w:p>
        </w:tc>
      </w:tr>
      <w:tr w:rsidR="00221707" w14:paraId="6928F156" w14:textId="77777777" w:rsidTr="00221707">
        <w:trPr>
          <w:ins w:id="83" w:author="Greg Landry" w:date="2019-02-06T15:47:00Z"/>
          <w:trPrChange w:id="84" w:author="Greg Landry" w:date="2019-02-06T15:58:00Z">
            <w:trPr>
              <w:gridAfter w:val="0"/>
            </w:trPr>
          </w:trPrChange>
        </w:trPr>
        <w:tc>
          <w:tcPr>
            <w:tcW w:w="934" w:type="dxa"/>
            <w:tcPrChange w:id="85" w:author="Greg Landry" w:date="2019-02-06T15:58:00Z">
              <w:tcPr>
                <w:tcW w:w="402" w:type="dxa"/>
              </w:tcPr>
            </w:tcPrChange>
          </w:tcPr>
          <w:p w14:paraId="33D3DC3C" w14:textId="5D0B1812" w:rsidR="00221707" w:rsidRDefault="009E3A17" w:rsidP="00221707">
            <w:pPr>
              <w:rPr>
                <w:ins w:id="86" w:author="Greg Landry" w:date="2019-02-06T16:16:00Z"/>
                <w:sz w:val="18"/>
              </w:rPr>
            </w:pPr>
            <w:ins w:id="87" w:author="Greg Landry" w:date="2019-02-06T18:59:00Z">
              <w:r>
                <w:rPr>
                  <w:sz w:val="18"/>
                </w:rPr>
                <w:t>2</w:t>
              </w:r>
            </w:ins>
            <w:ins w:id="88" w:author="Greg Landry" w:date="2019-02-06T15:57:00Z">
              <w:r w:rsidR="00221707">
                <w:rPr>
                  <w:sz w:val="18"/>
                </w:rPr>
                <w:t xml:space="preserve"> (new)</w:t>
              </w:r>
            </w:ins>
          </w:p>
          <w:p w14:paraId="4E290FCD" w14:textId="77343199" w:rsidR="00221707" w:rsidRPr="00E21F47" w:rsidRDefault="00221707" w:rsidP="00221707">
            <w:pPr>
              <w:rPr>
                <w:ins w:id="89" w:author="Greg Landry" w:date="2019-02-06T15:47:00Z"/>
                <w:sz w:val="18"/>
              </w:rPr>
            </w:pPr>
            <w:ins w:id="90" w:author="Greg Landry" w:date="2019-02-06T16:16:00Z">
              <w:r>
                <w:rPr>
                  <w:sz w:val="18"/>
                </w:rPr>
                <w:t>(optional)</w:t>
              </w:r>
            </w:ins>
          </w:p>
        </w:tc>
        <w:tc>
          <w:tcPr>
            <w:tcW w:w="3637" w:type="dxa"/>
            <w:tcPrChange w:id="91" w:author="Greg Landry" w:date="2019-02-06T15:58:00Z">
              <w:tcPr>
                <w:tcW w:w="3805" w:type="dxa"/>
                <w:gridSpan w:val="2"/>
              </w:tcPr>
            </w:tcPrChange>
          </w:tcPr>
          <w:p w14:paraId="18501C2B" w14:textId="74CB5FD2" w:rsidR="00221707" w:rsidRPr="00E21F47" w:rsidRDefault="00221707" w:rsidP="00221707">
            <w:pPr>
              <w:rPr>
                <w:ins w:id="92" w:author="Greg Landry" w:date="2019-02-06T15:47:00Z"/>
                <w:sz w:val="18"/>
              </w:rPr>
            </w:pPr>
            <w:ins w:id="93" w:author="Greg Landry" w:date="2019-02-06T15:47:00Z">
              <w:r w:rsidRPr="00E21F47">
                <w:rPr>
                  <w:sz w:val="18"/>
                </w:rPr>
                <w:t xml:space="preserve">Read the client certificate from the </w:t>
              </w:r>
              <w:proofErr w:type="gramStart"/>
              <w:r w:rsidRPr="00E21F47">
                <w:rPr>
                  <w:sz w:val="18"/>
                </w:rPr>
                <w:t>resources</w:t>
              </w:r>
              <w:proofErr w:type="gramEnd"/>
              <w:r w:rsidRPr="00E21F47">
                <w:rPr>
                  <w:sz w:val="18"/>
                </w:rPr>
                <w:t xml:space="preserve"> filesystem (</w:t>
              </w:r>
            </w:ins>
            <w:ins w:id="94" w:author="Greg Landry" w:date="2019-02-06T15:48:00Z">
              <w:r>
                <w:rPr>
                  <w:sz w:val="18"/>
                </w:rPr>
                <w:t xml:space="preserve">e.g. using </w:t>
              </w:r>
            </w:ins>
            <w:ins w:id="95" w:author="Greg Landry" w:date="2019-02-06T15:47:00Z">
              <w:r w:rsidRPr="00E21F47">
                <w:rPr>
                  <w:sz w:val="18"/>
                </w:rPr>
                <w:t>method 2) (</w:t>
              </w:r>
              <w:r w:rsidRPr="00D92699">
                <w:rPr>
                  <w:sz w:val="18"/>
                  <w:u w:val="single"/>
                  <w:rPrChange w:id="96" w:author="Greg Landry" w:date="2019-02-06T15:53:00Z">
                    <w:rPr>
                      <w:sz w:val="18"/>
                    </w:rPr>
                  </w:rPrChange>
                </w:rPr>
                <w:t>only if the server requires client certificate validation</w:t>
              </w:r>
              <w:r w:rsidRPr="00E21F47">
                <w:rPr>
                  <w:sz w:val="18"/>
                </w:rPr>
                <w:t>)</w:t>
              </w:r>
            </w:ins>
          </w:p>
        </w:tc>
        <w:tc>
          <w:tcPr>
            <w:tcW w:w="5227" w:type="dxa"/>
            <w:tcPrChange w:id="97" w:author="Greg Landry" w:date="2019-02-06T15:58:00Z">
              <w:tcPr>
                <w:tcW w:w="5369" w:type="dxa"/>
                <w:gridSpan w:val="2"/>
              </w:tcPr>
            </w:tcPrChange>
          </w:tcPr>
          <w:p w14:paraId="5455584A" w14:textId="77777777" w:rsidR="00221707" w:rsidRPr="00E21F47" w:rsidRDefault="00221707" w:rsidP="00221707">
            <w:pPr>
              <w:rPr>
                <w:ins w:id="98" w:author="Greg Landry" w:date="2019-02-06T15:47:00Z"/>
                <w:sz w:val="18"/>
              </w:rPr>
            </w:pPr>
            <w:proofErr w:type="spellStart"/>
            <w:ins w:id="99" w:author="Greg Landry" w:date="2019-02-06T15:47:00Z">
              <w:r w:rsidRPr="00E21F47">
                <w:rPr>
                  <w:sz w:val="18"/>
                </w:rPr>
                <w:t>resource_get_readonly_</w:t>
              </w:r>
              <w:proofErr w:type="gramStart"/>
              <w:r w:rsidRPr="00E21F47">
                <w:rPr>
                  <w:sz w:val="18"/>
                </w:rPr>
                <w:t>buffer</w:t>
              </w:r>
              <w:proofErr w:type="spellEnd"/>
              <w:r w:rsidRPr="00E21F47">
                <w:rPr>
                  <w:sz w:val="18"/>
                </w:rPr>
                <w:t>( &amp;</w:t>
              </w:r>
              <w:proofErr w:type="spellStart"/>
              <w:proofErr w:type="gramEnd"/>
              <w:r w:rsidRPr="00E21F47">
                <w:rPr>
                  <w:sz w:val="18"/>
                </w:rPr>
                <w:t>resources_apps_DIR_clientcer_pem</w:t>
              </w:r>
              <w:proofErr w:type="spellEnd"/>
              <w:r w:rsidRPr="00E21F47">
                <w:rPr>
                  <w:sz w:val="18"/>
                </w:rPr>
                <w:t>, 0, 2048, &amp;</w:t>
              </w:r>
              <w:proofErr w:type="spellStart"/>
              <w:r w:rsidRPr="00E21F47">
                <w:rPr>
                  <w:sz w:val="18"/>
                </w:rPr>
                <w:t>size_out</w:t>
              </w:r>
              <w:proofErr w:type="spellEnd"/>
              <w:r w:rsidRPr="00E21F47">
                <w:rPr>
                  <w:sz w:val="18"/>
                </w:rPr>
                <w:t>, (</w:t>
              </w:r>
              <w:r w:rsidRPr="00E21F47">
                <w:rPr>
                  <w:color w:val="931A68"/>
                  <w:sz w:val="18"/>
                </w:rPr>
                <w:t>const</w:t>
              </w:r>
              <w:r w:rsidRPr="00E21F47">
                <w:rPr>
                  <w:sz w:val="18"/>
                </w:rPr>
                <w:t xml:space="preserve"> </w:t>
              </w:r>
              <w:r w:rsidRPr="00E21F47">
                <w:rPr>
                  <w:color w:val="931A68"/>
                  <w:sz w:val="18"/>
                </w:rPr>
                <w:t>void</w:t>
              </w:r>
              <w:r w:rsidRPr="00E21F47">
                <w:rPr>
                  <w:sz w:val="18"/>
                </w:rPr>
                <w:t xml:space="preserve"> **) &amp;security );</w:t>
              </w:r>
            </w:ins>
          </w:p>
        </w:tc>
      </w:tr>
      <w:tr w:rsidR="00221707" w14:paraId="363D7C2B" w14:textId="77777777" w:rsidTr="00221707">
        <w:trPr>
          <w:ins w:id="100" w:author="Greg Landry" w:date="2019-02-06T15:47:00Z"/>
          <w:trPrChange w:id="101" w:author="Greg Landry" w:date="2019-02-06T15:58:00Z">
            <w:trPr>
              <w:gridAfter w:val="0"/>
            </w:trPr>
          </w:trPrChange>
        </w:trPr>
        <w:tc>
          <w:tcPr>
            <w:tcW w:w="934" w:type="dxa"/>
            <w:tcPrChange w:id="102" w:author="Greg Landry" w:date="2019-02-06T15:58:00Z">
              <w:tcPr>
                <w:tcW w:w="402" w:type="dxa"/>
              </w:tcPr>
            </w:tcPrChange>
          </w:tcPr>
          <w:p w14:paraId="78E1618B" w14:textId="672345EC" w:rsidR="00221707" w:rsidRDefault="009E3A17" w:rsidP="00221707">
            <w:pPr>
              <w:rPr>
                <w:ins w:id="103" w:author="Greg Landry" w:date="2019-02-06T16:16:00Z"/>
                <w:sz w:val="18"/>
              </w:rPr>
            </w:pPr>
            <w:ins w:id="104" w:author="Greg Landry" w:date="2019-02-06T18:59:00Z">
              <w:r>
                <w:rPr>
                  <w:sz w:val="18"/>
                </w:rPr>
                <w:t>3</w:t>
              </w:r>
            </w:ins>
            <w:ins w:id="105" w:author="Greg Landry" w:date="2019-02-06T15:57:00Z">
              <w:r w:rsidR="00221707">
                <w:rPr>
                  <w:sz w:val="18"/>
                </w:rPr>
                <w:t xml:space="preserve"> (new)</w:t>
              </w:r>
            </w:ins>
          </w:p>
          <w:p w14:paraId="62BF6401" w14:textId="74CF83B5" w:rsidR="00221707" w:rsidRPr="00E21F47" w:rsidRDefault="00221707" w:rsidP="00221707">
            <w:pPr>
              <w:rPr>
                <w:ins w:id="106" w:author="Greg Landry" w:date="2019-02-06T15:47:00Z"/>
                <w:sz w:val="18"/>
              </w:rPr>
            </w:pPr>
            <w:ins w:id="107" w:author="Greg Landry" w:date="2019-02-06T16:16:00Z">
              <w:r>
                <w:rPr>
                  <w:sz w:val="18"/>
                </w:rPr>
                <w:t>(optional)</w:t>
              </w:r>
            </w:ins>
          </w:p>
        </w:tc>
        <w:tc>
          <w:tcPr>
            <w:tcW w:w="3637" w:type="dxa"/>
            <w:tcPrChange w:id="108" w:author="Greg Landry" w:date="2019-02-06T15:58:00Z">
              <w:tcPr>
                <w:tcW w:w="3805" w:type="dxa"/>
                <w:gridSpan w:val="2"/>
              </w:tcPr>
            </w:tcPrChange>
          </w:tcPr>
          <w:p w14:paraId="636C6C8D" w14:textId="77777777" w:rsidR="00221707" w:rsidRPr="00E21F47" w:rsidRDefault="00221707" w:rsidP="00221707">
            <w:pPr>
              <w:rPr>
                <w:ins w:id="109" w:author="Greg Landry" w:date="2019-02-06T15:47:00Z"/>
                <w:sz w:val="18"/>
              </w:rPr>
            </w:pPr>
            <w:ins w:id="110" w:author="Greg Landry" w:date="2019-02-06T15:47:00Z">
              <w:r w:rsidRPr="00E21F47">
                <w:rPr>
                  <w:sz w:val="18"/>
                </w:rPr>
                <w:t>Initialize a TLS Identity with the client</w:t>
              </w:r>
              <w:r>
                <w:rPr>
                  <w:sz w:val="18"/>
                </w:rPr>
                <w:t>'</w:t>
              </w:r>
              <w:r w:rsidRPr="00E21F47">
                <w:rPr>
                  <w:sz w:val="18"/>
                </w:rPr>
                <w:t>s certificate and the private key (</w:t>
              </w:r>
              <w:r w:rsidRPr="00D92699">
                <w:rPr>
                  <w:sz w:val="18"/>
                  <w:u w:val="single"/>
                  <w:rPrChange w:id="111" w:author="Greg Landry" w:date="2019-02-06T15:53:00Z">
                    <w:rPr>
                      <w:sz w:val="18"/>
                    </w:rPr>
                  </w:rPrChange>
                </w:rPr>
                <w:t>only if the server requires client certificate validation</w:t>
              </w:r>
              <w:r w:rsidRPr="00E21F47">
                <w:rPr>
                  <w:sz w:val="18"/>
                </w:rPr>
                <w:t>)</w:t>
              </w:r>
            </w:ins>
          </w:p>
        </w:tc>
        <w:tc>
          <w:tcPr>
            <w:tcW w:w="5227" w:type="dxa"/>
            <w:tcPrChange w:id="112" w:author="Greg Landry" w:date="2019-02-06T15:58:00Z">
              <w:tcPr>
                <w:tcW w:w="5369" w:type="dxa"/>
                <w:gridSpan w:val="2"/>
              </w:tcPr>
            </w:tcPrChange>
          </w:tcPr>
          <w:p w14:paraId="518D5688" w14:textId="77777777" w:rsidR="00221707" w:rsidRPr="00E21F47" w:rsidRDefault="00221707" w:rsidP="00221707">
            <w:pPr>
              <w:rPr>
                <w:ins w:id="113" w:author="Greg Landry" w:date="2019-02-06T15:47:00Z"/>
                <w:sz w:val="18"/>
              </w:rPr>
            </w:pPr>
            <w:proofErr w:type="spellStart"/>
            <w:ins w:id="114" w:author="Greg Landry" w:date="2019-02-06T15:47:00Z">
              <w:r w:rsidRPr="00E21F47">
                <w:rPr>
                  <w:sz w:val="18"/>
                </w:rPr>
                <w:t>wiced_tls_init_</w:t>
              </w:r>
              <w:proofErr w:type="gramStart"/>
              <w:r w:rsidRPr="00E21F47">
                <w:rPr>
                  <w:sz w:val="18"/>
                </w:rPr>
                <w:t>identity</w:t>
              </w:r>
              <w:proofErr w:type="spellEnd"/>
              <w:r w:rsidRPr="00E21F47">
                <w:rPr>
                  <w:sz w:val="18"/>
                </w:rPr>
                <w:t>( &amp;</w:t>
              </w:r>
              <w:proofErr w:type="spellStart"/>
              <w:proofErr w:type="gramEnd"/>
              <w:r w:rsidRPr="00E21F47">
                <w:rPr>
                  <w:sz w:val="18"/>
                </w:rPr>
                <w:t>tls_identity</w:t>
              </w:r>
              <w:proofErr w:type="spellEnd"/>
              <w:r w:rsidRPr="00E21F47">
                <w:rPr>
                  <w:sz w:val="18"/>
                </w:rPr>
                <w:t>, (char*) security-&gt;</w:t>
              </w:r>
              <w:r w:rsidRPr="00E21F47">
                <w:rPr>
                  <w:color w:val="0326CC"/>
                  <w:sz w:val="18"/>
                </w:rPr>
                <w:t>key</w:t>
              </w:r>
              <w:r w:rsidRPr="00E21F47">
                <w:rPr>
                  <w:sz w:val="18"/>
                </w:rPr>
                <w:t>, security-&gt;</w:t>
              </w:r>
              <w:proofErr w:type="spellStart"/>
              <w:r w:rsidRPr="00E21F47">
                <w:rPr>
                  <w:color w:val="0326CC"/>
                  <w:sz w:val="18"/>
                </w:rPr>
                <w:t>key_len</w:t>
              </w:r>
              <w:proofErr w:type="spellEnd"/>
              <w:r w:rsidRPr="00E21F47">
                <w:rPr>
                  <w:sz w:val="18"/>
                </w:rPr>
                <w:t xml:space="preserve"> , (const </w:t>
              </w:r>
              <w:r w:rsidRPr="00E21F47">
                <w:rPr>
                  <w:color w:val="006141"/>
                  <w:sz w:val="18"/>
                </w:rPr>
                <w:t>uint8_t</w:t>
              </w:r>
              <w:r w:rsidRPr="00E21F47">
                <w:rPr>
                  <w:sz w:val="18"/>
                </w:rPr>
                <w:t>*) security-&gt;</w:t>
              </w:r>
              <w:r w:rsidRPr="00E21F47">
                <w:rPr>
                  <w:color w:val="0326CC"/>
                  <w:sz w:val="18"/>
                </w:rPr>
                <w:t>cert</w:t>
              </w:r>
              <w:r w:rsidRPr="00E21F47">
                <w:rPr>
                  <w:sz w:val="18"/>
                </w:rPr>
                <w:t>, security-&gt;</w:t>
              </w:r>
              <w:proofErr w:type="spellStart"/>
              <w:r w:rsidRPr="00E21F47">
                <w:rPr>
                  <w:color w:val="0326CC"/>
                  <w:sz w:val="18"/>
                </w:rPr>
                <w:t>cert_len</w:t>
              </w:r>
              <w:proofErr w:type="spellEnd"/>
              <w:r w:rsidRPr="00E21F47">
                <w:rPr>
                  <w:sz w:val="18"/>
                </w:rPr>
                <w:t xml:space="preserve"> );</w:t>
              </w:r>
            </w:ins>
          </w:p>
        </w:tc>
      </w:tr>
      <w:tr w:rsidR="00221707" w14:paraId="28B5A9AF" w14:textId="77777777" w:rsidTr="00221707">
        <w:trPr>
          <w:ins w:id="115" w:author="Greg Landry" w:date="2019-02-06T15:47:00Z"/>
          <w:trPrChange w:id="116" w:author="Greg Landry" w:date="2019-02-06T15:58:00Z">
            <w:trPr>
              <w:gridAfter w:val="0"/>
            </w:trPr>
          </w:trPrChange>
        </w:trPr>
        <w:tc>
          <w:tcPr>
            <w:tcW w:w="934" w:type="dxa"/>
            <w:tcPrChange w:id="117" w:author="Greg Landry" w:date="2019-02-06T15:58:00Z">
              <w:tcPr>
                <w:tcW w:w="402" w:type="dxa"/>
              </w:tcPr>
            </w:tcPrChange>
          </w:tcPr>
          <w:p w14:paraId="6FD15283" w14:textId="25222DAD" w:rsidR="00221707" w:rsidRPr="00E21F47" w:rsidRDefault="009E3A17" w:rsidP="00221707">
            <w:pPr>
              <w:rPr>
                <w:ins w:id="118" w:author="Greg Landry" w:date="2019-02-06T15:47:00Z"/>
                <w:sz w:val="18"/>
              </w:rPr>
            </w:pPr>
            <w:ins w:id="119" w:author="Greg Landry" w:date="2019-02-06T18:59:00Z">
              <w:r>
                <w:rPr>
                  <w:sz w:val="18"/>
                </w:rPr>
                <w:t>4</w:t>
              </w:r>
            </w:ins>
            <w:ins w:id="120" w:author="Greg Landry" w:date="2019-02-06T15:57:00Z">
              <w:r w:rsidR="00221707">
                <w:rPr>
                  <w:sz w:val="18"/>
                </w:rPr>
                <w:t xml:space="preserve"> (new)</w:t>
              </w:r>
            </w:ins>
          </w:p>
        </w:tc>
        <w:tc>
          <w:tcPr>
            <w:tcW w:w="3637" w:type="dxa"/>
            <w:tcPrChange w:id="121" w:author="Greg Landry" w:date="2019-02-06T15:58:00Z">
              <w:tcPr>
                <w:tcW w:w="3805" w:type="dxa"/>
                <w:gridSpan w:val="2"/>
              </w:tcPr>
            </w:tcPrChange>
          </w:tcPr>
          <w:p w14:paraId="4C576413" w14:textId="77777777" w:rsidR="00221707" w:rsidRPr="00E21F47" w:rsidRDefault="00221707" w:rsidP="00221707">
            <w:pPr>
              <w:rPr>
                <w:ins w:id="122" w:author="Greg Landry" w:date="2019-02-06T15:47:00Z"/>
                <w:sz w:val="18"/>
              </w:rPr>
            </w:pPr>
            <w:ins w:id="123" w:author="Greg Landry" w:date="2019-02-06T15:47:00Z">
              <w:r w:rsidRPr="00E21F47">
                <w:rPr>
                  <w:sz w:val="18"/>
                </w:rPr>
                <w:t>Initialize the Root Certificate of the TCP Server (</w:t>
              </w:r>
              <w:r w:rsidRPr="00C5476A">
                <w:rPr>
                  <w:sz w:val="18"/>
                </w:rPr>
                <w:t>only if you are going to validate the root certificate of the server – which you should always do to prevent MIM</w:t>
              </w:r>
              <w:r w:rsidRPr="00E21F47">
                <w:rPr>
                  <w:sz w:val="18"/>
                </w:rPr>
                <w:t>)</w:t>
              </w:r>
            </w:ins>
          </w:p>
        </w:tc>
        <w:tc>
          <w:tcPr>
            <w:tcW w:w="5227" w:type="dxa"/>
            <w:tcPrChange w:id="124" w:author="Greg Landry" w:date="2019-02-06T15:58:00Z">
              <w:tcPr>
                <w:tcW w:w="5369" w:type="dxa"/>
                <w:gridSpan w:val="2"/>
              </w:tcPr>
            </w:tcPrChange>
          </w:tcPr>
          <w:p w14:paraId="4FA709BD" w14:textId="77777777" w:rsidR="00221707" w:rsidRPr="009F6DB9" w:rsidRDefault="00221707" w:rsidP="00221707">
            <w:pPr>
              <w:rPr>
                <w:ins w:id="125" w:author="Greg Landry" w:date="2019-02-06T15:47:00Z"/>
                <w:sz w:val="18"/>
              </w:rPr>
            </w:pPr>
            <w:proofErr w:type="spellStart"/>
            <w:ins w:id="126" w:author="Greg Landry" w:date="2019-02-06T15:47:00Z">
              <w:r w:rsidRPr="009F6DB9">
                <w:rPr>
                  <w:sz w:val="18"/>
                </w:rPr>
                <w:t>wiced_tls_init_root_ca_</w:t>
              </w:r>
              <w:proofErr w:type="gramStart"/>
              <w:r w:rsidRPr="009F6DB9">
                <w:rPr>
                  <w:sz w:val="18"/>
                </w:rPr>
                <w:t>certificates</w:t>
              </w:r>
              <w:proofErr w:type="spellEnd"/>
              <w:r w:rsidRPr="009F6DB9">
                <w:rPr>
                  <w:sz w:val="18"/>
                </w:rPr>
                <w:t xml:space="preserve">( </w:t>
              </w:r>
              <w:proofErr w:type="spellStart"/>
              <w:r w:rsidRPr="009F6DB9">
                <w:rPr>
                  <w:sz w:val="18"/>
                </w:rPr>
                <w:t>dct</w:t>
              </w:r>
              <w:proofErr w:type="gramEnd"/>
              <w:r w:rsidRPr="009F6DB9">
                <w:rPr>
                  <w:sz w:val="18"/>
                </w:rPr>
                <w:t>_security</w:t>
              </w:r>
              <w:proofErr w:type="spellEnd"/>
              <w:r w:rsidRPr="009F6DB9">
                <w:rPr>
                  <w:sz w:val="18"/>
                </w:rPr>
                <w:t xml:space="preserve">-&gt;certificate, </w:t>
              </w:r>
              <w:proofErr w:type="spellStart"/>
              <w:r w:rsidRPr="009F6DB9">
                <w:rPr>
                  <w:sz w:val="18"/>
                </w:rPr>
                <w:t>strlen</w:t>
              </w:r>
              <w:proofErr w:type="spellEnd"/>
              <w:r w:rsidRPr="009F6DB9">
                <w:rPr>
                  <w:sz w:val="18"/>
                </w:rPr>
                <w:t xml:space="preserve">( </w:t>
              </w:r>
              <w:proofErr w:type="spellStart"/>
              <w:r w:rsidRPr="009F6DB9">
                <w:rPr>
                  <w:sz w:val="18"/>
                </w:rPr>
                <w:t>dct_security</w:t>
              </w:r>
              <w:proofErr w:type="spellEnd"/>
              <w:r w:rsidRPr="009F6DB9">
                <w:rPr>
                  <w:sz w:val="18"/>
                </w:rPr>
                <w:t>-&gt;certificate ) );</w:t>
              </w:r>
            </w:ins>
          </w:p>
          <w:p w14:paraId="562D7385" w14:textId="77777777" w:rsidR="00221707" w:rsidRPr="00E21F47" w:rsidRDefault="00221707" w:rsidP="00221707">
            <w:pPr>
              <w:rPr>
                <w:ins w:id="127" w:author="Greg Landry" w:date="2019-02-06T15:47:00Z"/>
                <w:sz w:val="18"/>
              </w:rPr>
            </w:pPr>
          </w:p>
        </w:tc>
      </w:tr>
      <w:tr w:rsidR="009E3A17" w:rsidRPr="00E21F47" w14:paraId="100DFECD" w14:textId="77777777" w:rsidTr="005C0352">
        <w:trPr>
          <w:ins w:id="128" w:author="Greg Landry" w:date="2019-02-06T18:59:00Z"/>
        </w:trPr>
        <w:tc>
          <w:tcPr>
            <w:tcW w:w="934" w:type="dxa"/>
          </w:tcPr>
          <w:p w14:paraId="2AF5248A" w14:textId="2EF77CE3" w:rsidR="009E3A17" w:rsidRDefault="009E3A17" w:rsidP="005C0352">
            <w:pPr>
              <w:rPr>
                <w:ins w:id="129" w:author="Greg Landry" w:date="2019-02-06T18:59:00Z"/>
                <w:sz w:val="18"/>
              </w:rPr>
            </w:pPr>
            <w:ins w:id="130" w:author="Greg Landry" w:date="2019-02-06T18:59:00Z">
              <w:r>
                <w:rPr>
                  <w:sz w:val="18"/>
                </w:rPr>
                <w:t>5</w:t>
              </w:r>
              <w:r>
                <w:rPr>
                  <w:sz w:val="18"/>
                </w:rPr>
                <w:t xml:space="preserve"> (new)</w:t>
              </w:r>
            </w:ins>
          </w:p>
        </w:tc>
        <w:tc>
          <w:tcPr>
            <w:tcW w:w="3637" w:type="dxa"/>
          </w:tcPr>
          <w:p w14:paraId="19879634" w14:textId="77777777" w:rsidR="009E3A17" w:rsidRPr="00E21F47" w:rsidRDefault="009E3A17" w:rsidP="005C0352">
            <w:pPr>
              <w:rPr>
                <w:ins w:id="131" w:author="Greg Landry" w:date="2019-02-06T18:59:00Z"/>
                <w:sz w:val="18"/>
              </w:rPr>
            </w:pPr>
            <w:ins w:id="132" w:author="Greg Landry" w:date="2019-02-06T18:59:00Z">
              <w:r>
                <w:rPr>
                  <w:sz w:val="18"/>
                </w:rPr>
                <w:t>Unlock the DCT</w:t>
              </w:r>
            </w:ins>
          </w:p>
        </w:tc>
        <w:tc>
          <w:tcPr>
            <w:tcW w:w="5227" w:type="dxa"/>
          </w:tcPr>
          <w:p w14:paraId="019A1B17" w14:textId="77777777" w:rsidR="009E3A17" w:rsidRPr="00E21F47" w:rsidRDefault="009E3A17" w:rsidP="005C0352">
            <w:pPr>
              <w:rPr>
                <w:ins w:id="133" w:author="Greg Landry" w:date="2019-02-06T18:59:00Z"/>
                <w:sz w:val="18"/>
              </w:rPr>
            </w:pPr>
            <w:proofErr w:type="spellStart"/>
            <w:ins w:id="134" w:author="Greg Landry" w:date="2019-02-06T18:59:00Z">
              <w:r w:rsidRPr="00EA0941">
                <w:rPr>
                  <w:sz w:val="18"/>
                </w:rPr>
                <w:t>wiced_dct_read_</w:t>
              </w:r>
              <w:proofErr w:type="gramStart"/>
              <w:r w:rsidRPr="00EA0941">
                <w:rPr>
                  <w:sz w:val="18"/>
                </w:rPr>
                <w:t>unlock</w:t>
              </w:r>
              <w:proofErr w:type="spellEnd"/>
              <w:r w:rsidRPr="00EA0941">
                <w:rPr>
                  <w:sz w:val="18"/>
                </w:rPr>
                <w:t>(</w:t>
              </w:r>
              <w:proofErr w:type="spellStart"/>
              <w:proofErr w:type="gramEnd"/>
              <w:r w:rsidRPr="00EA0941">
                <w:rPr>
                  <w:sz w:val="18"/>
                </w:rPr>
                <w:t>dct_security</w:t>
              </w:r>
              <w:proofErr w:type="spellEnd"/>
              <w:r w:rsidRPr="00EA0941">
                <w:rPr>
                  <w:sz w:val="18"/>
                </w:rPr>
                <w:t>, WICED_FALSE);</w:t>
              </w:r>
            </w:ins>
          </w:p>
        </w:tc>
      </w:tr>
    </w:tbl>
    <w:p w14:paraId="1710D9A3" w14:textId="77777777" w:rsidR="00F00247" w:rsidRDefault="00F00247" w:rsidP="00C6331A">
      <w:pPr>
        <w:keepNext/>
        <w:rPr>
          <w:ins w:id="135" w:author="Greg Landry" w:date="2019-02-06T15:40:00Z"/>
        </w:rPr>
      </w:pPr>
    </w:p>
    <w:p w14:paraId="08081FE0" w14:textId="4094EF11" w:rsidR="00EA1736" w:rsidRDefault="00F00247" w:rsidP="00C6331A">
      <w:pPr>
        <w:keepNext/>
      </w:pPr>
      <w:ins w:id="136" w:author="Greg Landry" w:date="2019-02-06T15:41:00Z">
        <w:r>
          <w:t>Each time you want to send</w:t>
        </w:r>
      </w:ins>
      <w:ins w:id="137" w:author="Greg Landry" w:date="2019-02-06T17:12:00Z">
        <w:r w:rsidR="00B7757B">
          <w:t>/receive</w:t>
        </w:r>
      </w:ins>
      <w:ins w:id="138" w:author="Greg Landry" w:date="2019-02-06T15:41:00Z">
        <w:r>
          <w:t xml:space="preserve"> data:</w:t>
        </w:r>
      </w:ins>
      <w:ins w:id="139" w:author="Greg Landry" w:date="2019-02-06T15:55:00Z">
        <w:r w:rsidR="00E55873" w:rsidDel="00F00247">
          <w:t xml:space="preserve"> </w:t>
        </w:r>
      </w:ins>
      <w:del w:id="140" w:author="Greg Landry" w:date="2019-02-06T15:41:00Z">
        <w:r w:rsidR="00EA1736" w:rsidDel="00F00247">
          <w:delText>The TCP Client TLS firmware flow is:</w:delText>
        </w:r>
      </w:del>
    </w:p>
    <w:tbl>
      <w:tblPr>
        <w:tblStyle w:val="TableGrid"/>
        <w:tblW w:w="9629" w:type="dxa"/>
        <w:tblLook w:val="04A0" w:firstRow="1" w:lastRow="0" w:firstColumn="1" w:lastColumn="0" w:noHBand="0" w:noVBand="1"/>
        <w:tblPrChange w:id="141" w:author="Greg Landry" w:date="2019-02-06T15:59:00Z">
          <w:tblPr>
            <w:tblStyle w:val="TableGrid"/>
            <w:tblW w:w="0" w:type="auto"/>
            <w:tblLook w:val="04A0" w:firstRow="1" w:lastRow="0" w:firstColumn="1" w:lastColumn="0" w:noHBand="0" w:noVBand="1"/>
          </w:tblPr>
        </w:tblPrChange>
      </w:tblPr>
      <w:tblGrid>
        <w:gridCol w:w="860"/>
        <w:gridCol w:w="3586"/>
        <w:gridCol w:w="5183"/>
        <w:tblGridChange w:id="142">
          <w:tblGrid>
            <w:gridCol w:w="807"/>
            <w:gridCol w:w="53"/>
            <w:gridCol w:w="3533"/>
            <w:gridCol w:w="53"/>
            <w:gridCol w:w="5130"/>
            <w:gridCol w:w="53"/>
          </w:tblGrid>
        </w:tblGridChange>
      </w:tblGrid>
      <w:tr w:rsidR="00EA1736" w14:paraId="0AFFF88A" w14:textId="77777777" w:rsidTr="00E55873">
        <w:trPr>
          <w:trPrChange w:id="143" w:author="Greg Landry" w:date="2019-02-06T15:59:00Z">
            <w:trPr>
              <w:gridAfter w:val="0"/>
            </w:trPr>
          </w:trPrChange>
        </w:trPr>
        <w:tc>
          <w:tcPr>
            <w:tcW w:w="860" w:type="dxa"/>
            <w:tcPrChange w:id="144" w:author="Greg Landry" w:date="2019-02-06T15:59:00Z">
              <w:tcPr>
                <w:tcW w:w="402" w:type="dxa"/>
              </w:tcPr>
            </w:tcPrChange>
          </w:tcPr>
          <w:p w14:paraId="3ABB89F3" w14:textId="77777777" w:rsidR="00EA1736" w:rsidRPr="00E21F47" w:rsidRDefault="00EA1736" w:rsidP="00C6331A">
            <w:pPr>
              <w:jc w:val="center"/>
              <w:rPr>
                <w:b/>
                <w:sz w:val="18"/>
              </w:rPr>
            </w:pPr>
            <w:r w:rsidRPr="00E21F47">
              <w:rPr>
                <w:b/>
                <w:sz w:val="18"/>
              </w:rPr>
              <w:t>#</w:t>
            </w:r>
          </w:p>
        </w:tc>
        <w:tc>
          <w:tcPr>
            <w:tcW w:w="3586" w:type="dxa"/>
            <w:tcPrChange w:id="145" w:author="Greg Landry" w:date="2019-02-06T15:59:00Z">
              <w:tcPr>
                <w:tcW w:w="3805" w:type="dxa"/>
                <w:gridSpan w:val="2"/>
              </w:tcPr>
            </w:tcPrChange>
          </w:tcPr>
          <w:p w14:paraId="47A8043F" w14:textId="77777777" w:rsidR="00EA1736" w:rsidRPr="00E21F47" w:rsidRDefault="00EA1736" w:rsidP="00C6331A">
            <w:pPr>
              <w:jc w:val="center"/>
              <w:rPr>
                <w:b/>
                <w:sz w:val="18"/>
              </w:rPr>
            </w:pPr>
            <w:r w:rsidRPr="00E21F47">
              <w:rPr>
                <w:b/>
                <w:sz w:val="18"/>
              </w:rPr>
              <w:t>Step</w:t>
            </w:r>
          </w:p>
        </w:tc>
        <w:tc>
          <w:tcPr>
            <w:tcW w:w="5183" w:type="dxa"/>
            <w:tcPrChange w:id="146" w:author="Greg Landry" w:date="2019-02-06T15:59:00Z">
              <w:tcPr>
                <w:tcW w:w="5369" w:type="dxa"/>
                <w:gridSpan w:val="2"/>
              </w:tcPr>
            </w:tcPrChange>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E55873">
        <w:trPr>
          <w:trPrChange w:id="147" w:author="Greg Landry" w:date="2019-02-06T15:59:00Z">
            <w:trPr>
              <w:gridAfter w:val="0"/>
            </w:trPr>
          </w:trPrChange>
        </w:trPr>
        <w:tc>
          <w:tcPr>
            <w:tcW w:w="860" w:type="dxa"/>
            <w:tcPrChange w:id="148" w:author="Greg Landry" w:date="2019-02-06T15:59:00Z">
              <w:tcPr>
                <w:tcW w:w="402" w:type="dxa"/>
              </w:tcPr>
            </w:tcPrChange>
          </w:tcPr>
          <w:p w14:paraId="18EE7C02" w14:textId="291B38E3" w:rsidR="00EA1736" w:rsidRPr="00E21F47" w:rsidRDefault="00EA1736" w:rsidP="00C6331A">
            <w:pPr>
              <w:rPr>
                <w:sz w:val="18"/>
              </w:rPr>
            </w:pPr>
            <w:r w:rsidRPr="00E21F47">
              <w:rPr>
                <w:sz w:val="18"/>
              </w:rPr>
              <w:t>1</w:t>
            </w:r>
          </w:p>
        </w:tc>
        <w:tc>
          <w:tcPr>
            <w:tcW w:w="3586" w:type="dxa"/>
            <w:tcPrChange w:id="149" w:author="Greg Landry" w:date="2019-02-06T15:59:00Z">
              <w:tcPr>
                <w:tcW w:w="3805" w:type="dxa"/>
                <w:gridSpan w:val="2"/>
              </w:tcPr>
            </w:tcPrChange>
          </w:tcPr>
          <w:p w14:paraId="10182335" w14:textId="4E24A030" w:rsidR="00EA1736" w:rsidRPr="00E21F47" w:rsidRDefault="00EA1736" w:rsidP="00C6331A">
            <w:pPr>
              <w:rPr>
                <w:sz w:val="18"/>
              </w:rPr>
            </w:pPr>
            <w:r w:rsidRPr="00E21F47">
              <w:rPr>
                <w:sz w:val="18"/>
              </w:rPr>
              <w:t xml:space="preserve">Create </w:t>
            </w:r>
            <w:del w:id="150" w:author="Greg Landry" w:date="2019-02-06T15:55:00Z">
              <w:r w:rsidRPr="00E21F47" w:rsidDel="00E55873">
                <w:rPr>
                  <w:sz w:val="18"/>
                </w:rPr>
                <w:delText xml:space="preserve">the </w:delText>
              </w:r>
            </w:del>
            <w:ins w:id="151" w:author="Greg Landry" w:date="2019-02-06T15:55:00Z">
              <w:r w:rsidR="00E55873">
                <w:rPr>
                  <w:sz w:val="18"/>
                </w:rPr>
                <w:t>a</w:t>
              </w:r>
              <w:r w:rsidR="00E55873" w:rsidRPr="00E21F47">
                <w:rPr>
                  <w:sz w:val="18"/>
                </w:rPr>
                <w:t xml:space="preserve"> </w:t>
              </w:r>
            </w:ins>
            <w:ins w:id="152" w:author="Greg Landry" w:date="2019-02-06T15:54:00Z">
              <w:r w:rsidR="00E55873">
                <w:rPr>
                  <w:sz w:val="18"/>
                </w:rPr>
                <w:t>S</w:t>
              </w:r>
            </w:ins>
            <w:del w:id="153" w:author="Greg Landry" w:date="2019-02-06T15:54:00Z">
              <w:r w:rsidRPr="00E21F47" w:rsidDel="00E55873">
                <w:rPr>
                  <w:sz w:val="18"/>
                </w:rPr>
                <w:delText>s</w:delText>
              </w:r>
            </w:del>
            <w:r w:rsidRPr="00E21F47">
              <w:rPr>
                <w:sz w:val="18"/>
              </w:rPr>
              <w:t>ocket</w:t>
            </w:r>
          </w:p>
        </w:tc>
        <w:tc>
          <w:tcPr>
            <w:tcW w:w="5183" w:type="dxa"/>
            <w:tcPrChange w:id="154" w:author="Greg Landry" w:date="2019-02-06T15:59:00Z">
              <w:tcPr>
                <w:tcW w:w="5369" w:type="dxa"/>
                <w:gridSpan w:val="2"/>
              </w:tcPr>
            </w:tcPrChange>
          </w:tcPr>
          <w:p w14:paraId="090B70DD" w14:textId="77777777" w:rsidR="00EA1736" w:rsidRPr="00E21F47" w:rsidRDefault="00EA1736" w:rsidP="00C6331A">
            <w:pPr>
              <w:rPr>
                <w:sz w:val="18"/>
              </w:rPr>
            </w:pPr>
            <w:proofErr w:type="spellStart"/>
            <w:r w:rsidRPr="00E21F47">
              <w:rPr>
                <w:sz w:val="18"/>
              </w:rPr>
              <w:t>wiced_tcp_create_</w:t>
            </w:r>
            <w:proofErr w:type="gramStart"/>
            <w:r w:rsidRPr="00E21F47">
              <w:rPr>
                <w:sz w:val="18"/>
              </w:rPr>
              <w:t>socket</w:t>
            </w:r>
            <w:proofErr w:type="spellEnd"/>
            <w:r w:rsidRPr="00E21F47">
              <w:rPr>
                <w:sz w:val="18"/>
              </w:rPr>
              <w:t>(</w:t>
            </w:r>
            <w:proofErr w:type="gramEnd"/>
            <w:r w:rsidRPr="00E21F47">
              <w:rPr>
                <w:sz w:val="18"/>
              </w:rPr>
              <w:t xml:space="preserve">&amp;socket, </w:t>
            </w:r>
            <w:r w:rsidRPr="00E21F47">
              <w:rPr>
                <w:color w:val="0326CC"/>
                <w:sz w:val="18"/>
              </w:rPr>
              <w:t>WICED_STA_INTERFACE</w:t>
            </w:r>
            <w:r w:rsidRPr="00E21F47">
              <w:rPr>
                <w:sz w:val="18"/>
              </w:rPr>
              <w:t>);</w:t>
            </w:r>
          </w:p>
        </w:tc>
      </w:tr>
      <w:tr w:rsidR="00EA1736" w14:paraId="28FCE8BE" w14:textId="77777777" w:rsidTr="00E55873">
        <w:trPr>
          <w:trPrChange w:id="155" w:author="Greg Landry" w:date="2019-02-06T15:59:00Z">
            <w:trPr>
              <w:gridAfter w:val="0"/>
            </w:trPr>
          </w:trPrChange>
        </w:trPr>
        <w:tc>
          <w:tcPr>
            <w:tcW w:w="860" w:type="dxa"/>
            <w:tcPrChange w:id="156" w:author="Greg Landry" w:date="2019-02-06T15:59:00Z">
              <w:tcPr>
                <w:tcW w:w="402" w:type="dxa"/>
              </w:tcPr>
            </w:tcPrChange>
          </w:tcPr>
          <w:p w14:paraId="638E46DD" w14:textId="49941E13" w:rsidR="00EA1736" w:rsidRPr="00E21F47" w:rsidRDefault="00EA1736" w:rsidP="00C6331A">
            <w:pPr>
              <w:rPr>
                <w:sz w:val="18"/>
              </w:rPr>
            </w:pPr>
            <w:r w:rsidRPr="00E21F47">
              <w:rPr>
                <w:sz w:val="18"/>
              </w:rPr>
              <w:t>2</w:t>
            </w:r>
          </w:p>
        </w:tc>
        <w:tc>
          <w:tcPr>
            <w:tcW w:w="3586" w:type="dxa"/>
            <w:tcPrChange w:id="157" w:author="Greg Landry" w:date="2019-02-06T15:59:00Z">
              <w:tcPr>
                <w:tcW w:w="3805" w:type="dxa"/>
                <w:gridSpan w:val="2"/>
              </w:tcPr>
            </w:tcPrChange>
          </w:tcPr>
          <w:p w14:paraId="6441776E" w14:textId="6E223F34" w:rsidR="00EA1736" w:rsidRPr="00E21F47" w:rsidRDefault="00EA1736" w:rsidP="00C6331A">
            <w:pPr>
              <w:rPr>
                <w:sz w:val="18"/>
              </w:rPr>
            </w:pPr>
            <w:r w:rsidRPr="00E21F47">
              <w:rPr>
                <w:sz w:val="18"/>
              </w:rPr>
              <w:t xml:space="preserve">Bind the </w:t>
            </w:r>
            <w:ins w:id="158" w:author="Greg Landry" w:date="2019-02-06T15:54:00Z">
              <w:r w:rsidR="00E55873">
                <w:rPr>
                  <w:sz w:val="18"/>
                </w:rPr>
                <w:t>S</w:t>
              </w:r>
            </w:ins>
            <w:del w:id="159" w:author="Greg Landry" w:date="2019-02-06T15:54:00Z">
              <w:r w:rsidRPr="00E21F47" w:rsidDel="00E55873">
                <w:rPr>
                  <w:sz w:val="18"/>
                </w:rPr>
                <w:delText>s</w:delText>
              </w:r>
            </w:del>
            <w:r w:rsidRPr="00E21F47">
              <w:rPr>
                <w:sz w:val="18"/>
              </w:rPr>
              <w:t xml:space="preserve">ocket to </w:t>
            </w:r>
            <w:ins w:id="160" w:author="Greg Landry" w:date="2019-02-06T15:55:00Z">
              <w:r w:rsidR="00E55873">
                <w:rPr>
                  <w:sz w:val="18"/>
                </w:rPr>
                <w:t>a</w:t>
              </w:r>
            </w:ins>
            <w:del w:id="161" w:author="Greg Landry" w:date="2019-02-06T15:55:00Z">
              <w:r w:rsidRPr="00E21F47" w:rsidDel="00E55873">
                <w:rPr>
                  <w:sz w:val="18"/>
                </w:rPr>
                <w:delText>a</w:delText>
              </w:r>
            </w:del>
            <w:r w:rsidRPr="00E21F47">
              <w:rPr>
                <w:sz w:val="18"/>
              </w:rPr>
              <w:t xml:space="preserve"> port</w:t>
            </w:r>
          </w:p>
        </w:tc>
        <w:tc>
          <w:tcPr>
            <w:tcW w:w="5183" w:type="dxa"/>
            <w:tcPrChange w:id="162" w:author="Greg Landry" w:date="2019-02-06T15:59:00Z">
              <w:tcPr>
                <w:tcW w:w="5369" w:type="dxa"/>
                <w:gridSpan w:val="2"/>
              </w:tcPr>
            </w:tcPrChange>
          </w:tcPr>
          <w:p w14:paraId="3E8FAD6C" w14:textId="213C44BE" w:rsidR="00EA1736" w:rsidRPr="00E21F47" w:rsidRDefault="00EA1736" w:rsidP="00C6331A">
            <w:pPr>
              <w:rPr>
                <w:sz w:val="18"/>
              </w:rPr>
            </w:pPr>
            <w:proofErr w:type="spellStart"/>
            <w:r w:rsidRPr="00E21F47">
              <w:rPr>
                <w:sz w:val="18"/>
              </w:rPr>
              <w:t>wiced_tcp_</w:t>
            </w:r>
            <w:proofErr w:type="gramStart"/>
            <w:r w:rsidRPr="00E21F47">
              <w:rPr>
                <w:sz w:val="18"/>
              </w:rPr>
              <w:t>bind</w:t>
            </w:r>
            <w:proofErr w:type="spellEnd"/>
            <w:r w:rsidRPr="00E21F47">
              <w:rPr>
                <w:sz w:val="18"/>
              </w:rPr>
              <w:t>(</w:t>
            </w:r>
            <w:proofErr w:type="gramEnd"/>
            <w:r w:rsidRPr="00E21F47">
              <w:rPr>
                <w:sz w:val="18"/>
              </w:rPr>
              <w:t>&amp;socket,</w:t>
            </w:r>
            <w:ins w:id="163" w:author="Greg Landry" w:date="2019-02-06T15:56:00Z">
              <w:r w:rsidR="00E55873">
                <w:rPr>
                  <w:sz w:val="18"/>
                </w:rPr>
                <w:t xml:space="preserve"> </w:t>
              </w:r>
            </w:ins>
            <w:r w:rsidRPr="00E21F47">
              <w:rPr>
                <w:sz w:val="18"/>
              </w:rPr>
              <w:t>WICED_ANY_PORT);</w:t>
            </w:r>
          </w:p>
        </w:tc>
      </w:tr>
      <w:tr w:rsidR="00503DDB" w14:paraId="30CEAC83" w14:textId="77777777" w:rsidTr="00E55873">
        <w:trPr>
          <w:ins w:id="164" w:author="Greg Landry" w:date="2019-02-06T16:14:00Z"/>
        </w:trPr>
        <w:tc>
          <w:tcPr>
            <w:tcW w:w="860" w:type="dxa"/>
          </w:tcPr>
          <w:p w14:paraId="37BE9661" w14:textId="10A98AA5" w:rsidR="00503DDB" w:rsidRPr="00E21F47" w:rsidRDefault="00503DDB" w:rsidP="00503DDB">
            <w:pPr>
              <w:rPr>
                <w:ins w:id="165" w:author="Greg Landry" w:date="2019-02-06T16:14:00Z"/>
                <w:sz w:val="18"/>
              </w:rPr>
            </w:pPr>
            <w:ins w:id="166" w:author="Greg Landry" w:date="2019-02-06T16:15:00Z">
              <w:r>
                <w:rPr>
                  <w:sz w:val="18"/>
                </w:rPr>
                <w:t>3</w:t>
              </w:r>
            </w:ins>
            <w:ins w:id="167" w:author="Greg Landry" w:date="2019-02-06T16:14:00Z">
              <w:r>
                <w:rPr>
                  <w:sz w:val="18"/>
                </w:rPr>
                <w:t xml:space="preserve"> (new)</w:t>
              </w:r>
            </w:ins>
          </w:p>
        </w:tc>
        <w:tc>
          <w:tcPr>
            <w:tcW w:w="3586" w:type="dxa"/>
          </w:tcPr>
          <w:p w14:paraId="259BD996" w14:textId="66C953DA" w:rsidR="00503DDB" w:rsidRPr="00E21F47" w:rsidRDefault="00503DDB" w:rsidP="00503DDB">
            <w:pPr>
              <w:rPr>
                <w:ins w:id="168" w:author="Greg Landry" w:date="2019-02-06T16:14:00Z"/>
                <w:sz w:val="18"/>
              </w:rPr>
            </w:pPr>
            <w:ins w:id="169" w:author="Greg Landry" w:date="2019-02-06T16:14:00Z">
              <w:r w:rsidRPr="00E21F47">
                <w:rPr>
                  <w:sz w:val="18"/>
                </w:rPr>
                <w:t xml:space="preserve">Initialize </w:t>
              </w:r>
              <w:r>
                <w:rPr>
                  <w:sz w:val="18"/>
                </w:rPr>
                <w:t>the</w:t>
              </w:r>
              <w:r w:rsidRPr="00E21F47">
                <w:rPr>
                  <w:sz w:val="18"/>
                </w:rPr>
                <w:t xml:space="preserve"> TLS Context</w:t>
              </w:r>
            </w:ins>
          </w:p>
        </w:tc>
        <w:tc>
          <w:tcPr>
            <w:tcW w:w="5183" w:type="dxa"/>
          </w:tcPr>
          <w:p w14:paraId="54A2CD1D" w14:textId="77777777" w:rsidR="00503DDB" w:rsidRPr="00E21F47" w:rsidRDefault="00503DDB" w:rsidP="00503DDB">
            <w:pPr>
              <w:rPr>
                <w:ins w:id="170" w:author="Greg Landry" w:date="2019-02-06T16:14:00Z"/>
                <w:sz w:val="18"/>
              </w:rPr>
            </w:pPr>
            <w:proofErr w:type="spellStart"/>
            <w:ins w:id="171" w:author="Greg Landry" w:date="2019-02-06T16:14:00Z">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NULL, NULL );</w:t>
              </w:r>
            </w:ins>
          </w:p>
          <w:p w14:paraId="04A3BDE3" w14:textId="77777777" w:rsidR="00503DDB" w:rsidRPr="00E21F47" w:rsidRDefault="00503DDB" w:rsidP="00503DDB">
            <w:pPr>
              <w:rPr>
                <w:ins w:id="172" w:author="Greg Landry" w:date="2019-02-06T16:14:00Z"/>
                <w:sz w:val="18"/>
              </w:rPr>
            </w:pPr>
          </w:p>
          <w:p w14:paraId="18B8539B" w14:textId="77777777" w:rsidR="00503DDB" w:rsidRPr="00E21F47" w:rsidRDefault="00503DDB" w:rsidP="00503DDB">
            <w:pPr>
              <w:rPr>
                <w:ins w:id="173" w:author="Greg Landry" w:date="2019-02-06T16:14:00Z"/>
                <w:sz w:val="18"/>
              </w:rPr>
            </w:pPr>
            <w:ins w:id="174" w:author="Greg Landry" w:date="2019-02-06T16:14:00Z">
              <w:r w:rsidRPr="00E21F47">
                <w:rPr>
                  <w:sz w:val="18"/>
                </w:rPr>
                <w:t>or, if the Server is verifying client certificate:</w:t>
              </w:r>
            </w:ins>
          </w:p>
          <w:p w14:paraId="726C263D" w14:textId="77777777" w:rsidR="00503DDB" w:rsidRPr="00E21F47" w:rsidRDefault="00503DDB" w:rsidP="00503DDB">
            <w:pPr>
              <w:rPr>
                <w:ins w:id="175" w:author="Greg Landry" w:date="2019-02-06T16:14:00Z"/>
                <w:sz w:val="18"/>
              </w:rPr>
            </w:pPr>
          </w:p>
          <w:p w14:paraId="3A03F68F" w14:textId="77777777" w:rsidR="00503DDB" w:rsidRPr="00E21F47" w:rsidRDefault="00503DDB" w:rsidP="00503DDB">
            <w:pPr>
              <w:rPr>
                <w:ins w:id="176" w:author="Greg Landry" w:date="2019-02-06T16:14:00Z"/>
                <w:sz w:val="18"/>
              </w:rPr>
            </w:pPr>
            <w:proofErr w:type="spellStart"/>
            <w:ins w:id="177" w:author="Greg Landry" w:date="2019-02-06T16:14:00Z">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ins>
          </w:p>
          <w:p w14:paraId="66F71ADE" w14:textId="77777777" w:rsidR="00503DDB" w:rsidRPr="00E21F47" w:rsidRDefault="00503DDB" w:rsidP="00503DDB">
            <w:pPr>
              <w:rPr>
                <w:ins w:id="178" w:author="Greg Landry" w:date="2019-02-06T16:14:00Z"/>
                <w:sz w:val="18"/>
              </w:rPr>
            </w:pPr>
          </w:p>
        </w:tc>
      </w:tr>
      <w:tr w:rsidR="00503DDB" w:rsidDel="00E55873" w14:paraId="3789650D" w14:textId="3A18F13A" w:rsidTr="00E55873">
        <w:trPr>
          <w:del w:id="179" w:author="Greg Landry" w:date="2019-02-06T15:53:00Z"/>
          <w:trPrChange w:id="180" w:author="Greg Landry" w:date="2019-02-06T15:59:00Z">
            <w:trPr>
              <w:gridAfter w:val="0"/>
            </w:trPr>
          </w:trPrChange>
        </w:trPr>
        <w:tc>
          <w:tcPr>
            <w:tcW w:w="860" w:type="dxa"/>
            <w:tcPrChange w:id="181" w:author="Greg Landry" w:date="2019-02-06T15:59:00Z">
              <w:tcPr>
                <w:tcW w:w="402" w:type="dxa"/>
              </w:tcPr>
            </w:tcPrChange>
          </w:tcPr>
          <w:p w14:paraId="09799911" w14:textId="65AA3B5A" w:rsidR="00503DDB" w:rsidRPr="00E21F47" w:rsidDel="00E55873" w:rsidRDefault="00503DDB" w:rsidP="00503DDB">
            <w:pPr>
              <w:rPr>
                <w:del w:id="182" w:author="Greg Landry" w:date="2019-02-06T15:53:00Z"/>
                <w:sz w:val="18"/>
              </w:rPr>
            </w:pPr>
            <w:del w:id="183" w:author="Greg Landry" w:date="2019-02-06T15:53:00Z">
              <w:r w:rsidRPr="00E21F47" w:rsidDel="00E55873">
                <w:rPr>
                  <w:sz w:val="18"/>
                </w:rPr>
                <w:delText>3</w:delText>
              </w:r>
            </w:del>
          </w:p>
        </w:tc>
        <w:tc>
          <w:tcPr>
            <w:tcW w:w="3586" w:type="dxa"/>
            <w:tcPrChange w:id="184" w:author="Greg Landry" w:date="2019-02-06T15:59:00Z">
              <w:tcPr>
                <w:tcW w:w="3805" w:type="dxa"/>
                <w:gridSpan w:val="2"/>
              </w:tcPr>
            </w:tcPrChange>
          </w:tcPr>
          <w:p w14:paraId="18F1E510" w14:textId="62C1DE06" w:rsidR="00503DDB" w:rsidRPr="00E21F47" w:rsidDel="00E55873" w:rsidRDefault="00503DDB" w:rsidP="00503DDB">
            <w:pPr>
              <w:rPr>
                <w:del w:id="185" w:author="Greg Landry" w:date="2019-02-06T15:53:00Z"/>
                <w:sz w:val="18"/>
              </w:rPr>
            </w:pPr>
            <w:del w:id="186" w:author="Greg Landry" w:date="2019-02-06T15:53:00Z">
              <w:r w:rsidRPr="00E21F47" w:rsidDel="00E55873">
                <w:rPr>
                  <w:sz w:val="18"/>
                </w:rPr>
                <w:delText>Read the root certificate from the security section of the DCT into RAM (method 1)</w:delText>
              </w:r>
            </w:del>
          </w:p>
        </w:tc>
        <w:tc>
          <w:tcPr>
            <w:tcW w:w="5183" w:type="dxa"/>
            <w:tcPrChange w:id="187" w:author="Greg Landry" w:date="2019-02-06T15:59:00Z">
              <w:tcPr>
                <w:tcW w:w="5369" w:type="dxa"/>
                <w:gridSpan w:val="2"/>
              </w:tcPr>
            </w:tcPrChange>
          </w:tcPr>
          <w:p w14:paraId="12ED6005" w14:textId="548CD6CA" w:rsidR="00503DDB" w:rsidRPr="00E21F47" w:rsidDel="00E55873" w:rsidRDefault="00503DDB" w:rsidP="00503DDB">
            <w:pPr>
              <w:rPr>
                <w:del w:id="188" w:author="Greg Landry" w:date="2019-02-06T15:53:00Z"/>
                <w:sz w:val="18"/>
              </w:rPr>
            </w:pPr>
            <w:del w:id="189" w:author="Greg Landry" w:date="2019-02-06T15:53:00Z">
              <w:r w:rsidRPr="00E21F47" w:rsidDel="00E55873">
                <w:rPr>
                  <w:sz w:val="18"/>
                </w:rPr>
                <w:delText>wiced_dct_read_lock( (</w:delText>
              </w:r>
              <w:r w:rsidRPr="00E21F47" w:rsidDel="00E55873">
                <w:rPr>
                  <w:color w:val="931A68"/>
                  <w:sz w:val="18"/>
                </w:rPr>
                <w:delText>void</w:delText>
              </w:r>
              <w:r w:rsidRPr="00E21F47" w:rsidDel="00E55873">
                <w:rPr>
                  <w:sz w:val="18"/>
                </w:rPr>
                <w:delText xml:space="preserve">**) &amp;dct_security, </w:delText>
              </w:r>
              <w:r w:rsidRPr="00E21F47" w:rsidDel="00E55873">
                <w:rPr>
                  <w:color w:val="0326CC"/>
                  <w:sz w:val="18"/>
                </w:rPr>
                <w:delText>WICED_FALSE</w:delText>
              </w:r>
              <w:r w:rsidRPr="00E21F47" w:rsidDel="00E55873">
                <w:rPr>
                  <w:sz w:val="18"/>
                </w:rPr>
                <w:delText xml:space="preserve">, </w:delText>
              </w:r>
              <w:r w:rsidRPr="00E21F47" w:rsidDel="00E55873">
                <w:rPr>
                  <w:color w:val="0326CC"/>
                  <w:sz w:val="18"/>
                </w:rPr>
                <w:delText>DCT_SECURITY_SECTION</w:delText>
              </w:r>
              <w:r w:rsidRPr="00E21F47" w:rsidDel="00E55873">
                <w:rPr>
                  <w:sz w:val="18"/>
                </w:rPr>
                <w:delText xml:space="preserve">, 0, </w:delText>
              </w:r>
              <w:r w:rsidRPr="00E21F47" w:rsidDel="00E55873">
                <w:rPr>
                  <w:color w:val="931A68"/>
                  <w:sz w:val="18"/>
                </w:rPr>
                <w:delText>sizeof</w:delText>
              </w:r>
              <w:r w:rsidRPr="00E21F47" w:rsidDel="00E55873">
                <w:rPr>
                  <w:sz w:val="18"/>
                </w:rPr>
                <w:delText>( *dct_security ) ); </w:delText>
              </w:r>
            </w:del>
          </w:p>
        </w:tc>
      </w:tr>
      <w:tr w:rsidR="00503DDB" w:rsidDel="00E55873" w14:paraId="71BBDE61" w14:textId="1478C926" w:rsidTr="00E55873">
        <w:trPr>
          <w:del w:id="190" w:author="Greg Landry" w:date="2019-02-06T15:53:00Z"/>
          <w:trPrChange w:id="191" w:author="Greg Landry" w:date="2019-02-06T15:59:00Z">
            <w:trPr>
              <w:gridAfter w:val="0"/>
            </w:trPr>
          </w:trPrChange>
        </w:trPr>
        <w:tc>
          <w:tcPr>
            <w:tcW w:w="860" w:type="dxa"/>
            <w:tcPrChange w:id="192" w:author="Greg Landry" w:date="2019-02-06T15:59:00Z">
              <w:tcPr>
                <w:tcW w:w="402" w:type="dxa"/>
              </w:tcPr>
            </w:tcPrChange>
          </w:tcPr>
          <w:p w14:paraId="2CF67745" w14:textId="7CA4C46E" w:rsidR="00503DDB" w:rsidRPr="00E21F47" w:rsidDel="00E55873" w:rsidRDefault="00503DDB" w:rsidP="00503DDB">
            <w:pPr>
              <w:rPr>
                <w:del w:id="193" w:author="Greg Landry" w:date="2019-02-06T15:53:00Z"/>
                <w:sz w:val="18"/>
              </w:rPr>
            </w:pPr>
            <w:del w:id="194" w:author="Greg Landry" w:date="2019-02-06T15:53:00Z">
              <w:r w:rsidRPr="00E21F47" w:rsidDel="00E55873">
                <w:rPr>
                  <w:sz w:val="18"/>
                </w:rPr>
                <w:delText>4</w:delText>
              </w:r>
            </w:del>
          </w:p>
        </w:tc>
        <w:tc>
          <w:tcPr>
            <w:tcW w:w="3586" w:type="dxa"/>
            <w:tcPrChange w:id="195" w:author="Greg Landry" w:date="2019-02-06T15:59:00Z">
              <w:tcPr>
                <w:tcW w:w="3805" w:type="dxa"/>
                <w:gridSpan w:val="2"/>
              </w:tcPr>
            </w:tcPrChange>
          </w:tcPr>
          <w:p w14:paraId="064A59DA" w14:textId="413F46AA" w:rsidR="00503DDB" w:rsidRPr="00E21F47" w:rsidDel="00E55873" w:rsidRDefault="00503DDB" w:rsidP="00503DDB">
            <w:pPr>
              <w:rPr>
                <w:del w:id="196" w:author="Greg Landry" w:date="2019-02-06T15:53:00Z"/>
                <w:sz w:val="18"/>
              </w:rPr>
            </w:pPr>
            <w:del w:id="197" w:author="Greg Landry" w:date="2019-02-06T15:53:00Z">
              <w:r w:rsidRPr="00E21F47" w:rsidDel="00E55873">
                <w:rPr>
                  <w:sz w:val="18"/>
                </w:rPr>
                <w:delText>Read the client certificate from the resources filesystem (method 2) (only if the server requires client certificate validation)</w:delText>
              </w:r>
            </w:del>
          </w:p>
        </w:tc>
        <w:tc>
          <w:tcPr>
            <w:tcW w:w="5183" w:type="dxa"/>
            <w:tcPrChange w:id="198" w:author="Greg Landry" w:date="2019-02-06T15:59:00Z">
              <w:tcPr>
                <w:tcW w:w="5369" w:type="dxa"/>
                <w:gridSpan w:val="2"/>
              </w:tcPr>
            </w:tcPrChange>
          </w:tcPr>
          <w:p w14:paraId="6D65B41E" w14:textId="5D72B439" w:rsidR="00503DDB" w:rsidRPr="00E21F47" w:rsidDel="00E55873" w:rsidRDefault="00503DDB" w:rsidP="00503DDB">
            <w:pPr>
              <w:rPr>
                <w:del w:id="199" w:author="Greg Landry" w:date="2019-02-06T15:53:00Z"/>
                <w:sz w:val="18"/>
              </w:rPr>
            </w:pPr>
            <w:del w:id="200" w:author="Greg Landry" w:date="2019-02-06T15:53:00Z">
              <w:r w:rsidRPr="00E21F47" w:rsidDel="00E55873">
                <w:rPr>
                  <w:sz w:val="18"/>
                </w:rPr>
                <w:delText>resource_get_readonly_buffer( &amp;resources_apps_DIR_clientcer_pem, 0, 2048, &amp;size_out, (</w:delText>
              </w:r>
              <w:r w:rsidRPr="00E21F47" w:rsidDel="00E55873">
                <w:rPr>
                  <w:color w:val="931A68"/>
                  <w:sz w:val="18"/>
                </w:rPr>
                <w:delText>const</w:delText>
              </w:r>
              <w:r w:rsidRPr="00E21F47" w:rsidDel="00E55873">
                <w:rPr>
                  <w:sz w:val="18"/>
                </w:rPr>
                <w:delText xml:space="preserve"> </w:delText>
              </w:r>
              <w:r w:rsidRPr="00E21F47" w:rsidDel="00E55873">
                <w:rPr>
                  <w:color w:val="931A68"/>
                  <w:sz w:val="18"/>
                </w:rPr>
                <w:delText>void</w:delText>
              </w:r>
              <w:r w:rsidRPr="00E21F47" w:rsidDel="00E55873">
                <w:rPr>
                  <w:sz w:val="18"/>
                </w:rPr>
                <w:delText xml:space="preserve"> **) &amp;security );</w:delText>
              </w:r>
            </w:del>
          </w:p>
        </w:tc>
      </w:tr>
      <w:tr w:rsidR="00503DDB" w:rsidDel="00E55873" w14:paraId="23EADAB7" w14:textId="1F36B16A" w:rsidTr="00E55873">
        <w:trPr>
          <w:del w:id="201" w:author="Greg Landry" w:date="2019-02-06T15:53:00Z"/>
          <w:trPrChange w:id="202" w:author="Greg Landry" w:date="2019-02-06T15:59:00Z">
            <w:trPr>
              <w:gridAfter w:val="0"/>
            </w:trPr>
          </w:trPrChange>
        </w:trPr>
        <w:tc>
          <w:tcPr>
            <w:tcW w:w="860" w:type="dxa"/>
            <w:tcPrChange w:id="203" w:author="Greg Landry" w:date="2019-02-06T15:59:00Z">
              <w:tcPr>
                <w:tcW w:w="402" w:type="dxa"/>
              </w:tcPr>
            </w:tcPrChange>
          </w:tcPr>
          <w:p w14:paraId="60BBC34B" w14:textId="6360ADEB" w:rsidR="00503DDB" w:rsidRPr="00E21F47" w:rsidDel="00E55873" w:rsidRDefault="00503DDB" w:rsidP="00503DDB">
            <w:pPr>
              <w:rPr>
                <w:del w:id="204" w:author="Greg Landry" w:date="2019-02-06T15:53:00Z"/>
                <w:sz w:val="18"/>
              </w:rPr>
            </w:pPr>
            <w:del w:id="205" w:author="Greg Landry" w:date="2019-02-06T15:53:00Z">
              <w:r w:rsidRPr="00E21F47" w:rsidDel="00E55873">
                <w:rPr>
                  <w:sz w:val="18"/>
                </w:rPr>
                <w:delText>5</w:delText>
              </w:r>
            </w:del>
          </w:p>
        </w:tc>
        <w:tc>
          <w:tcPr>
            <w:tcW w:w="3586" w:type="dxa"/>
            <w:tcPrChange w:id="206" w:author="Greg Landry" w:date="2019-02-06T15:59:00Z">
              <w:tcPr>
                <w:tcW w:w="3805" w:type="dxa"/>
                <w:gridSpan w:val="2"/>
              </w:tcPr>
            </w:tcPrChange>
          </w:tcPr>
          <w:p w14:paraId="1E3FF32F" w14:textId="5EDA13A4" w:rsidR="00503DDB" w:rsidRPr="00E21F47" w:rsidDel="00E55873" w:rsidRDefault="00503DDB" w:rsidP="00503DDB">
            <w:pPr>
              <w:rPr>
                <w:del w:id="207" w:author="Greg Landry" w:date="2019-02-06T15:53:00Z"/>
                <w:sz w:val="18"/>
              </w:rPr>
            </w:pPr>
            <w:del w:id="208" w:author="Greg Landry" w:date="2019-02-06T15:53:00Z">
              <w:r w:rsidRPr="00E21F47" w:rsidDel="00E55873">
                <w:rPr>
                  <w:sz w:val="18"/>
                </w:rPr>
                <w:delText>Initialize a TLS Identity with the client</w:delText>
              </w:r>
              <w:r w:rsidDel="00E55873">
                <w:rPr>
                  <w:sz w:val="18"/>
                </w:rPr>
                <w:delText>'</w:delText>
              </w:r>
              <w:r w:rsidRPr="00E21F47" w:rsidDel="00E55873">
                <w:rPr>
                  <w:sz w:val="18"/>
                </w:rPr>
                <w:delText>s certificate and the private key (only if the server requires client certificate validation)</w:delText>
              </w:r>
            </w:del>
          </w:p>
        </w:tc>
        <w:tc>
          <w:tcPr>
            <w:tcW w:w="5183" w:type="dxa"/>
            <w:tcPrChange w:id="209" w:author="Greg Landry" w:date="2019-02-06T15:59:00Z">
              <w:tcPr>
                <w:tcW w:w="5369" w:type="dxa"/>
                <w:gridSpan w:val="2"/>
              </w:tcPr>
            </w:tcPrChange>
          </w:tcPr>
          <w:p w14:paraId="16610ADF" w14:textId="68019179" w:rsidR="00503DDB" w:rsidRPr="00E21F47" w:rsidDel="00E55873" w:rsidRDefault="00503DDB" w:rsidP="00503DDB">
            <w:pPr>
              <w:rPr>
                <w:del w:id="210" w:author="Greg Landry" w:date="2019-02-06T15:53:00Z"/>
                <w:sz w:val="18"/>
              </w:rPr>
            </w:pPr>
            <w:del w:id="211" w:author="Greg Landry" w:date="2019-02-06T15:53:00Z">
              <w:r w:rsidRPr="00E21F47" w:rsidDel="00E55873">
                <w:rPr>
                  <w:sz w:val="18"/>
                </w:rPr>
                <w:delText>wiced_tls_init_identity( &amp;tls_identity, (char*) security-&gt;</w:delText>
              </w:r>
              <w:r w:rsidRPr="00E21F47" w:rsidDel="00E55873">
                <w:rPr>
                  <w:color w:val="0326CC"/>
                  <w:sz w:val="18"/>
                </w:rPr>
                <w:delText>key</w:delText>
              </w:r>
              <w:r w:rsidRPr="00E21F47" w:rsidDel="00E55873">
                <w:rPr>
                  <w:sz w:val="18"/>
                </w:rPr>
                <w:delText>, security-&gt;</w:delText>
              </w:r>
              <w:r w:rsidRPr="00E21F47" w:rsidDel="00E55873">
                <w:rPr>
                  <w:color w:val="0326CC"/>
                  <w:sz w:val="18"/>
                </w:rPr>
                <w:delText>key_len</w:delText>
              </w:r>
              <w:r w:rsidRPr="00E21F47" w:rsidDel="00E55873">
                <w:rPr>
                  <w:sz w:val="18"/>
                </w:rPr>
                <w:delText xml:space="preserve"> , (const </w:delText>
              </w:r>
              <w:r w:rsidRPr="00E21F47" w:rsidDel="00E55873">
                <w:rPr>
                  <w:color w:val="006141"/>
                  <w:sz w:val="18"/>
                </w:rPr>
                <w:delText>uint8_t</w:delText>
              </w:r>
              <w:r w:rsidRPr="00E21F47" w:rsidDel="00E55873">
                <w:rPr>
                  <w:sz w:val="18"/>
                </w:rPr>
                <w:delText>*) security-&gt;</w:delText>
              </w:r>
              <w:r w:rsidRPr="00E21F47" w:rsidDel="00E55873">
                <w:rPr>
                  <w:color w:val="0326CC"/>
                  <w:sz w:val="18"/>
                </w:rPr>
                <w:delText>cert</w:delText>
              </w:r>
              <w:r w:rsidRPr="00E21F47" w:rsidDel="00E55873">
                <w:rPr>
                  <w:sz w:val="18"/>
                </w:rPr>
                <w:delText>, security-&gt;</w:delText>
              </w:r>
              <w:r w:rsidRPr="00E21F47" w:rsidDel="00E55873">
                <w:rPr>
                  <w:color w:val="0326CC"/>
                  <w:sz w:val="18"/>
                </w:rPr>
                <w:delText>cert_len</w:delText>
              </w:r>
              <w:r w:rsidRPr="00E21F47" w:rsidDel="00E55873">
                <w:rPr>
                  <w:sz w:val="18"/>
                </w:rPr>
                <w:delText xml:space="preserve"> );</w:delText>
              </w:r>
            </w:del>
          </w:p>
        </w:tc>
      </w:tr>
      <w:tr w:rsidR="00503DDB" w:rsidDel="00E55873" w14:paraId="10D16E0F" w14:textId="35792638" w:rsidTr="00E55873">
        <w:trPr>
          <w:del w:id="212" w:author="Greg Landry" w:date="2019-02-06T15:53:00Z"/>
          <w:trPrChange w:id="213" w:author="Greg Landry" w:date="2019-02-06T15:59:00Z">
            <w:trPr>
              <w:gridAfter w:val="0"/>
            </w:trPr>
          </w:trPrChange>
        </w:trPr>
        <w:tc>
          <w:tcPr>
            <w:tcW w:w="860" w:type="dxa"/>
            <w:tcPrChange w:id="214" w:author="Greg Landry" w:date="2019-02-06T15:59:00Z">
              <w:tcPr>
                <w:tcW w:w="402" w:type="dxa"/>
              </w:tcPr>
            </w:tcPrChange>
          </w:tcPr>
          <w:p w14:paraId="03D55FD2" w14:textId="28334279" w:rsidR="00503DDB" w:rsidRPr="00E21F47" w:rsidDel="00E55873" w:rsidRDefault="00503DDB" w:rsidP="00503DDB">
            <w:pPr>
              <w:rPr>
                <w:del w:id="215" w:author="Greg Landry" w:date="2019-02-06T15:53:00Z"/>
                <w:sz w:val="18"/>
              </w:rPr>
            </w:pPr>
            <w:del w:id="216" w:author="Greg Landry" w:date="2019-02-06T15:53:00Z">
              <w:r w:rsidRPr="00E21F47" w:rsidDel="00E55873">
                <w:rPr>
                  <w:sz w:val="18"/>
                </w:rPr>
                <w:delText>6</w:delText>
              </w:r>
            </w:del>
          </w:p>
        </w:tc>
        <w:tc>
          <w:tcPr>
            <w:tcW w:w="3586" w:type="dxa"/>
            <w:tcPrChange w:id="217" w:author="Greg Landry" w:date="2019-02-06T15:59:00Z">
              <w:tcPr>
                <w:tcW w:w="3805" w:type="dxa"/>
                <w:gridSpan w:val="2"/>
              </w:tcPr>
            </w:tcPrChange>
          </w:tcPr>
          <w:p w14:paraId="2BC9BDC1" w14:textId="7384181A" w:rsidR="00503DDB" w:rsidRPr="00E21F47" w:rsidDel="00E55873" w:rsidRDefault="00503DDB" w:rsidP="00503DDB">
            <w:pPr>
              <w:rPr>
                <w:del w:id="218" w:author="Greg Landry" w:date="2019-02-06T15:53:00Z"/>
                <w:sz w:val="18"/>
              </w:rPr>
            </w:pPr>
            <w:del w:id="219" w:author="Greg Landry" w:date="2019-02-06T15:53:00Z">
              <w:r w:rsidRPr="00E21F47" w:rsidDel="00E55873">
                <w:rPr>
                  <w:sz w:val="18"/>
                </w:rPr>
                <w:delText>Initialize the Root Certificate of the TCP Server (only if you are going to validate the root certificate of the server – which you should always do to prevent MIM)</w:delText>
              </w:r>
            </w:del>
          </w:p>
        </w:tc>
        <w:tc>
          <w:tcPr>
            <w:tcW w:w="5183" w:type="dxa"/>
            <w:tcPrChange w:id="220" w:author="Greg Landry" w:date="2019-02-06T15:59:00Z">
              <w:tcPr>
                <w:tcW w:w="5369" w:type="dxa"/>
                <w:gridSpan w:val="2"/>
              </w:tcPr>
            </w:tcPrChange>
          </w:tcPr>
          <w:p w14:paraId="75814D02" w14:textId="027E477A" w:rsidR="00503DDB" w:rsidRPr="009F6DB9" w:rsidDel="00E55873" w:rsidRDefault="00503DDB" w:rsidP="00503DDB">
            <w:pPr>
              <w:rPr>
                <w:del w:id="221" w:author="Greg Landry" w:date="2019-02-06T15:53:00Z"/>
                <w:sz w:val="18"/>
              </w:rPr>
            </w:pPr>
            <w:del w:id="222" w:author="Greg Landry" w:date="2019-02-06T15:53:00Z">
              <w:r w:rsidRPr="009F6DB9" w:rsidDel="00E55873">
                <w:rPr>
                  <w:sz w:val="18"/>
                </w:rPr>
                <w:delText>wiced_tls_init_root_ca_certificates( dct_security-&gt;certificate, strlen( dct_security-&gt;certificate ) );</w:delText>
              </w:r>
            </w:del>
          </w:p>
          <w:p w14:paraId="7C7432E5" w14:textId="4188BAF5" w:rsidR="00503DDB" w:rsidRPr="00E21F47" w:rsidDel="00E55873" w:rsidRDefault="00503DDB" w:rsidP="00503DDB">
            <w:pPr>
              <w:rPr>
                <w:del w:id="223" w:author="Greg Landry" w:date="2019-02-06T15:53:00Z"/>
                <w:sz w:val="18"/>
              </w:rPr>
            </w:pPr>
          </w:p>
        </w:tc>
      </w:tr>
      <w:tr w:rsidR="00503DDB" w:rsidDel="00E55873" w14:paraId="454B462B" w14:textId="61B305F7" w:rsidTr="00E55873">
        <w:trPr>
          <w:del w:id="224" w:author="Greg Landry" w:date="2019-02-06T15:53:00Z"/>
          <w:trPrChange w:id="225" w:author="Greg Landry" w:date="2019-02-06T15:59:00Z">
            <w:trPr>
              <w:gridAfter w:val="0"/>
            </w:trPr>
          </w:trPrChange>
        </w:trPr>
        <w:tc>
          <w:tcPr>
            <w:tcW w:w="860" w:type="dxa"/>
            <w:tcPrChange w:id="226" w:author="Greg Landry" w:date="2019-02-06T15:59:00Z">
              <w:tcPr>
                <w:tcW w:w="402" w:type="dxa"/>
              </w:tcPr>
            </w:tcPrChange>
          </w:tcPr>
          <w:p w14:paraId="4D77FA75" w14:textId="5DA575D8" w:rsidR="00503DDB" w:rsidRPr="00E21F47" w:rsidDel="00E55873" w:rsidRDefault="00503DDB" w:rsidP="00503DDB">
            <w:pPr>
              <w:rPr>
                <w:del w:id="227" w:author="Greg Landry" w:date="2019-02-06T15:53:00Z"/>
                <w:sz w:val="18"/>
              </w:rPr>
            </w:pPr>
            <w:del w:id="228" w:author="Greg Landry" w:date="2019-02-06T15:53:00Z">
              <w:r w:rsidRPr="00E21F47" w:rsidDel="00E55873">
                <w:rPr>
                  <w:sz w:val="18"/>
                </w:rPr>
                <w:delText>7</w:delText>
              </w:r>
            </w:del>
          </w:p>
        </w:tc>
        <w:tc>
          <w:tcPr>
            <w:tcW w:w="3586" w:type="dxa"/>
            <w:tcPrChange w:id="229" w:author="Greg Landry" w:date="2019-02-06T15:59:00Z">
              <w:tcPr>
                <w:tcW w:w="3805" w:type="dxa"/>
                <w:gridSpan w:val="2"/>
              </w:tcPr>
            </w:tcPrChange>
          </w:tcPr>
          <w:p w14:paraId="0ED03F83" w14:textId="2B08B2E6" w:rsidR="00503DDB" w:rsidRPr="00E21F47" w:rsidDel="00E55873" w:rsidRDefault="00503DDB" w:rsidP="00503DDB">
            <w:pPr>
              <w:rPr>
                <w:del w:id="230" w:author="Greg Landry" w:date="2019-02-06T15:53:00Z"/>
                <w:sz w:val="18"/>
              </w:rPr>
            </w:pPr>
            <w:del w:id="231" w:author="Greg Landry" w:date="2019-02-06T15:53:00Z">
              <w:r w:rsidRPr="00E21F47" w:rsidDel="00E55873">
                <w:rPr>
                  <w:sz w:val="18"/>
                </w:rPr>
                <w:delText>Initialize a TLS Context</w:delText>
              </w:r>
            </w:del>
          </w:p>
        </w:tc>
        <w:tc>
          <w:tcPr>
            <w:tcW w:w="5183" w:type="dxa"/>
            <w:tcPrChange w:id="232" w:author="Greg Landry" w:date="2019-02-06T15:59:00Z">
              <w:tcPr>
                <w:tcW w:w="5369" w:type="dxa"/>
                <w:gridSpan w:val="2"/>
              </w:tcPr>
            </w:tcPrChange>
          </w:tcPr>
          <w:p w14:paraId="6621325E" w14:textId="0076F292" w:rsidR="00503DDB" w:rsidRPr="00E21F47" w:rsidDel="00E55873" w:rsidRDefault="00503DDB" w:rsidP="00503DDB">
            <w:pPr>
              <w:rPr>
                <w:del w:id="233" w:author="Greg Landry" w:date="2019-02-06T15:53:00Z"/>
                <w:sz w:val="18"/>
              </w:rPr>
            </w:pPr>
            <w:del w:id="234" w:author="Greg Landry" w:date="2019-02-06T15:53:00Z">
              <w:r w:rsidRPr="00E21F47" w:rsidDel="00E55873">
                <w:rPr>
                  <w:sz w:val="18"/>
                </w:rPr>
                <w:delText>wiced_tls_init_context( &amp;tls_context, NULL, NULL );</w:delText>
              </w:r>
            </w:del>
          </w:p>
          <w:p w14:paraId="22963FAE" w14:textId="6E448614" w:rsidR="00503DDB" w:rsidRPr="00E21F47" w:rsidDel="00E55873" w:rsidRDefault="00503DDB" w:rsidP="00503DDB">
            <w:pPr>
              <w:rPr>
                <w:del w:id="235" w:author="Greg Landry" w:date="2019-02-06T15:53:00Z"/>
                <w:sz w:val="18"/>
              </w:rPr>
            </w:pPr>
          </w:p>
          <w:p w14:paraId="7915AF87" w14:textId="75472915" w:rsidR="00503DDB" w:rsidRPr="00E21F47" w:rsidDel="00E55873" w:rsidRDefault="00503DDB" w:rsidP="00503DDB">
            <w:pPr>
              <w:rPr>
                <w:del w:id="236" w:author="Greg Landry" w:date="2019-02-06T15:53:00Z"/>
                <w:sz w:val="18"/>
              </w:rPr>
            </w:pPr>
            <w:del w:id="237" w:author="Greg Landry" w:date="2019-02-06T15:53:00Z">
              <w:r w:rsidRPr="00E21F47" w:rsidDel="00E55873">
                <w:rPr>
                  <w:sz w:val="18"/>
                </w:rPr>
                <w:delText>or, if the Server is verifying client certificate:</w:delText>
              </w:r>
            </w:del>
          </w:p>
          <w:p w14:paraId="4FFBCC85" w14:textId="4600049D" w:rsidR="00503DDB" w:rsidRPr="00E21F47" w:rsidDel="00E55873" w:rsidRDefault="00503DDB" w:rsidP="00503DDB">
            <w:pPr>
              <w:rPr>
                <w:del w:id="238" w:author="Greg Landry" w:date="2019-02-06T15:53:00Z"/>
                <w:sz w:val="18"/>
              </w:rPr>
            </w:pPr>
          </w:p>
          <w:p w14:paraId="09E1FB89" w14:textId="50F2FA30" w:rsidR="00503DDB" w:rsidRPr="00E21F47" w:rsidDel="00E55873" w:rsidRDefault="00503DDB" w:rsidP="00503DDB">
            <w:pPr>
              <w:rPr>
                <w:del w:id="239" w:author="Greg Landry" w:date="2019-02-06T15:53:00Z"/>
                <w:sz w:val="18"/>
              </w:rPr>
            </w:pPr>
            <w:del w:id="240" w:author="Greg Landry" w:date="2019-02-06T15:53:00Z">
              <w:r w:rsidRPr="00E21F47" w:rsidDel="00E55873">
                <w:rPr>
                  <w:sz w:val="18"/>
                </w:rPr>
                <w:delText>wiced_tls_init_context( &amp;tls_context, &amp;tls_identity, NULL );</w:delText>
              </w:r>
            </w:del>
          </w:p>
          <w:p w14:paraId="3D7B7BDB" w14:textId="1474D8EF" w:rsidR="00503DDB" w:rsidRPr="00E21F47" w:rsidDel="00E55873" w:rsidRDefault="00503DDB" w:rsidP="00503DDB">
            <w:pPr>
              <w:rPr>
                <w:del w:id="241" w:author="Greg Landry" w:date="2019-02-06T15:53:00Z"/>
                <w:sz w:val="18"/>
              </w:rPr>
            </w:pPr>
          </w:p>
        </w:tc>
      </w:tr>
      <w:tr w:rsidR="00503DDB" w14:paraId="1657E038" w14:textId="77777777" w:rsidTr="00E55873">
        <w:trPr>
          <w:trPrChange w:id="242" w:author="Greg Landry" w:date="2019-02-06T15:59:00Z">
            <w:trPr>
              <w:gridAfter w:val="0"/>
            </w:trPr>
          </w:trPrChange>
        </w:trPr>
        <w:tc>
          <w:tcPr>
            <w:tcW w:w="860" w:type="dxa"/>
            <w:tcPrChange w:id="243" w:author="Greg Landry" w:date="2019-02-06T15:59:00Z">
              <w:tcPr>
                <w:tcW w:w="402" w:type="dxa"/>
              </w:tcPr>
            </w:tcPrChange>
          </w:tcPr>
          <w:p w14:paraId="73CFAFA4" w14:textId="3CAC047E" w:rsidR="00503DDB" w:rsidRPr="00E21F47" w:rsidRDefault="00503DDB" w:rsidP="00503DDB">
            <w:pPr>
              <w:rPr>
                <w:sz w:val="18"/>
              </w:rPr>
            </w:pPr>
            <w:ins w:id="244" w:author="Greg Landry" w:date="2019-02-06T16:15:00Z">
              <w:r>
                <w:rPr>
                  <w:sz w:val="18"/>
                </w:rPr>
                <w:t>4</w:t>
              </w:r>
            </w:ins>
            <w:ins w:id="245" w:author="Greg Landry" w:date="2019-02-06T15:57:00Z">
              <w:r>
                <w:rPr>
                  <w:sz w:val="18"/>
                </w:rPr>
                <w:t xml:space="preserve"> (new)</w:t>
              </w:r>
            </w:ins>
            <w:del w:id="246" w:author="Greg Landry" w:date="2019-02-06T15:55:00Z">
              <w:r w:rsidRPr="00E21F47" w:rsidDel="00E55873">
                <w:rPr>
                  <w:sz w:val="18"/>
                </w:rPr>
                <w:delText>8</w:delText>
              </w:r>
            </w:del>
          </w:p>
        </w:tc>
        <w:tc>
          <w:tcPr>
            <w:tcW w:w="3586" w:type="dxa"/>
            <w:tcPrChange w:id="247" w:author="Greg Landry" w:date="2019-02-06T15:59:00Z">
              <w:tcPr>
                <w:tcW w:w="3805" w:type="dxa"/>
                <w:gridSpan w:val="2"/>
              </w:tcPr>
            </w:tcPrChange>
          </w:tcPr>
          <w:p w14:paraId="0192267C" w14:textId="77777777" w:rsidR="00503DDB" w:rsidRPr="00E21F47" w:rsidRDefault="00503DDB" w:rsidP="00503DDB">
            <w:pPr>
              <w:rPr>
                <w:sz w:val="18"/>
              </w:rPr>
            </w:pPr>
            <w:r w:rsidRPr="00E21F47">
              <w:rPr>
                <w:sz w:val="18"/>
              </w:rPr>
              <w:t>Enable TLS on the Socket</w:t>
            </w:r>
          </w:p>
        </w:tc>
        <w:tc>
          <w:tcPr>
            <w:tcW w:w="5183" w:type="dxa"/>
            <w:tcPrChange w:id="248" w:author="Greg Landry" w:date="2019-02-06T15:59:00Z">
              <w:tcPr>
                <w:tcW w:w="5369" w:type="dxa"/>
                <w:gridSpan w:val="2"/>
              </w:tcPr>
            </w:tcPrChange>
          </w:tcPr>
          <w:p w14:paraId="5EDB18EB" w14:textId="77777777" w:rsidR="00503DDB" w:rsidRPr="00E21F47" w:rsidRDefault="00503DDB" w:rsidP="00503DDB">
            <w:pPr>
              <w:rPr>
                <w:sz w:val="18"/>
              </w:rPr>
            </w:pPr>
            <w:proofErr w:type="spellStart"/>
            <w:r w:rsidRPr="00E21F47">
              <w:rPr>
                <w:sz w:val="18"/>
              </w:rPr>
              <w:t>wiced_tcp_enable_</w:t>
            </w:r>
            <w:proofErr w:type="gramStart"/>
            <w:r w:rsidRPr="00E21F47">
              <w:rPr>
                <w:sz w:val="18"/>
              </w:rPr>
              <w:t>tls</w:t>
            </w:r>
            <w:proofErr w:type="spellEnd"/>
            <w:r w:rsidRPr="00E21F47">
              <w:rPr>
                <w:sz w:val="18"/>
              </w:rPr>
              <w:t>( &amp;</w:t>
            </w:r>
            <w:proofErr w:type="gramEnd"/>
            <w:r w:rsidRPr="00E21F47">
              <w:rPr>
                <w:sz w:val="18"/>
              </w:rPr>
              <w:t>socket, &amp;</w:t>
            </w:r>
            <w:proofErr w:type="spellStart"/>
            <w:r w:rsidRPr="00E21F47">
              <w:rPr>
                <w:sz w:val="18"/>
              </w:rPr>
              <w:t>tls_context</w:t>
            </w:r>
            <w:proofErr w:type="spellEnd"/>
            <w:r w:rsidRPr="00E21F47">
              <w:rPr>
                <w:sz w:val="18"/>
              </w:rPr>
              <w:t xml:space="preserve"> );</w:t>
            </w:r>
          </w:p>
        </w:tc>
      </w:tr>
      <w:tr w:rsidR="00503DDB" w14:paraId="6D328316" w14:textId="77777777" w:rsidTr="00E55873">
        <w:trPr>
          <w:trPrChange w:id="249" w:author="Greg Landry" w:date="2019-02-06T15:59:00Z">
            <w:trPr>
              <w:gridAfter w:val="0"/>
            </w:trPr>
          </w:trPrChange>
        </w:trPr>
        <w:tc>
          <w:tcPr>
            <w:tcW w:w="860" w:type="dxa"/>
            <w:tcPrChange w:id="250" w:author="Greg Landry" w:date="2019-02-06T15:59:00Z">
              <w:tcPr>
                <w:tcW w:w="402" w:type="dxa"/>
              </w:tcPr>
            </w:tcPrChange>
          </w:tcPr>
          <w:p w14:paraId="4441720D" w14:textId="32EECC8A" w:rsidR="00503DDB" w:rsidRPr="00E21F47" w:rsidRDefault="00503DDB" w:rsidP="00503DDB">
            <w:pPr>
              <w:rPr>
                <w:sz w:val="18"/>
              </w:rPr>
            </w:pPr>
            <w:del w:id="251" w:author="Greg Landry" w:date="2019-02-06T15:55:00Z">
              <w:r w:rsidRPr="00E21F47" w:rsidDel="00E55873">
                <w:rPr>
                  <w:sz w:val="18"/>
                </w:rPr>
                <w:delText>9</w:delText>
              </w:r>
            </w:del>
          </w:p>
        </w:tc>
        <w:tc>
          <w:tcPr>
            <w:tcW w:w="3586" w:type="dxa"/>
            <w:tcPrChange w:id="252" w:author="Greg Landry" w:date="2019-02-06T15:59:00Z">
              <w:tcPr>
                <w:tcW w:w="3805" w:type="dxa"/>
                <w:gridSpan w:val="2"/>
              </w:tcPr>
            </w:tcPrChange>
          </w:tcPr>
          <w:p w14:paraId="1DC12EEC" w14:textId="77777777" w:rsidR="00503DDB" w:rsidRPr="00E21F47" w:rsidRDefault="00503DDB" w:rsidP="00503DDB">
            <w:pPr>
              <w:rPr>
                <w:sz w:val="18"/>
              </w:rPr>
            </w:pPr>
            <w:r w:rsidRPr="00E21F47">
              <w:rPr>
                <w:sz w:val="18"/>
              </w:rPr>
              <w:t>Make the TCP connection</w:t>
            </w:r>
          </w:p>
        </w:tc>
        <w:tc>
          <w:tcPr>
            <w:tcW w:w="5183" w:type="dxa"/>
            <w:tcPrChange w:id="253" w:author="Greg Landry" w:date="2019-02-06T15:59:00Z">
              <w:tcPr>
                <w:tcW w:w="5369" w:type="dxa"/>
                <w:gridSpan w:val="2"/>
              </w:tcPr>
            </w:tcPrChange>
          </w:tcPr>
          <w:p w14:paraId="1731D12E" w14:textId="0EBA6EE0" w:rsidR="00503DDB" w:rsidRPr="00E21F47" w:rsidRDefault="00503DDB" w:rsidP="00503DDB">
            <w:pPr>
              <w:rPr>
                <w:sz w:val="18"/>
              </w:rPr>
            </w:pPr>
            <w:proofErr w:type="spellStart"/>
            <w:r w:rsidRPr="00E21F47">
              <w:rPr>
                <w:sz w:val="18"/>
              </w:rPr>
              <w:t>wiced_tcp_</w:t>
            </w:r>
            <w:proofErr w:type="gramStart"/>
            <w:r w:rsidRPr="00E21F47">
              <w:rPr>
                <w:sz w:val="18"/>
              </w:rPr>
              <w:t>connect</w:t>
            </w:r>
            <w:proofErr w:type="spellEnd"/>
            <w:r w:rsidRPr="00E21F47">
              <w:rPr>
                <w:sz w:val="18"/>
              </w:rPr>
              <w:t>(</w:t>
            </w:r>
            <w:proofErr w:type="gramEnd"/>
            <w:r w:rsidRPr="00E21F47">
              <w:rPr>
                <w:sz w:val="18"/>
              </w:rPr>
              <w:t>&amp;socket,</w:t>
            </w:r>
            <w:ins w:id="254" w:author="Greg Landry" w:date="2019-02-06T15:56:00Z">
              <w:r>
                <w:rPr>
                  <w:sz w:val="18"/>
                </w:rPr>
                <w:t xml:space="preserve"> </w:t>
              </w:r>
            </w:ins>
            <w:r w:rsidRPr="00E21F47">
              <w:rPr>
                <w:sz w:val="18"/>
              </w:rPr>
              <w:t>&amp;</w:t>
            </w:r>
            <w:proofErr w:type="spellStart"/>
            <w:r w:rsidRPr="00E21F47">
              <w:rPr>
                <w:sz w:val="18"/>
              </w:rPr>
              <w:t>serverAddress</w:t>
            </w:r>
            <w:proofErr w:type="spellEnd"/>
            <w:r w:rsidRPr="00E21F47">
              <w:rPr>
                <w:sz w:val="18"/>
              </w:rPr>
              <w:t>,</w:t>
            </w:r>
            <w:ins w:id="255" w:author="Greg Landry" w:date="2019-02-06T15:56:00Z">
              <w:r>
                <w:rPr>
                  <w:sz w:val="18"/>
                </w:rPr>
                <w:t xml:space="preserve"> </w:t>
              </w:r>
            </w:ins>
            <w:r w:rsidRPr="00E21F47">
              <w:rPr>
                <w:sz w:val="18"/>
              </w:rPr>
              <w:t>SERVER_PORT,2000);</w:t>
            </w:r>
          </w:p>
        </w:tc>
      </w:tr>
      <w:tr w:rsidR="00503DDB" w14:paraId="6B2D1601" w14:textId="77777777" w:rsidTr="00E55873">
        <w:trPr>
          <w:ins w:id="256" w:author="Greg Landry" w:date="2019-02-06T15:53:00Z"/>
          <w:trPrChange w:id="257" w:author="Greg Landry" w:date="2019-02-06T15:59:00Z">
            <w:trPr>
              <w:gridAfter w:val="0"/>
            </w:trPr>
          </w:trPrChange>
        </w:trPr>
        <w:tc>
          <w:tcPr>
            <w:tcW w:w="860" w:type="dxa"/>
            <w:tcPrChange w:id="258" w:author="Greg Landry" w:date="2019-02-06T15:59:00Z">
              <w:tcPr>
                <w:tcW w:w="402" w:type="dxa"/>
              </w:tcPr>
            </w:tcPrChange>
          </w:tcPr>
          <w:p w14:paraId="2623CB3D" w14:textId="34DC3D7E" w:rsidR="00503DDB" w:rsidRPr="00E21F47" w:rsidRDefault="00503DDB" w:rsidP="00503DDB">
            <w:pPr>
              <w:rPr>
                <w:ins w:id="259" w:author="Greg Landry" w:date="2019-02-06T15:53:00Z"/>
                <w:sz w:val="18"/>
              </w:rPr>
            </w:pPr>
            <w:ins w:id="260" w:author="Greg Landry" w:date="2019-02-06T15:55:00Z">
              <w:r>
                <w:rPr>
                  <w:sz w:val="18"/>
                </w:rPr>
                <w:t>5</w:t>
              </w:r>
            </w:ins>
          </w:p>
        </w:tc>
        <w:tc>
          <w:tcPr>
            <w:tcW w:w="3586" w:type="dxa"/>
            <w:tcPrChange w:id="261" w:author="Greg Landry" w:date="2019-02-06T15:59:00Z">
              <w:tcPr>
                <w:tcW w:w="3805" w:type="dxa"/>
                <w:gridSpan w:val="2"/>
              </w:tcPr>
            </w:tcPrChange>
          </w:tcPr>
          <w:p w14:paraId="4638AB17" w14:textId="5323F61C" w:rsidR="00503DDB" w:rsidRPr="00E21F47" w:rsidRDefault="00503DDB" w:rsidP="00503DDB">
            <w:pPr>
              <w:rPr>
                <w:ins w:id="262" w:author="Greg Landry" w:date="2019-02-06T15:53:00Z"/>
                <w:sz w:val="18"/>
              </w:rPr>
            </w:pPr>
            <w:ins w:id="263" w:author="Greg Landry" w:date="2019-02-06T15:54:00Z">
              <w:r>
                <w:rPr>
                  <w:sz w:val="18"/>
                </w:rPr>
                <w:t>Initialize a Stream</w:t>
              </w:r>
            </w:ins>
          </w:p>
        </w:tc>
        <w:tc>
          <w:tcPr>
            <w:tcW w:w="5183" w:type="dxa"/>
            <w:tcPrChange w:id="264" w:author="Greg Landry" w:date="2019-02-06T15:59:00Z">
              <w:tcPr>
                <w:tcW w:w="5369" w:type="dxa"/>
                <w:gridSpan w:val="2"/>
              </w:tcPr>
            </w:tcPrChange>
          </w:tcPr>
          <w:p w14:paraId="07087996" w14:textId="40FB14BA" w:rsidR="00503DDB" w:rsidRPr="00E21F47" w:rsidRDefault="00503DDB" w:rsidP="00503DDB">
            <w:pPr>
              <w:rPr>
                <w:ins w:id="265" w:author="Greg Landry" w:date="2019-02-06T15:53:00Z"/>
                <w:sz w:val="18"/>
              </w:rPr>
            </w:pPr>
            <w:proofErr w:type="spellStart"/>
            <w:ins w:id="266" w:author="Greg Landry" w:date="2019-02-06T15:55:00Z">
              <w:r w:rsidRPr="00E55873">
                <w:rPr>
                  <w:rFonts w:asciiTheme="minorHAnsi" w:hAnsiTheme="minorHAnsi" w:cstheme="minorBidi"/>
                  <w:sz w:val="18"/>
                  <w:rPrChange w:id="267" w:author="Greg Landry" w:date="2019-02-06T15:56:00Z">
                    <w:rPr>
                      <w:rFonts w:ascii="Consolas" w:hAnsi="Consolas" w:cs="Consolas"/>
                      <w:color w:val="000000"/>
                      <w:highlight w:val="lightGray"/>
                    </w:rPr>
                  </w:rPrChange>
                </w:rPr>
                <w:t>wiced_tcp_stream_</w:t>
              </w:r>
              <w:proofErr w:type="gramStart"/>
              <w:r w:rsidRPr="00E55873">
                <w:rPr>
                  <w:rFonts w:asciiTheme="minorHAnsi" w:hAnsiTheme="minorHAnsi" w:cstheme="minorBidi"/>
                  <w:sz w:val="18"/>
                  <w:rPrChange w:id="268" w:author="Greg Landry" w:date="2019-02-06T15:56:00Z">
                    <w:rPr>
                      <w:rFonts w:ascii="Consolas" w:hAnsi="Consolas" w:cs="Consolas"/>
                      <w:color w:val="000000"/>
                      <w:highlight w:val="lightGray"/>
                    </w:rPr>
                  </w:rPrChange>
                </w:rPr>
                <w:t>init</w:t>
              </w:r>
              <w:proofErr w:type="spellEnd"/>
              <w:r w:rsidRPr="00E55873">
                <w:rPr>
                  <w:rFonts w:asciiTheme="minorHAnsi" w:hAnsiTheme="minorHAnsi" w:cstheme="minorBidi"/>
                  <w:sz w:val="18"/>
                  <w:rPrChange w:id="269" w:author="Greg Landry" w:date="2019-02-06T15:56:00Z">
                    <w:rPr>
                      <w:rFonts w:ascii="Consolas" w:hAnsi="Consolas" w:cs="Consolas"/>
                      <w:color w:val="000000"/>
                      <w:highlight w:val="blue"/>
                    </w:rPr>
                  </w:rPrChange>
                </w:rPr>
                <w:t>(</w:t>
              </w:r>
              <w:proofErr w:type="gramEnd"/>
              <w:r w:rsidRPr="00E55873">
                <w:rPr>
                  <w:rFonts w:asciiTheme="minorHAnsi" w:hAnsiTheme="minorHAnsi" w:cstheme="minorBidi"/>
                  <w:sz w:val="18"/>
                  <w:rPrChange w:id="270" w:author="Greg Landry" w:date="2019-02-06T15:56:00Z">
                    <w:rPr>
                      <w:rFonts w:ascii="Consolas" w:hAnsi="Consolas" w:cs="Consolas"/>
                      <w:color w:val="000000"/>
                      <w:highlight w:val="blue"/>
                    </w:rPr>
                  </w:rPrChange>
                </w:rPr>
                <w:t>&amp;stream, &amp;socket);</w:t>
              </w:r>
            </w:ins>
          </w:p>
        </w:tc>
      </w:tr>
      <w:tr w:rsidR="00503DDB" w14:paraId="553CFAF5" w14:textId="77777777" w:rsidTr="00E55873">
        <w:trPr>
          <w:ins w:id="271" w:author="Greg Landry" w:date="2019-02-06T15:53:00Z"/>
          <w:trPrChange w:id="272" w:author="Greg Landry" w:date="2019-02-06T15:59:00Z">
            <w:trPr>
              <w:gridAfter w:val="0"/>
            </w:trPr>
          </w:trPrChange>
        </w:trPr>
        <w:tc>
          <w:tcPr>
            <w:tcW w:w="860" w:type="dxa"/>
            <w:tcPrChange w:id="273" w:author="Greg Landry" w:date="2019-02-06T15:59:00Z">
              <w:tcPr>
                <w:tcW w:w="402" w:type="dxa"/>
              </w:tcPr>
            </w:tcPrChange>
          </w:tcPr>
          <w:p w14:paraId="57D48238" w14:textId="309DA4BC" w:rsidR="00503DDB" w:rsidRPr="00E21F47" w:rsidRDefault="00503DDB" w:rsidP="00503DDB">
            <w:pPr>
              <w:rPr>
                <w:ins w:id="274" w:author="Greg Landry" w:date="2019-02-06T15:53:00Z"/>
                <w:sz w:val="18"/>
              </w:rPr>
            </w:pPr>
            <w:ins w:id="275" w:author="Greg Landry" w:date="2019-02-06T15:55:00Z">
              <w:r>
                <w:rPr>
                  <w:sz w:val="18"/>
                </w:rPr>
                <w:t>6</w:t>
              </w:r>
            </w:ins>
          </w:p>
        </w:tc>
        <w:tc>
          <w:tcPr>
            <w:tcW w:w="3586" w:type="dxa"/>
            <w:tcPrChange w:id="276" w:author="Greg Landry" w:date="2019-02-06T15:59:00Z">
              <w:tcPr>
                <w:tcW w:w="3805" w:type="dxa"/>
                <w:gridSpan w:val="2"/>
              </w:tcPr>
            </w:tcPrChange>
          </w:tcPr>
          <w:p w14:paraId="0E948DFE" w14:textId="2B537F9D" w:rsidR="00503DDB" w:rsidRPr="00E21F47" w:rsidRDefault="00503DDB" w:rsidP="00503DDB">
            <w:pPr>
              <w:rPr>
                <w:ins w:id="277" w:author="Greg Landry" w:date="2019-02-06T15:53:00Z"/>
                <w:sz w:val="18"/>
              </w:rPr>
            </w:pPr>
            <w:ins w:id="278" w:author="Greg Landry" w:date="2019-02-06T15:54:00Z">
              <w:r>
                <w:rPr>
                  <w:sz w:val="18"/>
                </w:rPr>
                <w:t>Write to the Stream</w:t>
              </w:r>
            </w:ins>
          </w:p>
        </w:tc>
        <w:tc>
          <w:tcPr>
            <w:tcW w:w="5183" w:type="dxa"/>
            <w:tcPrChange w:id="279" w:author="Greg Landry" w:date="2019-02-06T15:59:00Z">
              <w:tcPr>
                <w:tcW w:w="5369" w:type="dxa"/>
                <w:gridSpan w:val="2"/>
              </w:tcPr>
            </w:tcPrChange>
          </w:tcPr>
          <w:p w14:paraId="7417EF1C" w14:textId="1590850B" w:rsidR="00503DDB" w:rsidRPr="00E21F47" w:rsidRDefault="00503DDB" w:rsidP="00503DDB">
            <w:pPr>
              <w:rPr>
                <w:ins w:id="280" w:author="Greg Landry" w:date="2019-02-06T15:53:00Z"/>
                <w:sz w:val="18"/>
              </w:rPr>
            </w:pPr>
            <w:proofErr w:type="spellStart"/>
            <w:ins w:id="281" w:author="Greg Landry" w:date="2019-02-06T15:56:00Z">
              <w:r w:rsidRPr="00E55873">
                <w:rPr>
                  <w:sz w:val="18"/>
                </w:rPr>
                <w:t>wiced_tcp_stream_</w:t>
              </w:r>
              <w:proofErr w:type="gramStart"/>
              <w:r w:rsidRPr="00E55873">
                <w:rPr>
                  <w:sz w:val="18"/>
                </w:rPr>
                <w:t>write</w:t>
              </w:r>
              <w:proofErr w:type="spellEnd"/>
              <w:r w:rsidRPr="00E55873">
                <w:rPr>
                  <w:sz w:val="18"/>
                </w:rPr>
                <w:t>(</w:t>
              </w:r>
              <w:proofErr w:type="gramEnd"/>
              <w:r w:rsidRPr="00E55873">
                <w:rPr>
                  <w:sz w:val="18"/>
                </w:rPr>
                <w:t xml:space="preserve">&amp;stream, </w:t>
              </w:r>
              <w:proofErr w:type="spellStart"/>
              <w:r w:rsidRPr="00E55873">
                <w:rPr>
                  <w:sz w:val="18"/>
                </w:rPr>
                <w:t>sendMessage</w:t>
              </w:r>
              <w:proofErr w:type="spellEnd"/>
              <w:r w:rsidRPr="00E55873">
                <w:rPr>
                  <w:sz w:val="18"/>
                </w:rPr>
                <w:t xml:space="preserve">, </w:t>
              </w:r>
              <w:proofErr w:type="spellStart"/>
              <w:r w:rsidRPr="00E55873">
                <w:rPr>
                  <w:sz w:val="18"/>
                </w:rPr>
                <w:t>strlen</w:t>
              </w:r>
              <w:proofErr w:type="spellEnd"/>
              <w:r w:rsidRPr="00E55873">
                <w:rPr>
                  <w:sz w:val="18"/>
                </w:rPr>
                <w:t>(</w:t>
              </w:r>
              <w:proofErr w:type="spellStart"/>
              <w:r w:rsidRPr="00E55873">
                <w:rPr>
                  <w:sz w:val="18"/>
                </w:rPr>
                <w:t>sendMessage</w:t>
              </w:r>
              <w:proofErr w:type="spellEnd"/>
              <w:r w:rsidRPr="00E55873">
                <w:rPr>
                  <w:sz w:val="18"/>
                </w:rPr>
                <w:t>));</w:t>
              </w:r>
            </w:ins>
          </w:p>
        </w:tc>
      </w:tr>
      <w:tr w:rsidR="00503DDB" w14:paraId="7B1759F7" w14:textId="77777777" w:rsidTr="00E55873">
        <w:trPr>
          <w:ins w:id="282" w:author="Greg Landry" w:date="2019-02-06T15:53:00Z"/>
          <w:trPrChange w:id="283" w:author="Greg Landry" w:date="2019-02-06T15:59:00Z">
            <w:trPr>
              <w:gridAfter w:val="0"/>
            </w:trPr>
          </w:trPrChange>
        </w:trPr>
        <w:tc>
          <w:tcPr>
            <w:tcW w:w="860" w:type="dxa"/>
            <w:tcPrChange w:id="284" w:author="Greg Landry" w:date="2019-02-06T15:59:00Z">
              <w:tcPr>
                <w:tcW w:w="402" w:type="dxa"/>
              </w:tcPr>
            </w:tcPrChange>
          </w:tcPr>
          <w:p w14:paraId="06FA61C9" w14:textId="1EB3CBB1" w:rsidR="00503DDB" w:rsidRPr="00E21F47" w:rsidRDefault="00503DDB" w:rsidP="00503DDB">
            <w:pPr>
              <w:rPr>
                <w:ins w:id="285" w:author="Greg Landry" w:date="2019-02-06T15:53:00Z"/>
                <w:sz w:val="18"/>
              </w:rPr>
            </w:pPr>
            <w:ins w:id="286" w:author="Greg Landry" w:date="2019-02-06T15:55:00Z">
              <w:r>
                <w:rPr>
                  <w:sz w:val="18"/>
                </w:rPr>
                <w:t>7</w:t>
              </w:r>
            </w:ins>
          </w:p>
        </w:tc>
        <w:tc>
          <w:tcPr>
            <w:tcW w:w="3586" w:type="dxa"/>
            <w:tcPrChange w:id="287" w:author="Greg Landry" w:date="2019-02-06T15:59:00Z">
              <w:tcPr>
                <w:tcW w:w="3805" w:type="dxa"/>
                <w:gridSpan w:val="2"/>
              </w:tcPr>
            </w:tcPrChange>
          </w:tcPr>
          <w:p w14:paraId="4E861AE2" w14:textId="079B58B2" w:rsidR="00503DDB" w:rsidRPr="00E21F47" w:rsidRDefault="00503DDB" w:rsidP="00503DDB">
            <w:pPr>
              <w:rPr>
                <w:ins w:id="288" w:author="Greg Landry" w:date="2019-02-06T15:53:00Z"/>
                <w:sz w:val="18"/>
              </w:rPr>
            </w:pPr>
            <w:ins w:id="289" w:author="Greg Landry" w:date="2019-02-06T15:54:00Z">
              <w:r>
                <w:rPr>
                  <w:sz w:val="18"/>
                </w:rPr>
                <w:t>Flush the Stream</w:t>
              </w:r>
            </w:ins>
          </w:p>
        </w:tc>
        <w:tc>
          <w:tcPr>
            <w:tcW w:w="5183" w:type="dxa"/>
            <w:tcPrChange w:id="290" w:author="Greg Landry" w:date="2019-02-06T15:59:00Z">
              <w:tcPr>
                <w:tcW w:w="5369" w:type="dxa"/>
                <w:gridSpan w:val="2"/>
              </w:tcPr>
            </w:tcPrChange>
          </w:tcPr>
          <w:p w14:paraId="09C23928" w14:textId="7879BA2B" w:rsidR="00503DDB" w:rsidRPr="00E21F47" w:rsidRDefault="00503DDB" w:rsidP="00503DDB">
            <w:pPr>
              <w:rPr>
                <w:ins w:id="291" w:author="Greg Landry" w:date="2019-02-06T15:53:00Z"/>
                <w:sz w:val="18"/>
              </w:rPr>
            </w:pPr>
            <w:proofErr w:type="spellStart"/>
            <w:ins w:id="292" w:author="Greg Landry" w:date="2019-02-06T15:56:00Z">
              <w:r w:rsidRPr="00E55873">
                <w:rPr>
                  <w:sz w:val="18"/>
                </w:rPr>
                <w:t>wiced_tcp_stream_flush</w:t>
              </w:r>
              <w:proofErr w:type="spellEnd"/>
              <w:r w:rsidRPr="00E55873">
                <w:rPr>
                  <w:sz w:val="18"/>
                </w:rPr>
                <w:t>(&amp;stream);</w:t>
              </w:r>
            </w:ins>
          </w:p>
        </w:tc>
      </w:tr>
      <w:tr w:rsidR="00503DDB" w14:paraId="79FDB5F2" w14:textId="77777777" w:rsidTr="00E55873">
        <w:trPr>
          <w:ins w:id="293" w:author="Greg Landry" w:date="2019-02-06T15:53:00Z"/>
          <w:trPrChange w:id="294" w:author="Greg Landry" w:date="2019-02-06T15:59:00Z">
            <w:trPr>
              <w:gridAfter w:val="0"/>
            </w:trPr>
          </w:trPrChange>
        </w:trPr>
        <w:tc>
          <w:tcPr>
            <w:tcW w:w="860" w:type="dxa"/>
            <w:tcPrChange w:id="295" w:author="Greg Landry" w:date="2019-02-06T15:59:00Z">
              <w:tcPr>
                <w:tcW w:w="402" w:type="dxa"/>
              </w:tcPr>
            </w:tcPrChange>
          </w:tcPr>
          <w:p w14:paraId="18CED321" w14:textId="3A068F33" w:rsidR="00503DDB" w:rsidRPr="00E21F47" w:rsidRDefault="00503DDB" w:rsidP="00503DDB">
            <w:pPr>
              <w:rPr>
                <w:ins w:id="296" w:author="Greg Landry" w:date="2019-02-06T15:53:00Z"/>
                <w:sz w:val="18"/>
              </w:rPr>
            </w:pPr>
            <w:ins w:id="297" w:author="Greg Landry" w:date="2019-02-06T15:55:00Z">
              <w:r>
                <w:rPr>
                  <w:sz w:val="18"/>
                </w:rPr>
                <w:t>8</w:t>
              </w:r>
            </w:ins>
          </w:p>
        </w:tc>
        <w:tc>
          <w:tcPr>
            <w:tcW w:w="3586" w:type="dxa"/>
            <w:tcPrChange w:id="298" w:author="Greg Landry" w:date="2019-02-06T15:59:00Z">
              <w:tcPr>
                <w:tcW w:w="3805" w:type="dxa"/>
                <w:gridSpan w:val="2"/>
              </w:tcPr>
            </w:tcPrChange>
          </w:tcPr>
          <w:p w14:paraId="51865022" w14:textId="38A9B5D8" w:rsidR="00503DDB" w:rsidRPr="00E21F47" w:rsidRDefault="00503DDB" w:rsidP="00503DDB">
            <w:pPr>
              <w:rPr>
                <w:ins w:id="299" w:author="Greg Landry" w:date="2019-02-06T15:53:00Z"/>
                <w:sz w:val="18"/>
              </w:rPr>
            </w:pPr>
            <w:ins w:id="300" w:author="Greg Landry" w:date="2019-02-06T15:54:00Z">
              <w:r>
                <w:rPr>
                  <w:sz w:val="18"/>
                </w:rPr>
                <w:t>Read from the Stream (if you want to receive a response</w:t>
              </w:r>
            </w:ins>
            <w:ins w:id="301" w:author="Greg Landry" w:date="2019-02-06T16:00:00Z">
              <w:r>
                <w:rPr>
                  <w:sz w:val="18"/>
                </w:rPr>
                <w:t xml:space="preserve"> from the server</w:t>
              </w:r>
            </w:ins>
            <w:ins w:id="302" w:author="Greg Landry" w:date="2019-02-06T15:54:00Z">
              <w:r>
                <w:rPr>
                  <w:sz w:val="18"/>
                </w:rPr>
                <w:t>)</w:t>
              </w:r>
            </w:ins>
          </w:p>
        </w:tc>
        <w:tc>
          <w:tcPr>
            <w:tcW w:w="5183" w:type="dxa"/>
            <w:tcPrChange w:id="303" w:author="Greg Landry" w:date="2019-02-06T15:59:00Z">
              <w:tcPr>
                <w:tcW w:w="5369" w:type="dxa"/>
                <w:gridSpan w:val="2"/>
              </w:tcPr>
            </w:tcPrChange>
          </w:tcPr>
          <w:p w14:paraId="28BD1C91" w14:textId="4A172528" w:rsidR="00503DDB" w:rsidRPr="00E21F47" w:rsidRDefault="00503DDB" w:rsidP="00503DDB">
            <w:pPr>
              <w:rPr>
                <w:ins w:id="304" w:author="Greg Landry" w:date="2019-02-06T15:53:00Z"/>
                <w:sz w:val="18"/>
              </w:rPr>
            </w:pPr>
            <w:ins w:id="305" w:author="Greg Landry" w:date="2019-02-06T15:56:00Z">
              <w:r w:rsidRPr="00E55873">
                <w:rPr>
                  <w:sz w:val="18"/>
                </w:rPr>
                <w:t xml:space="preserve">result = </w:t>
              </w:r>
              <w:proofErr w:type="spellStart"/>
              <w:r w:rsidRPr="00E55873">
                <w:rPr>
                  <w:sz w:val="18"/>
                </w:rPr>
                <w:t>wiced_tcp_stream_</w:t>
              </w:r>
              <w:proofErr w:type="gramStart"/>
              <w:r w:rsidRPr="00E55873">
                <w:rPr>
                  <w:sz w:val="18"/>
                </w:rPr>
                <w:t>read</w:t>
              </w:r>
              <w:proofErr w:type="spellEnd"/>
              <w:r w:rsidRPr="00E55873">
                <w:rPr>
                  <w:sz w:val="18"/>
                </w:rPr>
                <w:t>(</w:t>
              </w:r>
              <w:proofErr w:type="gramEnd"/>
              <w:r w:rsidRPr="00E55873">
                <w:rPr>
                  <w:sz w:val="18"/>
                </w:rPr>
                <w:t xml:space="preserve">&amp;stream, </w:t>
              </w:r>
              <w:proofErr w:type="spellStart"/>
              <w:r w:rsidRPr="00E55873">
                <w:rPr>
                  <w:sz w:val="18"/>
                </w:rPr>
                <w:t>rbuffer</w:t>
              </w:r>
              <w:proofErr w:type="spellEnd"/>
              <w:r w:rsidRPr="00E55873">
                <w:rPr>
                  <w:sz w:val="18"/>
                </w:rPr>
                <w:t xml:space="preserve">, </w:t>
              </w:r>
              <w:r>
                <w:rPr>
                  <w:sz w:val="18"/>
                </w:rPr>
                <w:t>MAX_CHAR</w:t>
              </w:r>
              <w:r w:rsidRPr="00E55873">
                <w:rPr>
                  <w:sz w:val="18"/>
                </w:rPr>
                <w:t xml:space="preserve">, </w:t>
              </w:r>
              <w:r>
                <w:rPr>
                  <w:sz w:val="18"/>
                </w:rPr>
                <w:t>TIMEOUT</w:t>
              </w:r>
              <w:r w:rsidRPr="00E55873">
                <w:rPr>
                  <w:sz w:val="18"/>
                </w:rPr>
                <w:t>);</w:t>
              </w:r>
            </w:ins>
          </w:p>
        </w:tc>
      </w:tr>
      <w:tr w:rsidR="00503DDB" w14:paraId="5EE3233E" w14:textId="77777777" w:rsidTr="00E55873">
        <w:trPr>
          <w:ins w:id="306" w:author="Greg Landry" w:date="2019-02-06T16:15:00Z"/>
        </w:trPr>
        <w:tc>
          <w:tcPr>
            <w:tcW w:w="860" w:type="dxa"/>
          </w:tcPr>
          <w:p w14:paraId="0148EB18" w14:textId="51EF515F" w:rsidR="00503DDB" w:rsidRDefault="00503DDB" w:rsidP="00503DDB">
            <w:pPr>
              <w:rPr>
                <w:ins w:id="307" w:author="Greg Landry" w:date="2019-02-06T16:15:00Z"/>
                <w:sz w:val="18"/>
              </w:rPr>
            </w:pPr>
            <w:ins w:id="308" w:author="Greg Landry" w:date="2019-02-06T16:15:00Z">
              <w:r>
                <w:rPr>
                  <w:sz w:val="18"/>
                </w:rPr>
                <w:t>9 (new)</w:t>
              </w:r>
            </w:ins>
          </w:p>
        </w:tc>
        <w:tc>
          <w:tcPr>
            <w:tcW w:w="3586" w:type="dxa"/>
          </w:tcPr>
          <w:p w14:paraId="656FB874" w14:textId="1EE7ABFE" w:rsidR="00503DDB" w:rsidRDefault="00503DDB" w:rsidP="00503DDB">
            <w:pPr>
              <w:rPr>
                <w:ins w:id="309" w:author="Greg Landry" w:date="2019-02-06T16:15:00Z"/>
                <w:sz w:val="18"/>
              </w:rPr>
            </w:pPr>
            <w:proofErr w:type="spellStart"/>
            <w:ins w:id="310" w:author="Greg Landry" w:date="2019-02-06T16:15:00Z">
              <w:r>
                <w:rPr>
                  <w:sz w:val="18"/>
                </w:rPr>
                <w:t>Deinit</w:t>
              </w:r>
              <w:proofErr w:type="spellEnd"/>
              <w:r>
                <w:rPr>
                  <w:sz w:val="18"/>
                </w:rPr>
                <w:t xml:space="preserve"> the TLS Context</w:t>
              </w:r>
            </w:ins>
          </w:p>
        </w:tc>
        <w:tc>
          <w:tcPr>
            <w:tcW w:w="5183" w:type="dxa"/>
          </w:tcPr>
          <w:p w14:paraId="0A0437F3" w14:textId="10B889EC" w:rsidR="00503DDB" w:rsidRPr="00E55873" w:rsidRDefault="00503DDB" w:rsidP="00503DDB">
            <w:pPr>
              <w:rPr>
                <w:ins w:id="311" w:author="Greg Landry" w:date="2019-02-06T16:15:00Z"/>
                <w:sz w:val="18"/>
              </w:rPr>
            </w:pPr>
            <w:proofErr w:type="spellStart"/>
            <w:ins w:id="312" w:author="Greg Landry" w:date="2019-02-06T16:16:00Z">
              <w:r w:rsidRPr="00503DDB">
                <w:rPr>
                  <w:sz w:val="18"/>
                </w:rPr>
                <w:t>wiced_tls_deinit_context</w:t>
              </w:r>
              <w:proofErr w:type="spellEnd"/>
              <w:r w:rsidRPr="00503DDB">
                <w:rPr>
                  <w:sz w:val="18"/>
                </w:rPr>
                <w:t>(&amp;</w:t>
              </w:r>
              <w:proofErr w:type="spellStart"/>
              <w:r w:rsidRPr="00503DDB">
                <w:rPr>
                  <w:sz w:val="18"/>
                </w:rPr>
                <w:t>tls_context</w:t>
              </w:r>
              <w:proofErr w:type="spellEnd"/>
              <w:r w:rsidRPr="00503DDB">
                <w:rPr>
                  <w:sz w:val="18"/>
                </w:rPr>
                <w:t>);</w:t>
              </w:r>
            </w:ins>
          </w:p>
        </w:tc>
      </w:tr>
      <w:tr w:rsidR="00503DDB" w14:paraId="04603149" w14:textId="77777777" w:rsidTr="00E55873">
        <w:trPr>
          <w:ins w:id="313" w:author="Greg Landry" w:date="2019-02-06T15:53:00Z"/>
          <w:trPrChange w:id="314" w:author="Greg Landry" w:date="2019-02-06T15:59:00Z">
            <w:trPr>
              <w:gridAfter w:val="0"/>
            </w:trPr>
          </w:trPrChange>
        </w:trPr>
        <w:tc>
          <w:tcPr>
            <w:tcW w:w="860" w:type="dxa"/>
            <w:tcPrChange w:id="315" w:author="Greg Landry" w:date="2019-02-06T15:59:00Z">
              <w:tcPr>
                <w:tcW w:w="402" w:type="dxa"/>
              </w:tcPr>
            </w:tcPrChange>
          </w:tcPr>
          <w:p w14:paraId="4B236153" w14:textId="2746F2ED" w:rsidR="00503DDB" w:rsidRPr="00E21F47" w:rsidRDefault="00503DDB" w:rsidP="00503DDB">
            <w:pPr>
              <w:rPr>
                <w:ins w:id="316" w:author="Greg Landry" w:date="2019-02-06T15:53:00Z"/>
                <w:sz w:val="18"/>
              </w:rPr>
            </w:pPr>
            <w:ins w:id="317" w:author="Greg Landry" w:date="2019-02-06T16:15:00Z">
              <w:r>
                <w:rPr>
                  <w:sz w:val="18"/>
                </w:rPr>
                <w:t>10</w:t>
              </w:r>
            </w:ins>
          </w:p>
        </w:tc>
        <w:tc>
          <w:tcPr>
            <w:tcW w:w="3586" w:type="dxa"/>
            <w:tcPrChange w:id="318" w:author="Greg Landry" w:date="2019-02-06T15:59:00Z">
              <w:tcPr>
                <w:tcW w:w="3805" w:type="dxa"/>
                <w:gridSpan w:val="2"/>
              </w:tcPr>
            </w:tcPrChange>
          </w:tcPr>
          <w:p w14:paraId="2759959B" w14:textId="31963C09" w:rsidR="00503DDB" w:rsidRPr="00E21F47" w:rsidRDefault="00503DDB" w:rsidP="00503DDB">
            <w:pPr>
              <w:rPr>
                <w:ins w:id="319" w:author="Greg Landry" w:date="2019-02-06T15:53:00Z"/>
                <w:sz w:val="18"/>
              </w:rPr>
            </w:pPr>
            <w:proofErr w:type="spellStart"/>
            <w:ins w:id="320" w:author="Greg Landry" w:date="2019-02-06T15:54:00Z">
              <w:r>
                <w:rPr>
                  <w:sz w:val="18"/>
                </w:rPr>
                <w:t>Deinit</w:t>
              </w:r>
              <w:proofErr w:type="spellEnd"/>
              <w:r>
                <w:rPr>
                  <w:sz w:val="18"/>
                </w:rPr>
                <w:t xml:space="preserve"> the Stream</w:t>
              </w:r>
            </w:ins>
          </w:p>
        </w:tc>
        <w:tc>
          <w:tcPr>
            <w:tcW w:w="5183" w:type="dxa"/>
            <w:tcPrChange w:id="321" w:author="Greg Landry" w:date="2019-02-06T15:59:00Z">
              <w:tcPr>
                <w:tcW w:w="5369" w:type="dxa"/>
                <w:gridSpan w:val="2"/>
              </w:tcPr>
            </w:tcPrChange>
          </w:tcPr>
          <w:p w14:paraId="32CD2DBB" w14:textId="272594CB" w:rsidR="00503DDB" w:rsidRPr="00E21F47" w:rsidRDefault="00503DDB" w:rsidP="00503DDB">
            <w:pPr>
              <w:rPr>
                <w:ins w:id="322" w:author="Greg Landry" w:date="2019-02-06T15:53:00Z"/>
                <w:sz w:val="18"/>
              </w:rPr>
            </w:pPr>
            <w:proofErr w:type="spellStart"/>
            <w:ins w:id="323" w:author="Greg Landry" w:date="2019-02-06T15:57:00Z">
              <w:r w:rsidRPr="00E55873">
                <w:rPr>
                  <w:sz w:val="18"/>
                </w:rPr>
                <w:t>wiced_tcp_stream_deinit</w:t>
              </w:r>
              <w:proofErr w:type="spellEnd"/>
              <w:r w:rsidRPr="00E55873">
                <w:rPr>
                  <w:sz w:val="18"/>
                </w:rPr>
                <w:t>(&amp;stream);</w:t>
              </w:r>
            </w:ins>
          </w:p>
        </w:tc>
      </w:tr>
      <w:tr w:rsidR="00503DDB" w14:paraId="6C055363" w14:textId="77777777" w:rsidTr="00E55873">
        <w:trPr>
          <w:ins w:id="324" w:author="Greg Landry" w:date="2019-02-06T15:54:00Z"/>
          <w:trPrChange w:id="325" w:author="Greg Landry" w:date="2019-02-06T15:59:00Z">
            <w:trPr>
              <w:gridAfter w:val="0"/>
            </w:trPr>
          </w:trPrChange>
        </w:trPr>
        <w:tc>
          <w:tcPr>
            <w:tcW w:w="860" w:type="dxa"/>
            <w:tcPrChange w:id="326" w:author="Greg Landry" w:date="2019-02-06T15:59:00Z">
              <w:tcPr>
                <w:tcW w:w="402" w:type="dxa"/>
              </w:tcPr>
            </w:tcPrChange>
          </w:tcPr>
          <w:p w14:paraId="29A45433" w14:textId="04A6D981" w:rsidR="00503DDB" w:rsidRPr="00E21F47" w:rsidRDefault="00503DDB" w:rsidP="00503DDB">
            <w:pPr>
              <w:rPr>
                <w:ins w:id="327" w:author="Greg Landry" w:date="2019-02-06T15:54:00Z"/>
                <w:sz w:val="18"/>
              </w:rPr>
            </w:pPr>
            <w:ins w:id="328" w:author="Greg Landry" w:date="2019-02-06T16:15:00Z">
              <w:r>
                <w:rPr>
                  <w:sz w:val="18"/>
                </w:rPr>
                <w:t>11</w:t>
              </w:r>
            </w:ins>
          </w:p>
        </w:tc>
        <w:tc>
          <w:tcPr>
            <w:tcW w:w="3586" w:type="dxa"/>
            <w:tcPrChange w:id="329" w:author="Greg Landry" w:date="2019-02-06T15:59:00Z">
              <w:tcPr>
                <w:tcW w:w="3805" w:type="dxa"/>
                <w:gridSpan w:val="2"/>
              </w:tcPr>
            </w:tcPrChange>
          </w:tcPr>
          <w:p w14:paraId="203EF16F" w14:textId="3F842705" w:rsidR="00503DDB" w:rsidRDefault="00503DDB" w:rsidP="00503DDB">
            <w:pPr>
              <w:rPr>
                <w:ins w:id="330" w:author="Greg Landry" w:date="2019-02-06T15:54:00Z"/>
                <w:sz w:val="18"/>
              </w:rPr>
            </w:pPr>
            <w:ins w:id="331" w:author="Greg Landry" w:date="2019-02-06T15:54:00Z">
              <w:r>
                <w:rPr>
                  <w:sz w:val="18"/>
                </w:rPr>
                <w:t>Delete the Socket</w:t>
              </w:r>
            </w:ins>
          </w:p>
        </w:tc>
        <w:tc>
          <w:tcPr>
            <w:tcW w:w="5183" w:type="dxa"/>
            <w:tcPrChange w:id="332" w:author="Greg Landry" w:date="2019-02-06T15:59:00Z">
              <w:tcPr>
                <w:tcW w:w="5369" w:type="dxa"/>
                <w:gridSpan w:val="2"/>
              </w:tcPr>
            </w:tcPrChange>
          </w:tcPr>
          <w:p w14:paraId="29C0FF0D" w14:textId="61C08D01" w:rsidR="00503DDB" w:rsidRPr="00E21F47" w:rsidRDefault="00503DDB" w:rsidP="00503DDB">
            <w:pPr>
              <w:rPr>
                <w:ins w:id="333" w:author="Greg Landry" w:date="2019-02-06T15:54:00Z"/>
                <w:sz w:val="18"/>
              </w:rPr>
            </w:pPr>
            <w:proofErr w:type="spellStart"/>
            <w:ins w:id="334" w:author="Greg Landry" w:date="2019-02-06T15:57:00Z">
              <w:r w:rsidRPr="00E55873">
                <w:rPr>
                  <w:sz w:val="18"/>
                </w:rPr>
                <w:t>wiced_tcp_delete_socket</w:t>
              </w:r>
              <w:proofErr w:type="spellEnd"/>
              <w:r w:rsidRPr="00E55873">
                <w:rPr>
                  <w:sz w:val="18"/>
                </w:rPr>
                <w:t>(&amp;socket);</w:t>
              </w:r>
            </w:ins>
          </w:p>
        </w:tc>
      </w:tr>
    </w:tbl>
    <w:p w14:paraId="45DBD7BB" w14:textId="77777777" w:rsidR="00EA1736" w:rsidRDefault="00EA1736" w:rsidP="00C6331A">
      <w:pPr>
        <w:rPr>
          <w:rFonts w:ascii="Calibri" w:hAnsi="Calibri"/>
        </w:rPr>
      </w:pPr>
    </w:p>
    <w:p w14:paraId="6D08B86D" w14:textId="4A2C339F" w:rsidR="00F00247" w:rsidRDefault="00F00247" w:rsidP="00C6331A">
      <w:pPr>
        <w:keepNext/>
        <w:rPr>
          <w:ins w:id="335" w:author="Greg Landry" w:date="2019-02-06T15:41:00Z"/>
        </w:rPr>
      </w:pPr>
      <w:ins w:id="336" w:author="Greg Landry" w:date="2019-02-06T15:41:00Z">
        <w:r w:rsidRPr="00F00247">
          <w:rPr>
            <w:u w:val="single"/>
            <w:rPrChange w:id="337" w:author="Greg Landry" w:date="2019-02-06T15:41:00Z">
              <w:rPr/>
            </w:rPrChange>
          </w:rPr>
          <w:t>For a TCP Server</w:t>
        </w:r>
        <w:r>
          <w:t>:</w:t>
        </w:r>
      </w:ins>
    </w:p>
    <w:p w14:paraId="4A52DA27" w14:textId="77777777" w:rsidR="00F00247" w:rsidRDefault="00F00247" w:rsidP="00F00247">
      <w:pPr>
        <w:keepNext/>
        <w:rPr>
          <w:ins w:id="338" w:author="Greg Landry" w:date="2019-02-06T15:42:00Z"/>
        </w:rPr>
      </w:pPr>
      <w:ins w:id="339" w:author="Greg Landry" w:date="2019-02-06T15:42:00Z">
        <w:r>
          <w:t>One time (during initialization):</w:t>
        </w:r>
      </w:ins>
    </w:p>
    <w:tbl>
      <w:tblPr>
        <w:tblStyle w:val="TableGrid"/>
        <w:tblW w:w="10019" w:type="dxa"/>
        <w:tblLook w:val="04A0" w:firstRow="1" w:lastRow="0" w:firstColumn="1" w:lastColumn="0" w:noHBand="0" w:noVBand="1"/>
        <w:tblPrChange w:id="340" w:author="Greg Landry" w:date="2019-02-06T16:32:00Z">
          <w:tblPr>
            <w:tblStyle w:val="TableGrid"/>
            <w:tblW w:w="0" w:type="auto"/>
            <w:tblLook w:val="04A0" w:firstRow="1" w:lastRow="0" w:firstColumn="1" w:lastColumn="0" w:noHBand="0" w:noVBand="1"/>
          </w:tblPr>
        </w:tblPrChange>
      </w:tblPr>
      <w:tblGrid>
        <w:gridCol w:w="1202"/>
        <w:gridCol w:w="3267"/>
        <w:gridCol w:w="5550"/>
        <w:tblGridChange w:id="341">
          <w:tblGrid>
            <w:gridCol w:w="638"/>
            <w:gridCol w:w="343"/>
            <w:gridCol w:w="221"/>
            <w:gridCol w:w="2766"/>
            <w:gridCol w:w="280"/>
            <w:gridCol w:w="221"/>
            <w:gridCol w:w="5107"/>
            <w:gridCol w:w="222"/>
            <w:gridCol w:w="221"/>
          </w:tblGrid>
        </w:tblGridChange>
      </w:tblGrid>
      <w:tr w:rsidR="00CC0526" w:rsidRPr="007A3448" w14:paraId="18EFB1E8" w14:textId="77777777" w:rsidTr="00383191">
        <w:trPr>
          <w:ins w:id="342" w:author="Greg Landry" w:date="2019-02-06T16:18:00Z"/>
          <w:trPrChange w:id="343" w:author="Greg Landry" w:date="2019-02-06T16:32:00Z">
            <w:trPr>
              <w:gridAfter w:val="0"/>
            </w:trPr>
          </w:trPrChange>
        </w:trPr>
        <w:tc>
          <w:tcPr>
            <w:tcW w:w="1202" w:type="dxa"/>
            <w:tcPrChange w:id="344" w:author="Greg Landry" w:date="2019-02-06T16:32:00Z">
              <w:tcPr>
                <w:tcW w:w="521" w:type="dxa"/>
              </w:tcPr>
            </w:tcPrChange>
          </w:tcPr>
          <w:p w14:paraId="529423BF" w14:textId="77777777" w:rsidR="00CC0526" w:rsidRPr="00E21F47" w:rsidRDefault="00CC0526" w:rsidP="00F73E36">
            <w:pPr>
              <w:jc w:val="center"/>
              <w:rPr>
                <w:ins w:id="345" w:author="Greg Landry" w:date="2019-02-06T16:18:00Z"/>
                <w:b/>
                <w:sz w:val="18"/>
              </w:rPr>
            </w:pPr>
            <w:ins w:id="346" w:author="Greg Landry" w:date="2019-02-06T16:18:00Z">
              <w:r w:rsidRPr="00E21F47">
                <w:rPr>
                  <w:b/>
                  <w:sz w:val="18"/>
                </w:rPr>
                <w:t>#</w:t>
              </w:r>
            </w:ins>
          </w:p>
        </w:tc>
        <w:tc>
          <w:tcPr>
            <w:tcW w:w="3267" w:type="dxa"/>
            <w:tcPrChange w:id="347" w:author="Greg Landry" w:date="2019-02-06T16:32:00Z">
              <w:tcPr>
                <w:tcW w:w="3392" w:type="dxa"/>
                <w:gridSpan w:val="3"/>
              </w:tcPr>
            </w:tcPrChange>
          </w:tcPr>
          <w:p w14:paraId="182C3B8B" w14:textId="77777777" w:rsidR="00CC0526" w:rsidRPr="00E21F47" w:rsidRDefault="00CC0526" w:rsidP="00F73E36">
            <w:pPr>
              <w:jc w:val="center"/>
              <w:rPr>
                <w:ins w:id="348" w:author="Greg Landry" w:date="2019-02-06T16:18:00Z"/>
                <w:b/>
                <w:sz w:val="18"/>
              </w:rPr>
            </w:pPr>
            <w:ins w:id="349" w:author="Greg Landry" w:date="2019-02-06T16:18:00Z">
              <w:r w:rsidRPr="00E21F47">
                <w:rPr>
                  <w:rFonts w:asciiTheme="minorHAnsi" w:hAnsiTheme="minorHAnsi"/>
                  <w:b/>
                  <w:sz w:val="18"/>
                  <w:szCs w:val="22"/>
                </w:rPr>
                <w:t>Step</w:t>
              </w:r>
            </w:ins>
          </w:p>
        </w:tc>
        <w:tc>
          <w:tcPr>
            <w:tcW w:w="5550" w:type="dxa"/>
            <w:tcPrChange w:id="350" w:author="Greg Landry" w:date="2019-02-06T16:32:00Z">
              <w:tcPr>
                <w:tcW w:w="5663" w:type="dxa"/>
                <w:gridSpan w:val="3"/>
              </w:tcPr>
            </w:tcPrChange>
          </w:tcPr>
          <w:p w14:paraId="73F4FF36" w14:textId="77777777" w:rsidR="00CC0526" w:rsidRPr="00E21F47" w:rsidRDefault="00CC0526" w:rsidP="00F73E36">
            <w:pPr>
              <w:jc w:val="center"/>
              <w:rPr>
                <w:ins w:id="351" w:author="Greg Landry" w:date="2019-02-06T16:18:00Z"/>
                <w:b/>
                <w:sz w:val="18"/>
              </w:rPr>
            </w:pPr>
            <w:ins w:id="352" w:author="Greg Landry" w:date="2019-02-06T16:18:00Z">
              <w:r w:rsidRPr="00E21F47">
                <w:rPr>
                  <w:rFonts w:asciiTheme="minorHAnsi" w:hAnsiTheme="minorHAnsi"/>
                  <w:b/>
                  <w:sz w:val="18"/>
                  <w:szCs w:val="22"/>
                </w:rPr>
                <w:t>Example</w:t>
              </w:r>
            </w:ins>
          </w:p>
        </w:tc>
      </w:tr>
      <w:tr w:rsidR="00CC0526" w:rsidRPr="007A3448" w14:paraId="18E4C726" w14:textId="77777777" w:rsidTr="00383191">
        <w:trPr>
          <w:ins w:id="353" w:author="Greg Landry" w:date="2019-02-06T16:18:00Z"/>
          <w:trPrChange w:id="354" w:author="Greg Landry" w:date="2019-02-06T16:32:00Z">
            <w:trPr>
              <w:gridAfter w:val="0"/>
            </w:trPr>
          </w:trPrChange>
        </w:trPr>
        <w:tc>
          <w:tcPr>
            <w:tcW w:w="1202" w:type="dxa"/>
            <w:tcPrChange w:id="355" w:author="Greg Landry" w:date="2019-02-06T16:32:00Z">
              <w:tcPr>
                <w:tcW w:w="521" w:type="dxa"/>
              </w:tcPr>
            </w:tcPrChange>
          </w:tcPr>
          <w:p w14:paraId="6D7330A3" w14:textId="71D311C9" w:rsidR="00CC0526" w:rsidRPr="00E21F47" w:rsidRDefault="00CC0526" w:rsidP="00F73E36">
            <w:pPr>
              <w:rPr>
                <w:ins w:id="356" w:author="Greg Landry" w:date="2019-02-06T16:18:00Z"/>
                <w:sz w:val="18"/>
              </w:rPr>
            </w:pPr>
            <w:ins w:id="357" w:author="Greg Landry" w:date="2019-02-06T16:18:00Z">
              <w:r>
                <w:rPr>
                  <w:sz w:val="18"/>
                </w:rPr>
                <w:t>1 (new)</w:t>
              </w:r>
            </w:ins>
          </w:p>
        </w:tc>
        <w:tc>
          <w:tcPr>
            <w:tcW w:w="3267" w:type="dxa"/>
            <w:tcPrChange w:id="358" w:author="Greg Landry" w:date="2019-02-06T16:32:00Z">
              <w:tcPr>
                <w:tcW w:w="3392" w:type="dxa"/>
                <w:gridSpan w:val="3"/>
              </w:tcPr>
            </w:tcPrChange>
          </w:tcPr>
          <w:p w14:paraId="771DE14F" w14:textId="17CE36B9" w:rsidR="00CC0526" w:rsidRPr="00E21F47" w:rsidRDefault="00CC0526" w:rsidP="00F73E36">
            <w:pPr>
              <w:rPr>
                <w:ins w:id="359" w:author="Greg Landry" w:date="2019-02-06T16:18:00Z"/>
                <w:sz w:val="18"/>
              </w:rPr>
            </w:pPr>
            <w:ins w:id="360" w:author="Greg Landry" w:date="2019-02-06T16:18:00Z">
              <w:r w:rsidRPr="00E21F47">
                <w:rPr>
                  <w:sz w:val="18"/>
                </w:rPr>
                <w:t>Read the server</w:t>
              </w:r>
              <w:r>
                <w:rPr>
                  <w:sz w:val="18"/>
                </w:rPr>
                <w:t>'s</w:t>
              </w:r>
              <w:r w:rsidRPr="00E21F47">
                <w:rPr>
                  <w:sz w:val="18"/>
                </w:rPr>
                <w:t xml:space="preserve"> certificate </w:t>
              </w:r>
            </w:ins>
            <w:ins w:id="361" w:author="Greg Landry" w:date="2019-02-06T16:22:00Z">
              <w:r w:rsidR="002F0678">
                <w:rPr>
                  <w:sz w:val="18"/>
                </w:rPr>
                <w:t xml:space="preserve">and private key </w:t>
              </w:r>
            </w:ins>
            <w:ins w:id="362" w:author="Greg Landry" w:date="2019-02-06T16:18:00Z">
              <w:r w:rsidRPr="00E21F47">
                <w:rPr>
                  <w:sz w:val="18"/>
                </w:rPr>
                <w:t>from the security section of the DCT into RAM (</w:t>
              </w:r>
              <w:r>
                <w:rPr>
                  <w:sz w:val="18"/>
                </w:rPr>
                <w:t xml:space="preserve">e.g. </w:t>
              </w:r>
              <w:r w:rsidRPr="00E21F47">
                <w:rPr>
                  <w:sz w:val="18"/>
                </w:rPr>
                <w:t>method 1)</w:t>
              </w:r>
            </w:ins>
          </w:p>
        </w:tc>
        <w:tc>
          <w:tcPr>
            <w:tcW w:w="5550" w:type="dxa"/>
            <w:tcPrChange w:id="363" w:author="Greg Landry" w:date="2019-02-06T16:32:00Z">
              <w:tcPr>
                <w:tcW w:w="5663" w:type="dxa"/>
                <w:gridSpan w:val="3"/>
              </w:tcPr>
            </w:tcPrChange>
          </w:tcPr>
          <w:p w14:paraId="50599CE4" w14:textId="77777777" w:rsidR="00CC0526" w:rsidRPr="00E21F47" w:rsidRDefault="00CC0526" w:rsidP="00F73E36">
            <w:pPr>
              <w:rPr>
                <w:ins w:id="364" w:author="Greg Landry" w:date="2019-02-06T16:18:00Z"/>
                <w:sz w:val="18"/>
              </w:rPr>
            </w:pPr>
            <w:proofErr w:type="spellStart"/>
            <w:ins w:id="365" w:author="Greg Landry" w:date="2019-02-06T16:18:00Z">
              <w:r w:rsidRPr="00E21F47">
                <w:rPr>
                  <w:rFonts w:asciiTheme="minorHAnsi" w:hAnsiTheme="minorHAnsi"/>
                  <w:sz w:val="18"/>
                  <w:szCs w:val="22"/>
                </w:rPr>
                <w:t>wiced_dct_read_</w:t>
              </w:r>
              <w:proofErr w:type="gramStart"/>
              <w:r w:rsidRPr="00E21F47">
                <w:rPr>
                  <w:rFonts w:asciiTheme="minorHAnsi" w:hAnsiTheme="minorHAnsi"/>
                  <w:sz w:val="18"/>
                  <w:szCs w:val="22"/>
                </w:rPr>
                <w:t>lock</w:t>
              </w:r>
              <w:proofErr w:type="spellEnd"/>
              <w:r w:rsidRPr="00E21F47">
                <w:rPr>
                  <w:rFonts w:asciiTheme="minorHAnsi" w:hAnsiTheme="minorHAnsi"/>
                  <w:sz w:val="18"/>
                  <w:szCs w:val="22"/>
                </w:rPr>
                <w:t>( (</w:t>
              </w:r>
              <w:proofErr w:type="gramEnd"/>
              <w:r w:rsidRPr="00E21F47">
                <w:rPr>
                  <w:rFonts w:asciiTheme="minorHAnsi" w:hAnsiTheme="minorHAnsi"/>
                  <w:color w:val="931A68"/>
                  <w:sz w:val="18"/>
                  <w:szCs w:val="22"/>
                </w:rPr>
                <w:t>void</w:t>
              </w:r>
              <w:r w:rsidRPr="00E21F47">
                <w:rPr>
                  <w:rFonts w:asciiTheme="minorHAnsi" w:hAnsiTheme="minorHAnsi"/>
                  <w:sz w:val="18"/>
                  <w:szCs w:val="22"/>
                </w:rPr>
                <w:t>**) &amp;</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proofErr w:type="spellStart"/>
              <w:r w:rsidRPr="00E21F47">
                <w:rPr>
                  <w:rFonts w:asciiTheme="minorHAnsi" w:hAnsiTheme="minorHAnsi"/>
                  <w:color w:val="931A68"/>
                  <w:sz w:val="18"/>
                  <w:szCs w:val="22"/>
                </w:rPr>
                <w:t>sizeof</w:t>
              </w:r>
              <w:proofErr w:type="spellEnd"/>
              <w:r w:rsidRPr="00E21F47">
                <w:rPr>
                  <w:rFonts w:asciiTheme="minorHAnsi" w:hAnsiTheme="minorHAnsi"/>
                  <w:sz w:val="18"/>
                  <w:szCs w:val="22"/>
                </w:rPr>
                <w:t>(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 );</w:t>
              </w:r>
            </w:ins>
          </w:p>
        </w:tc>
      </w:tr>
      <w:tr w:rsidR="00221707" w:rsidRPr="007A3448" w14:paraId="2D79BA01" w14:textId="77777777" w:rsidTr="00383191">
        <w:trPr>
          <w:ins w:id="366" w:author="Greg Landry" w:date="2019-02-06T16:18:00Z"/>
          <w:trPrChange w:id="367" w:author="Greg Landry" w:date="2019-02-06T16:32:00Z">
            <w:trPr>
              <w:gridAfter w:val="0"/>
            </w:trPr>
          </w:trPrChange>
        </w:trPr>
        <w:tc>
          <w:tcPr>
            <w:tcW w:w="1202" w:type="dxa"/>
            <w:tcPrChange w:id="368" w:author="Greg Landry" w:date="2019-02-06T16:32:00Z">
              <w:tcPr>
                <w:tcW w:w="521" w:type="dxa"/>
              </w:tcPr>
            </w:tcPrChange>
          </w:tcPr>
          <w:p w14:paraId="1BB8BAFF" w14:textId="75894689" w:rsidR="00221707" w:rsidRPr="00E21F47" w:rsidRDefault="009E3A17" w:rsidP="00221707">
            <w:pPr>
              <w:rPr>
                <w:ins w:id="369" w:author="Greg Landry" w:date="2019-02-06T16:18:00Z"/>
                <w:sz w:val="18"/>
              </w:rPr>
            </w:pPr>
            <w:ins w:id="370" w:author="Greg Landry" w:date="2019-02-06T18:59:00Z">
              <w:r>
                <w:rPr>
                  <w:sz w:val="18"/>
                </w:rPr>
                <w:t>2</w:t>
              </w:r>
            </w:ins>
            <w:ins w:id="371" w:author="Greg Landry" w:date="2019-02-06T16:18:00Z">
              <w:r w:rsidR="00221707">
                <w:rPr>
                  <w:sz w:val="18"/>
                </w:rPr>
                <w:t xml:space="preserve"> (new)</w:t>
              </w:r>
            </w:ins>
          </w:p>
        </w:tc>
        <w:tc>
          <w:tcPr>
            <w:tcW w:w="3267" w:type="dxa"/>
            <w:tcPrChange w:id="372" w:author="Greg Landry" w:date="2019-02-06T16:32:00Z">
              <w:tcPr>
                <w:tcW w:w="3392" w:type="dxa"/>
                <w:gridSpan w:val="3"/>
              </w:tcPr>
            </w:tcPrChange>
          </w:tcPr>
          <w:p w14:paraId="18EA9956" w14:textId="71E6D6B1" w:rsidR="00221707" w:rsidRPr="00E21F47" w:rsidRDefault="00221707" w:rsidP="00221707">
            <w:pPr>
              <w:rPr>
                <w:ins w:id="373" w:author="Greg Landry" w:date="2019-02-06T16:18:00Z"/>
                <w:sz w:val="18"/>
              </w:rPr>
            </w:pPr>
            <w:ins w:id="374" w:author="Greg Landry" w:date="2019-02-06T16:18:00Z">
              <w:r w:rsidRPr="00E21F47">
                <w:rPr>
                  <w:sz w:val="18"/>
                </w:rPr>
                <w:t xml:space="preserve">Read the </w:t>
              </w:r>
              <w:r>
                <w:rPr>
                  <w:sz w:val="18"/>
                </w:rPr>
                <w:t>certificate for the authority that signed for the client</w:t>
              </w:r>
              <w:r w:rsidRPr="00E21F47">
                <w:rPr>
                  <w:sz w:val="18"/>
                </w:rPr>
                <w:t xml:space="preserve"> from the </w:t>
              </w:r>
              <w:proofErr w:type="gramStart"/>
              <w:r w:rsidRPr="00E21F47">
                <w:rPr>
                  <w:sz w:val="18"/>
                </w:rPr>
                <w:t>resources</w:t>
              </w:r>
              <w:proofErr w:type="gramEnd"/>
              <w:r w:rsidRPr="00E21F47">
                <w:rPr>
                  <w:sz w:val="18"/>
                </w:rPr>
                <w:t xml:space="preserve"> filesystem (</w:t>
              </w:r>
              <w:r>
                <w:rPr>
                  <w:sz w:val="18"/>
                </w:rPr>
                <w:t xml:space="preserve">e.g. </w:t>
              </w:r>
              <w:r w:rsidRPr="00E21F47">
                <w:rPr>
                  <w:sz w:val="18"/>
                </w:rPr>
                <w:t>method 2) (</w:t>
              </w:r>
              <w:r w:rsidRPr="008B7860">
                <w:rPr>
                  <w:sz w:val="18"/>
                  <w:u w:val="single"/>
                  <w:rPrChange w:id="375" w:author="Greg Landry" w:date="2019-02-06T16:21:00Z">
                    <w:rPr>
                      <w:sz w:val="18"/>
                    </w:rPr>
                  </w:rPrChange>
                </w:rPr>
                <w:t>only if you are going to verify the client's certificate</w:t>
              </w:r>
              <w:r w:rsidRPr="00E21F47">
                <w:rPr>
                  <w:sz w:val="18"/>
                </w:rPr>
                <w:t>)</w:t>
              </w:r>
            </w:ins>
          </w:p>
        </w:tc>
        <w:tc>
          <w:tcPr>
            <w:tcW w:w="5550" w:type="dxa"/>
            <w:tcPrChange w:id="376" w:author="Greg Landry" w:date="2019-02-06T16:32:00Z">
              <w:tcPr>
                <w:tcW w:w="5663" w:type="dxa"/>
                <w:gridSpan w:val="3"/>
              </w:tcPr>
            </w:tcPrChange>
          </w:tcPr>
          <w:p w14:paraId="7B0943C4" w14:textId="77777777" w:rsidR="00221707" w:rsidRPr="00E21F47" w:rsidRDefault="00221707" w:rsidP="00221707">
            <w:pPr>
              <w:rPr>
                <w:ins w:id="377" w:author="Greg Landry" w:date="2019-02-06T16:18:00Z"/>
                <w:sz w:val="18"/>
              </w:rPr>
            </w:pPr>
            <w:proofErr w:type="spellStart"/>
            <w:ins w:id="378" w:author="Greg Landry" w:date="2019-02-06T16:18:00Z">
              <w:r w:rsidRPr="009F6DB9">
                <w:rPr>
                  <w:sz w:val="18"/>
                </w:rPr>
                <w:t>resource_get_readonly_</w:t>
              </w:r>
              <w:proofErr w:type="gramStart"/>
              <w:r w:rsidRPr="009F6DB9">
                <w:rPr>
                  <w:sz w:val="18"/>
                </w:rPr>
                <w:t>buffer</w:t>
              </w:r>
              <w:proofErr w:type="spellEnd"/>
              <w:r w:rsidRPr="009F6DB9">
                <w:rPr>
                  <w:sz w:val="18"/>
                </w:rPr>
                <w:t>( &amp;</w:t>
              </w:r>
              <w:proofErr w:type="spellStart"/>
              <w:proofErr w:type="gramEnd"/>
              <w:r w:rsidRPr="009F6DB9">
                <w:rPr>
                  <w:sz w:val="18"/>
                </w:rPr>
                <w:t>resources_apps_DIR_</w:t>
              </w:r>
              <w:r>
                <w:rPr>
                  <w:sz w:val="18"/>
                </w:rPr>
                <w:t>clientroot</w:t>
              </w:r>
              <w:r w:rsidRPr="009F6DB9">
                <w:rPr>
                  <w:sz w:val="18"/>
                </w:rPr>
                <w:t>cer_pem</w:t>
              </w:r>
              <w:proofErr w:type="spellEnd"/>
              <w:r w:rsidRPr="009F6DB9">
                <w:rPr>
                  <w:sz w:val="18"/>
                </w:rPr>
                <w:t>, 0, 2048, &amp;</w:t>
              </w:r>
              <w:proofErr w:type="spellStart"/>
              <w:r w:rsidRPr="009F6DB9">
                <w:rPr>
                  <w:sz w:val="18"/>
                </w:rPr>
                <w:t>size_out</w:t>
              </w:r>
              <w:proofErr w:type="spellEnd"/>
              <w:r w:rsidRPr="009F6DB9">
                <w:rPr>
                  <w:sz w:val="18"/>
                </w:rPr>
                <w:t>, (</w:t>
              </w:r>
              <w:r w:rsidRPr="009F6DB9">
                <w:rPr>
                  <w:color w:val="931A68"/>
                  <w:sz w:val="18"/>
                </w:rPr>
                <w:t>const</w:t>
              </w:r>
              <w:r w:rsidRPr="009F6DB9">
                <w:rPr>
                  <w:sz w:val="18"/>
                </w:rPr>
                <w:t xml:space="preserve"> </w:t>
              </w:r>
              <w:r w:rsidRPr="009F6DB9">
                <w:rPr>
                  <w:color w:val="931A68"/>
                  <w:sz w:val="18"/>
                </w:rPr>
                <w:t>void</w:t>
              </w:r>
              <w:r w:rsidRPr="009F6DB9">
                <w:rPr>
                  <w:sz w:val="18"/>
                </w:rPr>
                <w:t xml:space="preserve"> **) &amp;security );</w:t>
              </w:r>
            </w:ins>
          </w:p>
        </w:tc>
      </w:tr>
      <w:tr w:rsidR="00221707" w:rsidRPr="007A3448" w14:paraId="3B8AC385" w14:textId="77777777" w:rsidTr="00383191">
        <w:trPr>
          <w:ins w:id="379" w:author="Greg Landry" w:date="2019-02-06T16:18:00Z"/>
          <w:trPrChange w:id="380" w:author="Greg Landry" w:date="2019-02-06T16:32:00Z">
            <w:trPr>
              <w:gridAfter w:val="0"/>
            </w:trPr>
          </w:trPrChange>
        </w:trPr>
        <w:tc>
          <w:tcPr>
            <w:tcW w:w="1202" w:type="dxa"/>
            <w:tcPrChange w:id="381" w:author="Greg Landry" w:date="2019-02-06T16:32:00Z">
              <w:tcPr>
                <w:tcW w:w="521" w:type="dxa"/>
              </w:tcPr>
            </w:tcPrChange>
          </w:tcPr>
          <w:p w14:paraId="31E17F52" w14:textId="4914637B" w:rsidR="00221707" w:rsidRPr="00E21F47" w:rsidDel="000B49CB" w:rsidRDefault="009E3A17" w:rsidP="00221707">
            <w:pPr>
              <w:rPr>
                <w:ins w:id="382" w:author="Greg Landry" w:date="2019-02-06T16:18:00Z"/>
                <w:sz w:val="18"/>
              </w:rPr>
            </w:pPr>
            <w:ins w:id="383" w:author="Greg Landry" w:date="2019-02-06T18:59:00Z">
              <w:r>
                <w:rPr>
                  <w:sz w:val="18"/>
                </w:rPr>
                <w:t>3</w:t>
              </w:r>
            </w:ins>
            <w:ins w:id="384" w:author="Greg Landry" w:date="2019-02-06T16:18:00Z">
              <w:r w:rsidR="00221707">
                <w:rPr>
                  <w:sz w:val="18"/>
                </w:rPr>
                <w:t xml:space="preserve"> (new)</w:t>
              </w:r>
            </w:ins>
          </w:p>
        </w:tc>
        <w:tc>
          <w:tcPr>
            <w:tcW w:w="3267" w:type="dxa"/>
            <w:tcPrChange w:id="385" w:author="Greg Landry" w:date="2019-02-06T16:32:00Z">
              <w:tcPr>
                <w:tcW w:w="3392" w:type="dxa"/>
                <w:gridSpan w:val="3"/>
              </w:tcPr>
            </w:tcPrChange>
          </w:tcPr>
          <w:p w14:paraId="32DE4727" w14:textId="77777777" w:rsidR="00221707" w:rsidRPr="00E21F47" w:rsidRDefault="00221707" w:rsidP="00221707">
            <w:pPr>
              <w:rPr>
                <w:ins w:id="386" w:author="Greg Landry" w:date="2019-02-06T16:18:00Z"/>
                <w:sz w:val="18"/>
              </w:rPr>
            </w:pPr>
            <w:ins w:id="387" w:author="Greg Landry" w:date="2019-02-06T16:18:00Z">
              <w:r w:rsidRPr="00E21F47">
                <w:rPr>
                  <w:rFonts w:asciiTheme="minorHAnsi" w:hAnsiTheme="minorHAnsi"/>
                  <w:sz w:val="18"/>
                  <w:szCs w:val="22"/>
                </w:rPr>
                <w:t xml:space="preserve">Initialize a TLS Identity </w:t>
              </w:r>
              <w:r w:rsidRPr="00E21F47">
                <w:rPr>
                  <w:sz w:val="18"/>
                </w:rPr>
                <w:t>with the server</w:t>
              </w:r>
              <w:r>
                <w:rPr>
                  <w:sz w:val="18"/>
                </w:rPr>
                <w:t>'</w:t>
              </w:r>
              <w:r w:rsidRPr="00E21F47">
                <w:rPr>
                  <w:sz w:val="18"/>
                </w:rPr>
                <w:t>s certificate and the private key</w:t>
              </w:r>
            </w:ins>
          </w:p>
        </w:tc>
        <w:tc>
          <w:tcPr>
            <w:tcW w:w="5550" w:type="dxa"/>
            <w:tcPrChange w:id="388" w:author="Greg Landry" w:date="2019-02-06T16:32:00Z">
              <w:tcPr>
                <w:tcW w:w="5663" w:type="dxa"/>
                <w:gridSpan w:val="3"/>
              </w:tcPr>
            </w:tcPrChange>
          </w:tcPr>
          <w:p w14:paraId="145C7F42" w14:textId="77777777" w:rsidR="00221707" w:rsidRPr="00E21F47" w:rsidRDefault="00221707" w:rsidP="00221707">
            <w:pPr>
              <w:rPr>
                <w:ins w:id="389" w:author="Greg Landry" w:date="2019-02-06T16:18:00Z"/>
                <w:sz w:val="18"/>
              </w:rPr>
            </w:pPr>
            <w:proofErr w:type="spellStart"/>
            <w:ins w:id="390" w:author="Greg Landry" w:date="2019-02-06T16:18:00Z">
              <w:r w:rsidRPr="00E21F47">
                <w:rPr>
                  <w:rFonts w:asciiTheme="minorHAnsi" w:hAnsiTheme="minorHAnsi"/>
                  <w:sz w:val="18"/>
                  <w:szCs w:val="22"/>
                </w:rPr>
                <w:t>wiced_tls_init_</w:t>
              </w:r>
              <w:proofErr w:type="gramStart"/>
              <w:r w:rsidRPr="00E21F47">
                <w:rPr>
                  <w:rFonts w:asciiTheme="minorHAnsi" w:hAnsiTheme="minorHAnsi"/>
                  <w:sz w:val="18"/>
                  <w:szCs w:val="22"/>
                </w:rPr>
                <w:t>identity</w:t>
              </w:r>
              <w:proofErr w:type="spellEnd"/>
              <w:r w:rsidRPr="00E21F47">
                <w:rPr>
                  <w:rFonts w:asciiTheme="minorHAnsi" w:hAnsiTheme="minorHAnsi"/>
                  <w:sz w:val="18"/>
                  <w:szCs w:val="22"/>
                </w:rPr>
                <w:t>( &amp;</w:t>
              </w:r>
              <w:proofErr w:type="spellStart"/>
              <w:proofErr w:type="gramEnd"/>
              <w:r w:rsidRPr="00E21F47">
                <w:rPr>
                  <w:rFonts w:asciiTheme="minorHAnsi" w:hAnsiTheme="minorHAnsi"/>
                  <w:sz w:val="18"/>
                  <w:szCs w:val="22"/>
                </w:rPr>
                <w:t>tls_identity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ins>
          </w:p>
        </w:tc>
      </w:tr>
      <w:tr w:rsidR="00221707" w:rsidRPr="007A3448" w14:paraId="02BDD31E" w14:textId="77777777" w:rsidTr="00383191">
        <w:trPr>
          <w:ins w:id="391" w:author="Greg Landry" w:date="2019-02-06T16:18:00Z"/>
          <w:trPrChange w:id="392" w:author="Greg Landry" w:date="2019-02-06T16:32:00Z">
            <w:trPr>
              <w:gridAfter w:val="0"/>
            </w:trPr>
          </w:trPrChange>
        </w:trPr>
        <w:tc>
          <w:tcPr>
            <w:tcW w:w="1202" w:type="dxa"/>
            <w:tcPrChange w:id="393" w:author="Greg Landry" w:date="2019-02-06T16:32:00Z">
              <w:tcPr>
                <w:tcW w:w="521" w:type="dxa"/>
              </w:tcPr>
            </w:tcPrChange>
          </w:tcPr>
          <w:p w14:paraId="6EB66297" w14:textId="65D962C1" w:rsidR="00221707" w:rsidRDefault="009E3A17" w:rsidP="00221707">
            <w:pPr>
              <w:rPr>
                <w:ins w:id="394" w:author="Greg Landry" w:date="2019-02-06T16:21:00Z"/>
                <w:sz w:val="18"/>
              </w:rPr>
            </w:pPr>
            <w:ins w:id="395" w:author="Greg Landry" w:date="2019-02-06T18:59:00Z">
              <w:r>
                <w:rPr>
                  <w:sz w:val="18"/>
                </w:rPr>
                <w:t>4</w:t>
              </w:r>
            </w:ins>
            <w:ins w:id="396" w:author="Greg Landry" w:date="2019-02-06T16:20:00Z">
              <w:r w:rsidR="00221707">
                <w:rPr>
                  <w:sz w:val="18"/>
                </w:rPr>
                <w:t xml:space="preserve"> (new)</w:t>
              </w:r>
            </w:ins>
          </w:p>
          <w:p w14:paraId="30A98C6A" w14:textId="7407803E" w:rsidR="00221707" w:rsidRPr="00E21F47" w:rsidRDefault="00221707" w:rsidP="00221707">
            <w:pPr>
              <w:rPr>
                <w:ins w:id="397" w:author="Greg Landry" w:date="2019-02-06T16:18:00Z"/>
                <w:sz w:val="18"/>
              </w:rPr>
            </w:pPr>
            <w:ins w:id="398" w:author="Greg Landry" w:date="2019-02-06T16:21:00Z">
              <w:r>
                <w:rPr>
                  <w:sz w:val="18"/>
                </w:rPr>
                <w:t>(optional)</w:t>
              </w:r>
            </w:ins>
          </w:p>
        </w:tc>
        <w:tc>
          <w:tcPr>
            <w:tcW w:w="3267" w:type="dxa"/>
            <w:tcPrChange w:id="399" w:author="Greg Landry" w:date="2019-02-06T16:32:00Z">
              <w:tcPr>
                <w:tcW w:w="3392" w:type="dxa"/>
                <w:gridSpan w:val="3"/>
              </w:tcPr>
            </w:tcPrChange>
          </w:tcPr>
          <w:p w14:paraId="737C7ECB" w14:textId="77777777" w:rsidR="00221707" w:rsidRPr="00E21F47" w:rsidRDefault="00221707" w:rsidP="00221707">
            <w:pPr>
              <w:rPr>
                <w:ins w:id="400" w:author="Greg Landry" w:date="2019-02-06T16:18:00Z"/>
                <w:sz w:val="18"/>
              </w:rPr>
            </w:pPr>
            <w:ins w:id="401" w:author="Greg Landry" w:date="2019-02-06T16:18:00Z">
              <w:r w:rsidRPr="00E21F47">
                <w:rPr>
                  <w:sz w:val="18"/>
                </w:rPr>
                <w:t xml:space="preserve">Initialize the </w:t>
              </w:r>
              <w:r>
                <w:rPr>
                  <w:sz w:val="18"/>
                </w:rPr>
                <w:t>c</w:t>
              </w:r>
              <w:r w:rsidRPr="00E21F47">
                <w:rPr>
                  <w:sz w:val="18"/>
                </w:rPr>
                <w:t>lient</w:t>
              </w:r>
              <w:r>
                <w:rPr>
                  <w:sz w:val="18"/>
                </w:rPr>
                <w:t>'s root</w:t>
              </w:r>
              <w:r w:rsidRPr="00E21F47">
                <w:rPr>
                  <w:sz w:val="18"/>
                </w:rPr>
                <w:t xml:space="preserve"> </w:t>
              </w:r>
              <w:r>
                <w:rPr>
                  <w:sz w:val="18"/>
                </w:rPr>
                <w:t>c</w:t>
              </w:r>
              <w:r w:rsidRPr="00E21F47">
                <w:rPr>
                  <w:sz w:val="18"/>
                </w:rPr>
                <w:t>ertificate (</w:t>
              </w:r>
              <w:r w:rsidRPr="00CC0526">
                <w:rPr>
                  <w:sz w:val="18"/>
                  <w:u w:val="single"/>
                  <w:rPrChange w:id="402" w:author="Greg Landry" w:date="2019-02-06T16:20:00Z">
                    <w:rPr>
                      <w:sz w:val="18"/>
                    </w:rPr>
                  </w:rPrChange>
                </w:rPr>
                <w:t>only if you are going to verify the client's certificate</w:t>
              </w:r>
              <w:r w:rsidRPr="00E21F47">
                <w:rPr>
                  <w:sz w:val="18"/>
                </w:rPr>
                <w:t>)</w:t>
              </w:r>
            </w:ins>
          </w:p>
        </w:tc>
        <w:tc>
          <w:tcPr>
            <w:tcW w:w="5550" w:type="dxa"/>
            <w:tcPrChange w:id="403" w:author="Greg Landry" w:date="2019-02-06T16:32:00Z">
              <w:tcPr>
                <w:tcW w:w="5663" w:type="dxa"/>
                <w:gridSpan w:val="3"/>
              </w:tcPr>
            </w:tcPrChange>
          </w:tcPr>
          <w:p w14:paraId="0A192C1C" w14:textId="77777777" w:rsidR="00221707" w:rsidRPr="00E21F47" w:rsidRDefault="00221707" w:rsidP="00221707">
            <w:pPr>
              <w:rPr>
                <w:ins w:id="404" w:author="Greg Landry" w:date="2019-02-06T16:18:00Z"/>
                <w:sz w:val="18"/>
              </w:rPr>
            </w:pPr>
            <w:proofErr w:type="spellStart"/>
            <w:ins w:id="405" w:author="Greg Landry" w:date="2019-02-06T16:18:00Z">
              <w:r w:rsidRPr="00E21F47">
                <w:rPr>
                  <w:sz w:val="18"/>
                </w:rPr>
                <w:t>wiced_tls_init_root_ca_certificates</w:t>
              </w:r>
              <w:proofErr w:type="spellEnd"/>
              <w:r w:rsidRPr="00E21F47">
                <w:rPr>
                  <w:sz w:val="18"/>
                </w:rPr>
                <w:t>(</w:t>
              </w:r>
              <w:r w:rsidRPr="009F6DB9">
                <w:rPr>
                  <w:sz w:val="18"/>
                </w:rPr>
                <w:t>security-&gt;</w:t>
              </w:r>
              <w:r w:rsidRPr="009F6DB9">
                <w:rPr>
                  <w:color w:val="0326CC"/>
                  <w:sz w:val="18"/>
                </w:rPr>
                <w:t>cert</w:t>
              </w:r>
              <w:r w:rsidRPr="009F6DB9">
                <w:rPr>
                  <w:sz w:val="18"/>
                </w:rPr>
                <w:t>, security-&gt;</w:t>
              </w:r>
              <w:proofErr w:type="spellStart"/>
              <w:r w:rsidRPr="009F6DB9">
                <w:rPr>
                  <w:color w:val="0326CC"/>
                  <w:sz w:val="18"/>
                </w:rPr>
                <w:t>cert_len</w:t>
              </w:r>
              <w:proofErr w:type="spellEnd"/>
              <w:r w:rsidRPr="00E21F47">
                <w:rPr>
                  <w:sz w:val="18"/>
                </w:rPr>
                <w:t>);</w:t>
              </w:r>
            </w:ins>
          </w:p>
        </w:tc>
      </w:tr>
      <w:tr w:rsidR="009E3A17" w:rsidRPr="007A3448" w14:paraId="7CFD92D4" w14:textId="77777777" w:rsidTr="00383191">
        <w:trPr>
          <w:ins w:id="406" w:author="Greg Landry" w:date="2019-02-06T18:59:00Z"/>
        </w:trPr>
        <w:tc>
          <w:tcPr>
            <w:tcW w:w="1202" w:type="dxa"/>
          </w:tcPr>
          <w:p w14:paraId="6220D0EE" w14:textId="4292238F" w:rsidR="009E3A17" w:rsidRDefault="009E3A17" w:rsidP="009E3A17">
            <w:pPr>
              <w:rPr>
                <w:ins w:id="407" w:author="Greg Landry" w:date="2019-02-06T18:59:00Z"/>
                <w:sz w:val="18"/>
              </w:rPr>
            </w:pPr>
            <w:ins w:id="408" w:author="Greg Landry" w:date="2019-02-06T18:59:00Z">
              <w:r>
                <w:rPr>
                  <w:sz w:val="18"/>
                </w:rPr>
                <w:t>5</w:t>
              </w:r>
              <w:r>
                <w:rPr>
                  <w:sz w:val="18"/>
                </w:rPr>
                <w:t xml:space="preserve"> (new)</w:t>
              </w:r>
            </w:ins>
          </w:p>
        </w:tc>
        <w:tc>
          <w:tcPr>
            <w:tcW w:w="3267" w:type="dxa"/>
          </w:tcPr>
          <w:p w14:paraId="1FFC16B3" w14:textId="1A46AC3E" w:rsidR="009E3A17" w:rsidRPr="00E21F47" w:rsidRDefault="009E3A17" w:rsidP="009E3A17">
            <w:pPr>
              <w:rPr>
                <w:ins w:id="409" w:author="Greg Landry" w:date="2019-02-06T18:59:00Z"/>
                <w:sz w:val="18"/>
              </w:rPr>
            </w:pPr>
            <w:ins w:id="410" w:author="Greg Landry" w:date="2019-02-06T18:59:00Z">
              <w:r>
                <w:rPr>
                  <w:sz w:val="18"/>
                </w:rPr>
                <w:t>Unlock the DCT</w:t>
              </w:r>
            </w:ins>
          </w:p>
        </w:tc>
        <w:tc>
          <w:tcPr>
            <w:tcW w:w="5550" w:type="dxa"/>
          </w:tcPr>
          <w:p w14:paraId="24FF9B82" w14:textId="244A87F0" w:rsidR="009E3A17" w:rsidRPr="00E21F47" w:rsidRDefault="009E3A17" w:rsidP="009E3A17">
            <w:pPr>
              <w:rPr>
                <w:ins w:id="411" w:author="Greg Landry" w:date="2019-02-06T18:59:00Z"/>
                <w:sz w:val="18"/>
              </w:rPr>
            </w:pPr>
            <w:proofErr w:type="spellStart"/>
            <w:ins w:id="412" w:author="Greg Landry" w:date="2019-02-06T18:59:00Z">
              <w:r w:rsidRPr="00EA0941">
                <w:rPr>
                  <w:sz w:val="18"/>
                </w:rPr>
                <w:t>wiced_dct_read_</w:t>
              </w:r>
              <w:proofErr w:type="gramStart"/>
              <w:r w:rsidRPr="00EA0941">
                <w:rPr>
                  <w:sz w:val="18"/>
                </w:rPr>
                <w:t>unlock</w:t>
              </w:r>
              <w:proofErr w:type="spellEnd"/>
              <w:r w:rsidRPr="00EA0941">
                <w:rPr>
                  <w:sz w:val="18"/>
                </w:rPr>
                <w:t>(</w:t>
              </w:r>
              <w:proofErr w:type="spellStart"/>
              <w:proofErr w:type="gramEnd"/>
              <w:r w:rsidRPr="00EA0941">
                <w:rPr>
                  <w:sz w:val="18"/>
                </w:rPr>
                <w:t>dct_security</w:t>
              </w:r>
              <w:proofErr w:type="spellEnd"/>
              <w:r w:rsidRPr="00EA0941">
                <w:rPr>
                  <w:sz w:val="18"/>
                </w:rPr>
                <w:t>, WICED_FALSE);</w:t>
              </w:r>
            </w:ins>
          </w:p>
        </w:tc>
      </w:tr>
      <w:tr w:rsidR="009E3A17" w:rsidRPr="007A3448" w14:paraId="2374CBDC" w14:textId="77777777" w:rsidTr="00383191">
        <w:tblPrEx>
          <w:tblPrExChange w:id="413" w:author="Greg Landry" w:date="2019-02-06T16:32:00Z">
            <w:tblPrEx>
              <w:tblW w:w="9798" w:type="dxa"/>
            </w:tblPrEx>
          </w:tblPrExChange>
        </w:tblPrEx>
        <w:trPr>
          <w:ins w:id="414" w:author="Greg Landry" w:date="2019-02-06T16:32:00Z"/>
          <w:trPrChange w:id="415" w:author="Greg Landry" w:date="2019-02-06T16:32:00Z">
            <w:trPr>
              <w:gridAfter w:val="0"/>
            </w:trPr>
          </w:trPrChange>
        </w:trPr>
        <w:tc>
          <w:tcPr>
            <w:tcW w:w="1202" w:type="dxa"/>
            <w:tcPrChange w:id="416" w:author="Greg Landry" w:date="2019-02-06T16:32:00Z">
              <w:tcPr>
                <w:tcW w:w="934" w:type="dxa"/>
                <w:gridSpan w:val="2"/>
              </w:tcPr>
            </w:tcPrChange>
          </w:tcPr>
          <w:p w14:paraId="4E489711" w14:textId="7A45643D" w:rsidR="009E3A17" w:rsidRDefault="009E3A17" w:rsidP="009E3A17">
            <w:pPr>
              <w:rPr>
                <w:ins w:id="417" w:author="Greg Landry" w:date="2019-02-06T16:32:00Z"/>
                <w:sz w:val="18"/>
              </w:rPr>
            </w:pPr>
            <w:ins w:id="418" w:author="Greg Landry" w:date="2019-02-06T16:32:00Z">
              <w:r>
                <w:rPr>
                  <w:sz w:val="18"/>
                </w:rPr>
                <w:t>6</w:t>
              </w:r>
              <w:bookmarkStart w:id="419" w:name="_GoBack"/>
              <w:bookmarkEnd w:id="419"/>
            </w:ins>
          </w:p>
        </w:tc>
        <w:tc>
          <w:tcPr>
            <w:tcW w:w="3267" w:type="dxa"/>
            <w:tcPrChange w:id="420" w:author="Greg Landry" w:date="2019-02-06T16:32:00Z">
              <w:tcPr>
                <w:tcW w:w="3291" w:type="dxa"/>
                <w:gridSpan w:val="3"/>
              </w:tcPr>
            </w:tcPrChange>
          </w:tcPr>
          <w:p w14:paraId="51D83F11" w14:textId="43ED6E6F" w:rsidR="009E3A17" w:rsidRPr="00E21F47" w:rsidRDefault="009E3A17" w:rsidP="009E3A17">
            <w:pPr>
              <w:rPr>
                <w:ins w:id="421" w:author="Greg Landry" w:date="2019-02-06T16:32:00Z"/>
                <w:sz w:val="18"/>
              </w:rPr>
            </w:pPr>
            <w:ins w:id="422" w:author="Greg Landry" w:date="2019-02-06T16:32:00Z">
              <w:r w:rsidRPr="00E21F47">
                <w:rPr>
                  <w:rFonts w:asciiTheme="minorHAnsi" w:hAnsiTheme="minorHAnsi"/>
                  <w:sz w:val="18"/>
                  <w:szCs w:val="22"/>
                </w:rPr>
                <w:t xml:space="preserve">Create </w:t>
              </w:r>
              <w:r>
                <w:rPr>
                  <w:rFonts w:asciiTheme="minorHAnsi" w:hAnsiTheme="minorHAnsi"/>
                  <w:sz w:val="18"/>
                  <w:szCs w:val="22"/>
                </w:rPr>
                <w:t>a</w:t>
              </w:r>
              <w:r w:rsidRPr="00E21F47">
                <w:rPr>
                  <w:rFonts w:asciiTheme="minorHAnsi" w:hAnsiTheme="minorHAnsi"/>
                  <w:sz w:val="18"/>
                  <w:szCs w:val="22"/>
                </w:rPr>
                <w:t xml:space="preserve"> Socket</w:t>
              </w:r>
            </w:ins>
          </w:p>
        </w:tc>
        <w:tc>
          <w:tcPr>
            <w:tcW w:w="5550" w:type="dxa"/>
            <w:tcPrChange w:id="423" w:author="Greg Landry" w:date="2019-02-06T16:32:00Z">
              <w:tcPr>
                <w:tcW w:w="5573" w:type="dxa"/>
                <w:gridSpan w:val="3"/>
              </w:tcPr>
            </w:tcPrChange>
          </w:tcPr>
          <w:p w14:paraId="6FF84B7C" w14:textId="06B2844D" w:rsidR="009E3A17" w:rsidRPr="00E21F47" w:rsidRDefault="009E3A17" w:rsidP="009E3A17">
            <w:pPr>
              <w:rPr>
                <w:ins w:id="424" w:author="Greg Landry" w:date="2019-02-06T16:32:00Z"/>
                <w:sz w:val="18"/>
              </w:rPr>
            </w:pPr>
            <w:proofErr w:type="spellStart"/>
            <w:ins w:id="425" w:author="Greg Landry" w:date="2019-02-06T16:32:00Z">
              <w:r w:rsidRPr="00E21F47">
                <w:rPr>
                  <w:rFonts w:asciiTheme="minorHAnsi" w:hAnsiTheme="minorHAnsi"/>
                  <w:sz w:val="18"/>
                  <w:szCs w:val="22"/>
                </w:rPr>
                <w:t>wiced_tcp_create_</w:t>
              </w:r>
              <w:proofErr w:type="gramStart"/>
              <w:r w:rsidRPr="00E21F47">
                <w:rPr>
                  <w:rFonts w:asciiTheme="minorHAnsi" w:hAnsiTheme="minorHAnsi"/>
                  <w:sz w:val="18"/>
                  <w:szCs w:val="22"/>
                </w:rPr>
                <w:t>socket</w:t>
              </w:r>
              <w:proofErr w:type="spellEnd"/>
              <w:r w:rsidRPr="00E21F47">
                <w:rPr>
                  <w:rFonts w:asciiTheme="minorHAnsi" w:hAnsiTheme="minorHAnsi"/>
                  <w:sz w:val="18"/>
                  <w:szCs w:val="22"/>
                </w:rPr>
                <w:t>(</w:t>
              </w:r>
              <w:proofErr w:type="gramEnd"/>
              <w:r w:rsidRPr="00E21F47">
                <w:rPr>
                  <w:rFonts w:asciiTheme="minorHAnsi" w:hAnsiTheme="minorHAnsi"/>
                  <w:sz w:val="18"/>
                  <w:szCs w:val="22"/>
                </w:rPr>
                <w:t>&amp;socket, INTERFACE);</w:t>
              </w:r>
            </w:ins>
          </w:p>
        </w:tc>
      </w:tr>
      <w:tr w:rsidR="009E3A17" w:rsidRPr="007A3448" w14:paraId="543E6F6C" w14:textId="77777777" w:rsidTr="00383191">
        <w:tblPrEx>
          <w:tblPrExChange w:id="426" w:author="Greg Landry" w:date="2019-02-06T16:32:00Z">
            <w:tblPrEx>
              <w:tblW w:w="9798" w:type="dxa"/>
            </w:tblPrEx>
          </w:tblPrExChange>
        </w:tblPrEx>
        <w:trPr>
          <w:ins w:id="427" w:author="Greg Landry" w:date="2019-02-06T16:32:00Z"/>
          <w:trPrChange w:id="428" w:author="Greg Landry" w:date="2019-02-06T16:32:00Z">
            <w:trPr>
              <w:gridAfter w:val="0"/>
            </w:trPr>
          </w:trPrChange>
        </w:trPr>
        <w:tc>
          <w:tcPr>
            <w:tcW w:w="1202" w:type="dxa"/>
            <w:tcPrChange w:id="429" w:author="Greg Landry" w:date="2019-02-06T16:32:00Z">
              <w:tcPr>
                <w:tcW w:w="934" w:type="dxa"/>
                <w:gridSpan w:val="2"/>
              </w:tcPr>
            </w:tcPrChange>
          </w:tcPr>
          <w:p w14:paraId="59096DD2" w14:textId="48BD140F" w:rsidR="009E3A17" w:rsidRDefault="009E3A17" w:rsidP="009E3A17">
            <w:pPr>
              <w:rPr>
                <w:ins w:id="430" w:author="Greg Landry" w:date="2019-02-06T16:32:00Z"/>
                <w:sz w:val="18"/>
              </w:rPr>
            </w:pPr>
            <w:ins w:id="431" w:author="Greg Landry" w:date="2019-02-06T16:32:00Z">
              <w:r>
                <w:rPr>
                  <w:sz w:val="18"/>
                </w:rPr>
                <w:t>7 (modified)</w:t>
              </w:r>
            </w:ins>
          </w:p>
        </w:tc>
        <w:tc>
          <w:tcPr>
            <w:tcW w:w="3267" w:type="dxa"/>
            <w:tcPrChange w:id="432" w:author="Greg Landry" w:date="2019-02-06T16:32:00Z">
              <w:tcPr>
                <w:tcW w:w="3291" w:type="dxa"/>
                <w:gridSpan w:val="3"/>
              </w:tcPr>
            </w:tcPrChange>
          </w:tcPr>
          <w:p w14:paraId="59C7061A" w14:textId="098A27A3" w:rsidR="009E3A17" w:rsidRPr="00E21F47" w:rsidRDefault="009E3A17" w:rsidP="009E3A17">
            <w:pPr>
              <w:rPr>
                <w:ins w:id="433" w:author="Greg Landry" w:date="2019-02-06T16:32:00Z"/>
                <w:sz w:val="18"/>
              </w:rPr>
            </w:pPr>
            <w:ins w:id="434" w:author="Greg Landry" w:date="2019-02-06T16:32:00Z">
              <w:r w:rsidRPr="00E21F47">
                <w:rPr>
                  <w:rFonts w:asciiTheme="minorHAnsi" w:hAnsiTheme="minorHAnsi"/>
                  <w:sz w:val="18"/>
                  <w:szCs w:val="22"/>
                </w:rPr>
                <w:t xml:space="preserve">Attach the Socket to </w:t>
              </w:r>
              <w:r>
                <w:rPr>
                  <w:rFonts w:asciiTheme="minorHAnsi" w:hAnsiTheme="minorHAnsi"/>
                  <w:sz w:val="18"/>
                  <w:szCs w:val="22"/>
                </w:rPr>
                <w:t xml:space="preserve">the Secure </w:t>
              </w:r>
              <w:r w:rsidRPr="00E21F47">
                <w:rPr>
                  <w:rFonts w:asciiTheme="minorHAnsi" w:hAnsiTheme="minorHAnsi"/>
                  <w:sz w:val="18"/>
                  <w:szCs w:val="22"/>
                </w:rPr>
                <w:t>Port</w:t>
              </w:r>
            </w:ins>
          </w:p>
        </w:tc>
        <w:tc>
          <w:tcPr>
            <w:tcW w:w="5550" w:type="dxa"/>
            <w:tcPrChange w:id="435" w:author="Greg Landry" w:date="2019-02-06T16:32:00Z">
              <w:tcPr>
                <w:tcW w:w="5573" w:type="dxa"/>
                <w:gridSpan w:val="3"/>
              </w:tcPr>
            </w:tcPrChange>
          </w:tcPr>
          <w:p w14:paraId="4341F41A" w14:textId="141F4B65" w:rsidR="009E3A17" w:rsidRPr="00E21F47" w:rsidRDefault="009E3A17" w:rsidP="009E3A17">
            <w:pPr>
              <w:rPr>
                <w:ins w:id="436" w:author="Greg Landry" w:date="2019-02-06T16:32:00Z"/>
                <w:sz w:val="18"/>
              </w:rPr>
            </w:pPr>
            <w:proofErr w:type="spellStart"/>
            <w:ins w:id="437" w:author="Greg Landry" w:date="2019-02-06T16:32:00Z">
              <w:r w:rsidRPr="00E21F47">
                <w:rPr>
                  <w:rFonts w:asciiTheme="minorHAnsi" w:hAnsiTheme="minorHAnsi"/>
                  <w:sz w:val="18"/>
                  <w:szCs w:val="22"/>
                </w:rPr>
                <w:t>wiced_tcp_</w:t>
              </w:r>
              <w:proofErr w:type="gramStart"/>
              <w:r w:rsidRPr="00E21F47">
                <w:rPr>
                  <w:rFonts w:asciiTheme="minorHAnsi" w:hAnsiTheme="minorHAnsi"/>
                  <w:sz w:val="18"/>
                  <w:szCs w:val="22"/>
                </w:rPr>
                <w:t>listen</w:t>
              </w:r>
              <w:proofErr w:type="spellEnd"/>
              <w:r w:rsidRPr="00E21F47">
                <w:rPr>
                  <w:rFonts w:asciiTheme="minorHAnsi" w:hAnsiTheme="minorHAnsi"/>
                  <w:sz w:val="18"/>
                  <w:szCs w:val="22"/>
                </w:rPr>
                <w:t>( &amp;</w:t>
              </w:r>
              <w:proofErr w:type="gramEnd"/>
              <w:r w:rsidRPr="00E21F47">
                <w:rPr>
                  <w:rFonts w:asciiTheme="minorHAnsi" w:hAnsiTheme="minorHAnsi"/>
                  <w:sz w:val="18"/>
                  <w:szCs w:val="22"/>
                </w:rPr>
                <w:t>socket, TCP_SERVER_SECURE_LISTEN_PORT );</w:t>
              </w:r>
            </w:ins>
          </w:p>
        </w:tc>
      </w:tr>
    </w:tbl>
    <w:p w14:paraId="6787F7F0" w14:textId="77777777" w:rsidR="00F00247" w:rsidRDefault="00F00247" w:rsidP="00F00247">
      <w:pPr>
        <w:keepNext/>
        <w:rPr>
          <w:ins w:id="438" w:author="Greg Landry" w:date="2019-02-06T15:42:00Z"/>
        </w:rPr>
      </w:pPr>
    </w:p>
    <w:p w14:paraId="1DEFFAC6" w14:textId="684FC30B" w:rsidR="00EA1736" w:rsidRDefault="00F00247" w:rsidP="00C6331A">
      <w:pPr>
        <w:keepNext/>
      </w:pPr>
      <w:ins w:id="439" w:author="Greg Landry" w:date="2019-02-06T15:42:00Z">
        <w:r>
          <w:t xml:space="preserve">Each time you want to </w:t>
        </w:r>
      </w:ins>
      <w:ins w:id="440" w:author="Greg Landry" w:date="2019-02-06T16:28:00Z">
        <w:r w:rsidR="00221707">
          <w:t xml:space="preserve">setup and </w:t>
        </w:r>
      </w:ins>
      <w:ins w:id="441" w:author="Greg Landry" w:date="2019-02-06T17:12:00Z">
        <w:r w:rsidR="00B7757B">
          <w:t>accept</w:t>
        </w:r>
      </w:ins>
      <w:ins w:id="442" w:author="Greg Landry" w:date="2019-02-06T16:01:00Z">
        <w:r w:rsidR="00F81F97">
          <w:t xml:space="preserve"> a connection</w:t>
        </w:r>
      </w:ins>
      <w:ins w:id="443" w:author="Greg Landry" w:date="2019-02-06T15:42:00Z">
        <w:r>
          <w:t>:</w:t>
        </w:r>
      </w:ins>
      <w:ins w:id="444" w:author="Greg Landry" w:date="2019-02-06T16:23:00Z">
        <w:r w:rsidR="002F0678" w:rsidDel="00F81F97">
          <w:t xml:space="preserve"> </w:t>
        </w:r>
      </w:ins>
      <w:del w:id="445" w:author="Greg Landry" w:date="2019-02-06T16:01:00Z">
        <w:r w:rsidR="00EA1736" w:rsidDel="00F81F97">
          <w:delText>The TCP Server TLS firmware flow is:</w:delText>
        </w:r>
      </w:del>
    </w:p>
    <w:tbl>
      <w:tblPr>
        <w:tblStyle w:val="TableGrid"/>
        <w:tblW w:w="9797" w:type="dxa"/>
        <w:tblLook w:val="04A0" w:firstRow="1" w:lastRow="0" w:firstColumn="1" w:lastColumn="0" w:noHBand="0" w:noVBand="1"/>
        <w:tblPrChange w:id="446" w:author="Greg Landry" w:date="2019-02-06T16:23:00Z">
          <w:tblPr>
            <w:tblStyle w:val="TableGrid"/>
            <w:tblW w:w="0" w:type="auto"/>
            <w:tblLook w:val="04A0" w:firstRow="1" w:lastRow="0" w:firstColumn="1" w:lastColumn="0" w:noHBand="0" w:noVBand="1"/>
          </w:tblPr>
        </w:tblPrChange>
      </w:tblPr>
      <w:tblGrid>
        <w:gridCol w:w="1202"/>
        <w:gridCol w:w="3147"/>
        <w:gridCol w:w="5448"/>
        <w:tblGridChange w:id="447">
          <w:tblGrid>
            <w:gridCol w:w="981"/>
            <w:gridCol w:w="221"/>
            <w:gridCol w:w="2926"/>
            <w:gridCol w:w="221"/>
            <w:gridCol w:w="5227"/>
            <w:gridCol w:w="221"/>
          </w:tblGrid>
        </w:tblGridChange>
      </w:tblGrid>
      <w:tr w:rsidR="00EA1736" w:rsidRPr="007A3448" w14:paraId="6AE5B458" w14:textId="77777777" w:rsidTr="00221707">
        <w:trPr>
          <w:trPrChange w:id="448" w:author="Greg Landry" w:date="2019-02-06T16:23:00Z">
            <w:trPr>
              <w:gridAfter w:val="0"/>
            </w:trPr>
          </w:trPrChange>
        </w:trPr>
        <w:tc>
          <w:tcPr>
            <w:tcW w:w="1202" w:type="dxa"/>
            <w:tcPrChange w:id="449" w:author="Greg Landry" w:date="2019-02-06T16:23:00Z">
              <w:tcPr>
                <w:tcW w:w="521" w:type="dxa"/>
              </w:tcPr>
            </w:tcPrChange>
          </w:tcPr>
          <w:p w14:paraId="1A744F9B" w14:textId="77777777" w:rsidR="00EA1736" w:rsidRPr="00E21F47" w:rsidRDefault="00EA1736" w:rsidP="00C6331A">
            <w:pPr>
              <w:jc w:val="center"/>
              <w:rPr>
                <w:b/>
                <w:sz w:val="18"/>
              </w:rPr>
            </w:pPr>
            <w:r w:rsidRPr="00E21F47">
              <w:rPr>
                <w:b/>
                <w:sz w:val="18"/>
              </w:rPr>
              <w:t>#</w:t>
            </w:r>
          </w:p>
        </w:tc>
        <w:tc>
          <w:tcPr>
            <w:tcW w:w="3147" w:type="dxa"/>
            <w:tcPrChange w:id="450" w:author="Greg Landry" w:date="2019-02-06T16:23:00Z">
              <w:tcPr>
                <w:tcW w:w="3392" w:type="dxa"/>
                <w:gridSpan w:val="2"/>
              </w:tcPr>
            </w:tcPrChange>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448" w:type="dxa"/>
            <w:tcPrChange w:id="451" w:author="Greg Landry" w:date="2019-02-06T16:23:00Z">
              <w:tcPr>
                <w:tcW w:w="5663" w:type="dxa"/>
                <w:gridSpan w:val="2"/>
              </w:tcPr>
            </w:tcPrChange>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rsidDel="00383191" w14:paraId="42F15EBB" w14:textId="0C07F7AB" w:rsidTr="00221707">
        <w:trPr>
          <w:del w:id="452" w:author="Greg Landry" w:date="2019-02-06T16:32:00Z"/>
          <w:trPrChange w:id="453" w:author="Greg Landry" w:date="2019-02-06T16:23:00Z">
            <w:trPr>
              <w:gridAfter w:val="0"/>
            </w:trPr>
          </w:trPrChange>
        </w:trPr>
        <w:tc>
          <w:tcPr>
            <w:tcW w:w="1202" w:type="dxa"/>
            <w:tcPrChange w:id="454" w:author="Greg Landry" w:date="2019-02-06T16:23:00Z">
              <w:tcPr>
                <w:tcW w:w="521" w:type="dxa"/>
              </w:tcPr>
            </w:tcPrChange>
          </w:tcPr>
          <w:p w14:paraId="09448650" w14:textId="18B76AB4" w:rsidR="00EA1736" w:rsidRPr="00E21F47" w:rsidDel="00383191" w:rsidRDefault="00EA1736" w:rsidP="00C6331A">
            <w:pPr>
              <w:rPr>
                <w:del w:id="455" w:author="Greg Landry" w:date="2019-02-06T16:32:00Z"/>
                <w:sz w:val="18"/>
              </w:rPr>
            </w:pPr>
            <w:del w:id="456" w:author="Greg Landry" w:date="2019-02-06T16:32:00Z">
              <w:r w:rsidRPr="00E21F47" w:rsidDel="00383191">
                <w:rPr>
                  <w:sz w:val="18"/>
                </w:rPr>
                <w:delText>1</w:delText>
              </w:r>
            </w:del>
          </w:p>
        </w:tc>
        <w:tc>
          <w:tcPr>
            <w:tcW w:w="3147" w:type="dxa"/>
            <w:tcPrChange w:id="457" w:author="Greg Landry" w:date="2019-02-06T16:23:00Z">
              <w:tcPr>
                <w:tcW w:w="3392" w:type="dxa"/>
                <w:gridSpan w:val="2"/>
              </w:tcPr>
            </w:tcPrChange>
          </w:tcPr>
          <w:p w14:paraId="24E165BC" w14:textId="396C72C4" w:rsidR="00EA1736" w:rsidRPr="00E21F47" w:rsidDel="00383191" w:rsidRDefault="00EA1736" w:rsidP="00C6331A">
            <w:pPr>
              <w:rPr>
                <w:del w:id="458" w:author="Greg Landry" w:date="2019-02-06T16:32:00Z"/>
                <w:sz w:val="18"/>
              </w:rPr>
            </w:pPr>
            <w:del w:id="459" w:author="Greg Landry" w:date="2019-02-06T16:32:00Z">
              <w:r w:rsidRPr="00E21F47" w:rsidDel="00383191">
                <w:rPr>
                  <w:rFonts w:asciiTheme="minorHAnsi" w:hAnsiTheme="minorHAnsi"/>
                  <w:sz w:val="18"/>
                  <w:szCs w:val="22"/>
                </w:rPr>
                <w:delText xml:space="preserve">Create </w:delText>
              </w:r>
            </w:del>
            <w:del w:id="460" w:author="Greg Landry" w:date="2019-02-06T16:23:00Z">
              <w:r w:rsidRPr="00E21F47" w:rsidDel="002F0678">
                <w:rPr>
                  <w:rFonts w:asciiTheme="minorHAnsi" w:hAnsiTheme="minorHAnsi"/>
                  <w:sz w:val="18"/>
                  <w:szCs w:val="22"/>
                </w:rPr>
                <w:delText xml:space="preserve">the </w:delText>
              </w:r>
            </w:del>
            <w:del w:id="461" w:author="Greg Landry" w:date="2019-02-06T16:32:00Z">
              <w:r w:rsidRPr="00E21F47" w:rsidDel="00383191">
                <w:rPr>
                  <w:rFonts w:asciiTheme="minorHAnsi" w:hAnsiTheme="minorHAnsi"/>
                  <w:sz w:val="18"/>
                  <w:szCs w:val="22"/>
                </w:rPr>
                <w:delText>Socket</w:delText>
              </w:r>
            </w:del>
          </w:p>
        </w:tc>
        <w:tc>
          <w:tcPr>
            <w:tcW w:w="5448" w:type="dxa"/>
            <w:tcPrChange w:id="462" w:author="Greg Landry" w:date="2019-02-06T16:23:00Z">
              <w:tcPr>
                <w:tcW w:w="5663" w:type="dxa"/>
                <w:gridSpan w:val="2"/>
              </w:tcPr>
            </w:tcPrChange>
          </w:tcPr>
          <w:p w14:paraId="76089963" w14:textId="71BD7394" w:rsidR="00EA1736" w:rsidRPr="00E21F47" w:rsidDel="00383191" w:rsidRDefault="00EA1736" w:rsidP="00C6331A">
            <w:pPr>
              <w:rPr>
                <w:del w:id="463" w:author="Greg Landry" w:date="2019-02-06T16:32:00Z"/>
                <w:sz w:val="18"/>
              </w:rPr>
            </w:pPr>
            <w:del w:id="464" w:author="Greg Landry" w:date="2019-02-06T16:32:00Z">
              <w:r w:rsidRPr="00E21F47" w:rsidDel="00383191">
                <w:rPr>
                  <w:rFonts w:asciiTheme="minorHAnsi" w:hAnsiTheme="minorHAnsi"/>
                  <w:sz w:val="18"/>
                  <w:szCs w:val="22"/>
                </w:rPr>
                <w:delText>wiced_tcp_create_socket(&amp;socket, INTERFACE);</w:delText>
              </w:r>
            </w:del>
          </w:p>
        </w:tc>
      </w:tr>
      <w:tr w:rsidR="00EA1736" w:rsidRPr="007A3448" w:rsidDel="00383191" w14:paraId="236BC2D4" w14:textId="09AFD7EC" w:rsidTr="00221707">
        <w:trPr>
          <w:del w:id="465" w:author="Greg Landry" w:date="2019-02-06T16:32:00Z"/>
          <w:trPrChange w:id="466" w:author="Greg Landry" w:date="2019-02-06T16:23:00Z">
            <w:trPr>
              <w:gridAfter w:val="0"/>
            </w:trPr>
          </w:trPrChange>
        </w:trPr>
        <w:tc>
          <w:tcPr>
            <w:tcW w:w="1202" w:type="dxa"/>
            <w:tcPrChange w:id="467" w:author="Greg Landry" w:date="2019-02-06T16:23:00Z">
              <w:tcPr>
                <w:tcW w:w="521" w:type="dxa"/>
              </w:tcPr>
            </w:tcPrChange>
          </w:tcPr>
          <w:p w14:paraId="40CBF7D6" w14:textId="372075A3" w:rsidR="00EA1736" w:rsidRPr="00E21F47" w:rsidDel="00383191" w:rsidRDefault="00EA1736" w:rsidP="00C6331A">
            <w:pPr>
              <w:rPr>
                <w:del w:id="468" w:author="Greg Landry" w:date="2019-02-06T16:32:00Z"/>
                <w:sz w:val="18"/>
              </w:rPr>
            </w:pPr>
            <w:del w:id="469" w:author="Greg Landry" w:date="2019-02-06T16:32:00Z">
              <w:r w:rsidRPr="00E21F47" w:rsidDel="00383191">
                <w:rPr>
                  <w:sz w:val="18"/>
                </w:rPr>
                <w:delText>2</w:delText>
              </w:r>
            </w:del>
          </w:p>
        </w:tc>
        <w:tc>
          <w:tcPr>
            <w:tcW w:w="3147" w:type="dxa"/>
            <w:tcPrChange w:id="470" w:author="Greg Landry" w:date="2019-02-06T16:23:00Z">
              <w:tcPr>
                <w:tcW w:w="3392" w:type="dxa"/>
                <w:gridSpan w:val="2"/>
              </w:tcPr>
            </w:tcPrChange>
          </w:tcPr>
          <w:p w14:paraId="6BEFA6A7" w14:textId="087BBF03" w:rsidR="00EA1736" w:rsidRPr="00E21F47" w:rsidDel="00383191" w:rsidRDefault="00EA1736" w:rsidP="00C6331A">
            <w:pPr>
              <w:rPr>
                <w:del w:id="471" w:author="Greg Landry" w:date="2019-02-06T16:32:00Z"/>
                <w:sz w:val="18"/>
              </w:rPr>
            </w:pPr>
            <w:del w:id="472" w:author="Greg Landry" w:date="2019-02-06T16:32:00Z">
              <w:r w:rsidRPr="00E21F47" w:rsidDel="00383191">
                <w:rPr>
                  <w:rFonts w:asciiTheme="minorHAnsi" w:hAnsiTheme="minorHAnsi"/>
                  <w:sz w:val="18"/>
                  <w:szCs w:val="22"/>
                </w:rPr>
                <w:delText>Attach the Socket to Port</w:delText>
              </w:r>
            </w:del>
          </w:p>
        </w:tc>
        <w:tc>
          <w:tcPr>
            <w:tcW w:w="5448" w:type="dxa"/>
            <w:tcPrChange w:id="473" w:author="Greg Landry" w:date="2019-02-06T16:23:00Z">
              <w:tcPr>
                <w:tcW w:w="5663" w:type="dxa"/>
                <w:gridSpan w:val="2"/>
              </w:tcPr>
            </w:tcPrChange>
          </w:tcPr>
          <w:p w14:paraId="63D953AB" w14:textId="77B22E87" w:rsidR="00EA1736" w:rsidRPr="00E21F47" w:rsidDel="00383191" w:rsidRDefault="00EA1736" w:rsidP="00C6331A">
            <w:pPr>
              <w:rPr>
                <w:del w:id="474" w:author="Greg Landry" w:date="2019-02-06T16:32:00Z"/>
                <w:sz w:val="18"/>
              </w:rPr>
            </w:pPr>
            <w:del w:id="475" w:author="Greg Landry" w:date="2019-02-06T16:32:00Z">
              <w:r w:rsidRPr="00E21F47" w:rsidDel="00383191">
                <w:rPr>
                  <w:rFonts w:asciiTheme="minorHAnsi" w:hAnsiTheme="minorHAnsi"/>
                  <w:sz w:val="18"/>
                  <w:szCs w:val="22"/>
                </w:rPr>
                <w:delText>wiced_tcp_listen( &amp;socket, TCP_SERVER_</w:delText>
              </w:r>
            </w:del>
            <w:del w:id="476" w:author="Greg Landry" w:date="2019-02-06T16:23:00Z">
              <w:r w:rsidRPr="00E21F47" w:rsidDel="00221707">
                <w:rPr>
                  <w:rFonts w:asciiTheme="minorHAnsi" w:hAnsiTheme="minorHAnsi"/>
                  <w:sz w:val="18"/>
                  <w:szCs w:val="22"/>
                </w:rPr>
                <w:delText>IN</w:delText>
              </w:r>
            </w:del>
            <w:del w:id="477" w:author="Greg Landry" w:date="2019-02-06T16:32:00Z">
              <w:r w:rsidRPr="00E21F47" w:rsidDel="00383191">
                <w:rPr>
                  <w:rFonts w:asciiTheme="minorHAnsi" w:hAnsiTheme="minorHAnsi"/>
                  <w:sz w:val="18"/>
                  <w:szCs w:val="22"/>
                </w:rPr>
                <w:delText>SECURE_LISTEN_PORT );</w:delText>
              </w:r>
            </w:del>
          </w:p>
        </w:tc>
      </w:tr>
      <w:tr w:rsidR="00EA1736" w:rsidRPr="007A3448" w:rsidDel="00CC0526" w14:paraId="36B4D431" w14:textId="030636B2" w:rsidTr="00221707">
        <w:trPr>
          <w:del w:id="478" w:author="Greg Landry" w:date="2019-02-06T16:19:00Z"/>
          <w:trPrChange w:id="479" w:author="Greg Landry" w:date="2019-02-06T16:23:00Z">
            <w:trPr>
              <w:gridAfter w:val="0"/>
            </w:trPr>
          </w:trPrChange>
        </w:trPr>
        <w:tc>
          <w:tcPr>
            <w:tcW w:w="1202" w:type="dxa"/>
            <w:tcPrChange w:id="480" w:author="Greg Landry" w:date="2019-02-06T16:23:00Z">
              <w:tcPr>
                <w:tcW w:w="521" w:type="dxa"/>
              </w:tcPr>
            </w:tcPrChange>
          </w:tcPr>
          <w:p w14:paraId="781E1495" w14:textId="48C9FCD5" w:rsidR="00EA1736" w:rsidRPr="00E21F47" w:rsidDel="00CC0526" w:rsidRDefault="00EA1736" w:rsidP="00C6331A">
            <w:pPr>
              <w:rPr>
                <w:del w:id="481" w:author="Greg Landry" w:date="2019-02-06T16:19:00Z"/>
                <w:sz w:val="18"/>
              </w:rPr>
            </w:pPr>
            <w:del w:id="482" w:author="Greg Landry" w:date="2019-02-06T16:19:00Z">
              <w:r w:rsidRPr="00E21F47" w:rsidDel="00CC0526">
                <w:rPr>
                  <w:sz w:val="18"/>
                </w:rPr>
                <w:delText>3</w:delText>
              </w:r>
            </w:del>
          </w:p>
        </w:tc>
        <w:tc>
          <w:tcPr>
            <w:tcW w:w="3147" w:type="dxa"/>
            <w:tcPrChange w:id="483" w:author="Greg Landry" w:date="2019-02-06T16:23:00Z">
              <w:tcPr>
                <w:tcW w:w="3392" w:type="dxa"/>
                <w:gridSpan w:val="2"/>
              </w:tcPr>
            </w:tcPrChange>
          </w:tcPr>
          <w:p w14:paraId="3508829A" w14:textId="01CE8E74" w:rsidR="00EA1736" w:rsidRPr="00E21F47" w:rsidDel="00CC0526" w:rsidRDefault="00EA1736" w:rsidP="00C6331A">
            <w:pPr>
              <w:rPr>
                <w:del w:id="484" w:author="Greg Landry" w:date="2019-02-06T16:19:00Z"/>
                <w:sz w:val="18"/>
              </w:rPr>
            </w:pPr>
            <w:del w:id="485" w:author="Greg Landry" w:date="2019-02-06T16:19:00Z">
              <w:r w:rsidRPr="00E21F47" w:rsidDel="00CC0526">
                <w:rPr>
                  <w:sz w:val="18"/>
                </w:rPr>
                <w:delText>Read the server</w:delText>
              </w:r>
              <w:r w:rsidR="004C32A8" w:rsidDel="00CC0526">
                <w:rPr>
                  <w:sz w:val="18"/>
                </w:rPr>
                <w:delText>'</w:delText>
              </w:r>
              <w:r w:rsidDel="00CC0526">
                <w:rPr>
                  <w:sz w:val="18"/>
                </w:rPr>
                <w:delText>s</w:delText>
              </w:r>
              <w:r w:rsidRPr="00E21F47" w:rsidDel="00CC0526">
                <w:rPr>
                  <w:sz w:val="18"/>
                </w:rPr>
                <w:delText xml:space="preserve"> certificate from the security section of the DCT into RAM (method 1)</w:delText>
              </w:r>
            </w:del>
          </w:p>
        </w:tc>
        <w:tc>
          <w:tcPr>
            <w:tcW w:w="5448" w:type="dxa"/>
            <w:tcPrChange w:id="486" w:author="Greg Landry" w:date="2019-02-06T16:23:00Z">
              <w:tcPr>
                <w:tcW w:w="5663" w:type="dxa"/>
                <w:gridSpan w:val="2"/>
              </w:tcPr>
            </w:tcPrChange>
          </w:tcPr>
          <w:p w14:paraId="22872C22" w14:textId="50F285DC" w:rsidR="00EA1736" w:rsidRPr="00E21F47" w:rsidDel="00CC0526" w:rsidRDefault="00EA1736" w:rsidP="00C6331A">
            <w:pPr>
              <w:rPr>
                <w:del w:id="487" w:author="Greg Landry" w:date="2019-02-06T16:19:00Z"/>
                <w:sz w:val="18"/>
              </w:rPr>
            </w:pPr>
            <w:del w:id="488" w:author="Greg Landry" w:date="2019-02-06T16:19:00Z">
              <w:r w:rsidRPr="00E21F47" w:rsidDel="00CC0526">
                <w:rPr>
                  <w:rFonts w:asciiTheme="minorHAnsi" w:hAnsiTheme="minorHAnsi"/>
                  <w:sz w:val="18"/>
                  <w:szCs w:val="22"/>
                </w:rPr>
                <w:delText>wiced_dct_read_lock( (</w:delText>
              </w:r>
              <w:r w:rsidRPr="00E21F47" w:rsidDel="00CC0526">
                <w:rPr>
                  <w:rFonts w:asciiTheme="minorHAnsi" w:hAnsiTheme="minorHAnsi"/>
                  <w:color w:val="931A68"/>
                  <w:sz w:val="18"/>
                  <w:szCs w:val="22"/>
                </w:rPr>
                <w:delText>void</w:delText>
              </w:r>
              <w:r w:rsidRPr="00E21F47" w:rsidDel="00CC0526">
                <w:rPr>
                  <w:rFonts w:asciiTheme="minorHAnsi" w:hAnsiTheme="minorHAnsi"/>
                  <w:sz w:val="18"/>
                  <w:szCs w:val="22"/>
                </w:rPr>
                <w:delText xml:space="preserve">**) &amp;dct_security, </w:delText>
              </w:r>
              <w:r w:rsidRPr="00E21F47" w:rsidDel="00CC0526">
                <w:rPr>
                  <w:rFonts w:asciiTheme="minorHAnsi" w:hAnsiTheme="minorHAnsi"/>
                  <w:color w:val="0326CC"/>
                  <w:sz w:val="18"/>
                  <w:szCs w:val="22"/>
                </w:rPr>
                <w:delText>WICED_FALSE</w:delText>
              </w:r>
              <w:r w:rsidRPr="00E21F47" w:rsidDel="00CC0526">
                <w:rPr>
                  <w:rFonts w:asciiTheme="minorHAnsi" w:hAnsiTheme="minorHAnsi"/>
                  <w:sz w:val="18"/>
                  <w:szCs w:val="22"/>
                </w:rPr>
                <w:delText xml:space="preserve">, </w:delText>
              </w:r>
              <w:r w:rsidRPr="00E21F47" w:rsidDel="00CC0526">
                <w:rPr>
                  <w:rFonts w:asciiTheme="minorHAnsi" w:hAnsiTheme="minorHAnsi"/>
                  <w:color w:val="0326CC"/>
                  <w:sz w:val="18"/>
                  <w:szCs w:val="22"/>
                </w:rPr>
                <w:delText>DCT_SECURITY_SECTION</w:delText>
              </w:r>
              <w:r w:rsidRPr="00E21F47" w:rsidDel="00CC0526">
                <w:rPr>
                  <w:rFonts w:asciiTheme="minorHAnsi" w:hAnsiTheme="minorHAnsi"/>
                  <w:sz w:val="18"/>
                  <w:szCs w:val="22"/>
                </w:rPr>
                <w:delText xml:space="preserve">, 0, </w:delText>
              </w:r>
              <w:r w:rsidRPr="00E21F47" w:rsidDel="00CC0526">
                <w:rPr>
                  <w:rFonts w:asciiTheme="minorHAnsi" w:hAnsiTheme="minorHAnsi"/>
                  <w:color w:val="931A68"/>
                  <w:sz w:val="18"/>
                  <w:szCs w:val="22"/>
                </w:rPr>
                <w:delText>sizeof</w:delText>
              </w:r>
              <w:r w:rsidRPr="00E21F47" w:rsidDel="00CC0526">
                <w:rPr>
                  <w:rFonts w:asciiTheme="minorHAnsi" w:hAnsiTheme="minorHAnsi"/>
                  <w:sz w:val="18"/>
                  <w:szCs w:val="22"/>
                </w:rPr>
                <w:delText>( *dct_security ) );</w:delText>
              </w:r>
            </w:del>
          </w:p>
        </w:tc>
      </w:tr>
      <w:tr w:rsidR="00EA1736" w:rsidRPr="007A3448" w:rsidDel="00CC0526" w14:paraId="107C8EAA" w14:textId="5C34CD52" w:rsidTr="00221707">
        <w:trPr>
          <w:del w:id="489" w:author="Greg Landry" w:date="2019-02-06T16:19:00Z"/>
          <w:trPrChange w:id="490" w:author="Greg Landry" w:date="2019-02-06T16:23:00Z">
            <w:trPr>
              <w:gridAfter w:val="0"/>
            </w:trPr>
          </w:trPrChange>
        </w:trPr>
        <w:tc>
          <w:tcPr>
            <w:tcW w:w="1202" w:type="dxa"/>
            <w:tcPrChange w:id="491" w:author="Greg Landry" w:date="2019-02-06T16:23:00Z">
              <w:tcPr>
                <w:tcW w:w="521" w:type="dxa"/>
              </w:tcPr>
            </w:tcPrChange>
          </w:tcPr>
          <w:p w14:paraId="523D2C59" w14:textId="206D021D" w:rsidR="00EA1736" w:rsidRPr="00E21F47" w:rsidDel="00CC0526" w:rsidRDefault="00EA1736" w:rsidP="00C6331A">
            <w:pPr>
              <w:rPr>
                <w:del w:id="492" w:author="Greg Landry" w:date="2019-02-06T16:19:00Z"/>
                <w:sz w:val="18"/>
              </w:rPr>
            </w:pPr>
            <w:del w:id="493" w:author="Greg Landry" w:date="2019-02-06T16:19:00Z">
              <w:r w:rsidRPr="00E21F47" w:rsidDel="00CC0526">
                <w:rPr>
                  <w:sz w:val="18"/>
                </w:rPr>
                <w:delText>4</w:delText>
              </w:r>
            </w:del>
          </w:p>
        </w:tc>
        <w:tc>
          <w:tcPr>
            <w:tcW w:w="3147" w:type="dxa"/>
            <w:tcPrChange w:id="494" w:author="Greg Landry" w:date="2019-02-06T16:23:00Z">
              <w:tcPr>
                <w:tcW w:w="3392" w:type="dxa"/>
                <w:gridSpan w:val="2"/>
              </w:tcPr>
            </w:tcPrChange>
          </w:tcPr>
          <w:p w14:paraId="0FDB364A" w14:textId="0BDA081A" w:rsidR="00EA1736" w:rsidRPr="00E21F47" w:rsidDel="00CC0526" w:rsidRDefault="00EA1736" w:rsidP="00C6331A">
            <w:pPr>
              <w:rPr>
                <w:del w:id="495" w:author="Greg Landry" w:date="2019-02-06T16:19:00Z"/>
                <w:sz w:val="18"/>
              </w:rPr>
            </w:pPr>
            <w:del w:id="496" w:author="Greg Landry" w:date="2019-02-06T16:19:00Z">
              <w:r w:rsidRPr="00E21F47" w:rsidDel="00CC0526">
                <w:rPr>
                  <w:sz w:val="18"/>
                </w:rPr>
                <w:delText xml:space="preserve">Read the </w:delText>
              </w:r>
              <w:r w:rsidDel="00CC0526">
                <w:rPr>
                  <w:sz w:val="18"/>
                </w:rPr>
                <w:delText>certificate for the authority that signed for the client</w:delText>
              </w:r>
              <w:r w:rsidRPr="00E21F47" w:rsidDel="00CC0526">
                <w:rPr>
                  <w:sz w:val="18"/>
                </w:rPr>
                <w:delText xml:space="preserve"> from the resources filesystem (method 2) (only if you are going to verify the client</w:delText>
              </w:r>
              <w:r w:rsidR="004C32A8" w:rsidDel="00CC0526">
                <w:rPr>
                  <w:sz w:val="18"/>
                </w:rPr>
                <w:delText>'</w:delText>
              </w:r>
              <w:r w:rsidRPr="00E21F47" w:rsidDel="00CC0526">
                <w:rPr>
                  <w:sz w:val="18"/>
                </w:rPr>
                <w:delText>s certificate)</w:delText>
              </w:r>
            </w:del>
          </w:p>
        </w:tc>
        <w:tc>
          <w:tcPr>
            <w:tcW w:w="5448" w:type="dxa"/>
            <w:tcPrChange w:id="497" w:author="Greg Landry" w:date="2019-02-06T16:23:00Z">
              <w:tcPr>
                <w:tcW w:w="5663" w:type="dxa"/>
                <w:gridSpan w:val="2"/>
              </w:tcPr>
            </w:tcPrChange>
          </w:tcPr>
          <w:p w14:paraId="67BE7432" w14:textId="7D23A9C4" w:rsidR="00EA1736" w:rsidRPr="00E21F47" w:rsidDel="00CC0526" w:rsidRDefault="00EA1736" w:rsidP="00C6331A">
            <w:pPr>
              <w:rPr>
                <w:del w:id="498" w:author="Greg Landry" w:date="2019-02-06T16:19:00Z"/>
                <w:sz w:val="18"/>
              </w:rPr>
            </w:pPr>
            <w:del w:id="499" w:author="Greg Landry" w:date="2019-02-06T16:19:00Z">
              <w:r w:rsidRPr="009F6DB9" w:rsidDel="00CC0526">
                <w:rPr>
                  <w:sz w:val="18"/>
                </w:rPr>
                <w:delText>resource_get_readonly_buffer( &amp;resources_apps_DIR_</w:delText>
              </w:r>
              <w:r w:rsidDel="00CC0526">
                <w:rPr>
                  <w:sz w:val="18"/>
                </w:rPr>
                <w:delText>clientroot</w:delText>
              </w:r>
              <w:r w:rsidRPr="009F6DB9" w:rsidDel="00CC0526">
                <w:rPr>
                  <w:sz w:val="18"/>
                </w:rPr>
                <w:delText>cer_pem, 0, 2048, &amp;size_out, (</w:delText>
              </w:r>
              <w:r w:rsidRPr="009F6DB9" w:rsidDel="00CC0526">
                <w:rPr>
                  <w:color w:val="931A68"/>
                  <w:sz w:val="18"/>
                </w:rPr>
                <w:delText>const</w:delText>
              </w:r>
              <w:r w:rsidRPr="009F6DB9" w:rsidDel="00CC0526">
                <w:rPr>
                  <w:sz w:val="18"/>
                </w:rPr>
                <w:delText xml:space="preserve"> </w:delText>
              </w:r>
              <w:r w:rsidRPr="009F6DB9" w:rsidDel="00CC0526">
                <w:rPr>
                  <w:color w:val="931A68"/>
                  <w:sz w:val="18"/>
                </w:rPr>
                <w:delText>void</w:delText>
              </w:r>
              <w:r w:rsidRPr="009F6DB9" w:rsidDel="00CC0526">
                <w:rPr>
                  <w:sz w:val="18"/>
                </w:rPr>
                <w:delText xml:space="preserve"> **) &amp;security );</w:delText>
              </w:r>
            </w:del>
          </w:p>
        </w:tc>
      </w:tr>
      <w:tr w:rsidR="00EA1736" w:rsidRPr="007A3448" w:rsidDel="00221707" w14:paraId="36EB6D78" w14:textId="11981C5B" w:rsidTr="00221707">
        <w:trPr>
          <w:del w:id="500" w:author="Greg Landry" w:date="2019-02-06T16:28:00Z"/>
          <w:trPrChange w:id="501" w:author="Greg Landry" w:date="2019-02-06T16:23:00Z">
            <w:trPr>
              <w:gridAfter w:val="0"/>
            </w:trPr>
          </w:trPrChange>
        </w:trPr>
        <w:tc>
          <w:tcPr>
            <w:tcW w:w="1202" w:type="dxa"/>
            <w:tcPrChange w:id="502" w:author="Greg Landry" w:date="2019-02-06T16:23:00Z">
              <w:tcPr>
                <w:tcW w:w="521" w:type="dxa"/>
              </w:tcPr>
            </w:tcPrChange>
          </w:tcPr>
          <w:p w14:paraId="1579C3D6" w14:textId="49414882" w:rsidR="00EA1736" w:rsidRPr="00E21F47" w:rsidDel="00221707" w:rsidRDefault="00EA1736" w:rsidP="00C6331A">
            <w:pPr>
              <w:rPr>
                <w:del w:id="503" w:author="Greg Landry" w:date="2019-02-06T16:28:00Z"/>
                <w:sz w:val="18"/>
              </w:rPr>
            </w:pPr>
            <w:del w:id="504" w:author="Greg Landry" w:date="2019-02-06T16:28:00Z">
              <w:r w:rsidRPr="00E21F47" w:rsidDel="00221707">
                <w:rPr>
                  <w:sz w:val="18"/>
                </w:rPr>
                <w:delText>5</w:delText>
              </w:r>
            </w:del>
          </w:p>
        </w:tc>
        <w:tc>
          <w:tcPr>
            <w:tcW w:w="3147" w:type="dxa"/>
            <w:tcPrChange w:id="505" w:author="Greg Landry" w:date="2019-02-06T16:23:00Z">
              <w:tcPr>
                <w:tcW w:w="3392" w:type="dxa"/>
                <w:gridSpan w:val="2"/>
              </w:tcPr>
            </w:tcPrChange>
          </w:tcPr>
          <w:p w14:paraId="7B5AA56E" w14:textId="55569A23" w:rsidR="00EA1736" w:rsidRPr="00E21F47" w:rsidDel="00221707" w:rsidRDefault="00EA1736" w:rsidP="00C6331A">
            <w:pPr>
              <w:rPr>
                <w:del w:id="506" w:author="Greg Landry" w:date="2019-02-06T16:28:00Z"/>
                <w:sz w:val="18"/>
              </w:rPr>
            </w:pPr>
            <w:del w:id="507" w:author="Greg Landry" w:date="2019-02-06T16:28:00Z">
              <w:r w:rsidRPr="00E21F47" w:rsidDel="00221707">
                <w:rPr>
                  <w:rFonts w:asciiTheme="minorHAnsi" w:hAnsiTheme="minorHAnsi"/>
                  <w:sz w:val="18"/>
                  <w:szCs w:val="22"/>
                </w:rPr>
                <w:delText xml:space="preserve">Initialize a TLS Identity </w:delText>
              </w:r>
              <w:r w:rsidRPr="00E21F47" w:rsidDel="00221707">
                <w:rPr>
                  <w:sz w:val="18"/>
                </w:rPr>
                <w:delText>with the server</w:delText>
              </w:r>
              <w:r w:rsidR="004C32A8" w:rsidDel="00221707">
                <w:rPr>
                  <w:sz w:val="18"/>
                </w:rPr>
                <w:delText>'</w:delText>
              </w:r>
              <w:r w:rsidRPr="00E21F47" w:rsidDel="00221707">
                <w:rPr>
                  <w:sz w:val="18"/>
                </w:rPr>
                <w:delText>s certificate and the private key</w:delText>
              </w:r>
            </w:del>
          </w:p>
        </w:tc>
        <w:tc>
          <w:tcPr>
            <w:tcW w:w="5448" w:type="dxa"/>
            <w:tcPrChange w:id="508" w:author="Greg Landry" w:date="2019-02-06T16:23:00Z">
              <w:tcPr>
                <w:tcW w:w="5663" w:type="dxa"/>
                <w:gridSpan w:val="2"/>
              </w:tcPr>
            </w:tcPrChange>
          </w:tcPr>
          <w:p w14:paraId="5F89721B" w14:textId="21DF60FA" w:rsidR="00EA1736" w:rsidRPr="00E21F47" w:rsidDel="00221707" w:rsidRDefault="00EA1736" w:rsidP="00C6331A">
            <w:pPr>
              <w:rPr>
                <w:del w:id="509" w:author="Greg Landry" w:date="2019-02-06T16:28:00Z"/>
                <w:sz w:val="18"/>
              </w:rPr>
            </w:pPr>
            <w:del w:id="510" w:author="Greg Landry" w:date="2019-02-06T16:28:00Z">
              <w:r w:rsidRPr="00E21F47" w:rsidDel="00221707">
                <w:rPr>
                  <w:rFonts w:asciiTheme="minorHAnsi" w:hAnsiTheme="minorHAnsi"/>
                  <w:sz w:val="18"/>
                  <w:szCs w:val="22"/>
                </w:rPr>
                <w:delText>wiced_tls_init_identity( &amp;tls_identity, dct_security-&gt;</w:delText>
              </w:r>
              <w:r w:rsidRPr="00E21F47" w:rsidDel="00221707">
                <w:rPr>
                  <w:rFonts w:asciiTheme="minorHAnsi" w:hAnsiTheme="minorHAnsi"/>
                  <w:color w:val="0326CC"/>
                  <w:sz w:val="18"/>
                  <w:szCs w:val="22"/>
                </w:rPr>
                <w:delText>private_key</w:delText>
              </w:r>
              <w:r w:rsidRPr="00E21F47" w:rsidDel="00221707">
                <w:rPr>
                  <w:rFonts w:asciiTheme="minorHAnsi" w:hAnsiTheme="minorHAnsi"/>
                  <w:sz w:val="18"/>
                  <w:szCs w:val="22"/>
                </w:rPr>
                <w:delText>, strlen( dct_security-&gt;</w:delText>
              </w:r>
              <w:r w:rsidRPr="00E21F47" w:rsidDel="00221707">
                <w:rPr>
                  <w:rFonts w:asciiTheme="minorHAnsi" w:hAnsiTheme="minorHAnsi"/>
                  <w:color w:val="0326CC"/>
                  <w:sz w:val="18"/>
                  <w:szCs w:val="22"/>
                </w:rPr>
                <w:delText>private_key</w:delText>
              </w:r>
              <w:r w:rsidRPr="00E21F47" w:rsidDel="00221707">
                <w:rPr>
                  <w:rFonts w:asciiTheme="minorHAnsi" w:hAnsiTheme="minorHAnsi"/>
                  <w:sz w:val="18"/>
                  <w:szCs w:val="22"/>
                </w:rPr>
                <w:delText xml:space="preserve"> ), (</w:delText>
              </w:r>
              <w:r w:rsidRPr="00E21F47" w:rsidDel="00221707">
                <w:rPr>
                  <w:rFonts w:asciiTheme="minorHAnsi" w:hAnsiTheme="minorHAnsi"/>
                  <w:color w:val="006141"/>
                  <w:sz w:val="18"/>
                  <w:szCs w:val="22"/>
                </w:rPr>
                <w:delText>uint8_t</w:delText>
              </w:r>
              <w:r w:rsidRPr="00E21F47" w:rsidDel="00221707">
                <w:rPr>
                  <w:rFonts w:asciiTheme="minorHAnsi" w:hAnsiTheme="minorHAnsi"/>
                  <w:sz w:val="18"/>
                  <w:szCs w:val="22"/>
                </w:rPr>
                <w:delText>*) dct_security-&gt;</w:delText>
              </w:r>
              <w:r w:rsidRPr="00E21F47" w:rsidDel="00221707">
                <w:rPr>
                  <w:rFonts w:asciiTheme="minorHAnsi" w:hAnsiTheme="minorHAnsi"/>
                  <w:color w:val="0326CC"/>
                  <w:sz w:val="18"/>
                  <w:szCs w:val="22"/>
                </w:rPr>
                <w:delText>certificate</w:delText>
              </w:r>
              <w:r w:rsidRPr="00E21F47" w:rsidDel="00221707">
                <w:rPr>
                  <w:rFonts w:asciiTheme="minorHAnsi" w:hAnsiTheme="minorHAnsi"/>
                  <w:sz w:val="18"/>
                  <w:szCs w:val="22"/>
                </w:rPr>
                <w:delText>, strlen( dct_security-&gt;</w:delText>
              </w:r>
              <w:r w:rsidRPr="00E21F47" w:rsidDel="00221707">
                <w:rPr>
                  <w:rFonts w:asciiTheme="minorHAnsi" w:hAnsiTheme="minorHAnsi"/>
                  <w:color w:val="0326CC"/>
                  <w:sz w:val="18"/>
                  <w:szCs w:val="22"/>
                </w:rPr>
                <w:delText>certificate</w:delText>
              </w:r>
              <w:r w:rsidRPr="00E21F47" w:rsidDel="00221707">
                <w:rPr>
                  <w:rFonts w:asciiTheme="minorHAnsi" w:hAnsiTheme="minorHAnsi"/>
                  <w:sz w:val="18"/>
                  <w:szCs w:val="22"/>
                </w:rPr>
                <w:delText xml:space="preserve"> ) );</w:delText>
              </w:r>
            </w:del>
          </w:p>
        </w:tc>
      </w:tr>
      <w:tr w:rsidR="00EA1736" w:rsidRPr="007A3448" w14:paraId="5D3A6AA9" w14:textId="77777777" w:rsidTr="00221707">
        <w:trPr>
          <w:trPrChange w:id="511" w:author="Greg Landry" w:date="2019-02-06T16:23:00Z">
            <w:trPr>
              <w:gridAfter w:val="0"/>
            </w:trPr>
          </w:trPrChange>
        </w:trPr>
        <w:tc>
          <w:tcPr>
            <w:tcW w:w="1202" w:type="dxa"/>
            <w:tcPrChange w:id="512" w:author="Greg Landry" w:date="2019-02-06T16:23:00Z">
              <w:tcPr>
                <w:tcW w:w="521" w:type="dxa"/>
              </w:tcPr>
            </w:tcPrChange>
          </w:tcPr>
          <w:p w14:paraId="00D37182" w14:textId="76208B2A" w:rsidR="00EA1736" w:rsidRPr="00E21F47" w:rsidRDefault="00383191" w:rsidP="00C6331A">
            <w:pPr>
              <w:rPr>
                <w:sz w:val="18"/>
              </w:rPr>
            </w:pPr>
            <w:ins w:id="513" w:author="Greg Landry" w:date="2019-02-06T16:32:00Z">
              <w:r>
                <w:rPr>
                  <w:sz w:val="18"/>
                </w:rPr>
                <w:t>1</w:t>
              </w:r>
            </w:ins>
            <w:del w:id="514" w:author="Greg Landry" w:date="2019-02-06T16:28:00Z">
              <w:r w:rsidR="00EA1736" w:rsidRPr="00E21F47" w:rsidDel="00221707">
                <w:rPr>
                  <w:sz w:val="18"/>
                </w:rPr>
                <w:delText>6</w:delText>
              </w:r>
            </w:del>
            <w:ins w:id="515" w:author="Greg Landry" w:date="2019-02-06T16:28:00Z">
              <w:r w:rsidR="00221707">
                <w:rPr>
                  <w:sz w:val="18"/>
                </w:rPr>
                <w:t xml:space="preserve"> (new)</w:t>
              </w:r>
            </w:ins>
          </w:p>
        </w:tc>
        <w:tc>
          <w:tcPr>
            <w:tcW w:w="3147" w:type="dxa"/>
            <w:tcPrChange w:id="516" w:author="Greg Landry" w:date="2019-02-06T16:23:00Z">
              <w:tcPr>
                <w:tcW w:w="3392" w:type="dxa"/>
                <w:gridSpan w:val="2"/>
              </w:tcPr>
            </w:tcPrChange>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448" w:type="dxa"/>
            <w:tcPrChange w:id="517" w:author="Greg Landry" w:date="2019-02-06T16:23:00Z">
              <w:tcPr>
                <w:tcW w:w="5663" w:type="dxa"/>
                <w:gridSpan w:val="2"/>
              </w:tcPr>
            </w:tcPrChange>
          </w:tcPr>
          <w:p w14:paraId="4D762A8B" w14:textId="77777777" w:rsidR="00EA1736" w:rsidRPr="00E21F47" w:rsidRDefault="00EA1736" w:rsidP="00C6331A">
            <w:pPr>
              <w:rPr>
                <w:rFonts w:asciiTheme="minorHAnsi" w:hAnsiTheme="minorHAnsi"/>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494AFF8C" w14:textId="77777777" w:rsidR="00EA1736" w:rsidRPr="00E21F47" w:rsidRDefault="00EA1736" w:rsidP="00C6331A">
            <w:pPr>
              <w:rPr>
                <w:sz w:val="18"/>
              </w:rPr>
            </w:pPr>
          </w:p>
        </w:tc>
      </w:tr>
      <w:tr w:rsidR="00EA1736" w:rsidRPr="007A3448" w:rsidDel="00221707" w14:paraId="59C6AAA1" w14:textId="3895580B" w:rsidTr="00221707">
        <w:trPr>
          <w:del w:id="518" w:author="Greg Landry" w:date="2019-02-06T16:29:00Z"/>
          <w:trPrChange w:id="519" w:author="Greg Landry" w:date="2019-02-06T16:23:00Z">
            <w:trPr>
              <w:gridAfter w:val="0"/>
            </w:trPr>
          </w:trPrChange>
        </w:trPr>
        <w:tc>
          <w:tcPr>
            <w:tcW w:w="1202" w:type="dxa"/>
            <w:tcPrChange w:id="520" w:author="Greg Landry" w:date="2019-02-06T16:23:00Z">
              <w:tcPr>
                <w:tcW w:w="521" w:type="dxa"/>
              </w:tcPr>
            </w:tcPrChange>
          </w:tcPr>
          <w:p w14:paraId="251AB634" w14:textId="76840AAB" w:rsidR="00EA1736" w:rsidRPr="00E21F47" w:rsidDel="00221707" w:rsidRDefault="00EA1736" w:rsidP="00C6331A">
            <w:pPr>
              <w:rPr>
                <w:del w:id="521" w:author="Greg Landry" w:date="2019-02-06T16:29:00Z"/>
                <w:sz w:val="18"/>
              </w:rPr>
            </w:pPr>
            <w:del w:id="522" w:author="Greg Landry" w:date="2019-02-06T16:28:00Z">
              <w:r w:rsidRPr="00E21F47" w:rsidDel="00221707">
                <w:rPr>
                  <w:sz w:val="18"/>
                </w:rPr>
                <w:delText>7</w:delText>
              </w:r>
            </w:del>
          </w:p>
        </w:tc>
        <w:tc>
          <w:tcPr>
            <w:tcW w:w="3147" w:type="dxa"/>
            <w:tcPrChange w:id="523" w:author="Greg Landry" w:date="2019-02-06T16:23:00Z">
              <w:tcPr>
                <w:tcW w:w="3392" w:type="dxa"/>
                <w:gridSpan w:val="2"/>
              </w:tcPr>
            </w:tcPrChange>
          </w:tcPr>
          <w:p w14:paraId="0CCCB672" w14:textId="77DEA469" w:rsidR="00EA1736" w:rsidRPr="00E21F47" w:rsidDel="00221707" w:rsidRDefault="00EA1736" w:rsidP="00C6331A">
            <w:pPr>
              <w:rPr>
                <w:del w:id="524" w:author="Greg Landry" w:date="2019-02-06T16:29:00Z"/>
                <w:sz w:val="18"/>
              </w:rPr>
            </w:pPr>
            <w:del w:id="525" w:author="Greg Landry" w:date="2019-02-06T16:29:00Z">
              <w:r w:rsidRPr="00E21F47" w:rsidDel="00221707">
                <w:rPr>
                  <w:sz w:val="18"/>
                </w:rPr>
                <w:delText xml:space="preserve">Initialize the </w:delText>
              </w:r>
              <w:r w:rsidDel="00221707">
                <w:rPr>
                  <w:sz w:val="18"/>
                </w:rPr>
                <w:delText>c</w:delText>
              </w:r>
              <w:r w:rsidRPr="00E21F47" w:rsidDel="00221707">
                <w:rPr>
                  <w:sz w:val="18"/>
                </w:rPr>
                <w:delText>lient</w:delText>
              </w:r>
              <w:r w:rsidR="004C32A8" w:rsidDel="00221707">
                <w:rPr>
                  <w:sz w:val="18"/>
                </w:rPr>
                <w:delText>'</w:delText>
              </w:r>
              <w:r w:rsidDel="00221707">
                <w:rPr>
                  <w:sz w:val="18"/>
                </w:rPr>
                <w:delText>s root</w:delText>
              </w:r>
              <w:r w:rsidRPr="00E21F47" w:rsidDel="00221707">
                <w:rPr>
                  <w:sz w:val="18"/>
                </w:rPr>
                <w:delText xml:space="preserve"> </w:delText>
              </w:r>
              <w:r w:rsidDel="00221707">
                <w:rPr>
                  <w:sz w:val="18"/>
                </w:rPr>
                <w:delText>c</w:delText>
              </w:r>
              <w:r w:rsidRPr="00E21F47" w:rsidDel="00221707">
                <w:rPr>
                  <w:sz w:val="18"/>
                </w:rPr>
                <w:delText>ertificate (only if you are going to verify the client</w:delText>
              </w:r>
              <w:r w:rsidR="004C32A8" w:rsidDel="00221707">
                <w:rPr>
                  <w:sz w:val="18"/>
                </w:rPr>
                <w:delText>'</w:delText>
              </w:r>
              <w:r w:rsidRPr="00E21F47" w:rsidDel="00221707">
                <w:rPr>
                  <w:sz w:val="18"/>
                </w:rPr>
                <w:delText>s certificate)</w:delText>
              </w:r>
            </w:del>
          </w:p>
        </w:tc>
        <w:tc>
          <w:tcPr>
            <w:tcW w:w="5448" w:type="dxa"/>
            <w:tcPrChange w:id="526" w:author="Greg Landry" w:date="2019-02-06T16:23:00Z">
              <w:tcPr>
                <w:tcW w:w="5663" w:type="dxa"/>
                <w:gridSpan w:val="2"/>
              </w:tcPr>
            </w:tcPrChange>
          </w:tcPr>
          <w:p w14:paraId="247FE6D1" w14:textId="1B7D7F9D" w:rsidR="00EA1736" w:rsidRPr="00E21F47" w:rsidDel="00221707" w:rsidRDefault="00EA1736" w:rsidP="00C6331A">
            <w:pPr>
              <w:rPr>
                <w:del w:id="527" w:author="Greg Landry" w:date="2019-02-06T16:29:00Z"/>
                <w:sz w:val="18"/>
              </w:rPr>
            </w:pPr>
            <w:del w:id="528" w:author="Greg Landry" w:date="2019-02-06T16:29:00Z">
              <w:r w:rsidRPr="00E21F47" w:rsidDel="00221707">
                <w:rPr>
                  <w:sz w:val="18"/>
                </w:rPr>
                <w:delText>wiced_tls_init_root_ca_certificates(</w:delText>
              </w:r>
              <w:r w:rsidRPr="009F6DB9" w:rsidDel="00221707">
                <w:rPr>
                  <w:sz w:val="18"/>
                </w:rPr>
                <w:delText>security-&gt;</w:delText>
              </w:r>
              <w:r w:rsidRPr="009F6DB9" w:rsidDel="00221707">
                <w:rPr>
                  <w:color w:val="0326CC"/>
                  <w:sz w:val="18"/>
                </w:rPr>
                <w:delText>cert</w:delText>
              </w:r>
              <w:r w:rsidRPr="009F6DB9" w:rsidDel="00221707">
                <w:rPr>
                  <w:sz w:val="18"/>
                </w:rPr>
                <w:delText>, security-&gt;</w:delText>
              </w:r>
              <w:r w:rsidRPr="009F6DB9" w:rsidDel="00221707">
                <w:rPr>
                  <w:color w:val="0326CC"/>
                  <w:sz w:val="18"/>
                </w:rPr>
                <w:delText>cert_len</w:delText>
              </w:r>
              <w:r w:rsidRPr="00E21F47" w:rsidDel="00221707">
                <w:rPr>
                  <w:sz w:val="18"/>
                </w:rPr>
                <w:delText>);</w:delText>
              </w:r>
            </w:del>
          </w:p>
        </w:tc>
      </w:tr>
      <w:tr w:rsidR="00EA1736" w:rsidRPr="007A3448" w14:paraId="1FE5E354" w14:textId="77777777" w:rsidTr="00221707">
        <w:trPr>
          <w:trPrChange w:id="529" w:author="Greg Landry" w:date="2019-02-06T16:23:00Z">
            <w:trPr>
              <w:gridAfter w:val="0"/>
            </w:trPr>
          </w:trPrChange>
        </w:trPr>
        <w:tc>
          <w:tcPr>
            <w:tcW w:w="1202" w:type="dxa"/>
            <w:tcPrChange w:id="530" w:author="Greg Landry" w:date="2019-02-06T16:23:00Z">
              <w:tcPr>
                <w:tcW w:w="521" w:type="dxa"/>
              </w:tcPr>
            </w:tcPrChange>
          </w:tcPr>
          <w:p w14:paraId="358CC000" w14:textId="455891B0" w:rsidR="00EA1736" w:rsidRPr="00E21F47" w:rsidRDefault="00383191" w:rsidP="00C6331A">
            <w:pPr>
              <w:rPr>
                <w:sz w:val="18"/>
              </w:rPr>
            </w:pPr>
            <w:ins w:id="531" w:author="Greg Landry" w:date="2019-02-06T16:32:00Z">
              <w:r>
                <w:rPr>
                  <w:sz w:val="18"/>
                </w:rPr>
                <w:t>2</w:t>
              </w:r>
            </w:ins>
            <w:ins w:id="532" w:author="Greg Landry" w:date="2019-02-06T16:29:00Z">
              <w:r w:rsidR="00221707">
                <w:rPr>
                  <w:sz w:val="18"/>
                </w:rPr>
                <w:t xml:space="preserve"> (new)</w:t>
              </w:r>
            </w:ins>
            <w:del w:id="533" w:author="Greg Landry" w:date="2019-02-06T16:28:00Z">
              <w:r w:rsidR="00EA1736" w:rsidRPr="00E21F47" w:rsidDel="00221707">
                <w:rPr>
                  <w:sz w:val="18"/>
                </w:rPr>
                <w:delText>8</w:delText>
              </w:r>
            </w:del>
          </w:p>
        </w:tc>
        <w:tc>
          <w:tcPr>
            <w:tcW w:w="3147" w:type="dxa"/>
            <w:tcPrChange w:id="534" w:author="Greg Landry" w:date="2019-02-06T16:23:00Z">
              <w:tcPr>
                <w:tcW w:w="3392" w:type="dxa"/>
                <w:gridSpan w:val="2"/>
              </w:tcPr>
            </w:tcPrChange>
          </w:tcPr>
          <w:p w14:paraId="73AE8DD9" w14:textId="7ABD6C11" w:rsidR="00EA1736" w:rsidRPr="00E21F47" w:rsidRDefault="00EA1736" w:rsidP="00C6331A">
            <w:pPr>
              <w:rPr>
                <w:sz w:val="18"/>
              </w:rPr>
            </w:pPr>
            <w:r w:rsidRPr="00E21F47">
              <w:rPr>
                <w:rFonts w:asciiTheme="minorHAnsi" w:hAnsiTheme="minorHAnsi"/>
                <w:sz w:val="18"/>
                <w:szCs w:val="22"/>
              </w:rPr>
              <w:t xml:space="preserve">Enable TLS on </w:t>
            </w:r>
            <w:del w:id="535" w:author="Greg Landry" w:date="2019-02-06T16:36:00Z">
              <w:r w:rsidRPr="00E21F47" w:rsidDel="00383191">
                <w:rPr>
                  <w:rFonts w:asciiTheme="minorHAnsi" w:hAnsiTheme="minorHAnsi"/>
                  <w:sz w:val="18"/>
                  <w:szCs w:val="22"/>
                </w:rPr>
                <w:delText xml:space="preserve">that </w:delText>
              </w:r>
            </w:del>
            <w:ins w:id="536" w:author="Greg Landry" w:date="2019-02-06T16:36:00Z">
              <w:r w:rsidR="00383191">
                <w:rPr>
                  <w:rFonts w:asciiTheme="minorHAnsi" w:hAnsiTheme="minorHAnsi"/>
                  <w:sz w:val="18"/>
                  <w:szCs w:val="22"/>
                </w:rPr>
                <w:t>the</w:t>
              </w:r>
              <w:r w:rsidR="00383191" w:rsidRPr="00E21F47">
                <w:rPr>
                  <w:rFonts w:asciiTheme="minorHAnsi" w:hAnsiTheme="minorHAnsi"/>
                  <w:sz w:val="18"/>
                  <w:szCs w:val="22"/>
                </w:rPr>
                <w:t xml:space="preserve"> </w:t>
              </w:r>
            </w:ins>
            <w:r w:rsidRPr="00E21F47">
              <w:rPr>
                <w:rFonts w:asciiTheme="minorHAnsi" w:hAnsiTheme="minorHAnsi"/>
                <w:sz w:val="18"/>
                <w:szCs w:val="22"/>
              </w:rPr>
              <w:t>socket</w:t>
            </w:r>
          </w:p>
        </w:tc>
        <w:tc>
          <w:tcPr>
            <w:tcW w:w="5448" w:type="dxa"/>
            <w:tcPrChange w:id="537" w:author="Greg Landry" w:date="2019-02-06T16:23:00Z">
              <w:tcPr>
                <w:tcW w:w="5663" w:type="dxa"/>
                <w:gridSpan w:val="2"/>
              </w:tcPr>
            </w:tcPrChange>
          </w:tcPr>
          <w:p w14:paraId="0A84B379" w14:textId="2F07EC8E" w:rsidR="00EA1736" w:rsidRPr="00E21F47" w:rsidRDefault="00EA1736" w:rsidP="00C6331A">
            <w:pPr>
              <w:rPr>
                <w:sz w:val="18"/>
              </w:rPr>
            </w:pPr>
            <w:proofErr w:type="spellStart"/>
            <w:r w:rsidRPr="00E21F47">
              <w:rPr>
                <w:rFonts w:asciiTheme="minorHAnsi" w:hAnsiTheme="minorHAnsi"/>
                <w:sz w:val="18"/>
                <w:szCs w:val="22"/>
              </w:rPr>
              <w:t>wiced_tcp_enable_</w:t>
            </w:r>
            <w:proofErr w:type="gramStart"/>
            <w:r w:rsidRPr="00E21F47">
              <w:rPr>
                <w:rFonts w:asciiTheme="minorHAnsi" w:hAnsiTheme="minorHAnsi"/>
                <w:sz w:val="18"/>
                <w:szCs w:val="22"/>
              </w:rPr>
              <w:t>tls</w:t>
            </w:r>
            <w:proofErr w:type="spellEnd"/>
            <w:r w:rsidRPr="00E21F47">
              <w:rPr>
                <w:rFonts w:asciiTheme="minorHAnsi" w:hAnsiTheme="minorHAnsi"/>
                <w:sz w:val="18"/>
                <w:szCs w:val="22"/>
              </w:rPr>
              <w:t>(</w:t>
            </w:r>
            <w:proofErr w:type="gramEnd"/>
            <w:r w:rsidRPr="00E21F47">
              <w:rPr>
                <w:rFonts w:asciiTheme="minorHAnsi" w:hAnsiTheme="minorHAnsi"/>
                <w:sz w:val="18"/>
                <w:szCs w:val="22"/>
              </w:rPr>
              <w:t>&amp;socket,</w:t>
            </w:r>
            <w:ins w:id="538" w:author="Greg Landry" w:date="2019-02-06T16:34:00Z">
              <w:r w:rsidR="00383191">
                <w:rPr>
                  <w:rFonts w:asciiTheme="minorHAnsi" w:hAnsiTheme="minorHAnsi"/>
                  <w:sz w:val="18"/>
                  <w:szCs w:val="22"/>
                </w:rPr>
                <w:t xml:space="preserve"> </w:t>
              </w:r>
            </w:ins>
            <w:r w:rsidRPr="00E21F47">
              <w:rPr>
                <w:rFonts w:asciiTheme="minorHAnsi" w:hAnsiTheme="minorHAnsi"/>
                <w:sz w:val="18"/>
                <w:szCs w:val="22"/>
              </w:rPr>
              <w:t>&amp;</w:t>
            </w:r>
            <w:proofErr w:type="spellStart"/>
            <w:r w:rsidRPr="00E21F47">
              <w:rPr>
                <w:rFonts w:asciiTheme="minorHAnsi" w:hAnsiTheme="minorHAnsi"/>
                <w:sz w:val="18"/>
                <w:szCs w:val="22"/>
              </w:rPr>
              <w:t>tls_context</w:t>
            </w:r>
            <w:proofErr w:type="spellEnd"/>
            <w:r w:rsidRPr="00E21F47">
              <w:rPr>
                <w:rFonts w:asciiTheme="minorHAnsi" w:hAnsiTheme="minorHAnsi"/>
                <w:sz w:val="18"/>
                <w:szCs w:val="22"/>
              </w:rPr>
              <w:t xml:space="preserve">);  </w:t>
            </w:r>
          </w:p>
        </w:tc>
      </w:tr>
      <w:tr w:rsidR="00EA1736" w:rsidRPr="007A3448" w14:paraId="35DB5444" w14:textId="77777777" w:rsidTr="00221707">
        <w:trPr>
          <w:trHeight w:val="242"/>
          <w:trPrChange w:id="539" w:author="Greg Landry" w:date="2019-02-06T16:23:00Z">
            <w:trPr>
              <w:gridAfter w:val="0"/>
              <w:trHeight w:val="242"/>
            </w:trPr>
          </w:trPrChange>
        </w:trPr>
        <w:tc>
          <w:tcPr>
            <w:tcW w:w="1202" w:type="dxa"/>
            <w:tcPrChange w:id="540" w:author="Greg Landry" w:date="2019-02-06T16:23:00Z">
              <w:tcPr>
                <w:tcW w:w="521" w:type="dxa"/>
              </w:tcPr>
            </w:tcPrChange>
          </w:tcPr>
          <w:p w14:paraId="514ED419" w14:textId="5106BFFD" w:rsidR="00EA1736" w:rsidRPr="00E21F47" w:rsidDel="00997DCC" w:rsidRDefault="00383191" w:rsidP="00C6331A">
            <w:pPr>
              <w:rPr>
                <w:sz w:val="18"/>
              </w:rPr>
            </w:pPr>
            <w:ins w:id="541" w:author="Greg Landry" w:date="2019-02-06T16:32:00Z">
              <w:r>
                <w:rPr>
                  <w:sz w:val="18"/>
                </w:rPr>
                <w:t>3</w:t>
              </w:r>
            </w:ins>
            <w:del w:id="542" w:author="Greg Landry" w:date="2019-02-06T16:28:00Z">
              <w:r w:rsidR="00EA1736" w:rsidRPr="00E21F47" w:rsidDel="00221707">
                <w:rPr>
                  <w:sz w:val="18"/>
                </w:rPr>
                <w:delText>9</w:delText>
              </w:r>
            </w:del>
          </w:p>
        </w:tc>
        <w:tc>
          <w:tcPr>
            <w:tcW w:w="3147" w:type="dxa"/>
            <w:tcPrChange w:id="543" w:author="Greg Landry" w:date="2019-02-06T16:23:00Z">
              <w:tcPr>
                <w:tcW w:w="3392" w:type="dxa"/>
                <w:gridSpan w:val="2"/>
              </w:tcPr>
            </w:tcPrChange>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w:t>
            </w:r>
            <w:del w:id="544" w:author="Greg Landry" w:date="2019-02-06T16:29:00Z">
              <w:r w:rsidRPr="00E21F47" w:rsidDel="00221707">
                <w:rPr>
                  <w:rFonts w:asciiTheme="minorHAnsi" w:hAnsiTheme="minorHAnsi"/>
                  <w:sz w:val="18"/>
                  <w:szCs w:val="22"/>
                </w:rPr>
                <w:delText xml:space="preserve"> (same as non-TLS)</w:delText>
              </w:r>
            </w:del>
          </w:p>
        </w:tc>
        <w:tc>
          <w:tcPr>
            <w:tcW w:w="5448" w:type="dxa"/>
            <w:tcPrChange w:id="545" w:author="Greg Landry" w:date="2019-02-06T16:23:00Z">
              <w:tcPr>
                <w:tcW w:w="5663" w:type="dxa"/>
                <w:gridSpan w:val="2"/>
              </w:tcPr>
            </w:tcPrChange>
          </w:tcPr>
          <w:p w14:paraId="1CCB146D" w14:textId="27BA3ECC" w:rsidR="00EA1736" w:rsidRPr="00E21F47" w:rsidRDefault="00EA1736" w:rsidP="00C6331A">
            <w:pPr>
              <w:rPr>
                <w:sz w:val="18"/>
              </w:rPr>
            </w:pPr>
            <w:proofErr w:type="spellStart"/>
            <w:r w:rsidRPr="00E21F47">
              <w:rPr>
                <w:rFonts w:asciiTheme="minorHAnsi" w:hAnsiTheme="minorHAnsi"/>
                <w:sz w:val="18"/>
                <w:szCs w:val="22"/>
              </w:rPr>
              <w:t>wiced_tcp_stream_</w:t>
            </w:r>
            <w:proofErr w:type="gramStart"/>
            <w:r w:rsidRPr="00E21F47">
              <w:rPr>
                <w:rFonts w:asciiTheme="minorHAnsi" w:hAnsiTheme="minorHAnsi"/>
                <w:sz w:val="18"/>
                <w:szCs w:val="22"/>
              </w:rPr>
              <w:t>init</w:t>
            </w:r>
            <w:proofErr w:type="spellEnd"/>
            <w:r w:rsidRPr="00E21F47">
              <w:rPr>
                <w:rFonts w:asciiTheme="minorHAnsi" w:hAnsiTheme="minorHAnsi"/>
                <w:sz w:val="18"/>
                <w:szCs w:val="22"/>
              </w:rPr>
              <w:t>(</w:t>
            </w:r>
            <w:proofErr w:type="gramEnd"/>
            <w:r w:rsidRPr="00E21F47">
              <w:rPr>
                <w:rFonts w:asciiTheme="minorHAnsi" w:hAnsiTheme="minorHAnsi"/>
                <w:sz w:val="18"/>
                <w:szCs w:val="22"/>
              </w:rPr>
              <w:t>&amp;stream,</w:t>
            </w:r>
            <w:ins w:id="546" w:author="Greg Landry" w:date="2019-02-06T16:34:00Z">
              <w:r w:rsidR="00383191">
                <w:rPr>
                  <w:rFonts w:asciiTheme="minorHAnsi" w:hAnsiTheme="minorHAnsi"/>
                  <w:sz w:val="18"/>
                  <w:szCs w:val="22"/>
                </w:rPr>
                <w:t xml:space="preserve"> </w:t>
              </w:r>
            </w:ins>
            <w:r w:rsidRPr="00E21F47">
              <w:rPr>
                <w:rFonts w:asciiTheme="minorHAnsi" w:hAnsiTheme="minorHAnsi"/>
                <w:sz w:val="18"/>
                <w:szCs w:val="22"/>
              </w:rPr>
              <w:t>&amp;socket);</w:t>
            </w:r>
          </w:p>
        </w:tc>
      </w:tr>
      <w:tr w:rsidR="00EA1736" w:rsidRPr="007A3448" w14:paraId="4491A3A2" w14:textId="77777777" w:rsidTr="00221707">
        <w:trPr>
          <w:trHeight w:val="224"/>
          <w:trPrChange w:id="547" w:author="Greg Landry" w:date="2019-02-06T16:23:00Z">
            <w:trPr>
              <w:gridAfter w:val="0"/>
              <w:trHeight w:val="224"/>
            </w:trPr>
          </w:trPrChange>
        </w:trPr>
        <w:tc>
          <w:tcPr>
            <w:tcW w:w="1202" w:type="dxa"/>
            <w:tcPrChange w:id="548" w:author="Greg Landry" w:date="2019-02-06T16:23:00Z">
              <w:tcPr>
                <w:tcW w:w="521" w:type="dxa"/>
              </w:tcPr>
            </w:tcPrChange>
          </w:tcPr>
          <w:p w14:paraId="3A3C9729" w14:textId="2031A18B" w:rsidR="00EA1736" w:rsidRPr="00E21F47" w:rsidRDefault="00383191" w:rsidP="00C6331A">
            <w:pPr>
              <w:rPr>
                <w:sz w:val="18"/>
              </w:rPr>
            </w:pPr>
            <w:ins w:id="549" w:author="Greg Landry" w:date="2019-02-06T16:32:00Z">
              <w:r>
                <w:rPr>
                  <w:sz w:val="18"/>
                </w:rPr>
                <w:t>4</w:t>
              </w:r>
            </w:ins>
            <w:del w:id="550" w:author="Greg Landry" w:date="2019-02-06T16:28:00Z">
              <w:r w:rsidR="00EA1736" w:rsidRPr="00E21F47" w:rsidDel="00221707">
                <w:rPr>
                  <w:sz w:val="18"/>
                </w:rPr>
                <w:delText>10</w:delText>
              </w:r>
            </w:del>
          </w:p>
        </w:tc>
        <w:tc>
          <w:tcPr>
            <w:tcW w:w="3147" w:type="dxa"/>
            <w:tcPrChange w:id="551" w:author="Greg Landry" w:date="2019-02-06T16:23:00Z">
              <w:tcPr>
                <w:tcW w:w="3392" w:type="dxa"/>
                <w:gridSpan w:val="2"/>
              </w:tcPr>
            </w:tcPrChange>
          </w:tcPr>
          <w:p w14:paraId="417FCD4C" w14:textId="77777777" w:rsidR="00EA1736" w:rsidRPr="00E21F47" w:rsidRDefault="00EA1736" w:rsidP="00C6331A">
            <w:pPr>
              <w:rPr>
                <w:sz w:val="18"/>
              </w:rPr>
            </w:pPr>
            <w:r w:rsidRPr="00E21F47">
              <w:rPr>
                <w:rFonts w:asciiTheme="minorHAnsi" w:hAnsiTheme="minorHAnsi"/>
                <w:sz w:val="18"/>
                <w:szCs w:val="22"/>
              </w:rPr>
              <w:t>Accept connection</w:t>
            </w:r>
            <w:del w:id="552" w:author="Greg Landry" w:date="2019-02-06T16:29:00Z">
              <w:r w:rsidRPr="00E21F47" w:rsidDel="00221707">
                <w:rPr>
                  <w:rFonts w:asciiTheme="minorHAnsi" w:hAnsiTheme="minorHAnsi"/>
                  <w:sz w:val="18"/>
                  <w:szCs w:val="22"/>
                </w:rPr>
                <w:delText xml:space="preserve"> (same as non-TLS)</w:delText>
              </w:r>
            </w:del>
          </w:p>
        </w:tc>
        <w:tc>
          <w:tcPr>
            <w:tcW w:w="5448" w:type="dxa"/>
            <w:tcPrChange w:id="553" w:author="Greg Landry" w:date="2019-02-06T16:23:00Z">
              <w:tcPr>
                <w:tcW w:w="5663" w:type="dxa"/>
                <w:gridSpan w:val="2"/>
              </w:tcPr>
            </w:tcPrChange>
          </w:tcPr>
          <w:p w14:paraId="5EF3A86F" w14:textId="77777777" w:rsidR="00EA1736" w:rsidRPr="00E21F47" w:rsidRDefault="00EA1736" w:rsidP="00C6331A">
            <w:pPr>
              <w:rPr>
                <w:sz w:val="18"/>
              </w:rPr>
            </w:pPr>
            <w:proofErr w:type="spellStart"/>
            <w:r w:rsidRPr="00E21F47">
              <w:rPr>
                <w:sz w:val="18"/>
              </w:rPr>
              <w:t>wiced_tcp_</w:t>
            </w:r>
            <w:proofErr w:type="gramStart"/>
            <w:r w:rsidRPr="00E21F47">
              <w:rPr>
                <w:sz w:val="18"/>
              </w:rPr>
              <w:t>accept</w:t>
            </w:r>
            <w:proofErr w:type="spellEnd"/>
            <w:r w:rsidRPr="00E21F47">
              <w:rPr>
                <w:sz w:val="18"/>
              </w:rPr>
              <w:t>( &amp;</w:t>
            </w:r>
            <w:proofErr w:type="gramEnd"/>
            <w:r w:rsidRPr="00E21F47">
              <w:rPr>
                <w:sz w:val="18"/>
              </w:rPr>
              <w:t>socket );</w:t>
            </w:r>
          </w:p>
        </w:tc>
      </w:tr>
      <w:tr w:rsidR="00221707" w:rsidRPr="007A3448" w14:paraId="308BD3FF" w14:textId="77777777" w:rsidTr="00221707">
        <w:trPr>
          <w:trHeight w:val="224"/>
          <w:ins w:id="554" w:author="Greg Landry" w:date="2019-02-06T16:30:00Z"/>
        </w:trPr>
        <w:tc>
          <w:tcPr>
            <w:tcW w:w="1202" w:type="dxa"/>
          </w:tcPr>
          <w:p w14:paraId="4496B0FC" w14:textId="7EA5636E" w:rsidR="00221707" w:rsidRDefault="00383191" w:rsidP="00C6331A">
            <w:pPr>
              <w:rPr>
                <w:ins w:id="555" w:author="Greg Landry" w:date="2019-02-06T16:30:00Z"/>
                <w:sz w:val="18"/>
              </w:rPr>
            </w:pPr>
            <w:ins w:id="556" w:author="Greg Landry" w:date="2019-02-06T16:32:00Z">
              <w:r>
                <w:rPr>
                  <w:sz w:val="18"/>
                </w:rPr>
                <w:t>5</w:t>
              </w:r>
            </w:ins>
          </w:p>
        </w:tc>
        <w:tc>
          <w:tcPr>
            <w:tcW w:w="3147" w:type="dxa"/>
          </w:tcPr>
          <w:p w14:paraId="64108B10" w14:textId="14C55F0C" w:rsidR="00221707" w:rsidRPr="00E21F47" w:rsidRDefault="00221707" w:rsidP="00C6331A">
            <w:pPr>
              <w:rPr>
                <w:ins w:id="557" w:author="Greg Landry" w:date="2019-02-06T16:30:00Z"/>
                <w:sz w:val="18"/>
              </w:rPr>
            </w:pPr>
            <w:ins w:id="558" w:author="Greg Landry" w:date="2019-02-06T16:30:00Z">
              <w:r>
                <w:rPr>
                  <w:sz w:val="18"/>
                </w:rPr>
                <w:t>Read from the Stream</w:t>
              </w:r>
            </w:ins>
          </w:p>
        </w:tc>
        <w:tc>
          <w:tcPr>
            <w:tcW w:w="5448" w:type="dxa"/>
          </w:tcPr>
          <w:p w14:paraId="69B3C4A5" w14:textId="6E540114" w:rsidR="00221707" w:rsidRPr="00E21F47" w:rsidRDefault="00383191" w:rsidP="00C6331A">
            <w:pPr>
              <w:rPr>
                <w:ins w:id="559" w:author="Greg Landry" w:date="2019-02-06T16:30:00Z"/>
                <w:sz w:val="18"/>
              </w:rPr>
            </w:pPr>
            <w:proofErr w:type="spellStart"/>
            <w:ins w:id="560" w:author="Greg Landry" w:date="2019-02-06T16:34:00Z">
              <w:r w:rsidRPr="00383191">
                <w:rPr>
                  <w:sz w:val="18"/>
                </w:rPr>
                <w:t>wiced_tcp_stream_read_with_</w:t>
              </w:r>
              <w:proofErr w:type="gramStart"/>
              <w:r w:rsidRPr="00383191">
                <w:rPr>
                  <w:sz w:val="18"/>
                </w:rPr>
                <w:t>count</w:t>
              </w:r>
              <w:proofErr w:type="spellEnd"/>
              <w:r w:rsidRPr="00383191">
                <w:rPr>
                  <w:sz w:val="18"/>
                </w:rPr>
                <w:t>(</w:t>
              </w:r>
              <w:proofErr w:type="gramEnd"/>
              <w:r w:rsidRPr="00383191">
                <w:rPr>
                  <w:sz w:val="18"/>
                </w:rPr>
                <w:t>&amp;stream,</w:t>
              </w:r>
              <w:r>
                <w:rPr>
                  <w:sz w:val="18"/>
                </w:rPr>
                <w:t xml:space="preserve"> </w:t>
              </w:r>
              <w:r w:rsidRPr="00383191">
                <w:rPr>
                  <w:sz w:val="18"/>
                </w:rPr>
                <w:t>&amp;</w:t>
              </w:r>
              <w:proofErr w:type="spellStart"/>
              <w:r w:rsidRPr="00383191">
                <w:rPr>
                  <w:sz w:val="18"/>
                </w:rPr>
                <w:t>rbuffer</w:t>
              </w:r>
              <w:proofErr w:type="spellEnd"/>
              <w:r w:rsidRPr="00383191">
                <w:rPr>
                  <w:sz w:val="18"/>
                </w:rPr>
                <w:t>,</w:t>
              </w:r>
              <w:r>
                <w:rPr>
                  <w:sz w:val="18"/>
                </w:rPr>
                <w:t xml:space="preserve"> </w:t>
              </w:r>
              <w:r w:rsidRPr="00383191">
                <w:rPr>
                  <w:sz w:val="18"/>
                </w:rPr>
                <w:t>MAX_LEGAL_MSG,</w:t>
              </w:r>
              <w:r>
                <w:rPr>
                  <w:sz w:val="18"/>
                </w:rPr>
                <w:t xml:space="preserve"> </w:t>
              </w:r>
              <w:r w:rsidRPr="00383191">
                <w:rPr>
                  <w:sz w:val="18"/>
                </w:rPr>
                <w:t>100,</w:t>
              </w:r>
              <w:r>
                <w:rPr>
                  <w:sz w:val="18"/>
                </w:rPr>
                <w:t xml:space="preserve"> </w:t>
              </w:r>
              <w:r w:rsidRPr="00383191">
                <w:rPr>
                  <w:sz w:val="18"/>
                </w:rPr>
                <w:t>&amp;</w:t>
              </w:r>
              <w:proofErr w:type="spellStart"/>
              <w:r w:rsidRPr="00383191">
                <w:rPr>
                  <w:sz w:val="18"/>
                </w:rPr>
                <w:t>dataReadCount</w:t>
              </w:r>
              <w:proofErr w:type="spellEnd"/>
              <w:r w:rsidRPr="00383191">
                <w:rPr>
                  <w:sz w:val="18"/>
                </w:rPr>
                <w:t>);</w:t>
              </w:r>
            </w:ins>
          </w:p>
        </w:tc>
      </w:tr>
      <w:tr w:rsidR="00221707" w:rsidRPr="007A3448" w14:paraId="2F096347" w14:textId="77777777" w:rsidTr="00221707">
        <w:trPr>
          <w:trHeight w:val="224"/>
          <w:ins w:id="561" w:author="Greg Landry" w:date="2019-02-06T16:30:00Z"/>
        </w:trPr>
        <w:tc>
          <w:tcPr>
            <w:tcW w:w="1202" w:type="dxa"/>
          </w:tcPr>
          <w:p w14:paraId="553D0220" w14:textId="3B70AC06" w:rsidR="00221707" w:rsidRDefault="00383191" w:rsidP="00C6331A">
            <w:pPr>
              <w:rPr>
                <w:ins w:id="562" w:author="Greg Landry" w:date="2019-02-06T16:30:00Z"/>
                <w:sz w:val="18"/>
              </w:rPr>
            </w:pPr>
            <w:ins w:id="563" w:author="Greg Landry" w:date="2019-02-06T16:32:00Z">
              <w:r>
                <w:rPr>
                  <w:sz w:val="18"/>
                </w:rPr>
                <w:t>6</w:t>
              </w:r>
            </w:ins>
          </w:p>
        </w:tc>
        <w:tc>
          <w:tcPr>
            <w:tcW w:w="3147" w:type="dxa"/>
          </w:tcPr>
          <w:p w14:paraId="208762EA" w14:textId="7CC1C4C8" w:rsidR="00221707" w:rsidRPr="00E21F47" w:rsidRDefault="00221707" w:rsidP="00C6331A">
            <w:pPr>
              <w:rPr>
                <w:ins w:id="564" w:author="Greg Landry" w:date="2019-02-06T16:30:00Z"/>
                <w:sz w:val="18"/>
              </w:rPr>
            </w:pPr>
            <w:ins w:id="565" w:author="Greg Landry" w:date="2019-02-06T16:30:00Z">
              <w:r>
                <w:rPr>
                  <w:sz w:val="18"/>
                </w:rPr>
                <w:t>Write a response to the Stream</w:t>
              </w:r>
            </w:ins>
          </w:p>
        </w:tc>
        <w:tc>
          <w:tcPr>
            <w:tcW w:w="5448" w:type="dxa"/>
          </w:tcPr>
          <w:p w14:paraId="04EA63F5" w14:textId="086907F0" w:rsidR="00221707" w:rsidRPr="00E21F47" w:rsidRDefault="00383191" w:rsidP="00C6331A">
            <w:pPr>
              <w:rPr>
                <w:ins w:id="566" w:author="Greg Landry" w:date="2019-02-06T16:30:00Z"/>
                <w:sz w:val="18"/>
              </w:rPr>
            </w:pPr>
            <w:proofErr w:type="spellStart"/>
            <w:ins w:id="567" w:author="Greg Landry" w:date="2019-02-06T16:34:00Z">
              <w:r w:rsidRPr="00383191">
                <w:rPr>
                  <w:sz w:val="18"/>
                </w:rPr>
                <w:t>wiced_tcp_stream_</w:t>
              </w:r>
              <w:proofErr w:type="gramStart"/>
              <w:r w:rsidRPr="00383191">
                <w:rPr>
                  <w:sz w:val="18"/>
                </w:rPr>
                <w:t>write</w:t>
              </w:r>
              <w:proofErr w:type="spellEnd"/>
              <w:r w:rsidRPr="00383191">
                <w:rPr>
                  <w:sz w:val="18"/>
                </w:rPr>
                <w:t>(</w:t>
              </w:r>
              <w:proofErr w:type="gramEnd"/>
              <w:r w:rsidRPr="00383191">
                <w:rPr>
                  <w:sz w:val="18"/>
                </w:rPr>
                <w:t>&amp;stream,</w:t>
              </w:r>
              <w:r>
                <w:rPr>
                  <w:sz w:val="18"/>
                </w:rPr>
                <w:t xml:space="preserve"> </w:t>
              </w:r>
              <w:proofErr w:type="spellStart"/>
              <w:r w:rsidRPr="00383191">
                <w:rPr>
                  <w:sz w:val="18"/>
                </w:rPr>
                <w:t>returnMessage</w:t>
              </w:r>
              <w:proofErr w:type="spellEnd"/>
              <w:r w:rsidRPr="00383191">
                <w:rPr>
                  <w:sz w:val="18"/>
                </w:rPr>
                <w:t>,</w:t>
              </w:r>
              <w:r>
                <w:rPr>
                  <w:sz w:val="18"/>
                </w:rPr>
                <w:t xml:space="preserve"> </w:t>
              </w:r>
              <w:proofErr w:type="spellStart"/>
              <w:r w:rsidRPr="00383191">
                <w:rPr>
                  <w:sz w:val="18"/>
                </w:rPr>
                <w:t>strlen</w:t>
              </w:r>
              <w:proofErr w:type="spellEnd"/>
              <w:r w:rsidRPr="00383191">
                <w:rPr>
                  <w:sz w:val="18"/>
                </w:rPr>
                <w:t>(</w:t>
              </w:r>
              <w:proofErr w:type="spellStart"/>
              <w:r w:rsidRPr="00383191">
                <w:rPr>
                  <w:sz w:val="18"/>
                </w:rPr>
                <w:t>returnMessage</w:t>
              </w:r>
              <w:proofErr w:type="spellEnd"/>
              <w:r w:rsidRPr="00383191">
                <w:rPr>
                  <w:sz w:val="18"/>
                </w:rPr>
                <w:t>));</w:t>
              </w:r>
            </w:ins>
          </w:p>
        </w:tc>
      </w:tr>
      <w:tr w:rsidR="00221707" w:rsidRPr="007A3448" w14:paraId="167A23DE" w14:textId="77777777" w:rsidTr="00221707">
        <w:trPr>
          <w:trHeight w:val="224"/>
          <w:ins w:id="568" w:author="Greg Landry" w:date="2019-02-06T16:30:00Z"/>
        </w:trPr>
        <w:tc>
          <w:tcPr>
            <w:tcW w:w="1202" w:type="dxa"/>
          </w:tcPr>
          <w:p w14:paraId="612991F8" w14:textId="270548BE" w:rsidR="00221707" w:rsidRDefault="00383191" w:rsidP="00C6331A">
            <w:pPr>
              <w:rPr>
                <w:ins w:id="569" w:author="Greg Landry" w:date="2019-02-06T16:30:00Z"/>
                <w:sz w:val="18"/>
              </w:rPr>
            </w:pPr>
            <w:ins w:id="570" w:author="Greg Landry" w:date="2019-02-06T16:32:00Z">
              <w:r>
                <w:rPr>
                  <w:sz w:val="18"/>
                </w:rPr>
                <w:t>7</w:t>
              </w:r>
            </w:ins>
          </w:p>
        </w:tc>
        <w:tc>
          <w:tcPr>
            <w:tcW w:w="3147" w:type="dxa"/>
          </w:tcPr>
          <w:p w14:paraId="12D1CDA2" w14:textId="5507CE50" w:rsidR="00221707" w:rsidRPr="00E21F47" w:rsidRDefault="00221707" w:rsidP="00C6331A">
            <w:pPr>
              <w:rPr>
                <w:ins w:id="571" w:author="Greg Landry" w:date="2019-02-06T16:30:00Z"/>
                <w:sz w:val="18"/>
              </w:rPr>
            </w:pPr>
            <w:ins w:id="572" w:author="Greg Landry" w:date="2019-02-06T16:30:00Z">
              <w:r>
                <w:rPr>
                  <w:sz w:val="18"/>
                </w:rPr>
                <w:t>Flush the Stream</w:t>
              </w:r>
            </w:ins>
          </w:p>
        </w:tc>
        <w:tc>
          <w:tcPr>
            <w:tcW w:w="5448" w:type="dxa"/>
          </w:tcPr>
          <w:p w14:paraId="15CA8C6E" w14:textId="6967B0F3" w:rsidR="00221707" w:rsidRPr="00E21F47" w:rsidRDefault="00383191" w:rsidP="00C6331A">
            <w:pPr>
              <w:rPr>
                <w:ins w:id="573" w:author="Greg Landry" w:date="2019-02-06T16:30:00Z"/>
                <w:sz w:val="18"/>
              </w:rPr>
            </w:pPr>
            <w:proofErr w:type="spellStart"/>
            <w:ins w:id="574" w:author="Greg Landry" w:date="2019-02-06T16:34:00Z">
              <w:r w:rsidRPr="00383191">
                <w:rPr>
                  <w:sz w:val="18"/>
                </w:rPr>
                <w:t>wiced_tcp_stream_flush</w:t>
              </w:r>
              <w:proofErr w:type="spellEnd"/>
              <w:r w:rsidRPr="00383191">
                <w:rPr>
                  <w:sz w:val="18"/>
                </w:rPr>
                <w:t>(&amp;stream);</w:t>
              </w:r>
            </w:ins>
          </w:p>
        </w:tc>
      </w:tr>
      <w:tr w:rsidR="00221707" w:rsidRPr="007A3448" w14:paraId="07B74C6B" w14:textId="77777777" w:rsidTr="00221707">
        <w:trPr>
          <w:trHeight w:val="224"/>
          <w:ins w:id="575" w:author="Greg Landry" w:date="2019-02-06T16:30:00Z"/>
        </w:trPr>
        <w:tc>
          <w:tcPr>
            <w:tcW w:w="1202" w:type="dxa"/>
          </w:tcPr>
          <w:p w14:paraId="2B63F76E" w14:textId="152C8A92" w:rsidR="00221707" w:rsidRDefault="00383191" w:rsidP="00C6331A">
            <w:pPr>
              <w:rPr>
                <w:ins w:id="576" w:author="Greg Landry" w:date="2019-02-06T16:30:00Z"/>
                <w:sz w:val="18"/>
              </w:rPr>
            </w:pPr>
            <w:ins w:id="577" w:author="Greg Landry" w:date="2019-02-06T16:32:00Z">
              <w:r>
                <w:rPr>
                  <w:sz w:val="18"/>
                </w:rPr>
                <w:t>8</w:t>
              </w:r>
            </w:ins>
          </w:p>
        </w:tc>
        <w:tc>
          <w:tcPr>
            <w:tcW w:w="3147" w:type="dxa"/>
          </w:tcPr>
          <w:p w14:paraId="3517FF45" w14:textId="159803CB" w:rsidR="00221707" w:rsidRPr="00E21F47" w:rsidRDefault="00221707" w:rsidP="00C6331A">
            <w:pPr>
              <w:rPr>
                <w:ins w:id="578" w:author="Greg Landry" w:date="2019-02-06T16:30:00Z"/>
                <w:sz w:val="18"/>
              </w:rPr>
            </w:pPr>
            <w:ins w:id="579" w:author="Greg Landry" w:date="2019-02-06T16:30:00Z">
              <w:r>
                <w:rPr>
                  <w:sz w:val="18"/>
                </w:rPr>
                <w:t>Disconnect the Socket</w:t>
              </w:r>
            </w:ins>
          </w:p>
        </w:tc>
        <w:tc>
          <w:tcPr>
            <w:tcW w:w="5448" w:type="dxa"/>
          </w:tcPr>
          <w:p w14:paraId="74A8B867" w14:textId="062C98EE" w:rsidR="00221707" w:rsidRPr="00E21F47" w:rsidRDefault="00383191" w:rsidP="00C6331A">
            <w:pPr>
              <w:rPr>
                <w:ins w:id="580" w:author="Greg Landry" w:date="2019-02-06T16:30:00Z"/>
                <w:sz w:val="18"/>
              </w:rPr>
            </w:pPr>
            <w:proofErr w:type="spellStart"/>
            <w:ins w:id="581" w:author="Greg Landry" w:date="2019-02-06T16:34:00Z">
              <w:r w:rsidRPr="00383191">
                <w:rPr>
                  <w:sz w:val="18"/>
                </w:rPr>
                <w:t>wiced_tcp_disconnect</w:t>
              </w:r>
              <w:proofErr w:type="spellEnd"/>
              <w:r w:rsidRPr="00383191">
                <w:rPr>
                  <w:sz w:val="18"/>
                </w:rPr>
                <w:t>(&amp;socket);</w:t>
              </w:r>
            </w:ins>
          </w:p>
        </w:tc>
      </w:tr>
      <w:tr w:rsidR="00221707" w:rsidRPr="007A3448" w14:paraId="6A3999ED" w14:textId="77777777" w:rsidTr="00221707">
        <w:trPr>
          <w:trHeight w:val="224"/>
          <w:ins w:id="582" w:author="Greg Landry" w:date="2019-02-06T16:31:00Z"/>
        </w:trPr>
        <w:tc>
          <w:tcPr>
            <w:tcW w:w="1202" w:type="dxa"/>
          </w:tcPr>
          <w:p w14:paraId="4D9FC5BC" w14:textId="4CFC9650" w:rsidR="00221707" w:rsidRDefault="00383191" w:rsidP="00C6331A">
            <w:pPr>
              <w:rPr>
                <w:ins w:id="583" w:author="Greg Landry" w:date="2019-02-06T16:31:00Z"/>
                <w:sz w:val="18"/>
              </w:rPr>
            </w:pPr>
            <w:ins w:id="584" w:author="Greg Landry" w:date="2019-02-06T16:32:00Z">
              <w:r>
                <w:rPr>
                  <w:sz w:val="18"/>
                </w:rPr>
                <w:t>9 (new)</w:t>
              </w:r>
            </w:ins>
          </w:p>
        </w:tc>
        <w:tc>
          <w:tcPr>
            <w:tcW w:w="3147" w:type="dxa"/>
          </w:tcPr>
          <w:p w14:paraId="0571AA9F" w14:textId="07D3EC0D" w:rsidR="00221707" w:rsidRDefault="00221707" w:rsidP="00C6331A">
            <w:pPr>
              <w:rPr>
                <w:ins w:id="585" w:author="Greg Landry" w:date="2019-02-06T16:31:00Z"/>
                <w:sz w:val="18"/>
              </w:rPr>
            </w:pPr>
            <w:proofErr w:type="spellStart"/>
            <w:ins w:id="586" w:author="Greg Landry" w:date="2019-02-06T16:31:00Z">
              <w:r>
                <w:rPr>
                  <w:sz w:val="18"/>
                </w:rPr>
                <w:t>Deinit</w:t>
              </w:r>
              <w:proofErr w:type="spellEnd"/>
              <w:r>
                <w:rPr>
                  <w:sz w:val="18"/>
                </w:rPr>
                <w:t xml:space="preserve"> the TLS context</w:t>
              </w:r>
            </w:ins>
          </w:p>
        </w:tc>
        <w:tc>
          <w:tcPr>
            <w:tcW w:w="5448" w:type="dxa"/>
          </w:tcPr>
          <w:p w14:paraId="74AB49C2" w14:textId="1BA64776" w:rsidR="00221707" w:rsidRPr="00E21F47" w:rsidRDefault="00383191" w:rsidP="00C6331A">
            <w:pPr>
              <w:rPr>
                <w:ins w:id="587" w:author="Greg Landry" w:date="2019-02-06T16:31:00Z"/>
                <w:sz w:val="18"/>
              </w:rPr>
            </w:pPr>
            <w:proofErr w:type="spellStart"/>
            <w:ins w:id="588" w:author="Greg Landry" w:date="2019-02-06T16:35:00Z">
              <w:r w:rsidRPr="00383191">
                <w:rPr>
                  <w:sz w:val="18"/>
                </w:rPr>
                <w:t>iced_tls_deinit_context</w:t>
              </w:r>
              <w:proofErr w:type="spellEnd"/>
              <w:r w:rsidRPr="00383191">
                <w:rPr>
                  <w:sz w:val="18"/>
                </w:rPr>
                <w:t>(&amp;</w:t>
              </w:r>
              <w:proofErr w:type="spellStart"/>
              <w:r w:rsidRPr="00383191">
                <w:rPr>
                  <w:sz w:val="18"/>
                </w:rPr>
                <w:t>tls_context</w:t>
              </w:r>
              <w:proofErr w:type="spellEnd"/>
              <w:r w:rsidRPr="00383191">
                <w:rPr>
                  <w:sz w:val="18"/>
                </w:rPr>
                <w:t>);</w:t>
              </w:r>
            </w:ins>
          </w:p>
        </w:tc>
      </w:tr>
      <w:tr w:rsidR="00221707" w:rsidRPr="007A3448" w14:paraId="52663466" w14:textId="77777777" w:rsidTr="00221707">
        <w:trPr>
          <w:trHeight w:val="224"/>
          <w:ins w:id="589" w:author="Greg Landry" w:date="2019-02-06T16:31:00Z"/>
        </w:trPr>
        <w:tc>
          <w:tcPr>
            <w:tcW w:w="1202" w:type="dxa"/>
          </w:tcPr>
          <w:p w14:paraId="6C45B306" w14:textId="447651B3" w:rsidR="00221707" w:rsidRDefault="00383191" w:rsidP="00221707">
            <w:pPr>
              <w:rPr>
                <w:ins w:id="590" w:author="Greg Landry" w:date="2019-02-06T16:31:00Z"/>
                <w:sz w:val="18"/>
              </w:rPr>
            </w:pPr>
            <w:ins w:id="591" w:author="Greg Landry" w:date="2019-02-06T16:32:00Z">
              <w:r>
                <w:rPr>
                  <w:sz w:val="18"/>
                </w:rPr>
                <w:t>10</w:t>
              </w:r>
            </w:ins>
          </w:p>
        </w:tc>
        <w:tc>
          <w:tcPr>
            <w:tcW w:w="3147" w:type="dxa"/>
          </w:tcPr>
          <w:p w14:paraId="48F1D7A7" w14:textId="47AD9D18" w:rsidR="00221707" w:rsidRDefault="00221707" w:rsidP="00221707">
            <w:pPr>
              <w:rPr>
                <w:ins w:id="592" w:author="Greg Landry" w:date="2019-02-06T16:31:00Z"/>
                <w:sz w:val="18"/>
              </w:rPr>
            </w:pPr>
            <w:proofErr w:type="spellStart"/>
            <w:ins w:id="593" w:author="Greg Landry" w:date="2019-02-06T16:31:00Z">
              <w:r>
                <w:rPr>
                  <w:sz w:val="18"/>
                </w:rPr>
                <w:t>Deinit</w:t>
              </w:r>
              <w:proofErr w:type="spellEnd"/>
              <w:r>
                <w:rPr>
                  <w:sz w:val="18"/>
                </w:rPr>
                <w:t xml:space="preserve"> the Stream</w:t>
              </w:r>
            </w:ins>
          </w:p>
        </w:tc>
        <w:tc>
          <w:tcPr>
            <w:tcW w:w="5448" w:type="dxa"/>
          </w:tcPr>
          <w:p w14:paraId="00EAFFDB" w14:textId="4A9D13B7" w:rsidR="00221707" w:rsidRPr="00E21F47" w:rsidRDefault="00383191" w:rsidP="00221707">
            <w:pPr>
              <w:rPr>
                <w:ins w:id="594" w:author="Greg Landry" w:date="2019-02-06T16:31:00Z"/>
                <w:sz w:val="18"/>
              </w:rPr>
            </w:pPr>
            <w:proofErr w:type="spellStart"/>
            <w:ins w:id="595" w:author="Greg Landry" w:date="2019-02-06T16:35:00Z">
              <w:r w:rsidRPr="00383191">
                <w:rPr>
                  <w:sz w:val="18"/>
                </w:rPr>
                <w:t>wiced_tcp_stream_deinit</w:t>
              </w:r>
              <w:proofErr w:type="spellEnd"/>
              <w:r w:rsidRPr="00383191">
                <w:rPr>
                  <w:sz w:val="18"/>
                </w:rPr>
                <w:t>(&amp;stream);</w:t>
              </w:r>
            </w:ins>
          </w:p>
        </w:tc>
      </w:tr>
    </w:tbl>
    <w:p w14:paraId="422137ED" w14:textId="77777777" w:rsidR="00DF0E3F" w:rsidRDefault="00DF0E3F">
      <w:pPr>
        <w:pStyle w:val="Heading1"/>
        <w:numPr>
          <w:ilvl w:val="0"/>
          <w:numId w:val="0"/>
        </w:numPr>
        <w:rPr>
          <w:ins w:id="596" w:author="Greg Landry" w:date="2019-02-06T16:37:00Z"/>
        </w:rPr>
        <w:pPrChange w:id="597" w:author="Greg Landry" w:date="2019-02-06T16:38:00Z">
          <w:pPr>
            <w:pStyle w:val="Heading1"/>
          </w:pPr>
        </w:pPrChange>
      </w:pPr>
      <w:bookmarkStart w:id="598" w:name="_Toc521412408"/>
    </w:p>
    <w:p w14:paraId="214BC2E0" w14:textId="77777777" w:rsidR="00DF0E3F" w:rsidRDefault="00DF0E3F">
      <w:pPr>
        <w:rPr>
          <w:ins w:id="599" w:author="Greg Landry" w:date="2019-02-06T16:37:00Z"/>
          <w:rFonts w:eastAsia="Times New Roman"/>
          <w:b/>
          <w:bCs/>
          <w:color w:val="1F4E79" w:themeColor="accent1" w:themeShade="80"/>
          <w:sz w:val="28"/>
          <w:szCs w:val="28"/>
        </w:rPr>
      </w:pPr>
      <w:ins w:id="600" w:author="Greg Landry" w:date="2019-02-06T16:37:00Z">
        <w:r>
          <w:br w:type="page"/>
        </w:r>
      </w:ins>
    </w:p>
    <w:p w14:paraId="73840DED" w14:textId="0F6B453C" w:rsidR="00EA1736" w:rsidRDefault="00EA1736" w:rsidP="0093055C">
      <w:pPr>
        <w:pStyle w:val="Heading1"/>
      </w:pPr>
      <w:r>
        <w:lastRenderedPageBreak/>
        <w:t>Exercise(s)</w:t>
      </w:r>
      <w:bookmarkEnd w:id="598"/>
    </w:p>
    <w:p w14:paraId="384EF656" w14:textId="6502C6BD" w:rsidR="00EA1736" w:rsidRDefault="008D725F" w:rsidP="0093055C">
      <w:pPr>
        <w:pStyle w:val="Exercise"/>
      </w:pPr>
      <w:r>
        <w:t xml:space="preserve"> </w:t>
      </w:r>
      <w:bookmarkStart w:id="601" w:name="_Toc521412409"/>
      <w:r w:rsidR="008F2ACF">
        <w:t xml:space="preserve">Update </w:t>
      </w:r>
      <w:r>
        <w:t xml:space="preserve">the </w:t>
      </w:r>
      <w:r w:rsidR="008F2ACF">
        <w:t>WWEP Client</w:t>
      </w:r>
      <w:r w:rsidR="00EA1736">
        <w:t xml:space="preserve"> to use secure TLS connections</w:t>
      </w:r>
      <w:bookmarkEnd w:id="601"/>
    </w:p>
    <w:p w14:paraId="484D0DE5" w14:textId="1287FC8E" w:rsidR="00EA1736" w:rsidRDefault="00EA1736" w:rsidP="00C6331A">
      <w:r>
        <w:t>The WICED device attached to your network with name</w:t>
      </w:r>
      <w:r w:rsidR="006060A5">
        <w:t xml:space="preserve"> </w:t>
      </w:r>
      <w:r w:rsidR="004C32A8">
        <w:t>"</w:t>
      </w:r>
      <w:r w:rsidR="006060A5">
        <w:t>wwep.ww101.cypress.com</w:t>
      </w:r>
      <w:r w:rsidR="004C32A8">
        <w:t>"</w:t>
      </w:r>
      <w:r w:rsidR="006060A5">
        <w:t xml:space="preserve">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w:t>
      </w:r>
      <w:r w:rsidR="004C32A8">
        <w:t>"</w:t>
      </w:r>
      <w:proofErr w:type="spellStart"/>
      <w:r>
        <w:t>ClassCerts</w:t>
      </w:r>
      <w:proofErr w:type="spellEnd"/>
      <w:r>
        <w:t>/WWEP/</w:t>
      </w:r>
      <w:proofErr w:type="spellStart"/>
      <w:r>
        <w:t>wwep_cert.pem</w:t>
      </w:r>
      <w:proofErr w:type="spellEnd"/>
      <w:r w:rsidR="004C32A8">
        <w:t>"</w:t>
      </w:r>
      <w:r w:rsidR="00572001">
        <w:t>.</w:t>
      </w:r>
      <w:r>
        <w:t xml:space="preserve"> </w:t>
      </w:r>
    </w:p>
    <w:p w14:paraId="4F1ADD10" w14:textId="39879C6B" w:rsidR="00EA1736" w:rsidRDefault="00EA1736" w:rsidP="00C6331A">
      <w:pPr>
        <w:pStyle w:val="ListParagraph"/>
        <w:numPr>
          <w:ilvl w:val="0"/>
          <w:numId w:val="29"/>
        </w:numPr>
      </w:pPr>
      <w:r>
        <w:t xml:space="preserve">Copy your </w:t>
      </w:r>
      <w:r w:rsidR="00572001">
        <w:t>working client project from the last chapter or the solution project (either 06a/01_client or 06a/02_client_resp</w:t>
      </w:r>
      <w:ins w:id="602" w:author="Greg Landry" w:date="2019-02-06T15:49:00Z">
        <w:r w:rsidR="00C5476A">
          <w:t>o</w:t>
        </w:r>
      </w:ins>
      <w:r w:rsidR="00572001">
        <w:t>nse) to 06b/01</w:t>
      </w:r>
      <w:r w:rsidR="006E6E36">
        <w:t>_secure_client</w:t>
      </w:r>
      <w:r w:rsidR="00572001">
        <w:t>.</w:t>
      </w:r>
    </w:p>
    <w:p w14:paraId="549F849B" w14:textId="0D1E0D3C" w:rsidR="00EA1736" w:rsidRDefault="00EA1736" w:rsidP="00C6331A">
      <w:pPr>
        <w:pStyle w:val="ListParagraph"/>
        <w:numPr>
          <w:ilvl w:val="0"/>
          <w:numId w:val="29"/>
        </w:numPr>
        <w:rPr>
          <w:ins w:id="603" w:author="Greg Landry" w:date="2019-02-06T15:30:00Z"/>
        </w:rPr>
      </w:pPr>
      <w:r>
        <w:t xml:space="preserve">Copy the certificate/private key </w:t>
      </w:r>
      <w:r w:rsidR="003960F1">
        <w:t>from the directory “</w:t>
      </w:r>
      <w:proofErr w:type="spellStart"/>
      <w:r w:rsidR="003960F1">
        <w:t>ClassCerts</w:t>
      </w:r>
      <w:proofErr w:type="spellEnd"/>
      <w:r w:rsidR="003960F1">
        <w:t xml:space="preserve">/WWEP” </w:t>
      </w:r>
      <w:r>
        <w:t>into the WICED resources</w:t>
      </w:r>
      <w:ins w:id="604" w:author="Greg Landry" w:date="2019-02-06T15:30:00Z">
        <w:r w:rsidR="001356EF">
          <w:t>/certificates</w:t>
        </w:r>
      </w:ins>
      <w:r>
        <w:t xml:space="preserve"> directory</w:t>
      </w:r>
      <w:ins w:id="605" w:author="Greg Landry" w:date="2019-02-06T15:30:00Z">
        <w:r w:rsidR="001356EF">
          <w:t>.</w:t>
        </w:r>
      </w:ins>
    </w:p>
    <w:p w14:paraId="54EE7270" w14:textId="7C3237CF" w:rsidR="001356EF" w:rsidDel="001356EF" w:rsidRDefault="001356EF">
      <w:pPr>
        <w:pStyle w:val="ListParagraph"/>
        <w:numPr>
          <w:ilvl w:val="1"/>
          <w:numId w:val="29"/>
        </w:numPr>
        <w:rPr>
          <w:del w:id="606" w:author="Greg Landry" w:date="2019-02-06T15:30:00Z"/>
        </w:rPr>
        <w:pPrChange w:id="607" w:author="Greg Landry" w:date="2019-02-06T15:30:00Z">
          <w:pPr>
            <w:pStyle w:val="ListParagraph"/>
            <w:numPr>
              <w:numId w:val="29"/>
            </w:numPr>
            <w:ind w:hanging="360"/>
          </w:pPr>
        </w:pPrChange>
      </w:pPr>
    </w:p>
    <w:p w14:paraId="06AF0754" w14:textId="77777777" w:rsidR="00EA1736" w:rsidRDefault="00EA1736" w:rsidP="00C6331A">
      <w:pPr>
        <w:pStyle w:val="ListParagraph"/>
        <w:numPr>
          <w:ilvl w:val="0"/>
          <w:numId w:val="29"/>
        </w:numPr>
      </w:pPr>
      <w:r>
        <w:t xml:space="preserve">Update the </w:t>
      </w:r>
      <w:proofErr w:type="spellStart"/>
      <w:r>
        <w:t>makefile</w:t>
      </w:r>
      <w:proofErr w:type="spellEnd"/>
      <w:r>
        <w:t xml:space="preserve"> to load the WWEP server root certificate into the resources</w:t>
      </w:r>
    </w:p>
    <w:p w14:paraId="6D759B2A" w14:textId="6677A164" w:rsidR="00C5476A" w:rsidRDefault="00C5476A" w:rsidP="00C6331A">
      <w:pPr>
        <w:pStyle w:val="ListParagraph"/>
        <w:numPr>
          <w:ilvl w:val="0"/>
          <w:numId w:val="29"/>
        </w:numPr>
        <w:rPr>
          <w:ins w:id="608" w:author="Greg Landry" w:date="2019-02-06T15:49:00Z"/>
        </w:rPr>
      </w:pPr>
      <w:ins w:id="609" w:author="Greg Landry" w:date="2019-02-06T15:49:00Z">
        <w:r>
          <w:t>During initialization:</w:t>
        </w:r>
      </w:ins>
    </w:p>
    <w:p w14:paraId="167755B8" w14:textId="3A5A6C08" w:rsidR="00C5476A" w:rsidRDefault="006406D3" w:rsidP="00C5476A">
      <w:pPr>
        <w:pStyle w:val="ListParagraph"/>
        <w:numPr>
          <w:ilvl w:val="1"/>
          <w:numId w:val="29"/>
        </w:numPr>
        <w:rPr>
          <w:ins w:id="610" w:author="Greg Landry" w:date="2019-02-06T15:50:00Z"/>
        </w:rPr>
      </w:pPr>
      <w:ins w:id="611" w:author="Greg Landry" w:date="2019-02-06T15:50:00Z">
        <w:r>
          <w:t>Read the root certificate into RAM (use method 1 or 2)</w:t>
        </w:r>
      </w:ins>
    </w:p>
    <w:p w14:paraId="39EF47E2" w14:textId="6F034E87" w:rsidR="006406D3" w:rsidRDefault="006406D3" w:rsidP="00C5476A">
      <w:pPr>
        <w:pStyle w:val="ListParagraph"/>
        <w:numPr>
          <w:ilvl w:val="1"/>
          <w:numId w:val="29"/>
        </w:numPr>
        <w:rPr>
          <w:ins w:id="612" w:author="Greg Landry" w:date="2019-02-06T15:50:00Z"/>
        </w:rPr>
      </w:pPr>
      <w:ins w:id="613" w:author="Greg Landry" w:date="2019-02-06T15:50:00Z">
        <w:r>
          <w:t>Initialize the root certificate</w:t>
        </w:r>
      </w:ins>
    </w:p>
    <w:p w14:paraId="6CE87778" w14:textId="32E9A452" w:rsidR="006406D3" w:rsidRDefault="006406D3">
      <w:pPr>
        <w:pStyle w:val="ListParagraph"/>
        <w:numPr>
          <w:ilvl w:val="1"/>
          <w:numId w:val="29"/>
        </w:numPr>
        <w:rPr>
          <w:ins w:id="614" w:author="Greg Landry" w:date="2019-02-06T15:49:00Z"/>
        </w:rPr>
        <w:pPrChange w:id="615" w:author="Greg Landry" w:date="2019-02-06T15:49:00Z">
          <w:pPr>
            <w:pStyle w:val="ListParagraph"/>
            <w:numPr>
              <w:numId w:val="29"/>
            </w:numPr>
            <w:ind w:hanging="360"/>
          </w:pPr>
        </w:pPrChange>
      </w:pPr>
      <w:ins w:id="616" w:author="Greg Landry" w:date="2019-02-06T15:50:00Z">
        <w:r>
          <w:t xml:space="preserve">Initialize </w:t>
        </w:r>
      </w:ins>
      <w:ins w:id="617" w:author="Greg Landry" w:date="2019-02-06T15:51:00Z">
        <w:r>
          <w:t>the TLS context</w:t>
        </w:r>
      </w:ins>
    </w:p>
    <w:p w14:paraId="03B8CCE7" w14:textId="610F14FC" w:rsidR="00EA1736" w:rsidDel="006406D3" w:rsidRDefault="00EA1736" w:rsidP="00C6331A">
      <w:pPr>
        <w:pStyle w:val="ListParagraph"/>
        <w:numPr>
          <w:ilvl w:val="0"/>
          <w:numId w:val="29"/>
        </w:numPr>
        <w:rPr>
          <w:del w:id="618" w:author="Greg Landry" w:date="2019-02-06T15:51:00Z"/>
        </w:rPr>
      </w:pPr>
      <w:r>
        <w:t xml:space="preserve">After binding to the socket, add </w:t>
      </w:r>
      <w:ins w:id="619" w:author="Greg Landry" w:date="2019-02-06T15:51:00Z">
        <w:r w:rsidR="006406D3">
          <w:t xml:space="preserve">the call to </w:t>
        </w:r>
      </w:ins>
      <w:del w:id="620" w:author="Greg Landry" w:date="2019-02-06T15:51:00Z">
        <w:r w:rsidDel="006406D3">
          <w:delText>calls to:</w:delText>
        </w:r>
      </w:del>
    </w:p>
    <w:p w14:paraId="639973E9" w14:textId="5E2A8015" w:rsidR="00EA1736" w:rsidDel="006406D3" w:rsidRDefault="00EA1736">
      <w:pPr>
        <w:pStyle w:val="ListParagraph"/>
        <w:numPr>
          <w:ilvl w:val="0"/>
          <w:numId w:val="29"/>
        </w:numPr>
        <w:rPr>
          <w:del w:id="621" w:author="Greg Landry" w:date="2019-02-06T15:51:00Z"/>
        </w:rPr>
        <w:pPrChange w:id="622" w:author="Greg Landry" w:date="2019-02-06T15:51:00Z">
          <w:pPr>
            <w:pStyle w:val="ListParagraph"/>
            <w:numPr>
              <w:ilvl w:val="1"/>
              <w:numId w:val="29"/>
            </w:numPr>
            <w:ind w:left="1440" w:hanging="360"/>
          </w:pPr>
        </w:pPrChange>
      </w:pPr>
      <w:del w:id="623" w:author="Greg Landry" w:date="2019-02-06T15:51:00Z">
        <w:r w:rsidDel="006406D3">
          <w:delText>Load the resources into the RAM</w:delText>
        </w:r>
      </w:del>
    </w:p>
    <w:p w14:paraId="1100A21D" w14:textId="24137D50" w:rsidR="00EA1736" w:rsidDel="006406D3" w:rsidRDefault="00EA1736">
      <w:pPr>
        <w:pStyle w:val="ListParagraph"/>
        <w:rPr>
          <w:del w:id="624" w:author="Greg Landry" w:date="2019-02-06T15:51:00Z"/>
        </w:rPr>
        <w:pPrChange w:id="625" w:author="Greg Landry" w:date="2019-02-06T15:51:00Z">
          <w:pPr>
            <w:pStyle w:val="ListParagraph"/>
            <w:numPr>
              <w:ilvl w:val="1"/>
              <w:numId w:val="29"/>
            </w:numPr>
            <w:ind w:left="1440" w:hanging="360"/>
          </w:pPr>
        </w:pPrChange>
      </w:pPr>
      <w:del w:id="626" w:author="Greg Landry" w:date="2019-02-06T15:51:00Z">
        <w:r w:rsidDel="006406D3">
          <w:delText>Initialize the root certificate</w:delText>
        </w:r>
      </w:del>
    </w:p>
    <w:p w14:paraId="6057FEA9" w14:textId="1AA0E8D6" w:rsidR="00EA1736" w:rsidDel="006406D3" w:rsidRDefault="00EA1736">
      <w:pPr>
        <w:pStyle w:val="ListParagraph"/>
        <w:rPr>
          <w:del w:id="627" w:author="Greg Landry" w:date="2019-02-06T15:51:00Z"/>
        </w:rPr>
        <w:pPrChange w:id="628" w:author="Greg Landry" w:date="2019-02-06T15:51:00Z">
          <w:pPr>
            <w:pStyle w:val="ListParagraph"/>
            <w:numPr>
              <w:ilvl w:val="1"/>
              <w:numId w:val="29"/>
            </w:numPr>
            <w:ind w:left="1440" w:hanging="360"/>
          </w:pPr>
        </w:pPrChange>
      </w:pPr>
      <w:del w:id="629" w:author="Greg Landry" w:date="2019-02-06T15:51:00Z">
        <w:r w:rsidDel="006406D3">
          <w:delText>Intialize the wiced tls context</w:delText>
        </w:r>
      </w:del>
    </w:p>
    <w:p w14:paraId="2AD18837" w14:textId="1AA4F339" w:rsidR="00EA1736" w:rsidRDefault="006406D3">
      <w:pPr>
        <w:pStyle w:val="ListParagraph"/>
        <w:numPr>
          <w:ilvl w:val="0"/>
          <w:numId w:val="29"/>
        </w:numPr>
        <w:pPrChange w:id="630" w:author="Greg Landry" w:date="2019-02-06T15:51:00Z">
          <w:pPr>
            <w:pStyle w:val="ListParagraph"/>
            <w:numPr>
              <w:ilvl w:val="1"/>
              <w:numId w:val="29"/>
            </w:numPr>
            <w:ind w:left="1440" w:hanging="360"/>
          </w:pPr>
        </w:pPrChange>
      </w:pPr>
      <w:ins w:id="631" w:author="Greg Landry" w:date="2019-02-06T15:51:00Z">
        <w:r>
          <w:t>e</w:t>
        </w:r>
      </w:ins>
      <w:del w:id="632" w:author="Greg Landry" w:date="2019-02-06T15:51:00Z">
        <w:r w:rsidR="00EA1736" w:rsidDel="006406D3">
          <w:delText>E</w:delText>
        </w:r>
      </w:del>
      <w:r w:rsidR="00EA1736">
        <w:t>nable TLS on the socket</w:t>
      </w:r>
    </w:p>
    <w:p w14:paraId="43637242" w14:textId="40E18564" w:rsidR="00EA1736" w:rsidDel="006406D3" w:rsidRDefault="00EA1736" w:rsidP="00C6331A">
      <w:pPr>
        <w:pStyle w:val="ListParagraph"/>
        <w:numPr>
          <w:ilvl w:val="0"/>
          <w:numId w:val="29"/>
        </w:numPr>
        <w:rPr>
          <w:del w:id="633" w:author="Greg Landry" w:date="2019-02-06T15:51:00Z"/>
        </w:rPr>
      </w:pPr>
      <w:del w:id="634" w:author="Greg Landry" w:date="2019-02-06T15:51:00Z">
        <w:r w:rsidDel="006406D3">
          <w:delText>After closing the connection don</w:delText>
        </w:r>
        <w:r w:rsidR="004C32A8" w:rsidDel="006406D3">
          <w:delText>'</w:delText>
        </w:r>
        <w:r w:rsidDel="006406D3">
          <w:delText>t forget to deinit the tls context after the connection is done.</w:delText>
        </w:r>
      </w:del>
    </w:p>
    <w:p w14:paraId="5E4139C2" w14:textId="3D969B88" w:rsidR="001356EF" w:rsidRPr="001356EF" w:rsidRDefault="001356EF" w:rsidP="00C6331A">
      <w:pPr>
        <w:rPr>
          <w:ins w:id="635" w:author="Greg Landry" w:date="2019-02-06T15:28:00Z"/>
        </w:rPr>
      </w:pPr>
      <w:ins w:id="636" w:author="Greg Landry" w:date="2019-02-06T15:28:00Z">
        <w:r w:rsidRPr="001356EF">
          <w:rPr>
            <w:rPrChange w:id="637" w:author="Greg Landry" w:date="2019-02-06T15:29:00Z">
              <w:rPr>
                <w:b/>
              </w:rPr>
            </w:rPrChange>
          </w:rPr>
          <w:t>Hin</w:t>
        </w:r>
      </w:ins>
      <w:ins w:id="638" w:author="Greg Landry" w:date="2019-02-06T15:29:00Z">
        <w:r w:rsidRPr="001356EF">
          <w:rPr>
            <w:rPrChange w:id="639" w:author="Greg Landry" w:date="2019-02-06T15:29:00Z">
              <w:rPr>
                <w:b/>
              </w:rPr>
            </w:rPrChange>
          </w:rPr>
          <w:t>t: Remember that y</w:t>
        </w:r>
      </w:ins>
      <w:ins w:id="640" w:author="Greg Landry" w:date="2019-02-06T15:28:00Z">
        <w:r w:rsidRPr="001356EF">
          <w:rPr>
            <w:rPrChange w:id="641" w:author="Greg Landry" w:date="2019-02-06T15:29:00Z">
              <w:rPr>
                <w:b/>
              </w:rPr>
            </w:rPrChange>
          </w:rPr>
          <w:t xml:space="preserve">ou must include </w:t>
        </w:r>
        <w:proofErr w:type="spellStart"/>
        <w:r w:rsidRPr="001356EF">
          <w:rPr>
            <w:rPrChange w:id="642" w:author="Greg Landry" w:date="2019-02-06T15:29:00Z">
              <w:rPr>
                <w:b/>
              </w:rPr>
            </w:rPrChange>
          </w:rPr>
          <w:t>wiced_tls.h</w:t>
        </w:r>
        <w:proofErr w:type="spellEnd"/>
        <w:r w:rsidRPr="001356EF">
          <w:rPr>
            <w:rPrChange w:id="643" w:author="Greg Landry" w:date="2019-02-06T15:29:00Z">
              <w:rPr>
                <w:b/>
              </w:rPr>
            </w:rPrChange>
          </w:rPr>
          <w:t xml:space="preserve"> in the C source file to have access to the required WICED TLS functions.</w:t>
        </w:r>
      </w:ins>
    </w:p>
    <w:p w14:paraId="5923245E" w14:textId="73AA1053" w:rsidR="00EA1736" w:rsidRPr="002275D4" w:rsidRDefault="00EA1736" w:rsidP="00C6331A">
      <w:r>
        <w:t xml:space="preserve">Hint: Run a </w:t>
      </w:r>
      <w:r w:rsidR="004C32A8">
        <w:t>"</w:t>
      </w:r>
      <w:r>
        <w:t>clean</w:t>
      </w:r>
      <w:r w:rsidR="004C32A8">
        <w:t>"</w:t>
      </w:r>
      <w:r>
        <w:t xml:space="preserve"> before building or else your project may not see the new certificate and key. You will find clean at the top of the list of Make Targets. Just double-click on it to run it.</w:t>
      </w:r>
    </w:p>
    <w:p w14:paraId="7DCCD12D" w14:textId="7B36164F" w:rsidR="008F2ACF" w:rsidRDefault="008D725F" w:rsidP="0093055C">
      <w:pPr>
        <w:pStyle w:val="Exercise"/>
      </w:pPr>
      <w:r>
        <w:t xml:space="preserve"> </w:t>
      </w:r>
      <w:bookmarkStart w:id="644" w:name="_Toc521412410"/>
      <w:r w:rsidR="00EA1736">
        <w:t>(Advanced)</w:t>
      </w:r>
      <w:r w:rsidR="008F2ACF">
        <w:t xml:space="preserve"> Implement Secure WWEP Server</w:t>
      </w:r>
      <w:bookmarkEnd w:id="644"/>
    </w:p>
    <w:p w14:paraId="1084E15C" w14:textId="26C71FAD" w:rsidR="00EA1736" w:rsidRDefault="00EA1736" w:rsidP="008F2ACF">
      <w:r>
        <w:t>Implement the server side of the secure WWEP protocol</w:t>
      </w:r>
      <w:ins w:id="645" w:author="Greg Landry" w:date="2019-02-06T15:52:00Z">
        <w:r w:rsidR="006406D3">
          <w:t>.</w:t>
        </w:r>
      </w:ins>
    </w:p>
    <w:p w14:paraId="651BB074" w14:textId="5C03BE34" w:rsidR="008F2ACF" w:rsidRDefault="00EA1736" w:rsidP="0093055C">
      <w:pPr>
        <w:pStyle w:val="Exercise"/>
      </w:pPr>
      <w:bookmarkStart w:id="646" w:name="_Toc521412411"/>
      <w:r>
        <w:t xml:space="preserve">(Advanced) </w:t>
      </w:r>
      <w:r w:rsidR="008F2ACF">
        <w:t>Implement Dual Secure &amp; Insecure WWEP Client</w:t>
      </w:r>
      <w:bookmarkEnd w:id="646"/>
    </w:p>
    <w:p w14:paraId="54C6345A" w14:textId="4016FB3A" w:rsidR="00EA1736" w:rsidRDefault="00EA1736" w:rsidP="008F2ACF">
      <w:r>
        <w:t>Implement a client that can send both non-secure and secure TLS messages</w:t>
      </w:r>
      <w:ins w:id="647" w:author="Greg Landry" w:date="2019-02-06T15:52:00Z">
        <w:r w:rsidR="006406D3">
          <w:t>.</w:t>
        </w:r>
      </w:ins>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93055C">
      <w:pPr>
        <w:pStyle w:val="Exercise"/>
        <w:rPr>
          <w:sz w:val="26"/>
        </w:rPr>
      </w:pPr>
      <w:bookmarkStart w:id="648" w:name="_Toc521412412"/>
      <w:r>
        <w:t xml:space="preserve">(Advanced) </w:t>
      </w:r>
      <w:r w:rsidR="008F2ACF">
        <w:t>Implement Dual Secure &amp; Insecure WWEP Server</w:t>
      </w:r>
      <w:bookmarkEnd w:id="648"/>
    </w:p>
    <w:p w14:paraId="2BDD164F" w14:textId="4CB0AF92" w:rsidR="00EA1736" w:rsidRPr="0021076B" w:rsidRDefault="00EA1736" w:rsidP="00EA1736">
      <w:pPr>
        <w:rPr>
          <w:sz w:val="26"/>
        </w:rPr>
      </w:pPr>
      <w:r>
        <w:t>Implement a server for the WWEP protocol that will serve both non-secure and secure connections</w:t>
      </w:r>
      <w:ins w:id="649" w:author="Greg Landry" w:date="2019-02-06T15:52:00Z">
        <w:r w:rsidR="006406D3">
          <w:t>.</w:t>
        </w:r>
      </w:ins>
    </w:p>
    <w:sectPr w:rsidR="00EA1736" w:rsidRPr="0021076B">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AAD20" w14:textId="77777777" w:rsidR="006063B7" w:rsidRDefault="006063B7" w:rsidP="00DF6D18">
      <w:r>
        <w:separator/>
      </w:r>
    </w:p>
  </w:endnote>
  <w:endnote w:type="continuationSeparator" w:id="0">
    <w:p w14:paraId="325030D7" w14:textId="77777777" w:rsidR="006063B7" w:rsidRDefault="006063B7"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E55873" w:rsidRDefault="00E55873" w:rsidP="00547CF1">
            <w:pPr>
              <w:pStyle w:val="Footer"/>
              <w:spacing w:after="0"/>
            </w:pPr>
          </w:p>
          <w:p w14:paraId="4C29FDE6" w14:textId="4C580E4A" w:rsidR="00E55873" w:rsidRDefault="00E55873" w:rsidP="00E60124">
            <w:pPr>
              <w:pStyle w:val="Footer"/>
              <w:spacing w:after="0"/>
            </w:pPr>
            <w:r>
              <w:t>Chapter 6 WICED Sockets</w:t>
            </w:r>
            <w:r>
              <w:tab/>
            </w:r>
            <w:r>
              <w:tab/>
              <w:t xml:space="preserve">Page </w:t>
            </w:r>
            <w:r>
              <w:fldChar w:fldCharType="begin"/>
            </w:r>
            <w:r>
              <w:instrText xml:space="preserve"> PAGE </w:instrText>
            </w:r>
            <w:r>
              <w:fldChar w:fldCharType="separate"/>
            </w:r>
            <w:r>
              <w:rPr>
                <w:noProof/>
              </w:rPr>
              <w:t>20</w:t>
            </w:r>
            <w:r>
              <w:fldChar w:fldCharType="end"/>
            </w:r>
            <w:r>
              <w:t xml:space="preserve"> of </w:t>
            </w:r>
            <w:r>
              <w:rPr>
                <w:noProof/>
              </w:rPr>
              <w:fldChar w:fldCharType="begin"/>
            </w:r>
            <w:r>
              <w:rPr>
                <w:noProof/>
              </w:rPr>
              <w:instrText xml:space="preserve"> NUMPAGES  </w:instrText>
            </w:r>
            <w:r>
              <w:rPr>
                <w:noProof/>
              </w:rPr>
              <w:fldChar w:fldCharType="separate"/>
            </w:r>
            <w:r>
              <w:rPr>
                <w:noProof/>
              </w:rPr>
              <w:t>30</w:t>
            </w:r>
            <w:r>
              <w:rPr>
                <w:noProof/>
              </w:rPr>
              <w:fldChar w:fldCharType="end"/>
            </w:r>
          </w:p>
        </w:sdtContent>
      </w:sdt>
    </w:sdtContent>
  </w:sdt>
  <w:p w14:paraId="75581528" w14:textId="77777777" w:rsidR="00E55873" w:rsidRDefault="00E55873"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B2A9D" w14:textId="77777777" w:rsidR="006063B7" w:rsidRDefault="006063B7" w:rsidP="00DF6D18">
      <w:r>
        <w:separator/>
      </w:r>
    </w:p>
  </w:footnote>
  <w:footnote w:type="continuationSeparator" w:id="0">
    <w:p w14:paraId="6839CE0F" w14:textId="77777777" w:rsidR="006063B7" w:rsidRDefault="006063B7"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E55873" w:rsidRDefault="00E55873">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E83004A6"/>
    <w:lvl w:ilvl="0">
      <w:start w:val="1"/>
      <w:numFmt w:val="decimal"/>
      <w:lvlText w:val="6B.%1"/>
      <w:lvlJc w:val="left"/>
      <w:pPr>
        <w:ind w:left="720" w:hanging="720"/>
      </w:pPr>
      <w:rPr>
        <w:rFonts w:hint="default"/>
      </w:rPr>
    </w:lvl>
    <w:lvl w:ilvl="1">
      <w:start w:val="1"/>
      <w:numFmt w:val="decimal"/>
      <w:pStyle w:val="Exercise"/>
      <w:suff w:val="space"/>
      <w:lvlText w:val="Exercise - 6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BE380642"/>
    <w:lvl w:ilvl="0">
      <w:start w:val="1"/>
      <w:numFmt w:val="decimal"/>
      <w:pStyle w:val="Heading1"/>
      <w:lvlText w:val="6B.%1 "/>
      <w:lvlJc w:val="left"/>
      <w:pPr>
        <w:ind w:left="-360" w:firstLine="360"/>
      </w:pPr>
      <w:rPr>
        <w:rFonts w:hint="default"/>
      </w:rPr>
    </w:lvl>
    <w:lvl w:ilvl="1">
      <w:start w:val="1"/>
      <w:numFmt w:val="decimal"/>
      <w:pStyle w:val="Heading2"/>
      <w:suff w:val="space"/>
      <w:lvlText w:val="6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5-21-3828945024-3187688870-2345676969-5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006E"/>
    <w:rsid w:val="00051E3C"/>
    <w:rsid w:val="0005324C"/>
    <w:rsid w:val="00074015"/>
    <w:rsid w:val="00081841"/>
    <w:rsid w:val="0009173E"/>
    <w:rsid w:val="00093229"/>
    <w:rsid w:val="00093A9C"/>
    <w:rsid w:val="00096E47"/>
    <w:rsid w:val="000A10C2"/>
    <w:rsid w:val="000A7893"/>
    <w:rsid w:val="000A7C62"/>
    <w:rsid w:val="000B3CDE"/>
    <w:rsid w:val="000B444B"/>
    <w:rsid w:val="000B480A"/>
    <w:rsid w:val="000B49C4"/>
    <w:rsid w:val="000C3B73"/>
    <w:rsid w:val="000C4E6B"/>
    <w:rsid w:val="000C75C8"/>
    <w:rsid w:val="000D47C7"/>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56EF"/>
    <w:rsid w:val="00137E77"/>
    <w:rsid w:val="001448EB"/>
    <w:rsid w:val="001542E2"/>
    <w:rsid w:val="0015653A"/>
    <w:rsid w:val="00156EEC"/>
    <w:rsid w:val="001605F6"/>
    <w:rsid w:val="00164F2B"/>
    <w:rsid w:val="00165DB6"/>
    <w:rsid w:val="00167802"/>
    <w:rsid w:val="00171BB3"/>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B5185"/>
    <w:rsid w:val="001C2D81"/>
    <w:rsid w:val="001C3071"/>
    <w:rsid w:val="001C41CE"/>
    <w:rsid w:val="001C42A2"/>
    <w:rsid w:val="001D092F"/>
    <w:rsid w:val="001D0941"/>
    <w:rsid w:val="001E01B2"/>
    <w:rsid w:val="001E0CD6"/>
    <w:rsid w:val="001E500C"/>
    <w:rsid w:val="001E510D"/>
    <w:rsid w:val="001E5730"/>
    <w:rsid w:val="001F2AA5"/>
    <w:rsid w:val="00202274"/>
    <w:rsid w:val="002025AB"/>
    <w:rsid w:val="0021076B"/>
    <w:rsid w:val="0021146B"/>
    <w:rsid w:val="002141D2"/>
    <w:rsid w:val="00214414"/>
    <w:rsid w:val="00214543"/>
    <w:rsid w:val="00216CA1"/>
    <w:rsid w:val="002203F9"/>
    <w:rsid w:val="00221074"/>
    <w:rsid w:val="00221707"/>
    <w:rsid w:val="00224558"/>
    <w:rsid w:val="00227150"/>
    <w:rsid w:val="00242C1E"/>
    <w:rsid w:val="00247064"/>
    <w:rsid w:val="00252982"/>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528D"/>
    <w:rsid w:val="00296706"/>
    <w:rsid w:val="002A0044"/>
    <w:rsid w:val="002A0254"/>
    <w:rsid w:val="002A3BCF"/>
    <w:rsid w:val="002B51D0"/>
    <w:rsid w:val="002C1BB1"/>
    <w:rsid w:val="002C2164"/>
    <w:rsid w:val="002C32EA"/>
    <w:rsid w:val="002C3B9E"/>
    <w:rsid w:val="002C468D"/>
    <w:rsid w:val="002C5818"/>
    <w:rsid w:val="002C7876"/>
    <w:rsid w:val="002D63D5"/>
    <w:rsid w:val="002D6B5C"/>
    <w:rsid w:val="002D75BC"/>
    <w:rsid w:val="002E07A1"/>
    <w:rsid w:val="002F04D2"/>
    <w:rsid w:val="002F0678"/>
    <w:rsid w:val="002F6DCF"/>
    <w:rsid w:val="00301AE7"/>
    <w:rsid w:val="00304FBE"/>
    <w:rsid w:val="00313FF1"/>
    <w:rsid w:val="00315A49"/>
    <w:rsid w:val="00321C35"/>
    <w:rsid w:val="003275D6"/>
    <w:rsid w:val="00331E67"/>
    <w:rsid w:val="003445E6"/>
    <w:rsid w:val="003467B1"/>
    <w:rsid w:val="00350E39"/>
    <w:rsid w:val="003526CF"/>
    <w:rsid w:val="003546A3"/>
    <w:rsid w:val="00362F0E"/>
    <w:rsid w:val="0037207F"/>
    <w:rsid w:val="00374375"/>
    <w:rsid w:val="003817F7"/>
    <w:rsid w:val="00382507"/>
    <w:rsid w:val="00383191"/>
    <w:rsid w:val="003853D7"/>
    <w:rsid w:val="0038642E"/>
    <w:rsid w:val="003960F1"/>
    <w:rsid w:val="0039793C"/>
    <w:rsid w:val="00397ACA"/>
    <w:rsid w:val="003A355F"/>
    <w:rsid w:val="003A5370"/>
    <w:rsid w:val="003B2C9C"/>
    <w:rsid w:val="003B66DF"/>
    <w:rsid w:val="003B7B2A"/>
    <w:rsid w:val="003C323F"/>
    <w:rsid w:val="003C3BF9"/>
    <w:rsid w:val="003D14E0"/>
    <w:rsid w:val="003D39DA"/>
    <w:rsid w:val="003E2251"/>
    <w:rsid w:val="003E3652"/>
    <w:rsid w:val="003E39EE"/>
    <w:rsid w:val="003E6C7C"/>
    <w:rsid w:val="003F19A0"/>
    <w:rsid w:val="003F5035"/>
    <w:rsid w:val="0040035E"/>
    <w:rsid w:val="004007F8"/>
    <w:rsid w:val="00406245"/>
    <w:rsid w:val="00410B59"/>
    <w:rsid w:val="004119D6"/>
    <w:rsid w:val="00416612"/>
    <w:rsid w:val="00417EB2"/>
    <w:rsid w:val="00423020"/>
    <w:rsid w:val="004301AC"/>
    <w:rsid w:val="004320E0"/>
    <w:rsid w:val="004377C2"/>
    <w:rsid w:val="0044445E"/>
    <w:rsid w:val="004446D7"/>
    <w:rsid w:val="00445477"/>
    <w:rsid w:val="00445DBC"/>
    <w:rsid w:val="00446C2F"/>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3C17"/>
    <w:rsid w:val="004B40D3"/>
    <w:rsid w:val="004B4198"/>
    <w:rsid w:val="004C1AEE"/>
    <w:rsid w:val="004C32A8"/>
    <w:rsid w:val="004C42B9"/>
    <w:rsid w:val="004C76D0"/>
    <w:rsid w:val="004D3236"/>
    <w:rsid w:val="004D51FE"/>
    <w:rsid w:val="004D532F"/>
    <w:rsid w:val="004F02B0"/>
    <w:rsid w:val="00502B57"/>
    <w:rsid w:val="00503DDB"/>
    <w:rsid w:val="005059F6"/>
    <w:rsid w:val="005112DE"/>
    <w:rsid w:val="005131C6"/>
    <w:rsid w:val="005202BB"/>
    <w:rsid w:val="00533AB8"/>
    <w:rsid w:val="00536FB2"/>
    <w:rsid w:val="00542D5D"/>
    <w:rsid w:val="00543A2A"/>
    <w:rsid w:val="00547CF1"/>
    <w:rsid w:val="00552CE8"/>
    <w:rsid w:val="00553617"/>
    <w:rsid w:val="005548D0"/>
    <w:rsid w:val="00566882"/>
    <w:rsid w:val="0056799C"/>
    <w:rsid w:val="00572001"/>
    <w:rsid w:val="00583ABA"/>
    <w:rsid w:val="0058531C"/>
    <w:rsid w:val="00591008"/>
    <w:rsid w:val="00591056"/>
    <w:rsid w:val="00593945"/>
    <w:rsid w:val="005B467B"/>
    <w:rsid w:val="005B6E35"/>
    <w:rsid w:val="005C585F"/>
    <w:rsid w:val="005D08CE"/>
    <w:rsid w:val="005D48B6"/>
    <w:rsid w:val="005E08F8"/>
    <w:rsid w:val="005E248C"/>
    <w:rsid w:val="005E5743"/>
    <w:rsid w:val="005E5EED"/>
    <w:rsid w:val="005E633D"/>
    <w:rsid w:val="005F0D90"/>
    <w:rsid w:val="005F3959"/>
    <w:rsid w:val="005F67C7"/>
    <w:rsid w:val="005F73D7"/>
    <w:rsid w:val="006060A5"/>
    <w:rsid w:val="006063B7"/>
    <w:rsid w:val="00606C95"/>
    <w:rsid w:val="00612559"/>
    <w:rsid w:val="006235EB"/>
    <w:rsid w:val="00625C0B"/>
    <w:rsid w:val="00630ABF"/>
    <w:rsid w:val="00631730"/>
    <w:rsid w:val="00633C0D"/>
    <w:rsid w:val="00635122"/>
    <w:rsid w:val="006406D3"/>
    <w:rsid w:val="00640EA5"/>
    <w:rsid w:val="00646FFA"/>
    <w:rsid w:val="00651346"/>
    <w:rsid w:val="00653120"/>
    <w:rsid w:val="0065757C"/>
    <w:rsid w:val="006632D0"/>
    <w:rsid w:val="0066455D"/>
    <w:rsid w:val="00664C03"/>
    <w:rsid w:val="00666361"/>
    <w:rsid w:val="00671694"/>
    <w:rsid w:val="00672DB9"/>
    <w:rsid w:val="00674FA2"/>
    <w:rsid w:val="00680794"/>
    <w:rsid w:val="00680B9F"/>
    <w:rsid w:val="00680FF3"/>
    <w:rsid w:val="006920C3"/>
    <w:rsid w:val="00693A41"/>
    <w:rsid w:val="006944A1"/>
    <w:rsid w:val="00696519"/>
    <w:rsid w:val="0069789D"/>
    <w:rsid w:val="006B26ED"/>
    <w:rsid w:val="006B442B"/>
    <w:rsid w:val="006B5FCE"/>
    <w:rsid w:val="006B7E6B"/>
    <w:rsid w:val="006C1488"/>
    <w:rsid w:val="006C3B4F"/>
    <w:rsid w:val="006C4A51"/>
    <w:rsid w:val="006E18DC"/>
    <w:rsid w:val="006E6E02"/>
    <w:rsid w:val="006E6E36"/>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37729"/>
    <w:rsid w:val="00743B4C"/>
    <w:rsid w:val="00745C81"/>
    <w:rsid w:val="00746309"/>
    <w:rsid w:val="00757332"/>
    <w:rsid w:val="007579F8"/>
    <w:rsid w:val="00767B54"/>
    <w:rsid w:val="0077160E"/>
    <w:rsid w:val="00772C22"/>
    <w:rsid w:val="00774C33"/>
    <w:rsid w:val="00775A33"/>
    <w:rsid w:val="00781F8C"/>
    <w:rsid w:val="00782570"/>
    <w:rsid w:val="00790FD8"/>
    <w:rsid w:val="00794848"/>
    <w:rsid w:val="007951A8"/>
    <w:rsid w:val="007A063C"/>
    <w:rsid w:val="007A1CED"/>
    <w:rsid w:val="007A5CA1"/>
    <w:rsid w:val="007B104F"/>
    <w:rsid w:val="007B2653"/>
    <w:rsid w:val="007B2A5F"/>
    <w:rsid w:val="007B3AD9"/>
    <w:rsid w:val="007B419B"/>
    <w:rsid w:val="007B6BFE"/>
    <w:rsid w:val="007B7C9A"/>
    <w:rsid w:val="007C080A"/>
    <w:rsid w:val="007C256B"/>
    <w:rsid w:val="007C307C"/>
    <w:rsid w:val="007C312A"/>
    <w:rsid w:val="007C44CA"/>
    <w:rsid w:val="007C57D6"/>
    <w:rsid w:val="007D0AE0"/>
    <w:rsid w:val="007D1AF7"/>
    <w:rsid w:val="007D4CE5"/>
    <w:rsid w:val="007D5BA4"/>
    <w:rsid w:val="007D7CFD"/>
    <w:rsid w:val="007E0232"/>
    <w:rsid w:val="007E0686"/>
    <w:rsid w:val="007F4A73"/>
    <w:rsid w:val="00814053"/>
    <w:rsid w:val="0082303C"/>
    <w:rsid w:val="008448D0"/>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951E3"/>
    <w:rsid w:val="008A1B9A"/>
    <w:rsid w:val="008A56F3"/>
    <w:rsid w:val="008A5C2A"/>
    <w:rsid w:val="008A74A0"/>
    <w:rsid w:val="008A7C0C"/>
    <w:rsid w:val="008B01E6"/>
    <w:rsid w:val="008B6B74"/>
    <w:rsid w:val="008B7860"/>
    <w:rsid w:val="008C4BAB"/>
    <w:rsid w:val="008C79A1"/>
    <w:rsid w:val="008D5833"/>
    <w:rsid w:val="008D725F"/>
    <w:rsid w:val="008E2A6D"/>
    <w:rsid w:val="008F2911"/>
    <w:rsid w:val="008F2ACF"/>
    <w:rsid w:val="008F5BC3"/>
    <w:rsid w:val="008F6F7A"/>
    <w:rsid w:val="0090327D"/>
    <w:rsid w:val="00904100"/>
    <w:rsid w:val="00904296"/>
    <w:rsid w:val="00904777"/>
    <w:rsid w:val="009101D2"/>
    <w:rsid w:val="00914CE3"/>
    <w:rsid w:val="0092254A"/>
    <w:rsid w:val="00923D1A"/>
    <w:rsid w:val="0093055C"/>
    <w:rsid w:val="00931FDA"/>
    <w:rsid w:val="00932A53"/>
    <w:rsid w:val="00935BAB"/>
    <w:rsid w:val="00937950"/>
    <w:rsid w:val="009379F9"/>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B5C24"/>
    <w:rsid w:val="009D20B9"/>
    <w:rsid w:val="009D4DE9"/>
    <w:rsid w:val="009E3A17"/>
    <w:rsid w:val="009E63E9"/>
    <w:rsid w:val="009F16EB"/>
    <w:rsid w:val="00A10458"/>
    <w:rsid w:val="00A10CD6"/>
    <w:rsid w:val="00A11A32"/>
    <w:rsid w:val="00A1275A"/>
    <w:rsid w:val="00A12BAC"/>
    <w:rsid w:val="00A13F49"/>
    <w:rsid w:val="00A269E9"/>
    <w:rsid w:val="00A3194F"/>
    <w:rsid w:val="00A40B5D"/>
    <w:rsid w:val="00A44C5A"/>
    <w:rsid w:val="00A45C74"/>
    <w:rsid w:val="00A516A8"/>
    <w:rsid w:val="00A522E5"/>
    <w:rsid w:val="00A53628"/>
    <w:rsid w:val="00A600C7"/>
    <w:rsid w:val="00A6223A"/>
    <w:rsid w:val="00A74A92"/>
    <w:rsid w:val="00A81845"/>
    <w:rsid w:val="00A8528D"/>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D623A"/>
    <w:rsid w:val="00AE0CB0"/>
    <w:rsid w:val="00AE27CC"/>
    <w:rsid w:val="00AE66A3"/>
    <w:rsid w:val="00B005F5"/>
    <w:rsid w:val="00B007E5"/>
    <w:rsid w:val="00B02BDF"/>
    <w:rsid w:val="00B05BEF"/>
    <w:rsid w:val="00B14B57"/>
    <w:rsid w:val="00B2240E"/>
    <w:rsid w:val="00B35DA0"/>
    <w:rsid w:val="00B36CA4"/>
    <w:rsid w:val="00B4033B"/>
    <w:rsid w:val="00B4162C"/>
    <w:rsid w:val="00B430B7"/>
    <w:rsid w:val="00B4388A"/>
    <w:rsid w:val="00B448B5"/>
    <w:rsid w:val="00B457AA"/>
    <w:rsid w:val="00B50F42"/>
    <w:rsid w:val="00B62221"/>
    <w:rsid w:val="00B73DF5"/>
    <w:rsid w:val="00B7757B"/>
    <w:rsid w:val="00B7795F"/>
    <w:rsid w:val="00B8159B"/>
    <w:rsid w:val="00B8344E"/>
    <w:rsid w:val="00B85D2F"/>
    <w:rsid w:val="00B86DD9"/>
    <w:rsid w:val="00B86F7E"/>
    <w:rsid w:val="00B920F0"/>
    <w:rsid w:val="00B96577"/>
    <w:rsid w:val="00BB1C79"/>
    <w:rsid w:val="00BB5DED"/>
    <w:rsid w:val="00BC0B4C"/>
    <w:rsid w:val="00BC23D3"/>
    <w:rsid w:val="00BD3EF6"/>
    <w:rsid w:val="00BE426A"/>
    <w:rsid w:val="00BF4692"/>
    <w:rsid w:val="00BF6BBA"/>
    <w:rsid w:val="00BF71DE"/>
    <w:rsid w:val="00C028DA"/>
    <w:rsid w:val="00C05D66"/>
    <w:rsid w:val="00C073D6"/>
    <w:rsid w:val="00C119FB"/>
    <w:rsid w:val="00C16232"/>
    <w:rsid w:val="00C2234C"/>
    <w:rsid w:val="00C31525"/>
    <w:rsid w:val="00C368EB"/>
    <w:rsid w:val="00C537FF"/>
    <w:rsid w:val="00C53A42"/>
    <w:rsid w:val="00C53D77"/>
    <w:rsid w:val="00C5476A"/>
    <w:rsid w:val="00C5685B"/>
    <w:rsid w:val="00C61F72"/>
    <w:rsid w:val="00C6331A"/>
    <w:rsid w:val="00C644F6"/>
    <w:rsid w:val="00C64A5F"/>
    <w:rsid w:val="00C71CCA"/>
    <w:rsid w:val="00C74394"/>
    <w:rsid w:val="00C75B49"/>
    <w:rsid w:val="00C814E5"/>
    <w:rsid w:val="00C8243B"/>
    <w:rsid w:val="00C82C76"/>
    <w:rsid w:val="00C94457"/>
    <w:rsid w:val="00C968E6"/>
    <w:rsid w:val="00CA356A"/>
    <w:rsid w:val="00CA6E87"/>
    <w:rsid w:val="00CB2E84"/>
    <w:rsid w:val="00CB3ED0"/>
    <w:rsid w:val="00CB618C"/>
    <w:rsid w:val="00CC0526"/>
    <w:rsid w:val="00CC0918"/>
    <w:rsid w:val="00CC0C6F"/>
    <w:rsid w:val="00CD46FF"/>
    <w:rsid w:val="00CE30F0"/>
    <w:rsid w:val="00CE4045"/>
    <w:rsid w:val="00CE405B"/>
    <w:rsid w:val="00CE6C3C"/>
    <w:rsid w:val="00CF74A1"/>
    <w:rsid w:val="00D02195"/>
    <w:rsid w:val="00D04B02"/>
    <w:rsid w:val="00D15072"/>
    <w:rsid w:val="00D23BFF"/>
    <w:rsid w:val="00D240FC"/>
    <w:rsid w:val="00D24F2C"/>
    <w:rsid w:val="00D363F6"/>
    <w:rsid w:val="00D366D5"/>
    <w:rsid w:val="00D41A4E"/>
    <w:rsid w:val="00D432C5"/>
    <w:rsid w:val="00D54AF3"/>
    <w:rsid w:val="00D55167"/>
    <w:rsid w:val="00D57446"/>
    <w:rsid w:val="00D60F56"/>
    <w:rsid w:val="00D70DE2"/>
    <w:rsid w:val="00D755D5"/>
    <w:rsid w:val="00D7774C"/>
    <w:rsid w:val="00D82992"/>
    <w:rsid w:val="00D82A00"/>
    <w:rsid w:val="00D91168"/>
    <w:rsid w:val="00D92699"/>
    <w:rsid w:val="00D95C4D"/>
    <w:rsid w:val="00DA3B3F"/>
    <w:rsid w:val="00DA58E9"/>
    <w:rsid w:val="00DB0D93"/>
    <w:rsid w:val="00DC09F3"/>
    <w:rsid w:val="00DC4E75"/>
    <w:rsid w:val="00DC6680"/>
    <w:rsid w:val="00DC6D65"/>
    <w:rsid w:val="00DC7DEF"/>
    <w:rsid w:val="00DD070E"/>
    <w:rsid w:val="00DE180B"/>
    <w:rsid w:val="00DE32B1"/>
    <w:rsid w:val="00DE6E01"/>
    <w:rsid w:val="00DF0E3F"/>
    <w:rsid w:val="00DF6D18"/>
    <w:rsid w:val="00E043FD"/>
    <w:rsid w:val="00E05EFF"/>
    <w:rsid w:val="00E106AA"/>
    <w:rsid w:val="00E1216F"/>
    <w:rsid w:val="00E2667F"/>
    <w:rsid w:val="00E316DF"/>
    <w:rsid w:val="00E358FB"/>
    <w:rsid w:val="00E46913"/>
    <w:rsid w:val="00E535B0"/>
    <w:rsid w:val="00E53A81"/>
    <w:rsid w:val="00E55300"/>
    <w:rsid w:val="00E55873"/>
    <w:rsid w:val="00E560BF"/>
    <w:rsid w:val="00E60124"/>
    <w:rsid w:val="00E63761"/>
    <w:rsid w:val="00E66428"/>
    <w:rsid w:val="00E70279"/>
    <w:rsid w:val="00E84BBB"/>
    <w:rsid w:val="00E86347"/>
    <w:rsid w:val="00E86CFE"/>
    <w:rsid w:val="00E912C6"/>
    <w:rsid w:val="00E96613"/>
    <w:rsid w:val="00EA0936"/>
    <w:rsid w:val="00EA0941"/>
    <w:rsid w:val="00EA1736"/>
    <w:rsid w:val="00EA3A18"/>
    <w:rsid w:val="00EA3E7C"/>
    <w:rsid w:val="00EA7CF5"/>
    <w:rsid w:val="00EB079F"/>
    <w:rsid w:val="00EB1C66"/>
    <w:rsid w:val="00EB48A8"/>
    <w:rsid w:val="00EB629E"/>
    <w:rsid w:val="00EC3102"/>
    <w:rsid w:val="00EC4D98"/>
    <w:rsid w:val="00EC66DC"/>
    <w:rsid w:val="00ED0FED"/>
    <w:rsid w:val="00ED12DA"/>
    <w:rsid w:val="00ED2AF2"/>
    <w:rsid w:val="00ED5415"/>
    <w:rsid w:val="00ED778C"/>
    <w:rsid w:val="00EF1688"/>
    <w:rsid w:val="00EF4590"/>
    <w:rsid w:val="00F00247"/>
    <w:rsid w:val="00F02629"/>
    <w:rsid w:val="00F02F1D"/>
    <w:rsid w:val="00F06EC1"/>
    <w:rsid w:val="00F07F32"/>
    <w:rsid w:val="00F11252"/>
    <w:rsid w:val="00F1221C"/>
    <w:rsid w:val="00F135C9"/>
    <w:rsid w:val="00F149FB"/>
    <w:rsid w:val="00F25363"/>
    <w:rsid w:val="00F25415"/>
    <w:rsid w:val="00F26F5E"/>
    <w:rsid w:val="00F2764A"/>
    <w:rsid w:val="00F27CBB"/>
    <w:rsid w:val="00F30FF7"/>
    <w:rsid w:val="00F310BD"/>
    <w:rsid w:val="00F322B8"/>
    <w:rsid w:val="00F34740"/>
    <w:rsid w:val="00F35E4B"/>
    <w:rsid w:val="00F37A6B"/>
    <w:rsid w:val="00F417BC"/>
    <w:rsid w:val="00F54F87"/>
    <w:rsid w:val="00F560CE"/>
    <w:rsid w:val="00F6018E"/>
    <w:rsid w:val="00F614D5"/>
    <w:rsid w:val="00F64B14"/>
    <w:rsid w:val="00F672F4"/>
    <w:rsid w:val="00F73D45"/>
    <w:rsid w:val="00F753E6"/>
    <w:rsid w:val="00F81F97"/>
    <w:rsid w:val="00F82D16"/>
    <w:rsid w:val="00F903E4"/>
    <w:rsid w:val="00F94CE2"/>
    <w:rsid w:val="00FA01E5"/>
    <w:rsid w:val="00FA257D"/>
    <w:rsid w:val="00FA2812"/>
    <w:rsid w:val="00FA39BB"/>
    <w:rsid w:val="00FA5D30"/>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3A17"/>
  </w:style>
  <w:style w:type="paragraph" w:styleId="Heading1">
    <w:name w:val="heading 1"/>
    <w:basedOn w:val="Normal"/>
    <w:next w:val="Normal"/>
    <w:link w:val="Heading1Char"/>
    <w:autoRedefine/>
    <w:uiPriority w:val="9"/>
    <w:qFormat/>
    <w:rsid w:val="0093055C"/>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E3A1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E3A17"/>
  </w:style>
  <w:style w:type="character" w:customStyle="1" w:styleId="Heading1Char">
    <w:name w:val="Heading 1 Char"/>
    <w:link w:val="Heading1"/>
    <w:uiPriority w:val="9"/>
    <w:rsid w:val="0093055C"/>
    <w:rPr>
      <w:rFonts w:eastAsia="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mmetric-key_algorithm" TargetMode="External"/><Relationship Id="rId13" Type="http://schemas.openxmlformats.org/officeDocument/2006/relationships/image" Target="media/image2.png"/><Relationship Id="rId18" Type="http://schemas.openxmlformats.org/officeDocument/2006/relationships/hyperlink" Target="https://simple.wikipedia.org/wiki/MD5" TargetMode="External"/><Relationship Id="rId26" Type="http://schemas.openxmlformats.org/officeDocument/2006/relationships/image" Target="media/image8.png"/><Relationship Id="rId39" Type="http://schemas.openxmlformats.org/officeDocument/2006/relationships/hyperlink" Target="https://www.sslshopper.com/certificate-decoder.html" TargetMode="External"/><Relationship Id="rId3" Type="http://schemas.openxmlformats.org/officeDocument/2006/relationships/styles" Target="styles.xml"/><Relationship Id="rId21" Type="http://schemas.openxmlformats.org/officeDocument/2006/relationships/hyperlink" Target="https://httpbin.org" TargetMode="External"/><Relationship Id="rId34" Type="http://schemas.openxmlformats.org/officeDocument/2006/relationships/hyperlink" Target="https://httpbin.org"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imple.wikipedia.org/wiki/SHA_hash_functions" TargetMode="External"/><Relationship Id="rId25" Type="http://schemas.openxmlformats.org/officeDocument/2006/relationships/hyperlink" Target="https://httpbin.org" TargetMode="External"/><Relationship Id="rId33" Type="http://schemas.openxmlformats.org/officeDocument/2006/relationships/image" Target="media/image14.png"/><Relationship Id="rId38" Type="http://schemas.openxmlformats.org/officeDocument/2006/relationships/hyperlink" Target="https://www.sslshopper.com/certificate-decoder.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imple.wikipedia.org/wiki/Cryptographic_hash_function"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ublic-key_cryptography" TargetMode="External"/><Relationship Id="rId24" Type="http://schemas.openxmlformats.org/officeDocument/2006/relationships/image" Target="media/image7.png"/><Relationship Id="rId32" Type="http://schemas.openxmlformats.org/officeDocument/2006/relationships/hyperlink" Target="https://httpbin.org" TargetMode="External"/><Relationship Id="rId37" Type="http://schemas.openxmlformats.org/officeDocument/2006/relationships/image" Target="media/image16.png"/><Relationship Id="rId40" Type="http://schemas.openxmlformats.org/officeDocument/2006/relationships/image" Target="media/image17.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Certificate_authority"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httpbin.org" TargetMode="External"/><Relationship Id="rId10" Type="http://schemas.openxmlformats.org/officeDocument/2006/relationships/hyperlink" Target="https://en.wikipedia.org/wiki/Data_Encryption_Standard"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Advanced_Encryption_Standard" TargetMode="External"/><Relationship Id="rId14" Type="http://schemas.openxmlformats.org/officeDocument/2006/relationships/image" Target="media/image3.png"/><Relationship Id="rId22" Type="http://schemas.openxmlformats.org/officeDocument/2006/relationships/hyperlink" Target="https://httpbin.or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D25E7-28AB-4483-99E3-0C259CB64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1</Pages>
  <Words>5290</Words>
  <Characters>30159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133</cp:revision>
  <cp:lastPrinted>2019-02-07T00:00:00Z</cp:lastPrinted>
  <dcterms:created xsi:type="dcterms:W3CDTF">2017-09-08T14:04:00Z</dcterms:created>
  <dcterms:modified xsi:type="dcterms:W3CDTF">2019-02-07T00:00:00Z</dcterms:modified>
</cp:coreProperties>
</file>