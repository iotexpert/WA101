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1597BFFF" w:rsidR="00CB6561" w:rsidRDefault="00CB6561" w:rsidP="00A80375">
      <w:pPr>
        <w:ind w:left="360"/>
      </w:pPr>
      <w:r>
        <w:t xml:space="preserve">How the </w:t>
      </w:r>
      <w:hyperlink r:id="rId8" w:history="1">
        <w:r w:rsidR="00BE1CC6">
          <w:rPr>
            <w:rStyle w:val="Hyperlink"/>
          </w:rPr>
          <w:t>AWS Cloud</w:t>
        </w:r>
      </w:hyperlink>
      <w:r>
        <w:t xml:space="preserve"> </w:t>
      </w:r>
      <w:r w:rsidR="00BE1CC6">
        <w:t xml:space="preserve">works </w:t>
      </w:r>
      <w:r>
        <w:t>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52BEDB08" w14:textId="11B55CB0" w:rsidR="00AA29E4"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AA29E4" w:rsidRPr="00CB2070">
        <w:rPr>
          <w:b w:val="0"/>
          <w:bCs w:val="0"/>
          <w:noProof/>
          <w14:scene3d>
            <w14:camera w14:prst="orthographicFront"/>
            <w14:lightRig w14:rig="threePt" w14:dir="t">
              <w14:rot w14:lat="0" w14:lon="0" w14:rev="0"/>
            </w14:lightRig>
          </w14:scene3d>
        </w:rPr>
        <w:t>7C.1</w:t>
      </w:r>
      <w:r w:rsidR="00AA29E4">
        <w:rPr>
          <w:rFonts w:asciiTheme="minorHAnsi" w:eastAsiaTheme="minorEastAsia" w:hAnsiTheme="minorHAnsi"/>
          <w:b w:val="0"/>
          <w:bCs w:val="0"/>
          <w:caps w:val="0"/>
          <w:noProof/>
        </w:rPr>
        <w:tab/>
      </w:r>
      <w:r w:rsidR="00AA29E4">
        <w:rPr>
          <w:noProof/>
        </w:rPr>
        <w:t>Amazon Web Services (AWS)</w:t>
      </w:r>
      <w:r w:rsidR="00AA29E4">
        <w:rPr>
          <w:noProof/>
        </w:rPr>
        <w:tab/>
      </w:r>
      <w:r w:rsidR="00AA29E4">
        <w:rPr>
          <w:noProof/>
        </w:rPr>
        <w:fldChar w:fldCharType="begin"/>
      </w:r>
      <w:r w:rsidR="00AA29E4">
        <w:rPr>
          <w:noProof/>
        </w:rPr>
        <w:instrText xml:space="preserve"> PAGEREF _Toc531086308 \h </w:instrText>
      </w:r>
      <w:r w:rsidR="00AA29E4">
        <w:rPr>
          <w:noProof/>
        </w:rPr>
      </w:r>
      <w:r w:rsidR="00AA29E4">
        <w:rPr>
          <w:noProof/>
        </w:rPr>
        <w:fldChar w:fldCharType="separate"/>
      </w:r>
      <w:r w:rsidR="00703859">
        <w:rPr>
          <w:noProof/>
        </w:rPr>
        <w:t>2</w:t>
      </w:r>
      <w:r w:rsidR="00AA29E4">
        <w:rPr>
          <w:noProof/>
        </w:rPr>
        <w:fldChar w:fldCharType="end"/>
      </w:r>
    </w:p>
    <w:p w14:paraId="7EE5B392" w14:textId="37DEBB3F"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_Toc531086309 \h </w:instrText>
      </w:r>
      <w:r>
        <w:rPr>
          <w:noProof/>
        </w:rPr>
      </w:r>
      <w:r>
        <w:rPr>
          <w:noProof/>
        </w:rPr>
        <w:fldChar w:fldCharType="separate"/>
      </w:r>
      <w:r w:rsidR="00703859">
        <w:rPr>
          <w:noProof/>
        </w:rPr>
        <w:t>3</w:t>
      </w:r>
      <w:r>
        <w:rPr>
          <w:noProof/>
        </w:rPr>
        <w:fldChar w:fldCharType="end"/>
      </w:r>
    </w:p>
    <w:p w14:paraId="4D26D6EF" w14:textId="12F6F436"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_Toc531086310 \h </w:instrText>
      </w:r>
      <w:r>
        <w:rPr>
          <w:noProof/>
        </w:rPr>
      </w:r>
      <w:r>
        <w:rPr>
          <w:noProof/>
        </w:rPr>
        <w:fldChar w:fldCharType="separate"/>
      </w:r>
      <w:r w:rsidR="00703859">
        <w:rPr>
          <w:noProof/>
        </w:rPr>
        <w:t>4</w:t>
      </w:r>
      <w:r>
        <w:rPr>
          <w:noProof/>
        </w:rPr>
        <w:fldChar w:fldCharType="end"/>
      </w:r>
    </w:p>
    <w:p w14:paraId="66106211" w14:textId="4D339613"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_Toc531086311 \h </w:instrText>
      </w:r>
      <w:r>
        <w:rPr>
          <w:noProof/>
        </w:rPr>
      </w:r>
      <w:r>
        <w:rPr>
          <w:noProof/>
        </w:rPr>
        <w:fldChar w:fldCharType="separate"/>
      </w:r>
      <w:r w:rsidR="00703859">
        <w:rPr>
          <w:noProof/>
        </w:rPr>
        <w:t>5</w:t>
      </w:r>
      <w:r>
        <w:rPr>
          <w:noProof/>
        </w:rPr>
        <w:fldChar w:fldCharType="end"/>
      </w:r>
    </w:p>
    <w:p w14:paraId="1D8F1ED0" w14:textId="637064B5" w:rsidR="00AA29E4" w:rsidRDefault="00AA29E4">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_Toc531086312 \h </w:instrText>
      </w:r>
      <w:r>
        <w:rPr>
          <w:noProof/>
        </w:rPr>
      </w:r>
      <w:r>
        <w:rPr>
          <w:noProof/>
        </w:rPr>
        <w:fldChar w:fldCharType="separate"/>
      </w:r>
      <w:r w:rsidR="00703859">
        <w:rPr>
          <w:noProof/>
        </w:rPr>
        <w:t>5</w:t>
      </w:r>
      <w:r>
        <w:rPr>
          <w:noProof/>
        </w:rPr>
        <w:fldChar w:fldCharType="end"/>
      </w:r>
    </w:p>
    <w:p w14:paraId="169DD5FA" w14:textId="14DEE1C9" w:rsidR="00AA29E4" w:rsidRDefault="00AA29E4">
      <w:pPr>
        <w:pStyle w:val="TOC2"/>
        <w:rPr>
          <w:rFonts w:asciiTheme="minorHAnsi" w:eastAsiaTheme="minorEastAsia" w:hAnsiTheme="minorHAnsi"/>
          <w:smallCaps w:val="0"/>
          <w:noProof/>
          <w:sz w:val="22"/>
        </w:rPr>
      </w:pPr>
      <w:r>
        <w:rPr>
          <w:noProof/>
        </w:rPr>
        <w:t>7C.4.2</w:t>
      </w:r>
      <w:r w:rsidRPr="00CB2070">
        <w:rPr>
          <w:noProof/>
          <w:color w:val="0000FF"/>
          <w:u w:val="single"/>
        </w:rPr>
        <w:t xml:space="preserve"> Thing Shadow</w:t>
      </w:r>
      <w:r>
        <w:rPr>
          <w:noProof/>
        </w:rPr>
        <w:tab/>
      </w:r>
      <w:r>
        <w:rPr>
          <w:noProof/>
        </w:rPr>
        <w:fldChar w:fldCharType="begin"/>
      </w:r>
      <w:r>
        <w:rPr>
          <w:noProof/>
        </w:rPr>
        <w:instrText xml:space="preserve"> PAGEREF _Toc531086313 \h </w:instrText>
      </w:r>
      <w:r>
        <w:rPr>
          <w:noProof/>
        </w:rPr>
      </w:r>
      <w:r>
        <w:rPr>
          <w:noProof/>
        </w:rPr>
        <w:fldChar w:fldCharType="separate"/>
      </w:r>
      <w:r w:rsidR="00703859">
        <w:rPr>
          <w:noProof/>
        </w:rPr>
        <w:t>6</w:t>
      </w:r>
      <w:r>
        <w:rPr>
          <w:noProof/>
        </w:rPr>
        <w:fldChar w:fldCharType="end"/>
      </w:r>
    </w:p>
    <w:p w14:paraId="40268514" w14:textId="231E0B00" w:rsidR="00AA29E4" w:rsidRDefault="00AA29E4">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_Toc531086314 \h </w:instrText>
      </w:r>
      <w:r>
        <w:rPr>
          <w:noProof/>
        </w:rPr>
      </w:r>
      <w:r>
        <w:rPr>
          <w:noProof/>
        </w:rPr>
        <w:fldChar w:fldCharType="separate"/>
      </w:r>
      <w:r w:rsidR="00703859">
        <w:rPr>
          <w:noProof/>
        </w:rPr>
        <w:t>7</w:t>
      </w:r>
      <w:r>
        <w:rPr>
          <w:noProof/>
        </w:rPr>
        <w:fldChar w:fldCharType="end"/>
      </w:r>
    </w:p>
    <w:p w14:paraId="20CC1F04" w14:textId="49CCA3EB" w:rsidR="00AA29E4" w:rsidRDefault="00AA29E4">
      <w:pPr>
        <w:pStyle w:val="TOC2"/>
        <w:rPr>
          <w:rFonts w:asciiTheme="minorHAnsi" w:eastAsiaTheme="minorEastAsia" w:hAnsiTheme="minorHAnsi"/>
          <w:smallCaps w:val="0"/>
          <w:noProof/>
          <w:sz w:val="22"/>
        </w:rPr>
      </w:pPr>
      <w:r>
        <w:rPr>
          <w:noProof/>
        </w:rPr>
        <w:t>7C.4.4</w:t>
      </w:r>
      <w:r w:rsidRPr="00CB2070">
        <w:rPr>
          <w:noProof/>
          <w:color w:val="0000FF"/>
          <w:u w:val="single"/>
        </w:rPr>
        <w:t xml:space="preserve"> Device Shadow Topics</w:t>
      </w:r>
      <w:r>
        <w:rPr>
          <w:noProof/>
        </w:rPr>
        <w:tab/>
      </w:r>
      <w:r>
        <w:rPr>
          <w:noProof/>
        </w:rPr>
        <w:fldChar w:fldCharType="begin"/>
      </w:r>
      <w:r>
        <w:rPr>
          <w:noProof/>
        </w:rPr>
        <w:instrText xml:space="preserve"> PAGEREF _Toc531086315 \h </w:instrText>
      </w:r>
      <w:r>
        <w:rPr>
          <w:noProof/>
        </w:rPr>
      </w:r>
      <w:r>
        <w:rPr>
          <w:noProof/>
        </w:rPr>
        <w:fldChar w:fldCharType="separate"/>
      </w:r>
      <w:r w:rsidR="00703859">
        <w:rPr>
          <w:noProof/>
        </w:rPr>
        <w:t>8</w:t>
      </w:r>
      <w:r>
        <w:rPr>
          <w:noProof/>
        </w:rPr>
        <w:fldChar w:fldCharType="end"/>
      </w:r>
    </w:p>
    <w:p w14:paraId="51CEB29F" w14:textId="4313BA45"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_Toc531086316 \h </w:instrText>
      </w:r>
      <w:r>
        <w:rPr>
          <w:noProof/>
        </w:rPr>
      </w:r>
      <w:r>
        <w:rPr>
          <w:noProof/>
        </w:rPr>
        <w:fldChar w:fldCharType="separate"/>
      </w:r>
      <w:r w:rsidR="00703859">
        <w:rPr>
          <w:noProof/>
        </w:rPr>
        <w:t>9</w:t>
      </w:r>
      <w:r>
        <w:rPr>
          <w:noProof/>
        </w:rPr>
        <w:fldChar w:fldCharType="end"/>
      </w:r>
    </w:p>
    <w:p w14:paraId="01A75342" w14:textId="63C798BF"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_Toc531086317 \h </w:instrText>
      </w:r>
      <w:r>
        <w:rPr>
          <w:noProof/>
        </w:rPr>
      </w:r>
      <w:r>
        <w:rPr>
          <w:noProof/>
        </w:rPr>
        <w:fldChar w:fldCharType="separate"/>
      </w:r>
      <w:r w:rsidR="00703859">
        <w:rPr>
          <w:noProof/>
        </w:rPr>
        <w:t>10</w:t>
      </w:r>
      <w:r>
        <w:rPr>
          <w:noProof/>
        </w:rPr>
        <w:fldChar w:fldCharType="end"/>
      </w:r>
    </w:p>
    <w:p w14:paraId="0B31C81F" w14:textId="3DB9FC58"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_Toc531086318 \h </w:instrText>
      </w:r>
      <w:r>
        <w:rPr>
          <w:noProof/>
        </w:rPr>
      </w:r>
      <w:r>
        <w:rPr>
          <w:noProof/>
        </w:rPr>
        <w:fldChar w:fldCharType="separate"/>
      </w:r>
      <w:r w:rsidR="00703859">
        <w:rPr>
          <w:noProof/>
        </w:rPr>
        <w:t>11</w:t>
      </w:r>
      <w:r>
        <w:rPr>
          <w:noProof/>
        </w:rPr>
        <w:fldChar w:fldCharType="end"/>
      </w:r>
    </w:p>
    <w:p w14:paraId="0FD70922" w14:textId="1A520027" w:rsidR="00AA29E4" w:rsidRDefault="00AA29E4">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_Toc531086319 \h </w:instrText>
      </w:r>
      <w:r>
        <w:rPr>
          <w:noProof/>
        </w:rPr>
      </w:r>
      <w:r>
        <w:rPr>
          <w:noProof/>
        </w:rPr>
        <w:fldChar w:fldCharType="separate"/>
      </w:r>
      <w:r w:rsidR="00703859">
        <w:rPr>
          <w:noProof/>
        </w:rPr>
        <w:t>11</w:t>
      </w:r>
      <w:r>
        <w:rPr>
          <w:noProof/>
        </w:rPr>
        <w:fldChar w:fldCharType="end"/>
      </w:r>
    </w:p>
    <w:p w14:paraId="47862159" w14:textId="651CD3AA" w:rsidR="00AA29E4" w:rsidRDefault="00AA29E4">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_Toc531086320 \h </w:instrText>
      </w:r>
      <w:r>
        <w:rPr>
          <w:noProof/>
        </w:rPr>
      </w:r>
      <w:r>
        <w:rPr>
          <w:noProof/>
        </w:rPr>
        <w:fldChar w:fldCharType="separate"/>
      </w:r>
      <w:r w:rsidR="00703859">
        <w:rPr>
          <w:noProof/>
        </w:rPr>
        <w:t>13</w:t>
      </w:r>
      <w:r>
        <w:rPr>
          <w:noProof/>
        </w:rPr>
        <w:fldChar w:fldCharType="end"/>
      </w:r>
    </w:p>
    <w:p w14:paraId="7FBA3A2B" w14:textId="43B5EFA1" w:rsidR="00AA29E4" w:rsidRDefault="00AA29E4">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_Toc531086321 \h </w:instrText>
      </w:r>
      <w:r>
        <w:rPr>
          <w:noProof/>
        </w:rPr>
      </w:r>
      <w:r>
        <w:rPr>
          <w:noProof/>
        </w:rPr>
        <w:fldChar w:fldCharType="separate"/>
      </w:r>
      <w:r w:rsidR="00703859">
        <w:rPr>
          <w:noProof/>
        </w:rPr>
        <w:t>18</w:t>
      </w:r>
      <w:r>
        <w:rPr>
          <w:noProof/>
        </w:rPr>
        <w:fldChar w:fldCharType="end"/>
      </w:r>
    </w:p>
    <w:p w14:paraId="26567C42" w14:textId="41461D4F" w:rsidR="00AA29E4" w:rsidRDefault="00AA29E4">
      <w:pPr>
        <w:pStyle w:val="TOC2"/>
        <w:rPr>
          <w:rFonts w:asciiTheme="minorHAnsi" w:eastAsiaTheme="minorEastAsia" w:hAnsiTheme="minorHAnsi"/>
          <w:smallCaps w:val="0"/>
          <w:noProof/>
          <w:sz w:val="22"/>
        </w:rPr>
      </w:pPr>
      <w:r>
        <w:rPr>
          <w:noProof/>
        </w:rPr>
        <w:t>Exercise - 7C.4 Run the demo.aws.iot.pub_sub.publisher App</w:t>
      </w:r>
      <w:r>
        <w:rPr>
          <w:noProof/>
        </w:rPr>
        <w:tab/>
      </w:r>
      <w:r>
        <w:rPr>
          <w:noProof/>
        </w:rPr>
        <w:fldChar w:fldCharType="begin"/>
      </w:r>
      <w:r>
        <w:rPr>
          <w:noProof/>
        </w:rPr>
        <w:instrText xml:space="preserve"> PAGEREF _Toc531086322 \h </w:instrText>
      </w:r>
      <w:r>
        <w:rPr>
          <w:noProof/>
        </w:rPr>
      </w:r>
      <w:r>
        <w:rPr>
          <w:noProof/>
        </w:rPr>
        <w:fldChar w:fldCharType="separate"/>
      </w:r>
      <w:r w:rsidR="00703859">
        <w:rPr>
          <w:noProof/>
        </w:rPr>
        <w:t>20</w:t>
      </w:r>
      <w:r>
        <w:rPr>
          <w:noProof/>
        </w:rPr>
        <w:fldChar w:fldCharType="end"/>
      </w:r>
    </w:p>
    <w:p w14:paraId="5EE9B489" w14:textId="42564453" w:rsidR="00AA29E4" w:rsidRDefault="00AA29E4">
      <w:pPr>
        <w:pStyle w:val="TOC2"/>
        <w:rPr>
          <w:rFonts w:asciiTheme="minorHAnsi" w:eastAsiaTheme="minorEastAsia" w:hAnsiTheme="minorHAnsi"/>
          <w:smallCaps w:val="0"/>
          <w:noProof/>
          <w:sz w:val="22"/>
        </w:rPr>
      </w:pPr>
      <w:r>
        <w:rPr>
          <w:noProof/>
        </w:rPr>
        <w:t>Exercise - 7C.5 WICED AWS MQTT Firmware Flow</w:t>
      </w:r>
      <w:r>
        <w:rPr>
          <w:noProof/>
        </w:rPr>
        <w:tab/>
      </w:r>
      <w:r>
        <w:rPr>
          <w:noProof/>
        </w:rPr>
        <w:fldChar w:fldCharType="begin"/>
      </w:r>
      <w:r>
        <w:rPr>
          <w:noProof/>
        </w:rPr>
        <w:instrText xml:space="preserve"> PAGEREF _Toc531086323 \h </w:instrText>
      </w:r>
      <w:r>
        <w:rPr>
          <w:noProof/>
        </w:rPr>
      </w:r>
      <w:r>
        <w:rPr>
          <w:noProof/>
        </w:rPr>
        <w:fldChar w:fldCharType="separate"/>
      </w:r>
      <w:r w:rsidR="00703859">
        <w:rPr>
          <w:noProof/>
        </w:rPr>
        <w:t>21</w:t>
      </w:r>
      <w:r>
        <w:rPr>
          <w:noProof/>
        </w:rPr>
        <w:fldChar w:fldCharType="end"/>
      </w:r>
    </w:p>
    <w:p w14:paraId="46BFCD53" w14:textId="357592F7" w:rsidR="00AA29E4" w:rsidRDefault="00AA29E4">
      <w:pPr>
        <w:pStyle w:val="TOC2"/>
        <w:rPr>
          <w:rFonts w:asciiTheme="minorHAnsi" w:eastAsiaTheme="minorEastAsia" w:hAnsiTheme="minorHAnsi"/>
          <w:smallCaps w:val="0"/>
          <w:noProof/>
          <w:sz w:val="22"/>
        </w:rPr>
      </w:pPr>
      <w:r>
        <w:rPr>
          <w:noProof/>
        </w:rPr>
        <w:t>Exercise - 7C.6 Build and Run the demo.aws.iot.pub_sub.subscriber App</w:t>
      </w:r>
      <w:r>
        <w:rPr>
          <w:noProof/>
        </w:rPr>
        <w:tab/>
      </w:r>
      <w:r>
        <w:rPr>
          <w:noProof/>
        </w:rPr>
        <w:fldChar w:fldCharType="begin"/>
      </w:r>
      <w:r>
        <w:rPr>
          <w:noProof/>
        </w:rPr>
        <w:instrText xml:space="preserve"> PAGEREF _Toc531086324 \h </w:instrText>
      </w:r>
      <w:r>
        <w:rPr>
          <w:noProof/>
        </w:rPr>
      </w:r>
      <w:r>
        <w:rPr>
          <w:noProof/>
        </w:rPr>
        <w:fldChar w:fldCharType="separate"/>
      </w:r>
      <w:r w:rsidR="00703859">
        <w:rPr>
          <w:noProof/>
        </w:rPr>
        <w:t>23</w:t>
      </w:r>
      <w:r>
        <w:rPr>
          <w:noProof/>
        </w:rPr>
        <w:fldChar w:fldCharType="end"/>
      </w:r>
    </w:p>
    <w:p w14:paraId="4734D606" w14:textId="15224BFF" w:rsidR="00AA29E4" w:rsidRDefault="00AA29E4">
      <w:pPr>
        <w:pStyle w:val="TOC2"/>
        <w:rPr>
          <w:rFonts w:asciiTheme="minorHAnsi" w:eastAsiaTheme="minorEastAsia" w:hAnsiTheme="minorHAnsi"/>
          <w:smallCaps w:val="0"/>
          <w:noProof/>
          <w:sz w:val="22"/>
        </w:rPr>
      </w:pPr>
      <w:r>
        <w:rPr>
          <w:noProof/>
        </w:rPr>
        <w:t>Exercise - 7C.7 (Advanced) Implement the publisher and subscriber in two different kits</w:t>
      </w:r>
      <w:r>
        <w:rPr>
          <w:noProof/>
        </w:rPr>
        <w:tab/>
      </w:r>
      <w:r>
        <w:rPr>
          <w:noProof/>
        </w:rPr>
        <w:fldChar w:fldCharType="begin"/>
      </w:r>
      <w:r>
        <w:rPr>
          <w:noProof/>
        </w:rPr>
        <w:instrText xml:space="preserve"> PAGEREF _Toc531086325 \h </w:instrText>
      </w:r>
      <w:r>
        <w:rPr>
          <w:noProof/>
        </w:rPr>
      </w:r>
      <w:r>
        <w:rPr>
          <w:noProof/>
        </w:rPr>
        <w:fldChar w:fldCharType="separate"/>
      </w:r>
      <w:r w:rsidR="00703859">
        <w:rPr>
          <w:noProof/>
        </w:rPr>
        <w:t>23</w:t>
      </w:r>
      <w:r>
        <w:rPr>
          <w:noProof/>
        </w:rPr>
        <w:fldChar w:fldCharType="end"/>
      </w:r>
    </w:p>
    <w:p w14:paraId="51037B19" w14:textId="6A1C4941" w:rsidR="00AA29E4" w:rsidRDefault="00AA29E4">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_Toc531086326 \h </w:instrText>
      </w:r>
      <w:r>
        <w:rPr>
          <w:noProof/>
        </w:rPr>
      </w:r>
      <w:r>
        <w:rPr>
          <w:noProof/>
        </w:rPr>
        <w:fldChar w:fldCharType="separate"/>
      </w:r>
      <w:r w:rsidR="00703859">
        <w:rPr>
          <w:noProof/>
        </w:rPr>
        <w:t>24</w:t>
      </w:r>
      <w:r>
        <w:rPr>
          <w:noProof/>
        </w:rPr>
        <w:fldChar w:fldCharType="end"/>
      </w:r>
    </w:p>
    <w:p w14:paraId="0D963C89" w14:textId="7BDC1A7E" w:rsidR="00AA29E4" w:rsidRDefault="00AA29E4">
      <w:pPr>
        <w:pStyle w:val="TOC2"/>
        <w:rPr>
          <w:rFonts w:asciiTheme="minorHAnsi" w:eastAsiaTheme="minorEastAsia" w:hAnsiTheme="minorHAnsi"/>
          <w:smallCaps w:val="0"/>
          <w:noProof/>
          <w:sz w:val="22"/>
        </w:rPr>
      </w:pPr>
      <w:r>
        <w:rPr>
          <w:noProof/>
        </w:rPr>
        <w:t xml:space="preserve">Exercise - 7C.9 (Advanced) Get a </w:t>
      </w:r>
      <w:r w:rsidRPr="00CB2070">
        <w:rPr>
          <w:i/>
          <w:noProof/>
        </w:rPr>
        <w:t>Thing</w:t>
      </w:r>
      <w:r>
        <w:rPr>
          <w:noProof/>
        </w:rPr>
        <w:t xml:space="preserve"> Shadow from AWS using HTTPS</w:t>
      </w:r>
      <w:r>
        <w:rPr>
          <w:noProof/>
        </w:rPr>
        <w:tab/>
      </w:r>
      <w:r>
        <w:rPr>
          <w:noProof/>
        </w:rPr>
        <w:fldChar w:fldCharType="begin"/>
      </w:r>
      <w:r>
        <w:rPr>
          <w:noProof/>
        </w:rPr>
        <w:instrText xml:space="preserve"> PAGEREF _Toc531086327 \h </w:instrText>
      </w:r>
      <w:r>
        <w:rPr>
          <w:noProof/>
        </w:rPr>
      </w:r>
      <w:r>
        <w:rPr>
          <w:noProof/>
        </w:rPr>
        <w:fldChar w:fldCharType="separate"/>
      </w:r>
      <w:r w:rsidR="00703859">
        <w:rPr>
          <w:noProof/>
        </w:rPr>
        <w:t>25</w:t>
      </w:r>
      <w:r>
        <w:rPr>
          <w:noProof/>
        </w:rPr>
        <w:fldChar w:fldCharType="end"/>
      </w:r>
    </w:p>
    <w:p w14:paraId="579D0E10" w14:textId="52CB569F" w:rsidR="00AA29E4" w:rsidRDefault="00AA29E4">
      <w:pPr>
        <w:pStyle w:val="TOC1"/>
        <w:tabs>
          <w:tab w:val="left" w:pos="720"/>
          <w:tab w:val="right" w:leader="dot" w:pos="9350"/>
        </w:tabs>
        <w:rPr>
          <w:rFonts w:asciiTheme="minorHAnsi" w:eastAsiaTheme="minorEastAsia" w:hAnsiTheme="minorHAnsi"/>
          <w:b w:val="0"/>
          <w:bCs w:val="0"/>
          <w:caps w:val="0"/>
          <w:noProof/>
        </w:rPr>
      </w:pPr>
      <w:r w:rsidRPr="00CB2070">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_Toc531086328 \h </w:instrText>
      </w:r>
      <w:r>
        <w:rPr>
          <w:noProof/>
        </w:rPr>
      </w:r>
      <w:r>
        <w:rPr>
          <w:noProof/>
        </w:rPr>
        <w:fldChar w:fldCharType="separate"/>
      </w:r>
      <w:r w:rsidR="00703859">
        <w:rPr>
          <w:noProof/>
        </w:rPr>
        <w:t>26</w:t>
      </w:r>
      <w:r>
        <w:rPr>
          <w:noProof/>
        </w:rPr>
        <w:fldChar w:fldCharType="end"/>
      </w:r>
    </w:p>
    <w:p w14:paraId="16BF2CA0" w14:textId="415C5C3A"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31086308"/>
      <w:r>
        <w:lastRenderedPageBreak/>
        <w:t>Amazon Web Services (AWS)</w:t>
      </w:r>
      <w:bookmarkEnd w:id="1"/>
    </w:p>
    <w:p w14:paraId="4C8AEDEF" w14:textId="21AC80A4" w:rsidR="00CB6561" w:rsidRDefault="00607D07" w:rsidP="00CB6561">
      <w:hyperlink r:id="rId9" w:history="1">
        <w:r w:rsidR="00AA29E4">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0B312B10" w:rsidR="00CB6561" w:rsidRDefault="00607D07"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56539B32"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6075AB7F" w:rsidR="00CB6561" w:rsidRDefault="00607D07"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65C03B19"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4C91FB51"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763309D" w:rsidR="00CB6561" w:rsidRDefault="00607D07"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534CB6E0" w:rsidR="00CB6561" w:rsidRDefault="00607D07"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41107FEC" w:rsidR="00CB6561" w:rsidRPr="00032C1D" w:rsidRDefault="00607D07"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31086309"/>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31086310"/>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r w:rsidRPr="008D30BB">
        <w:rPr>
          <w:color w:val="1F4E79" w:themeColor="accent1" w:themeShade="80"/>
        </w:rPr>
        <w:t>iot:*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4" w:name="_Toc531086311"/>
      <w:r>
        <w:lastRenderedPageBreak/>
        <w:t xml:space="preserve">AWS </w:t>
      </w:r>
      <w:r w:rsidR="00A25FE4">
        <w:t>IoT Console</w:t>
      </w:r>
      <w:bookmarkEnd w:id="4"/>
    </w:p>
    <w:p w14:paraId="256A1E96" w14:textId="06E51CB0" w:rsidR="00CB6561" w:rsidRDefault="00903EC5" w:rsidP="00A14EB7">
      <w:pPr>
        <w:pStyle w:val="Heading2"/>
      </w:pPr>
      <w:bookmarkStart w:id="5" w:name="_Toc531086312"/>
      <w:r>
        <w:t>Creating an AWS IoT Account</w:t>
      </w:r>
      <w:bookmarkEnd w:id="5"/>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310864B1" w:rsidR="00CB6561" w:rsidRDefault="00607D07" w:rsidP="00A14EB7">
      <w:pPr>
        <w:pStyle w:val="Heading2"/>
      </w:pPr>
      <w:hyperlink r:id="rId24" w:history="1">
        <w:bookmarkStart w:id="6" w:name="_Toc531086313"/>
        <w:r w:rsidR="00CB6561" w:rsidRPr="00F1475C">
          <w:rPr>
            <w:rStyle w:val="Hyperlink"/>
          </w:rPr>
          <w:t>Thing Shadow</w:t>
        </w:r>
        <w:bookmarkEnd w:id="6"/>
      </w:hyperlink>
    </w:p>
    <w:p w14:paraId="6D83CC6D" w14:textId="53DAB7FB" w:rsidR="00503902"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31086314"/>
      <w:r>
        <w:t>Topics</w:t>
      </w:r>
      <w:bookmarkEnd w:id="7"/>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$aws/…</w:t>
      </w:r>
      <w:r w:rsidR="00427991">
        <w:t>"</w:t>
      </w:r>
      <w:r w:rsidR="00CB6561">
        <w:t xml:space="preserve"> are reserved by AWS IoT for specific functions. </w:t>
      </w:r>
    </w:p>
    <w:p w14:paraId="55A23EF6" w14:textId="2A0B999E"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1A110889" w:rsidR="00CB6561" w:rsidRDefault="00607D07" w:rsidP="00A14EB7">
      <w:pPr>
        <w:pStyle w:val="Heading2"/>
      </w:pPr>
      <w:hyperlink r:id="rId27" w:history="1">
        <w:bookmarkStart w:id="8" w:name="_Toc531086315"/>
        <w:r w:rsidR="00CB6561" w:rsidRPr="00D9027E">
          <w:rPr>
            <w:rStyle w:val="Hyperlink"/>
          </w:rPr>
          <w:t>Device Shadow Topics</w:t>
        </w:r>
        <w:bookmarkEnd w:id="8"/>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$aws/things/&lt;thingName&gt;/shadow/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r>
        <w:t>myThing</w:t>
      </w:r>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$aws/things/theThing/shadow/#</w:t>
      </w:r>
      <w:r w:rsidR="00427991">
        <w:t>"</w:t>
      </w:r>
      <w:r>
        <w:t xml:space="preserve"> to subscribe to all shadow topics for the </w:t>
      </w:r>
      <w:r w:rsidRPr="009E14B7">
        <w:rPr>
          <w:i/>
        </w:rPr>
        <w:t>thing</w:t>
      </w:r>
      <w:r>
        <w:t xml:space="preserve"> called </w:t>
      </w:r>
      <w:r w:rsidR="00427991">
        <w:t>"</w:t>
      </w:r>
      <w:r>
        <w:t>theThing</w:t>
      </w:r>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$aws/things/+/shadow/update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31086316"/>
      <w:r>
        <w:lastRenderedPageBreak/>
        <w:t>Using MQTT with AWS</w:t>
      </w:r>
      <w:bookmarkEnd w:id="9"/>
      <w:bookmarkEnd w:id="10"/>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$(NAME)_COMPONENTS :=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r w:rsidR="00645036">
        <w:rPr>
          <w:i/>
        </w:rPr>
        <w:t>wiced_aws</w:t>
      </w:r>
      <w:r w:rsidRPr="00556EEA">
        <w:rPr>
          <w:i/>
        </w:rPr>
        <w:t>.h</w:t>
      </w:r>
      <w:r w:rsidR="00427991">
        <w:rPr>
          <w:i/>
        </w:rPr>
        <w:t>"</w:t>
      </w:r>
    </w:p>
    <w:p w14:paraId="58B6346F" w14:textId="3A6A2A2A" w:rsidR="00645036" w:rsidRDefault="00645036" w:rsidP="005F53B4">
      <w:pPr>
        <w:ind w:left="720"/>
      </w:pPr>
      <w:r>
        <w:rPr>
          <w:i/>
        </w:rPr>
        <w:tab/>
      </w:r>
      <w:r>
        <w:rPr>
          <w:i/>
        </w:rPr>
        <w:tab/>
      </w:r>
      <w:r>
        <w:rPr>
          <w:i/>
        </w:rPr>
        <w:tab/>
        <w:t>#include "aws_common.h"</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apps/demo/aws/</w:t>
      </w:r>
      <w:r>
        <w:t>iot:</w:t>
      </w:r>
    </w:p>
    <w:p w14:paraId="432B75AE" w14:textId="61CC8CCA" w:rsidR="005F53B4" w:rsidRPr="001C2D97" w:rsidRDefault="004F62BA" w:rsidP="005F53B4">
      <w:pPr>
        <w:pStyle w:val="ListParagraph"/>
        <w:numPr>
          <w:ilvl w:val="0"/>
          <w:numId w:val="19"/>
        </w:numPr>
        <w:rPr>
          <w:i/>
        </w:rPr>
      </w:pPr>
      <w:r>
        <w:rPr>
          <w:i/>
        </w:rPr>
        <w:t>apps/demo/aws/</w:t>
      </w:r>
      <w:r w:rsidR="005F53B4" w:rsidRPr="001C2D97">
        <w:rPr>
          <w:i/>
        </w:rPr>
        <w:t>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apps/demo/aws/</w:t>
      </w:r>
      <w:r w:rsidR="005F53B4" w:rsidRPr="001C2D97">
        <w:rPr>
          <w:i/>
        </w:rPr>
        <w:t>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apps/demo/aws/</w:t>
      </w:r>
      <w:r w:rsidR="005F53B4" w:rsidRPr="001C2D97">
        <w:rPr>
          <w:i/>
        </w:rPr>
        <w:t>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apps/demo/aws/</w:t>
      </w:r>
      <w:r w:rsidR="005F53B4" w:rsidRPr="001C2D97">
        <w:rPr>
          <w:i/>
        </w:rPr>
        <w:t>iot/</w:t>
      </w:r>
      <w:r w:rsidR="002934A2">
        <w:rPr>
          <w:i/>
        </w:rPr>
        <w:t>greengrass/publisher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apps/demo/aws/</w:t>
      </w:r>
      <w:r w:rsidR="005F53B4" w:rsidRPr="001C2D97">
        <w:rPr>
          <w:i/>
        </w:rPr>
        <w:t>iot/</w:t>
      </w:r>
      <w:r w:rsidR="002934A2">
        <w:rPr>
          <w:i/>
        </w:rPr>
        <w:t>greengrass/subscriber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resources/apps/aws/</w:t>
      </w:r>
      <w:r>
        <w:t>iot</w:t>
      </w:r>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$(NAME)_RESOURCES  :=</w:t>
      </w:r>
      <w:r w:rsidR="004F62BA">
        <w:rPr>
          <w:i/>
        </w:rPr>
        <w:tab/>
        <w:t>apps/aws/</w:t>
      </w:r>
      <w:r w:rsidRPr="00556EEA">
        <w:rPr>
          <w:i/>
        </w:rPr>
        <w:t>iot/rootca.cer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apps/aws/</w:t>
      </w:r>
      <w:r w:rsidRPr="00556EEA">
        <w:rPr>
          <w:i/>
        </w:rPr>
        <w:t>iot/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apps/aws/</w:t>
      </w:r>
      <w:r w:rsidRPr="00556EEA">
        <w:rPr>
          <w:i/>
        </w:rPr>
        <w:t>iot/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r w:rsidRPr="00556EEA">
        <w:rPr>
          <w:i/>
        </w:rPr>
        <w:t>resources.h</w:t>
      </w:r>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1" w:name="_Toc531086317"/>
      <w:r>
        <w:lastRenderedPageBreak/>
        <w:t>Using HTTPS with AWS</w:t>
      </w:r>
      <w:bookmarkEnd w:id="11"/>
    </w:p>
    <w:p w14:paraId="5048525B" w14:textId="1A8123D9"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3713C661" w:rsidR="00BC2D72" w:rsidRPr="00406245" w:rsidRDefault="00BC2D72" w:rsidP="00BC2D72">
      <w:r w:rsidRPr="00406245">
        <w:t>The connection must have a client verified connection (you need to provide your certificate and private key</w:t>
      </w:r>
      <w:r w:rsidR="008C2775">
        <w:t>)</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31086318"/>
      <w:r>
        <w:lastRenderedPageBreak/>
        <w:t>Exercise(s)</w:t>
      </w:r>
      <w:bookmarkEnd w:id="12"/>
    </w:p>
    <w:p w14:paraId="5734D70A" w14:textId="00A8C639" w:rsidR="00247D79" w:rsidRDefault="00684A5B" w:rsidP="00A14EB7">
      <w:pPr>
        <w:pStyle w:val="Exercise"/>
      </w:pPr>
      <w:bookmarkStart w:id="13" w:name="_Toc531086319"/>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454AC981" w:rsidR="00CB6561" w:rsidRPr="00B7217A" w:rsidRDefault="00605D2A" w:rsidP="00CB6561">
      <w:r>
        <w:t>Once you are logged in, f</w:t>
      </w:r>
      <w:r w:rsidR="00CB6561">
        <w:t xml:space="preserve">rom the Services menu, select </w:t>
      </w:r>
      <w:r w:rsidR="00427991">
        <w:t>"</w:t>
      </w:r>
      <w:r w:rsidR="00CB6561">
        <w:t>IoT</w:t>
      </w:r>
      <w:r w:rsidR="006E1033">
        <w:t xml:space="preserve"> Core</w:t>
      </w:r>
      <w:r w:rsidR="00427991">
        <w:t>"</w:t>
      </w:r>
      <w:r w:rsidR="00CB6561">
        <w:t>:</w:t>
      </w:r>
    </w:p>
    <w:p w14:paraId="6F0BE955" w14:textId="612124A4" w:rsidR="00CB6561" w:rsidRDefault="006E1033" w:rsidP="00CB6561">
      <w:r>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711" cy="5160066"/>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31086320"/>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r w:rsidR="006E1033">
        <w:t>,</w:t>
      </w:r>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r w:rsidR="006E1033">
        <w:rPr>
          <w:b/>
        </w:rPr>
        <w:t>,</w:t>
      </w:r>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&lt;YourInitials&gt;_TestThing</w:t>
      </w:r>
      <w:r>
        <w:t xml:space="preserve"> (or whatever) and press </w:t>
      </w:r>
      <w:r w:rsidR="00427991">
        <w:t>"</w:t>
      </w:r>
      <w:r>
        <w:t>Create thing</w:t>
      </w:r>
      <w:r w:rsidR="00427991">
        <w:t>"</w:t>
      </w:r>
      <w:r>
        <w:t>.</w:t>
      </w:r>
    </w:p>
    <w:p w14:paraId="17C508D3" w14:textId="2C2FBB44" w:rsidR="00CB6561" w:rsidRDefault="00CB6561" w:rsidP="00CB6561">
      <w:pPr>
        <w:jc w:val="center"/>
      </w:pPr>
      <w:r w:rsidRPr="00553AF3">
        <w:rPr>
          <w:noProof/>
        </w:rPr>
        <w:t xml:space="preserve"> </w:t>
      </w:r>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288" cy="2232934"/>
                    </a:xfrm>
                    <a:prstGeom prst="rect">
                      <a:avLst/>
                    </a:prstGeom>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562CF026" w:rsidR="00CB6561" w:rsidRDefault="00CB6561" w:rsidP="00CB6561">
      <w:pPr>
        <w:jc w:val="center"/>
      </w:pPr>
      <w:r w:rsidRPr="0096648C">
        <w:rPr>
          <w:noProof/>
        </w:rPr>
        <w:t xml:space="preserve"> </w:t>
      </w:r>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8860" cy="2300520"/>
                    </a:xfrm>
                    <a:prstGeom prst="rect">
                      <a:avLst/>
                    </a:prstGeom>
                  </pic:spPr>
                </pic:pic>
              </a:graphicData>
            </a:graphic>
          </wp:inline>
        </w:drawing>
      </w:r>
    </w:p>
    <w:p w14:paraId="0E0E1D00" w14:textId="77777777" w:rsidR="00CB6561" w:rsidRDefault="00CB6561" w:rsidP="00CB6561">
      <w:pPr>
        <w:pStyle w:val="ListParagraph"/>
        <w:keepLines/>
      </w:pPr>
    </w:p>
    <w:p w14:paraId="7459F4F6" w14:textId="71CFDAC2" w:rsidR="007D554A" w:rsidRDefault="00CB6561" w:rsidP="00295073">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2FB9337B" w14:textId="77777777" w:rsidR="007D554A" w:rsidRDefault="007D554A" w:rsidP="000D708D">
      <w:pPr>
        <w:pStyle w:val="ListParagraph"/>
        <w:rPr>
          <w:b/>
          <w:color w:val="FF0000"/>
        </w:rPr>
      </w:pPr>
    </w:p>
    <w:p w14:paraId="5E89AA70" w14:textId="00A5D37E" w:rsidR="000D708D" w:rsidRPr="00295073" w:rsidRDefault="00D03F8F" w:rsidP="00295073">
      <w:pPr>
        <w:pStyle w:val="ListParagraph"/>
        <w:keepLines/>
        <w:jc w:val="center"/>
        <w:rPr>
          <w:b/>
          <w:color w:val="FF0000"/>
        </w:rPr>
      </w:pPr>
      <w:r>
        <w:rPr>
          <w:noProof/>
        </w:rPr>
        <mc:AlternateContent>
          <mc:Choice Requires="wps">
            <w:drawing>
              <wp:anchor distT="0" distB="0" distL="114300" distR="114300" simplePos="0" relativeHeight="251680256" behindDoc="0" locked="0" layoutInCell="1" allowOverlap="1" wp14:anchorId="74AF2A30" wp14:editId="6111D39E">
                <wp:simplePos x="0" y="0"/>
                <wp:positionH relativeFrom="column">
                  <wp:posOffset>2717800</wp:posOffset>
                </wp:positionH>
                <wp:positionV relativeFrom="paragraph">
                  <wp:posOffset>2838450</wp:posOffset>
                </wp:positionV>
                <wp:extent cx="1442720" cy="36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442720" cy="368300"/>
                        </a:xfrm>
                        <a:prstGeom prst="rect">
                          <a:avLst/>
                        </a:prstGeom>
                        <a:noFill/>
                        <a:ln>
                          <a:noFill/>
                        </a:ln>
                        <a:effectLst/>
                      </wps:spPr>
                      <wps:txbx>
                        <w:txbxContent>
                          <w:p w14:paraId="74867B31"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AF2A30" id="_x0000_t202" coordsize="21600,21600" o:spt="202" path="m,l,21600r21600,l21600,xe">
                <v:stroke joinstyle="miter"/>
                <v:path gradientshapeok="t" o:connecttype="rect"/>
              </v:shapetype>
              <v:shape id="Text Box 17" o:spid="_x0000_s1026" type="#_x0000_t202" style="position:absolute;left:0;text-align:left;margin-left:214pt;margin-top:223.5pt;width:113.6pt;height:29pt;z-index:251680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" filled="f" stroked="f">
                <v:textbox>
                  <w:txbxContent>
                    <w:p w14:paraId="74867B31"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67073AD3" wp14:editId="3E5CA6C0">
                <wp:simplePos x="0" y="0"/>
                <wp:positionH relativeFrom="column">
                  <wp:posOffset>1327150</wp:posOffset>
                </wp:positionH>
                <wp:positionV relativeFrom="paragraph">
                  <wp:posOffset>2190750</wp:posOffset>
                </wp:positionV>
                <wp:extent cx="1810385" cy="3746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810385" cy="374650"/>
                        </a:xfrm>
                        <a:prstGeom prst="rect">
                          <a:avLst/>
                        </a:prstGeom>
                        <a:noFill/>
                        <a:ln>
                          <a:noFill/>
                        </a:ln>
                        <a:effectLst/>
                      </wps:spPr>
                      <wps:txbx>
                        <w:txbxContent>
                          <w:p w14:paraId="71E1388C"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73AD3" id="Text Box 14" o:spid="_x0000_s1027" type="#_x0000_t202" style="position:absolute;left:0;text-align:left;margin-left:104.5pt;margin-top:172.5pt;width:142.55pt;height:29.5pt;z-index:25166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" filled="f" stroked="f">
                <v:textbox>
                  <w:txbxContent>
                    <w:p w14:paraId="71E1388C"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372DF8C6" wp14:editId="6E181D84">
                <wp:simplePos x="0" y="0"/>
                <wp:positionH relativeFrom="column">
                  <wp:posOffset>1905000</wp:posOffset>
                </wp:positionH>
                <wp:positionV relativeFrom="paragraph">
                  <wp:posOffset>1936750</wp:posOffset>
                </wp:positionV>
                <wp:extent cx="1810385" cy="502920"/>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7A17C092" w14:textId="1CCB1BF2"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third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2DF8C6" id="Text Box 15" o:spid="_x0000_s1028" type="#_x0000_t202" style="position:absolute;left:0;text-align:left;margin-left:150pt;margin-top:152.5pt;width:142.55pt;height:39.6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" filled="f" stroked="f">
                <v:textbox style="mso-fit-shape-to-text:t">
                  <w:txbxContent>
                    <w:p w14:paraId="7A17C092" w14:textId="1CCB1BF2"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third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4DAE064D" wp14:editId="7E4BC186">
                <wp:simplePos x="0" y="0"/>
                <wp:positionH relativeFrom="column">
                  <wp:posOffset>3562350</wp:posOffset>
                </wp:positionH>
                <wp:positionV relativeFrom="paragraph">
                  <wp:posOffset>1206500</wp:posOffset>
                </wp:positionV>
                <wp:extent cx="1487805" cy="50292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12781E8"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AE064D" id="Text Box 11" o:spid="_x0000_s1029" type="#_x0000_t202" style="position:absolute;left:0;text-align:left;margin-left:280.5pt;margin-top:95pt;width:117.15pt;height:39.6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" filled="f" stroked="f">
                <v:textbox style="mso-fit-shape-to-text:t">
                  <w:txbxContent>
                    <w:p w14:paraId="212781E8"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7ADAF69A" wp14:editId="7B56DF63">
            <wp:extent cx="4954377" cy="316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43" b="4032"/>
                    <a:stretch/>
                  </pic:blipFill>
                  <pic:spPr bwMode="auto">
                    <a:xfrm>
                      <a:off x="0" y="0"/>
                      <a:ext cx="4963561" cy="3174524"/>
                    </a:xfrm>
                    <a:prstGeom prst="rect">
                      <a:avLst/>
                    </a:prstGeom>
                    <a:ln>
                      <a:noFill/>
                    </a:ln>
                    <a:extLst>
                      <a:ext uri="{53640926-AAD7-44D8-BBD7-CCE9431645EC}">
                        <a14:shadowObscured xmlns:a14="http://schemas.microsoft.com/office/drawing/2010/main"/>
                      </a:ext>
                    </a:extLst>
                  </pic:spPr>
                </pic:pic>
              </a:graphicData>
            </a:graphic>
          </wp:inline>
        </w:drawing>
      </w:r>
    </w:p>
    <w:p w14:paraId="6B35EA2F" w14:textId="77777777" w:rsidR="00CB6561" w:rsidRPr="000D708D" w:rsidRDefault="00CB6561" w:rsidP="00295073">
      <w:pPr>
        <w:pStyle w:val="ListParagraph"/>
      </w:pPr>
    </w:p>
    <w:p w14:paraId="0E660929" w14:textId="712F1D73" w:rsidR="00CB6561" w:rsidRDefault="00CB6561" w:rsidP="00CB6561">
      <w:pPr>
        <w:pStyle w:val="ListParagraph"/>
        <w:keepLines/>
        <w:numPr>
          <w:ilvl w:val="0"/>
          <w:numId w:val="5"/>
        </w:numPr>
        <w:rPr>
          <w:b/>
          <w:color w:val="FF0000"/>
        </w:rPr>
      </w:pPr>
      <w:r>
        <w:rPr>
          <w:b/>
          <w:color w:val="FF0000"/>
        </w:rPr>
        <w:t xml:space="preserve">You should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21BF4A78" w14:textId="733A7AA5" w:rsidR="000D708D" w:rsidRDefault="000D708D" w:rsidP="000D708D">
      <w:pPr>
        <w:pStyle w:val="ListParagraph"/>
        <w:keepLines/>
        <w:numPr>
          <w:ilvl w:val="0"/>
          <w:numId w:val="5"/>
        </w:numPr>
        <w:rPr>
          <w:b/>
          <w:color w:val="FF0000"/>
        </w:rPr>
      </w:pPr>
      <w:r>
        <w:rPr>
          <w:b/>
          <w:color w:val="FF0000"/>
        </w:rPr>
        <w:t>You should download the AWS IoT root CA</w:t>
      </w:r>
      <w:r w:rsidR="007D554A">
        <w:rPr>
          <w:b/>
          <w:color w:val="FF0000"/>
        </w:rPr>
        <w:t xml:space="preserve"> by clicking the </w:t>
      </w:r>
      <w:r w:rsidR="00D03F8F">
        <w:rPr>
          <w:b/>
          <w:color w:val="FF0000"/>
        </w:rPr>
        <w:t xml:space="preserve">Download </w:t>
      </w:r>
      <w:r w:rsidR="007D554A">
        <w:rPr>
          <w:b/>
          <w:color w:val="FF0000"/>
        </w:rPr>
        <w:t>link</w:t>
      </w:r>
      <w:r>
        <w:rPr>
          <w:b/>
          <w:color w:val="FF0000"/>
        </w:rPr>
        <w:t xml:space="preserve">. </w:t>
      </w:r>
      <w:r w:rsidR="00D03F8F">
        <w:rPr>
          <w:b/>
          <w:color w:val="FF0000"/>
        </w:rPr>
        <w:t xml:space="preserve">This will open a new page with different certificates as shown below. You want to download the "Amazon Root CA 1" certificate by right clicking on it and selecting "Save </w:t>
      </w:r>
      <w:del w:id="15" w:author="Greg Landry" w:date="2019-02-07T09:18:00Z">
        <w:r w:rsidR="00D03F8F" w:rsidDel="00295073">
          <w:rPr>
            <w:b/>
            <w:color w:val="FF0000"/>
          </w:rPr>
          <w:delText xml:space="preserve">link </w:delText>
        </w:r>
      </w:del>
      <w:ins w:id="16" w:author="Greg Landry" w:date="2019-02-07T09:18:00Z">
        <w:r w:rsidR="00295073">
          <w:rPr>
            <w:b/>
            <w:color w:val="FF0000"/>
          </w:rPr>
          <w:t>target</w:t>
        </w:r>
        <w:r w:rsidR="00295073">
          <w:rPr>
            <w:b/>
            <w:color w:val="FF0000"/>
          </w:rPr>
          <w:t xml:space="preserve"> </w:t>
        </w:r>
      </w:ins>
      <w:r w:rsidR="00D03F8F">
        <w:rPr>
          <w:b/>
          <w:color w:val="FF0000"/>
        </w:rPr>
        <w:t xml:space="preserve">as..." </w:t>
      </w:r>
      <w:r>
        <w:rPr>
          <w:b/>
          <w:color w:val="FF0000"/>
        </w:rPr>
        <w:t xml:space="preserve">The WICED SDK includes </w:t>
      </w:r>
      <w:r w:rsidR="00D03F8F">
        <w:rPr>
          <w:b/>
          <w:color w:val="FF0000"/>
        </w:rPr>
        <w:t>an</w:t>
      </w:r>
      <w:r>
        <w:rPr>
          <w:b/>
          <w:color w:val="FF0000"/>
        </w:rPr>
        <w:t xml:space="preserve"> AWS IoT root CA</w:t>
      </w:r>
      <w:r w:rsidR="00D03F8F">
        <w:rPr>
          <w:b/>
          <w:color w:val="FF0000"/>
        </w:rPr>
        <w:t>,</w:t>
      </w:r>
      <w:r>
        <w:rPr>
          <w:b/>
          <w:color w:val="FF0000"/>
        </w:rPr>
        <w:t xml:space="preserve"> but Amazon sometimes updates it so it is a good idea to download it one time to replace the one in the SDK.</w:t>
      </w:r>
    </w:p>
    <w:p w14:paraId="5F88E4D3" w14:textId="77777777" w:rsidR="000D708D" w:rsidRDefault="000D708D" w:rsidP="00CB6561">
      <w:pPr>
        <w:pStyle w:val="ListParagraph"/>
        <w:keepLines/>
      </w:pPr>
    </w:p>
    <w:p w14:paraId="68AABAFB" w14:textId="4A4AB4DF" w:rsidR="00CB6561" w:rsidRDefault="00D03F8F" w:rsidP="00CB6561">
      <w:pPr>
        <w:jc w:val="center"/>
      </w:pPr>
      <w:r>
        <w:rPr>
          <w:noProof/>
        </w:rPr>
        <w:drawing>
          <wp:inline distT="0" distB="0" distL="0" distR="0" wp14:anchorId="13363DE7" wp14:editId="3A9A1AB8">
            <wp:extent cx="440634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3598"/>
                    <a:stretch/>
                  </pic:blipFill>
                  <pic:spPr bwMode="auto">
                    <a:xfrm>
                      <a:off x="0" y="0"/>
                      <a:ext cx="4421406" cy="1854164"/>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42F5CE9F" w:rsidR="00CB6561" w:rsidRDefault="00CB6561" w:rsidP="000A26B0">
      <w:pPr>
        <w:pStyle w:val="ListParagraph"/>
        <w:numPr>
          <w:ilvl w:val="0"/>
          <w:numId w:val="5"/>
        </w:numPr>
        <w:spacing w:before="240"/>
      </w:pPr>
      <w:r>
        <w:lastRenderedPageBreak/>
        <w:t xml:space="preserve">Click </w:t>
      </w:r>
      <w:r w:rsidR="00427991">
        <w:t>"</w:t>
      </w:r>
      <w:r w:rsidR="005030C3">
        <w:t>Done</w:t>
      </w:r>
      <w:r w:rsidR="00427991">
        <w:t>"</w:t>
      </w:r>
      <w:r>
        <w:t xml:space="preserve"> </w:t>
      </w:r>
      <w:r w:rsidR="00AD1D74" w:rsidRPr="00503902">
        <w:rPr>
          <w:u w:val="single"/>
        </w:rPr>
        <w:t>after</w:t>
      </w:r>
      <w:r w:rsidR="00AD1D74">
        <w:t xml:space="preserve"> </w:t>
      </w:r>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&lt;YourInitials&gt;_TestThing_Policy</w:t>
      </w:r>
      <w:r>
        <w:t xml:space="preserve">. Add the action as </w:t>
      </w:r>
      <w:r w:rsidR="00427991">
        <w:t>"</w:t>
      </w:r>
      <w:r w:rsidRPr="009225C7">
        <w:rPr>
          <w:i/>
        </w:rPr>
        <w:t>iot:*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6B04730A" w:rsidR="00CB6561" w:rsidRDefault="00C50CEF" w:rsidP="00CB6561">
      <w:pPr>
        <w:pStyle w:val="ListParagraph"/>
        <w:ind w:left="0"/>
        <w:jc w:val="center"/>
      </w:pPr>
      <w:r>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834" cy="4666612"/>
                    </a:xfrm>
                    <a:prstGeom prst="rect">
                      <a:avLst/>
                    </a:prstGeom>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(iot:*) is allowed for any resource (*).</w:t>
      </w:r>
    </w:p>
    <w:p w14:paraId="7A458409" w14:textId="04E46251" w:rsidR="00CB6561" w:rsidRDefault="00C50CEF" w:rsidP="00CB6561">
      <w:pPr>
        <w:pStyle w:val="ListParagraph"/>
        <w:jc w:val="center"/>
      </w:pPr>
      <w:r>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2985"/>
                    </a:xfrm>
                    <a:prstGeom prst="rect">
                      <a:avLst/>
                    </a:prstGeom>
                  </pic:spPr>
                </pic:pic>
              </a:graphicData>
            </a:graphic>
          </wp:inline>
        </w:drawing>
      </w:r>
    </w:p>
    <w:p w14:paraId="57E74108" w14:textId="77777777" w:rsidR="00CB6561" w:rsidRDefault="00CB6561" w:rsidP="00CB6561">
      <w:pPr>
        <w:pStyle w:val="ListParagraph"/>
        <w:keepNext/>
      </w:pPr>
    </w:p>
    <w:p w14:paraId="35ADA5E2" w14:textId="69490FE0" w:rsidR="00FD2ED2" w:rsidRDefault="00CB6561" w:rsidP="00503902">
      <w:pPr>
        <w:pStyle w:val="ListParagraph"/>
        <w:keepNext/>
        <w:numPr>
          <w:ilvl w:val="0"/>
          <w:numId w:val="5"/>
        </w:numPr>
        <w:rPr>
          <w:noProof/>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r w:rsidR="00C50CEF">
        <w:t xml:space="preserve"> </w:t>
      </w:r>
      <w:r w:rsidR="000A26B0">
        <w:t>Again, y</w:t>
      </w:r>
      <w:r w:rsidR="00354D74">
        <w:t>ou</w:t>
      </w:r>
      <w:r>
        <w:t xml:space="preserve"> can use the search box in the upper right corner to find your certificate by name. In fact, you can even enter your </w:t>
      </w:r>
      <w:r w:rsidRPr="00C50CEF">
        <w:rPr>
          <w:i/>
        </w:rPr>
        <w:t>thing</w:t>
      </w:r>
      <w:r>
        <w:t xml:space="preserve"> name in the box and it will find the certificate that was attached to your </w:t>
      </w:r>
      <w:r w:rsidRPr="00C50CEF">
        <w:rPr>
          <w:i/>
        </w:rPr>
        <w:t>thing</w:t>
      </w:r>
      <w:r>
        <w:t xml:space="preserve"> when you first created it.</w:t>
      </w:r>
      <w:r w:rsidRPr="00163FC5">
        <w:rPr>
          <w:noProof/>
        </w:rPr>
        <w:t xml:space="preserve"> </w:t>
      </w:r>
    </w:p>
    <w:p w14:paraId="4743EBE6" w14:textId="32F2E7CE" w:rsidR="00CB6561" w:rsidRDefault="00C50CEF" w:rsidP="00277CDA">
      <w:pPr>
        <w:pStyle w:val="ListParagraph"/>
        <w:contextualSpacing w:val="0"/>
      </w:pPr>
      <w:r>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001" cy="1269594"/>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6EE96816" w:rsidR="00CB6561" w:rsidRDefault="00C50CEF" w:rsidP="00CB6561">
      <w:pPr>
        <w:pStyle w:val="ListParagraph"/>
        <w:keepNext/>
        <w:ind w:left="0"/>
        <w:jc w:val="center"/>
      </w:pPr>
      <w:r>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243" cy="2195824"/>
                    </a:xfrm>
                    <a:prstGeom prst="rect">
                      <a:avLst/>
                    </a:prstGeom>
                  </pic:spPr>
                </pic:pic>
              </a:graphicData>
            </a:graphic>
          </wp:inline>
        </w:drawing>
      </w:r>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pPr>
    </w:p>
    <w:p w14:paraId="36558FDC" w14:textId="77777777" w:rsidR="00C50CEF" w:rsidRDefault="00C50CEF" w:rsidP="00CB6561">
      <w:pPr>
        <w:pStyle w:val="ListParagraph"/>
        <w:keepNext/>
        <w:ind w:left="0"/>
        <w:jc w:val="center"/>
      </w:pPr>
    </w:p>
    <w:p w14:paraId="552A9267" w14:textId="5250669F" w:rsidR="00CB6561" w:rsidRDefault="00C50CEF" w:rsidP="00CB6561">
      <w:pPr>
        <w:pStyle w:val="ListParagraph"/>
        <w:keepNext/>
        <w:ind w:left="0"/>
        <w:jc w:val="center"/>
      </w:pPr>
      <w:r>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7" w:name="_Toc531086321"/>
      <w:r>
        <w:lastRenderedPageBreak/>
        <w:t>Learn how to use the AWS MQTT Test Client</w:t>
      </w:r>
      <w:bookmarkEnd w:id="17"/>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&lt;your_initials&gt;_testtopic</w:t>
      </w:r>
      <w:r w:rsidR="00C227D8">
        <w:t xml:space="preserve"> in the "Subscription topic</w:t>
      </w:r>
      <w:r w:rsidR="0031017F">
        <w:t>"</w:t>
      </w:r>
      <w:r w:rsidR="00C227D8">
        <w:t xml:space="preserve"> box. S</w:t>
      </w:r>
      <w:r>
        <w:t xml:space="preserve">elect </w:t>
      </w:r>
      <w:r w:rsidR="00427991">
        <w:t>"</w:t>
      </w:r>
      <w:r>
        <w:t>Display payloads as strings</w:t>
      </w:r>
      <w:r w:rsidR="00427991">
        <w:t>"</w:t>
      </w:r>
      <w:r>
        <w:t xml:space="preserve">, and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that you subscribed to earlier. The name must be exactly the same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8"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19" w:name="_Toc531086322"/>
      <w:r>
        <w:lastRenderedPageBreak/>
        <w:t>Run the demo.aws.</w:t>
      </w:r>
      <w:r w:rsidR="005F53B4">
        <w:t>iot.pub_sub.publisher App</w:t>
      </w:r>
      <w:bookmarkEnd w:id="18"/>
      <w:bookmarkEnd w:id="19"/>
      <w:r w:rsidR="005F53B4">
        <w:t xml:space="preserve"> </w:t>
      </w:r>
    </w:p>
    <w:p w14:paraId="72FD8533" w14:textId="5C3DEC9F" w:rsidR="005F53B4" w:rsidRDefault="004F62BA" w:rsidP="005F53B4">
      <w:pPr>
        <w:pStyle w:val="ListParagraph"/>
        <w:numPr>
          <w:ilvl w:val="0"/>
          <w:numId w:val="7"/>
        </w:numPr>
      </w:pPr>
      <w:r>
        <w:t>Copy the WICED apps/demo/aws/</w:t>
      </w:r>
      <w:r w:rsidR="005F53B4">
        <w:t>iot/pub_sub/publisher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7719D4B6" w14:textId="5ABC705E" w:rsidR="005F53B4" w:rsidRDefault="005F53B4" w:rsidP="005F53B4">
      <w:pPr>
        <w:pStyle w:val="ListParagraph"/>
        <w:numPr>
          <w:ilvl w:val="0"/>
          <w:numId w:val="7"/>
        </w:numPr>
      </w:pPr>
      <w:r>
        <w:t xml:space="preserve">Copy the </w:t>
      </w:r>
      <w:r w:rsidR="006C1CA9">
        <w:t xml:space="preserve">device </w:t>
      </w:r>
      <w:r>
        <w:t>certificate</w:t>
      </w:r>
      <w:r w:rsidR="006C1CA9">
        <w:t xml:space="preserve"> and private key</w:t>
      </w:r>
      <w:r>
        <w:t xml:space="preserve"> that you generated</w:t>
      </w:r>
      <w:r w:rsidR="00CA2F9A">
        <w:t xml:space="preserve"> and saved</w:t>
      </w:r>
      <w:r>
        <w:t xml:space="preserve"> </w:t>
      </w:r>
      <w:r w:rsidR="00CA2F9A">
        <w:t>previously</w:t>
      </w:r>
      <w:r w:rsidR="004F62BA">
        <w:t xml:space="preserve"> into the resources/apps/aws/i</w:t>
      </w:r>
      <w:r>
        <w:t>ot</w:t>
      </w:r>
      <w:r w:rsidR="00F30E8C">
        <w:t>/publ</w:t>
      </w:r>
      <w:r w:rsidR="006E1033">
        <w:t>i</w:t>
      </w:r>
      <w:r w:rsidR="00F30E8C">
        <w:t>sher</w:t>
      </w:r>
      <w:r>
        <w:t xml:space="preserve"> </w:t>
      </w:r>
      <w:r w:rsidR="00D028C5">
        <w:t>folder</w:t>
      </w:r>
      <w:r>
        <w:t>.  Replace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&lt;name&gt;-private.pem.key</w:t>
            </w:r>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5855573D" w14:textId="24F9C36E" w:rsidR="00D612C2" w:rsidRDefault="00237C16" w:rsidP="00D612C2">
      <w:pPr>
        <w:pStyle w:val="ListParagraph"/>
        <w:numPr>
          <w:ilvl w:val="0"/>
          <w:numId w:val="7"/>
        </w:numPr>
      </w:pPr>
      <w:r>
        <w:t>Copy the</w:t>
      </w:r>
      <w:r w:rsidR="005F53B4">
        <w:t xml:space="preserve"> </w:t>
      </w:r>
      <w:r>
        <w:t xml:space="preserve">root CA certificate for AWS into the </w:t>
      </w:r>
      <w:r w:rsidR="004F62BA">
        <w:t>resources/apps/aws/</w:t>
      </w:r>
      <w:r w:rsidR="00F30E8C">
        <w:t>iot</w:t>
      </w:r>
      <w:r w:rsidR="005F53B4">
        <w:t xml:space="preserve"> folder. This allows your thing to know that it is really talking to the AWS Cloud. </w:t>
      </w:r>
      <w:r w:rsidR="00D028C5">
        <w:t>The certificate is included i</w:t>
      </w:r>
      <w:r w:rsidR="00607D07">
        <w:t>n the WICED SDK</w:t>
      </w:r>
      <w:r w:rsidR="00D028C5">
        <w:t>, but Amazon sometimes updates it so it is a good idea to replace the one in the SDK one time.</w:t>
      </w:r>
    </w:p>
    <w:p w14:paraId="2BC8A815" w14:textId="77777777" w:rsidR="00D028C5" w:rsidRDefault="00D028C5" w:rsidP="00295073">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D028C5" w14:paraId="732872B8" w14:textId="77777777" w:rsidTr="00C42B92">
        <w:tc>
          <w:tcPr>
            <w:tcW w:w="2544" w:type="dxa"/>
          </w:tcPr>
          <w:p w14:paraId="3C85CF39" w14:textId="77777777" w:rsidR="00D028C5" w:rsidRDefault="00D028C5" w:rsidP="00C42B92">
            <w:pPr>
              <w:pStyle w:val="ListParagraph"/>
              <w:ind w:left="0"/>
            </w:pPr>
            <w:r>
              <w:t>Name of Downloaded File</w:t>
            </w:r>
          </w:p>
        </w:tc>
        <w:tc>
          <w:tcPr>
            <w:tcW w:w="1217" w:type="dxa"/>
          </w:tcPr>
          <w:p w14:paraId="746B87E2" w14:textId="77777777" w:rsidR="00D028C5" w:rsidRDefault="00D028C5" w:rsidP="00C42B92">
            <w:pPr>
              <w:pStyle w:val="ListParagraph"/>
              <w:ind w:left="0"/>
            </w:pPr>
            <w:r>
              <w:t>New Name</w:t>
            </w:r>
          </w:p>
        </w:tc>
        <w:tc>
          <w:tcPr>
            <w:tcW w:w="4784" w:type="dxa"/>
          </w:tcPr>
          <w:p w14:paraId="5C48E28F" w14:textId="77777777" w:rsidR="00D028C5" w:rsidRDefault="00D028C5" w:rsidP="00C42B92">
            <w:pPr>
              <w:pStyle w:val="ListParagraph"/>
              <w:ind w:left="0"/>
            </w:pPr>
            <w:r>
              <w:t>Description</w:t>
            </w:r>
          </w:p>
        </w:tc>
      </w:tr>
      <w:tr w:rsidR="00D028C5" w14:paraId="4BE56BE0" w14:textId="77777777" w:rsidTr="00C42B92">
        <w:tc>
          <w:tcPr>
            <w:tcW w:w="2544" w:type="dxa"/>
          </w:tcPr>
          <w:p w14:paraId="71C5F6D3" w14:textId="56B1B9A5" w:rsidR="00D028C5" w:rsidRDefault="00103BE4" w:rsidP="00C42B92">
            <w:pPr>
              <w:pStyle w:val="ListParagraph"/>
              <w:ind w:left="0"/>
            </w:pPr>
            <w:r>
              <w:t>AmazonRootCA1.pem</w:t>
            </w:r>
          </w:p>
        </w:tc>
        <w:tc>
          <w:tcPr>
            <w:tcW w:w="1217" w:type="dxa"/>
          </w:tcPr>
          <w:p w14:paraId="529AF1C4" w14:textId="0A4D1FDE" w:rsidR="00D028C5" w:rsidRDefault="00D028C5" w:rsidP="00C42B92">
            <w:pPr>
              <w:pStyle w:val="ListParagraph"/>
              <w:ind w:left="0"/>
            </w:pPr>
            <w:r>
              <w:t>rootca.cer</w:t>
            </w:r>
          </w:p>
        </w:tc>
        <w:tc>
          <w:tcPr>
            <w:tcW w:w="4784" w:type="dxa"/>
          </w:tcPr>
          <w:p w14:paraId="1D39C273" w14:textId="588620E1" w:rsidR="00D028C5" w:rsidRDefault="00D028C5" w:rsidP="00C42B92">
            <w:pPr>
              <w:pStyle w:val="ListParagraph"/>
              <w:ind w:left="0"/>
            </w:pPr>
            <w:r>
              <w:t xml:space="preserve">The certificate for AWS. This is how your </w:t>
            </w:r>
            <w:r w:rsidRPr="00295073">
              <w:rPr>
                <w:i/>
              </w:rPr>
              <w:t>Thing</w:t>
            </w:r>
            <w:r>
              <w:t xml:space="preserve"> knows that it is talking to AWS.</w:t>
            </w:r>
          </w:p>
        </w:tc>
      </w:tr>
    </w:tbl>
    <w:p w14:paraId="5B2F86DC" w14:textId="77777777" w:rsidR="005F53B4" w:rsidRDefault="005F53B4" w:rsidP="00295073"/>
    <w:p w14:paraId="49559FD4" w14:textId="0AD0958F" w:rsidR="005F53B4" w:rsidRDefault="005F53B4" w:rsidP="005F53B4">
      <w:pPr>
        <w:pStyle w:val="ListParagraph"/>
      </w:pPr>
      <w:r>
        <w:t xml:space="preserve">The other file that you downloaded called </w:t>
      </w:r>
      <w:r w:rsidR="00427991">
        <w:t>"</w:t>
      </w:r>
      <w:r>
        <w:t>&lt;name&gt;-public.pem.key</w:t>
      </w:r>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for </w:t>
      </w:r>
      <w:r w:rsidR="000E4AB9" w:rsidRPr="006E1033">
        <w:rPr>
          <w:i/>
        </w:rPr>
        <w:t>.uri</w:t>
      </w:r>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lastRenderedPageBreak/>
        <w:t>Open the serial port and watch your terminal session.</w:t>
      </w:r>
    </w:p>
    <w:p w14:paraId="7463114C" w14:textId="43791A30" w:rsidR="00C91B9D" w:rsidRPr="00FE332E" w:rsidRDefault="005F53B4" w:rsidP="00FE332E">
      <w:pPr>
        <w:pStyle w:val="ListParagraph"/>
        <w:numPr>
          <w:ilvl w:val="0"/>
          <w:numId w:val="7"/>
        </w:numPr>
      </w:pPr>
      <w:r>
        <w:t>Subscribe to your topic using the AWS MQTT Test Client. When you press the button</w:t>
      </w:r>
      <w:r w:rsidR="00E86014">
        <w:t xml:space="preserve"> on the shield</w:t>
      </w:r>
      <w:r>
        <w:t>, you should see updates to the topic in the test window.</w:t>
      </w:r>
      <w:bookmarkStart w:id="20" w:name="_Toc495328186"/>
    </w:p>
    <w:p w14:paraId="2EAB465F" w14:textId="4FA773A4" w:rsidR="005F53B4" w:rsidRDefault="005F53B4" w:rsidP="00A14EB7">
      <w:pPr>
        <w:pStyle w:val="Exercise"/>
      </w:pPr>
      <w:bookmarkStart w:id="21" w:name="_Toc531086323"/>
      <w:r>
        <w:t xml:space="preserve">WICED </w:t>
      </w:r>
      <w:r w:rsidR="00266594">
        <w:t xml:space="preserve">AWS </w:t>
      </w:r>
      <w:r>
        <w:t>MQTT Firmware Flow</w:t>
      </w:r>
      <w:bookmarkEnd w:id="20"/>
      <w:bookmarkEnd w:id="21"/>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r w:rsidRPr="003A41FB">
        <w:rPr>
          <w:i/>
        </w:rPr>
        <w:t>wiced_</w:t>
      </w:r>
      <w:r w:rsidR="00A81F0E">
        <w:rPr>
          <w:i/>
        </w:rPr>
        <w:t>aws_publish</w:t>
      </w:r>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F22E982" w:rsidR="005F53B4" w:rsidRDefault="005F53B4" w:rsidP="006E1033">
      <w:pPr>
        <w:pStyle w:val="ListParagraph"/>
        <w:keepNext/>
        <w:numPr>
          <w:ilvl w:val="0"/>
          <w:numId w:val="15"/>
        </w:numPr>
      </w:pPr>
      <w:r>
        <w:t>Do you have to name the client certificate client.cer?  How would you change the name</w:t>
      </w:r>
      <w:r w:rsidR="00D612C2">
        <w:t xml:space="preserve"> if you wanted to use a different name</w:t>
      </w:r>
      <w:r>
        <w:t>?</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22" w:name="_Hlk516067905"/>
      <w:r>
        <w:lastRenderedPageBreak/>
        <w:t>What is the callback function for an AWS event? How is it registered?</w:t>
      </w:r>
    </w:p>
    <w:bookmarkEnd w:id="22"/>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23" w:name="_Toc495328187"/>
      <w:bookmarkStart w:id="24" w:name="_Toc531086324"/>
      <w:r>
        <w:lastRenderedPageBreak/>
        <w:t>Build and Run the demo.aws.</w:t>
      </w:r>
      <w:r w:rsidR="005F53B4">
        <w:t>iot.pub_sub.subscriber App</w:t>
      </w:r>
      <w:bookmarkEnd w:id="23"/>
      <w:bookmarkEnd w:id="24"/>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apps/demo/aws/</w:t>
      </w:r>
      <w:r>
        <w:t>iot/pub_sub/subscriber to your directory (i.e. wa101/07</w:t>
      </w:r>
      <w:r w:rsidR="008544B4">
        <w:t>c</w:t>
      </w:r>
      <w:r>
        <w:t>/0</w:t>
      </w:r>
      <w:r w:rsidR="008544B4">
        <w:t>6</w:t>
      </w:r>
      <w:r>
        <w:t>_subscriber) and modify the DCT and makefile.</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r w:rsidR="00B965AB">
        <w:t xml:space="preserve">(.uri)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7EE890B"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resources/apps/aws/iot/publisher to resources/apps/aws/iot/subscriber.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5" w:name="_Toc495328188"/>
      <w:bookmarkStart w:id="26" w:name="_Toc531086325"/>
      <w:r>
        <w:t xml:space="preserve">(Advanced) Implement the </w:t>
      </w:r>
      <w:r w:rsidR="006432E6">
        <w:t xml:space="preserve">publisher and </w:t>
      </w:r>
      <w:r>
        <w:t>subscriber in two different kits</w:t>
      </w:r>
      <w:bookmarkEnd w:id="25"/>
      <w:bookmarkEnd w:id="26"/>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450C7CC6" w:rsidR="00B76A22" w:rsidRDefault="00B76A22" w:rsidP="00B76A22">
      <w:pPr>
        <w:pStyle w:val="ListParagraph"/>
        <w:numPr>
          <w:ilvl w:val="1"/>
          <w:numId w:val="9"/>
        </w:numPr>
      </w:pPr>
      <w:r>
        <w:t xml:space="preserve">The two projects MUST have </w:t>
      </w:r>
      <w:r w:rsidRPr="00FF7C94">
        <w:rPr>
          <w:u w:val="single"/>
        </w:rPr>
        <w:t>different</w:t>
      </w:r>
      <w:r>
        <w:t xml:space="preserve"> </w:t>
      </w:r>
      <w:r w:rsidR="00503BF1" w:rsidRPr="00503BF1">
        <w:rPr>
          <w:i/>
        </w:rPr>
        <w:t>thing</w:t>
      </w:r>
      <w:r w:rsidR="00503BF1">
        <w:t xml:space="preserve"> names </w:t>
      </w:r>
      <w:r>
        <w:t xml:space="preserve">or it will not work – the two kits will interfere with each other. </w:t>
      </w:r>
      <w:r w:rsidR="00503902">
        <w:t xml:space="preserve">Remember that every </w:t>
      </w:r>
      <w:r w:rsidR="00503902" w:rsidRPr="008C2775">
        <w:rPr>
          <w:i/>
        </w:rPr>
        <w:t>thing</w:t>
      </w:r>
      <w:r w:rsidR="00503902">
        <w:t xml:space="preserve"> connected to a broker MUST have a unique name.</w:t>
      </w:r>
    </w:p>
    <w:p w14:paraId="0B1BA15B" w14:textId="157F3217" w:rsidR="00503902" w:rsidRDefault="00503902" w:rsidP="008C2775">
      <w:pPr>
        <w:pStyle w:val="ListParagraph"/>
        <w:numPr>
          <w:ilvl w:val="2"/>
          <w:numId w:val="9"/>
        </w:numPr>
      </w:pPr>
      <w:r>
        <w:t xml:space="preserve">Note: It isn’t </w:t>
      </w:r>
      <w:r w:rsidR="001F574D">
        <w:t xml:space="preserve">actually </w:t>
      </w:r>
      <w:r>
        <w:t xml:space="preserve">required to create a </w:t>
      </w:r>
      <w:r w:rsidRPr="008C2775">
        <w:rPr>
          <w:i/>
        </w:rPr>
        <w:t>thing</w:t>
      </w:r>
      <w:r>
        <w:t xml:space="preserve"> on the AWS site to connect a device. It will connect as long as it has a unique name and the firmware has a valid certificate and policy to use. The only </w:t>
      </w:r>
      <w:r w:rsidR="007459A5">
        <w:t>time</w:t>
      </w:r>
      <w:r>
        <w:t xml:space="preserve"> a </w:t>
      </w:r>
      <w:r w:rsidRPr="008C2775">
        <w:rPr>
          <w:i/>
        </w:rPr>
        <w:t>thing</w:t>
      </w:r>
      <w:r>
        <w:t xml:space="preserve"> </w:t>
      </w:r>
      <w:r w:rsidR="007459A5">
        <w:t xml:space="preserve">is required </w:t>
      </w:r>
      <w:r>
        <w:t xml:space="preserve">on the AWS site is to use a </w:t>
      </w:r>
      <w:r w:rsidRPr="008C2775">
        <w:rPr>
          <w:i/>
        </w:rPr>
        <w:t>thing</w:t>
      </w:r>
      <w:r>
        <w:t xml:space="preserve"> shadow to store and retrieve state information. Therefore, if you do this exercise yourself, </w:t>
      </w:r>
      <w:r w:rsidR="008C67E5">
        <w:t>you need to change the</w:t>
      </w:r>
      <w:r>
        <w:t xml:space="preserve"> </w:t>
      </w:r>
      <w:r w:rsidRPr="008C2775">
        <w:rPr>
          <w:i/>
        </w:rPr>
        <w:t>thing</w:t>
      </w:r>
      <w:r>
        <w:t xml:space="preserve"> name for </w:t>
      </w:r>
      <w:r w:rsidR="008C67E5">
        <w:t xml:space="preserve">one of the projects – either the publisher or subscriber. Since the projects just use a fixed Topic name rather than a </w:t>
      </w:r>
      <w:r w:rsidR="008C67E5" w:rsidRPr="008C2775">
        <w:rPr>
          <w:i/>
        </w:rPr>
        <w:t>thing</w:t>
      </w:r>
      <w:r w:rsidR="008C67E5">
        <w:t xml:space="preserve"> shadow, you don't have to create a new </w:t>
      </w:r>
      <w:r w:rsidR="008C67E5" w:rsidRPr="008C2775">
        <w:rPr>
          <w:i/>
        </w:rPr>
        <w:t>thing</w:t>
      </w:r>
      <w:r w:rsidR="008C67E5">
        <w:t xml:space="preserve"> on the AWS site.</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27" w:name="_Toc495328189"/>
      <w:bookmarkStart w:id="28" w:name="_Toc531086326"/>
      <w:r>
        <w:lastRenderedPageBreak/>
        <w:t>(Advanced) Build and test the Shadow App</w:t>
      </w:r>
      <w:bookmarkEnd w:id="27"/>
      <w:bookmarkEnd w:id="28"/>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apps/demo/aws/</w:t>
      </w:r>
      <w:r w:rsidRPr="00FC4AAA">
        <w:rPr>
          <w:i/>
        </w:rPr>
        <w:t>iot/shadow</w:t>
      </w:r>
      <w:r w:rsidR="0006621C">
        <w:rPr>
          <w:i/>
        </w:rPr>
        <w:t>/thing_shadow</w:t>
      </w:r>
      <w:r>
        <w:t xml:space="preserve"> to your directory and update the makefile.</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r w:rsidR="00E9668D">
        <w:t xml:space="preserve">(.uri)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r w:rsidRPr="008B3FC5">
        <w:rPr>
          <w:i/>
        </w:rPr>
        <w:t>aws_config.h</w:t>
      </w:r>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xml:space="preserve">. </w:t>
      </w:r>
      <w:r w:rsidR="00767823">
        <w:t xml:space="preserve">Replace </w:t>
      </w:r>
      <w:r w:rsidR="00767823" w:rsidRPr="00767823">
        <w:rPr>
          <w:i/>
        </w:rPr>
        <w:t>&lt;YourThingName&gt;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9" w:name="_Toc531086327"/>
      <w:r>
        <w:lastRenderedPageBreak/>
        <w:t>(</w:t>
      </w:r>
      <w:r w:rsidRPr="005B3AEC">
        <w:t>Advanced</w:t>
      </w:r>
      <w:r>
        <w:t xml:space="preserve">) Get a </w:t>
      </w:r>
      <w:r w:rsidRPr="005B3AEC">
        <w:rPr>
          <w:i/>
        </w:rPr>
        <w:t>Thing</w:t>
      </w:r>
      <w:r>
        <w:t xml:space="preserve"> Shadow from AWS using HTTPS</w:t>
      </w:r>
      <w:bookmarkEnd w:id="29"/>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30" w:name="_Toc495328190"/>
      <w:r w:rsidR="005F53B4">
        <w:lastRenderedPageBreak/>
        <w:t xml:space="preserve">Related Example </w:t>
      </w:r>
      <w:r w:rsidR="00427991">
        <w:t>"</w:t>
      </w:r>
      <w:r w:rsidR="005F53B4">
        <w:t>Apps</w:t>
      </w:r>
      <w:r w:rsidR="00427991">
        <w:t>"</w:t>
      </w:r>
      <w:bookmarkEnd w:id="30"/>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demo/aws/</w:t>
            </w:r>
            <w:r w:rsidR="005F1B65">
              <w:t>iot/</w:t>
            </w:r>
            <w:r w:rsidR="005F53B4">
              <w:t>pub_sub/publisher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demo/aws/</w:t>
            </w:r>
            <w:r w:rsidR="005F1B65">
              <w:t>iot/</w:t>
            </w:r>
            <w:r w:rsidR="005F53B4">
              <w:t>pub_sub/subscriber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demo/aws/</w:t>
            </w:r>
            <w:r w:rsidR="005F1B65">
              <w:t>iot/shad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31" w:name="_Toc531086328"/>
      <w:r>
        <w:t>References</w:t>
      </w:r>
      <w:bookmarkEnd w:id="31"/>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0B73AAA3" w:rsidR="00CB6561" w:rsidRDefault="00607D07" w:rsidP="00CB6561">
            <w:hyperlink r:id="rId45" w:history="1">
              <w:r w:rsidR="00CB6561" w:rsidRPr="00015F3E">
                <w:rPr>
                  <w:rStyle w:val="Hyperlink"/>
                </w:rPr>
                <w:t>AWS Developers Guide</w:t>
              </w:r>
            </w:hyperlink>
          </w:p>
        </w:tc>
        <w:tc>
          <w:tcPr>
            <w:tcW w:w="7195" w:type="dxa"/>
          </w:tcPr>
          <w:p w14:paraId="2C8322F9" w14:textId="6F65EA08" w:rsidR="00CB6561" w:rsidRDefault="00607D07" w:rsidP="00CB6561">
            <w:hyperlink r:id="rId46"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33D0254D" w:rsidR="00CB6561" w:rsidRDefault="00607D07" w:rsidP="00CB6561">
            <w:hyperlink r:id="rId47"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333C021" w:rsidR="00CB6561" w:rsidRDefault="00607D07" w:rsidP="00CB6561">
            <w:hyperlink r:id="rId48"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35EA4EF" w:rsidR="00CB6561" w:rsidRDefault="00607D07" w:rsidP="00CB6561">
            <w:hyperlink r:id="rId49"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60EA0A5D" w:rsidR="00CB6561" w:rsidRDefault="00607D07" w:rsidP="00CB6561">
            <w:hyperlink r:id="rId50"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4DC8AAB" w:rsidR="00CB6561" w:rsidRDefault="00CB6561" w:rsidP="00CB6561">
            <w:r>
              <w:t xml:space="preserve">Avnet User Guide </w:t>
            </w:r>
            <w:hyperlink r:id="rId51" w:history="1">
              <w:r w:rsidRPr="009D6F86">
                <w:rPr>
                  <w:rStyle w:val="Hyperlink"/>
                </w:rPr>
                <w:t>Part1</w:t>
              </w:r>
            </w:hyperlink>
            <w:r>
              <w:t xml:space="preserve"> and </w:t>
            </w:r>
            <w:hyperlink r:id="rId52"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5BC09763" w:rsidR="00CB6561" w:rsidRDefault="00607D07" w:rsidP="00CB6561">
            <w:hyperlink r:id="rId53"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F3184" w14:textId="77777777" w:rsidR="00C549EF" w:rsidRDefault="00C549EF" w:rsidP="00DF6D18">
      <w:r>
        <w:separator/>
      </w:r>
    </w:p>
  </w:endnote>
  <w:endnote w:type="continuationSeparator" w:id="0">
    <w:p w14:paraId="31E4508F" w14:textId="77777777" w:rsidR="00C549EF" w:rsidRDefault="00C549E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607D07" w:rsidRDefault="00607D07" w:rsidP="00547CF1">
            <w:pPr>
              <w:pStyle w:val="Footer"/>
              <w:spacing w:after="0"/>
            </w:pPr>
          </w:p>
          <w:p w14:paraId="4C29FDE6" w14:textId="27971359" w:rsidR="00607D07" w:rsidRDefault="00607D07"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Pr>
                <w:noProof/>
              </w:rPr>
              <w:fldChar w:fldCharType="begin"/>
            </w:r>
            <w:r>
              <w:rPr>
                <w:noProof/>
              </w:rPr>
              <w:instrText xml:space="preserve"> NUMPAGES  </w:instrText>
            </w:r>
            <w:r>
              <w:rPr>
                <w:noProof/>
              </w:rPr>
              <w:fldChar w:fldCharType="separate"/>
            </w:r>
            <w:r>
              <w:rPr>
                <w:noProof/>
              </w:rPr>
              <w:t>26</w:t>
            </w:r>
            <w:r>
              <w:rPr>
                <w:noProof/>
              </w:rPr>
              <w:fldChar w:fldCharType="end"/>
            </w:r>
          </w:p>
        </w:sdtContent>
      </w:sdt>
    </w:sdtContent>
  </w:sdt>
  <w:p w14:paraId="75581528" w14:textId="77777777" w:rsidR="00607D07" w:rsidRDefault="00607D0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01753" w14:textId="77777777" w:rsidR="00C549EF" w:rsidRDefault="00C549EF" w:rsidP="00DF6D18">
      <w:r>
        <w:separator/>
      </w:r>
    </w:p>
  </w:footnote>
  <w:footnote w:type="continuationSeparator" w:id="0">
    <w:p w14:paraId="1E8A57E3" w14:textId="77777777" w:rsidR="00C549EF" w:rsidRDefault="00C549E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07D07" w:rsidRDefault="00607D0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740703E"/>
    <w:multiLevelType w:val="hybridMultilevel"/>
    <w:tmpl w:val="742AD0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9"/>
  </w:num>
  <w:num w:numId="3">
    <w:abstractNumId w:val="2"/>
  </w:num>
  <w:num w:numId="4">
    <w:abstractNumId w:val="8"/>
  </w:num>
  <w:num w:numId="5">
    <w:abstractNumId w:val="10"/>
  </w:num>
  <w:num w:numId="6">
    <w:abstractNumId w:val="19"/>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20"/>
  </w:num>
  <w:num w:numId="19">
    <w:abstractNumId w:val="17"/>
  </w:num>
  <w:num w:numId="20">
    <w:abstractNumId w:val="3"/>
  </w:num>
  <w:num w:numId="21">
    <w:abstractNumId w:val="18"/>
  </w:num>
  <w:num w:numId="22">
    <w:abstractNumId w:val="1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5-21-3828945024-3187688870-2345676969-5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499"/>
    <w:rsid w:val="000C3B73"/>
    <w:rsid w:val="000C4E6B"/>
    <w:rsid w:val="000D5180"/>
    <w:rsid w:val="000D5CC1"/>
    <w:rsid w:val="000D7031"/>
    <w:rsid w:val="000D708D"/>
    <w:rsid w:val="000E36BD"/>
    <w:rsid w:val="000E4AB9"/>
    <w:rsid w:val="000F2E84"/>
    <w:rsid w:val="000F46D0"/>
    <w:rsid w:val="000F4EBA"/>
    <w:rsid w:val="001019D5"/>
    <w:rsid w:val="00103BE4"/>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1F574D"/>
    <w:rsid w:val="00202274"/>
    <w:rsid w:val="002025AB"/>
    <w:rsid w:val="002141D2"/>
    <w:rsid w:val="00214414"/>
    <w:rsid w:val="00214543"/>
    <w:rsid w:val="00216CA1"/>
    <w:rsid w:val="0021701E"/>
    <w:rsid w:val="002203F9"/>
    <w:rsid w:val="00221074"/>
    <w:rsid w:val="00227150"/>
    <w:rsid w:val="00237C16"/>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5073"/>
    <w:rsid w:val="00296706"/>
    <w:rsid w:val="002A0044"/>
    <w:rsid w:val="002A0254"/>
    <w:rsid w:val="002B19BD"/>
    <w:rsid w:val="002C1BB1"/>
    <w:rsid w:val="002C1F7F"/>
    <w:rsid w:val="002C2164"/>
    <w:rsid w:val="002C32EA"/>
    <w:rsid w:val="002C3B9E"/>
    <w:rsid w:val="002C468D"/>
    <w:rsid w:val="002C5818"/>
    <w:rsid w:val="002C7876"/>
    <w:rsid w:val="002D2DE1"/>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21BA"/>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766AC"/>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902"/>
    <w:rsid w:val="00503BF1"/>
    <w:rsid w:val="005108FA"/>
    <w:rsid w:val="005112DE"/>
    <w:rsid w:val="005131C6"/>
    <w:rsid w:val="00514B9C"/>
    <w:rsid w:val="00515770"/>
    <w:rsid w:val="00515C6F"/>
    <w:rsid w:val="00516173"/>
    <w:rsid w:val="005202BB"/>
    <w:rsid w:val="00524580"/>
    <w:rsid w:val="00527C45"/>
    <w:rsid w:val="00530921"/>
    <w:rsid w:val="00533AB8"/>
    <w:rsid w:val="00536FB2"/>
    <w:rsid w:val="0054016E"/>
    <w:rsid w:val="00542D5D"/>
    <w:rsid w:val="00547CF1"/>
    <w:rsid w:val="00547D10"/>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31D"/>
    <w:rsid w:val="005F3959"/>
    <w:rsid w:val="005F53B4"/>
    <w:rsid w:val="005F67C7"/>
    <w:rsid w:val="005F73D7"/>
    <w:rsid w:val="00605D2A"/>
    <w:rsid w:val="00607D07"/>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1CA9"/>
    <w:rsid w:val="006C3B4F"/>
    <w:rsid w:val="006C4A51"/>
    <w:rsid w:val="006E1033"/>
    <w:rsid w:val="006E18DC"/>
    <w:rsid w:val="006E6E02"/>
    <w:rsid w:val="006F4166"/>
    <w:rsid w:val="006F5B29"/>
    <w:rsid w:val="006F6B78"/>
    <w:rsid w:val="006F788C"/>
    <w:rsid w:val="007019EB"/>
    <w:rsid w:val="00703859"/>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9A5"/>
    <w:rsid w:val="00745C81"/>
    <w:rsid w:val="00746309"/>
    <w:rsid w:val="00757332"/>
    <w:rsid w:val="007579F8"/>
    <w:rsid w:val="00760B5F"/>
    <w:rsid w:val="00761754"/>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5D7D"/>
    <w:rsid w:val="007B7C9A"/>
    <w:rsid w:val="007C080A"/>
    <w:rsid w:val="007C256B"/>
    <w:rsid w:val="007C312A"/>
    <w:rsid w:val="007C44CA"/>
    <w:rsid w:val="007C57D6"/>
    <w:rsid w:val="007C6530"/>
    <w:rsid w:val="007D0AE0"/>
    <w:rsid w:val="007D1AF7"/>
    <w:rsid w:val="007D4CE5"/>
    <w:rsid w:val="007D554A"/>
    <w:rsid w:val="007D5BA4"/>
    <w:rsid w:val="007E0232"/>
    <w:rsid w:val="007E0686"/>
    <w:rsid w:val="007E6E5C"/>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2775"/>
    <w:rsid w:val="008C4BAB"/>
    <w:rsid w:val="008C67E5"/>
    <w:rsid w:val="008C79A1"/>
    <w:rsid w:val="008D30BB"/>
    <w:rsid w:val="008E25FF"/>
    <w:rsid w:val="008E69D1"/>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12DA"/>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65EB8"/>
    <w:rsid w:val="00A74A92"/>
    <w:rsid w:val="00A80375"/>
    <w:rsid w:val="00A81F0E"/>
    <w:rsid w:val="00A8704B"/>
    <w:rsid w:val="00A91A09"/>
    <w:rsid w:val="00A922E4"/>
    <w:rsid w:val="00AA0C06"/>
    <w:rsid w:val="00AA203D"/>
    <w:rsid w:val="00AA285A"/>
    <w:rsid w:val="00AA29E4"/>
    <w:rsid w:val="00AA5E5F"/>
    <w:rsid w:val="00AB2297"/>
    <w:rsid w:val="00AB3281"/>
    <w:rsid w:val="00AB46C7"/>
    <w:rsid w:val="00AB46DC"/>
    <w:rsid w:val="00AB5B28"/>
    <w:rsid w:val="00AB62E9"/>
    <w:rsid w:val="00AB7E62"/>
    <w:rsid w:val="00AC46BC"/>
    <w:rsid w:val="00AC4904"/>
    <w:rsid w:val="00AD162F"/>
    <w:rsid w:val="00AD1D74"/>
    <w:rsid w:val="00AD2619"/>
    <w:rsid w:val="00AD3DDD"/>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100"/>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1CC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549EF"/>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28C5"/>
    <w:rsid w:val="00D03F8F"/>
    <w:rsid w:val="00D04234"/>
    <w:rsid w:val="00D04B02"/>
    <w:rsid w:val="00D15072"/>
    <w:rsid w:val="00D23BFF"/>
    <w:rsid w:val="00D24F2C"/>
    <w:rsid w:val="00D30435"/>
    <w:rsid w:val="00D35C4B"/>
    <w:rsid w:val="00D363F6"/>
    <w:rsid w:val="00D432C5"/>
    <w:rsid w:val="00D54AF3"/>
    <w:rsid w:val="00D54D20"/>
    <w:rsid w:val="00D55167"/>
    <w:rsid w:val="00D55333"/>
    <w:rsid w:val="00D60F56"/>
    <w:rsid w:val="00D612C2"/>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D5AEF"/>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05D2"/>
    <w:rsid w:val="00E316DF"/>
    <w:rsid w:val="00E3318E"/>
    <w:rsid w:val="00E358FB"/>
    <w:rsid w:val="00E46913"/>
    <w:rsid w:val="00E535B0"/>
    <w:rsid w:val="00E53A81"/>
    <w:rsid w:val="00E55300"/>
    <w:rsid w:val="00E55E9F"/>
    <w:rsid w:val="00E560BF"/>
    <w:rsid w:val="00E60124"/>
    <w:rsid w:val="00E63761"/>
    <w:rsid w:val="00E66428"/>
    <w:rsid w:val="00E84BBB"/>
    <w:rsid w:val="00E86014"/>
    <w:rsid w:val="00E86347"/>
    <w:rsid w:val="00E86CFE"/>
    <w:rsid w:val="00E912C6"/>
    <w:rsid w:val="00E94624"/>
    <w:rsid w:val="00E96613"/>
    <w:rsid w:val="00E9668D"/>
    <w:rsid w:val="00EA0936"/>
    <w:rsid w:val="00EA3E7C"/>
    <w:rsid w:val="00EA7CF5"/>
    <w:rsid w:val="00EB1C66"/>
    <w:rsid w:val="00EB4198"/>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E770B"/>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5073"/>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950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95073"/>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aws.amazon.com/iot/getting-started/" TargetMode="External"/><Relationship Id="rId50" Type="http://schemas.openxmlformats.org/officeDocument/2006/relationships/hyperlink" Target="http://cloudconnectkits.org/system/files/GSG-BCM4343W%20IoT%20Starter%20Kit%20-%20Getting%20Started%20%28v1.1%29.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docs.aws.amazon.com/iot/latest/developerguide/what-is-aws-iot.html"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yperlink" Target="https://forums.aws.amazon.com/forum.jspa?forumID=210"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www.hivemq.com/blog/mqtt-essentials-part-5-mqtt-topics-best-practices" TargetMode="External"/><Relationship Id="rId57" Type="http://schemas.microsoft.com/office/2011/relationships/people" Target="peop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cloudconnectkits.org/system/files/Tutorial%20Part2-App%20Development%20using%20WICED%20SDK-v1.1.pdf"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slideshare.net/PeterREgli/mq-telemetry-transport" TargetMode="External"/><Relationship Id="rId56" Type="http://schemas.openxmlformats.org/officeDocument/2006/relationships/fontTable" Target="fontTable.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1%20-%20Tool%20Install%2C%20USB%20drivers%20and%20AWS%20Shadow%20%28v1.1%29.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D271C-9A6B-4760-ADF6-B7DB41F1E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Pages>1</Pages>
  <Words>5132</Words>
  <Characters>29254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243</cp:revision>
  <cp:lastPrinted>2019-02-07T14:20:00Z</cp:lastPrinted>
  <dcterms:created xsi:type="dcterms:W3CDTF">2017-09-08T14:30:00Z</dcterms:created>
  <dcterms:modified xsi:type="dcterms:W3CDTF">2019-02-07T14:20:00Z</dcterms:modified>
</cp:coreProperties>
</file>