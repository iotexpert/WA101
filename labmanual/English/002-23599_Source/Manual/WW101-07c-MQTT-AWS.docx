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r w:rsidR="00AE4B20">
        <w:fldChar w:fldCharType="begin"/>
      </w:r>
      <w:r w:rsidR="00AE4B20">
        <w:instrText xml:space="preserve"> HYPERLINK "https://docs.aws.amazon.com/iot/latest/developerguide/aws-iot-how-it-works.html" </w:instrText>
      </w:r>
      <w:ins w:id="0" w:author="Greg Landry" w:date="2018-06-06T14:49:00Z"/>
      <w:r w:rsidR="00AE4B20">
        <w:fldChar w:fldCharType="separate"/>
      </w:r>
      <w:r w:rsidRPr="00C62FF9">
        <w:rPr>
          <w:rStyle w:val="Hyperlink"/>
        </w:rPr>
        <w:t>AWS Cloud works</w:t>
      </w:r>
      <w:r w:rsidR="00AE4B20">
        <w:rPr>
          <w:rStyle w:val="Hyperlink"/>
        </w:rPr>
        <w:fldChar w:fldCharType="end"/>
      </w:r>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bookmarkStart w:id="1" w:name="_GoBack"/>
      <w:bookmarkEnd w:id="1"/>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6AC8E0A3" w14:textId="6E01814C" w:rsidR="004F62BA" w:rsidRDefault="00CB6561">
      <w:pPr>
        <w:pStyle w:val="TOC1"/>
        <w:tabs>
          <w:tab w:val="left" w:pos="720"/>
          <w:tab w:val="right" w:leader="dot" w:pos="9350"/>
        </w:tabs>
        <w:rPr>
          <w:ins w:id="2" w:author="Greg Landry" w:date="2018-06-06T14:49:00Z"/>
          <w:rFonts w:asciiTheme="minorHAnsi" w:eastAsiaTheme="minorEastAsia" w:hAnsiTheme="minorHAnsi"/>
          <w:b w:val="0"/>
          <w:bCs w:val="0"/>
          <w:caps w:val="0"/>
          <w:noProof/>
        </w:rPr>
      </w:pPr>
      <w:r>
        <w:fldChar w:fldCharType="begin"/>
      </w:r>
      <w:r>
        <w:instrText xml:space="preserve"> TOC \o "1-2" </w:instrText>
      </w:r>
      <w:r>
        <w:fldChar w:fldCharType="separate"/>
      </w:r>
      <w:ins w:id="3" w:author="Greg Landry" w:date="2018-06-06T14:49:00Z">
        <w:r w:rsidR="004F62BA" w:rsidRPr="00CD0DFA">
          <w:rPr>
            <w:b w:val="0"/>
            <w:bCs w:val="0"/>
            <w:noProof/>
            <w14:scene3d>
              <w14:camera w14:prst="orthographicFront"/>
              <w14:lightRig w14:rig="threePt" w14:dir="t">
                <w14:rot w14:lat="0" w14:lon="0" w14:rev="0"/>
              </w14:lightRig>
            </w14:scene3d>
          </w:rPr>
          <w:t>7C.1</w:t>
        </w:r>
        <w:r w:rsidR="004F62BA">
          <w:rPr>
            <w:rFonts w:asciiTheme="minorHAnsi" w:eastAsiaTheme="minorEastAsia" w:hAnsiTheme="minorHAnsi"/>
            <w:b w:val="0"/>
            <w:bCs w:val="0"/>
            <w:caps w:val="0"/>
            <w:noProof/>
          </w:rPr>
          <w:tab/>
        </w:r>
        <w:r w:rsidR="004F62BA">
          <w:rPr>
            <w:noProof/>
          </w:rPr>
          <w:t>Amazon Web Services (AWS)</w:t>
        </w:r>
        <w:r w:rsidR="004F62BA">
          <w:rPr>
            <w:noProof/>
          </w:rPr>
          <w:tab/>
        </w:r>
        <w:r w:rsidR="004F62BA">
          <w:rPr>
            <w:noProof/>
          </w:rPr>
          <w:fldChar w:fldCharType="begin"/>
        </w:r>
        <w:r w:rsidR="004F62BA">
          <w:rPr>
            <w:noProof/>
          </w:rPr>
          <w:instrText xml:space="preserve"> PAGEREF _Toc516059908 \h </w:instrText>
        </w:r>
        <w:r w:rsidR="004F62BA">
          <w:rPr>
            <w:noProof/>
          </w:rPr>
        </w:r>
      </w:ins>
      <w:r w:rsidR="004F62BA">
        <w:rPr>
          <w:noProof/>
        </w:rPr>
        <w:fldChar w:fldCharType="separate"/>
      </w:r>
      <w:ins w:id="4" w:author="Greg Landry" w:date="2018-06-06T14:49:00Z">
        <w:r w:rsidR="004F62BA">
          <w:rPr>
            <w:noProof/>
          </w:rPr>
          <w:t>2</w:t>
        </w:r>
        <w:r w:rsidR="004F62BA">
          <w:rPr>
            <w:noProof/>
          </w:rPr>
          <w:fldChar w:fldCharType="end"/>
        </w:r>
      </w:ins>
    </w:p>
    <w:p w14:paraId="375EC9F9" w14:textId="483A8F61" w:rsidR="004F62BA" w:rsidRDefault="004F62BA">
      <w:pPr>
        <w:pStyle w:val="TOC1"/>
        <w:tabs>
          <w:tab w:val="left" w:pos="720"/>
          <w:tab w:val="right" w:leader="dot" w:pos="9350"/>
        </w:tabs>
        <w:rPr>
          <w:ins w:id="5" w:author="Greg Landry" w:date="2018-06-06T14:49:00Z"/>
          <w:rFonts w:asciiTheme="minorHAnsi" w:eastAsiaTheme="minorEastAsia" w:hAnsiTheme="minorHAnsi"/>
          <w:b w:val="0"/>
          <w:bCs w:val="0"/>
          <w:caps w:val="0"/>
          <w:noProof/>
        </w:rPr>
      </w:pPr>
      <w:ins w:id="6" w:author="Greg Landry" w:date="2018-06-06T14:49:00Z">
        <w:r w:rsidRPr="00CD0DFA">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_Toc516059909 \h </w:instrText>
        </w:r>
        <w:r>
          <w:rPr>
            <w:noProof/>
          </w:rPr>
        </w:r>
      </w:ins>
      <w:r>
        <w:rPr>
          <w:noProof/>
        </w:rPr>
        <w:fldChar w:fldCharType="separate"/>
      </w:r>
      <w:ins w:id="7" w:author="Greg Landry" w:date="2018-06-06T14:49:00Z">
        <w:r>
          <w:rPr>
            <w:noProof/>
          </w:rPr>
          <w:t>3</w:t>
        </w:r>
        <w:r>
          <w:rPr>
            <w:noProof/>
          </w:rPr>
          <w:fldChar w:fldCharType="end"/>
        </w:r>
      </w:ins>
    </w:p>
    <w:p w14:paraId="4A771991" w14:textId="7CEAED8B" w:rsidR="004F62BA" w:rsidRDefault="004F62BA">
      <w:pPr>
        <w:pStyle w:val="TOC1"/>
        <w:tabs>
          <w:tab w:val="left" w:pos="720"/>
          <w:tab w:val="right" w:leader="dot" w:pos="9350"/>
        </w:tabs>
        <w:rPr>
          <w:ins w:id="8" w:author="Greg Landry" w:date="2018-06-06T14:49:00Z"/>
          <w:rFonts w:asciiTheme="minorHAnsi" w:eastAsiaTheme="minorEastAsia" w:hAnsiTheme="minorHAnsi"/>
          <w:b w:val="0"/>
          <w:bCs w:val="0"/>
          <w:caps w:val="0"/>
          <w:noProof/>
        </w:rPr>
      </w:pPr>
      <w:ins w:id="9" w:author="Greg Landry" w:date="2018-06-06T14:49:00Z">
        <w:r w:rsidRPr="00CD0DFA">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_Toc516059910 \h </w:instrText>
        </w:r>
        <w:r>
          <w:rPr>
            <w:noProof/>
          </w:rPr>
        </w:r>
      </w:ins>
      <w:r>
        <w:rPr>
          <w:noProof/>
        </w:rPr>
        <w:fldChar w:fldCharType="separate"/>
      </w:r>
      <w:ins w:id="10" w:author="Greg Landry" w:date="2018-06-06T14:49:00Z">
        <w:r>
          <w:rPr>
            <w:noProof/>
          </w:rPr>
          <w:t>4</w:t>
        </w:r>
        <w:r>
          <w:rPr>
            <w:noProof/>
          </w:rPr>
          <w:fldChar w:fldCharType="end"/>
        </w:r>
      </w:ins>
    </w:p>
    <w:p w14:paraId="561CADC9" w14:textId="6D5F1AF5" w:rsidR="004F62BA" w:rsidRDefault="004F62BA">
      <w:pPr>
        <w:pStyle w:val="TOC1"/>
        <w:tabs>
          <w:tab w:val="left" w:pos="720"/>
          <w:tab w:val="right" w:leader="dot" w:pos="9350"/>
        </w:tabs>
        <w:rPr>
          <w:ins w:id="11" w:author="Greg Landry" w:date="2018-06-06T14:49:00Z"/>
          <w:rFonts w:asciiTheme="minorHAnsi" w:eastAsiaTheme="minorEastAsia" w:hAnsiTheme="minorHAnsi"/>
          <w:b w:val="0"/>
          <w:bCs w:val="0"/>
          <w:caps w:val="0"/>
          <w:noProof/>
        </w:rPr>
      </w:pPr>
      <w:ins w:id="12" w:author="Greg Landry" w:date="2018-06-06T14:49:00Z">
        <w:r w:rsidRPr="00CD0DFA">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_Toc516059911 \h </w:instrText>
        </w:r>
        <w:r>
          <w:rPr>
            <w:noProof/>
          </w:rPr>
        </w:r>
      </w:ins>
      <w:r>
        <w:rPr>
          <w:noProof/>
        </w:rPr>
        <w:fldChar w:fldCharType="separate"/>
      </w:r>
      <w:ins w:id="13" w:author="Greg Landry" w:date="2018-06-06T14:49:00Z">
        <w:r>
          <w:rPr>
            <w:noProof/>
          </w:rPr>
          <w:t>5</w:t>
        </w:r>
        <w:r>
          <w:rPr>
            <w:noProof/>
          </w:rPr>
          <w:fldChar w:fldCharType="end"/>
        </w:r>
      </w:ins>
    </w:p>
    <w:p w14:paraId="2543D741" w14:textId="5046A063" w:rsidR="004F62BA" w:rsidRDefault="004F62BA">
      <w:pPr>
        <w:pStyle w:val="TOC2"/>
        <w:rPr>
          <w:ins w:id="14" w:author="Greg Landry" w:date="2018-06-06T14:49:00Z"/>
          <w:rFonts w:asciiTheme="minorHAnsi" w:eastAsiaTheme="minorEastAsia" w:hAnsiTheme="minorHAnsi"/>
          <w:smallCaps w:val="0"/>
          <w:noProof/>
          <w:sz w:val="22"/>
        </w:rPr>
      </w:pPr>
      <w:ins w:id="15" w:author="Greg Landry" w:date="2018-06-06T14:49:00Z">
        <w:r>
          <w:rPr>
            <w:noProof/>
          </w:rPr>
          <w:t>7C.4.1 Creating an AWS IoT Account</w:t>
        </w:r>
        <w:r>
          <w:rPr>
            <w:noProof/>
          </w:rPr>
          <w:tab/>
        </w:r>
        <w:r>
          <w:rPr>
            <w:noProof/>
          </w:rPr>
          <w:fldChar w:fldCharType="begin"/>
        </w:r>
        <w:r>
          <w:rPr>
            <w:noProof/>
          </w:rPr>
          <w:instrText xml:space="preserve"> PAGEREF _Toc516059912 \h </w:instrText>
        </w:r>
        <w:r>
          <w:rPr>
            <w:noProof/>
          </w:rPr>
        </w:r>
      </w:ins>
      <w:r>
        <w:rPr>
          <w:noProof/>
        </w:rPr>
        <w:fldChar w:fldCharType="separate"/>
      </w:r>
      <w:ins w:id="16" w:author="Greg Landry" w:date="2018-06-06T14:49:00Z">
        <w:r>
          <w:rPr>
            <w:noProof/>
          </w:rPr>
          <w:t>5</w:t>
        </w:r>
        <w:r>
          <w:rPr>
            <w:noProof/>
          </w:rPr>
          <w:fldChar w:fldCharType="end"/>
        </w:r>
      </w:ins>
    </w:p>
    <w:p w14:paraId="36A5AD48" w14:textId="56B51E41" w:rsidR="004F62BA" w:rsidRDefault="004F62BA">
      <w:pPr>
        <w:pStyle w:val="TOC2"/>
        <w:rPr>
          <w:ins w:id="17" w:author="Greg Landry" w:date="2018-06-06T14:49:00Z"/>
          <w:rFonts w:asciiTheme="minorHAnsi" w:eastAsiaTheme="minorEastAsia" w:hAnsiTheme="minorHAnsi"/>
          <w:smallCaps w:val="0"/>
          <w:noProof/>
          <w:sz w:val="22"/>
        </w:rPr>
      </w:pPr>
      <w:ins w:id="18" w:author="Greg Landry" w:date="2018-06-06T14:49:00Z">
        <w:r>
          <w:rPr>
            <w:noProof/>
          </w:rPr>
          <w:t>7C.4.2</w:t>
        </w:r>
        <w:r w:rsidRPr="00CD0DFA">
          <w:rPr>
            <w:noProof/>
            <w:color w:val="0000FF"/>
            <w:u w:val="single"/>
          </w:rPr>
          <w:t xml:space="preserve"> Thing Shadow</w:t>
        </w:r>
        <w:r>
          <w:rPr>
            <w:noProof/>
          </w:rPr>
          <w:tab/>
        </w:r>
        <w:r>
          <w:rPr>
            <w:noProof/>
          </w:rPr>
          <w:fldChar w:fldCharType="begin"/>
        </w:r>
        <w:r>
          <w:rPr>
            <w:noProof/>
          </w:rPr>
          <w:instrText xml:space="preserve"> PAGEREF _Toc516059913 \h </w:instrText>
        </w:r>
        <w:r>
          <w:rPr>
            <w:noProof/>
          </w:rPr>
        </w:r>
      </w:ins>
      <w:r>
        <w:rPr>
          <w:noProof/>
        </w:rPr>
        <w:fldChar w:fldCharType="separate"/>
      </w:r>
      <w:ins w:id="19" w:author="Greg Landry" w:date="2018-06-06T14:49:00Z">
        <w:r>
          <w:rPr>
            <w:noProof/>
          </w:rPr>
          <w:t>6</w:t>
        </w:r>
        <w:r>
          <w:rPr>
            <w:noProof/>
          </w:rPr>
          <w:fldChar w:fldCharType="end"/>
        </w:r>
      </w:ins>
    </w:p>
    <w:p w14:paraId="0CF586BD" w14:textId="1873F91C" w:rsidR="004F62BA" w:rsidRDefault="004F62BA">
      <w:pPr>
        <w:pStyle w:val="TOC2"/>
        <w:rPr>
          <w:ins w:id="20" w:author="Greg Landry" w:date="2018-06-06T14:49:00Z"/>
          <w:rFonts w:asciiTheme="minorHAnsi" w:eastAsiaTheme="minorEastAsia" w:hAnsiTheme="minorHAnsi"/>
          <w:smallCaps w:val="0"/>
          <w:noProof/>
          <w:sz w:val="22"/>
        </w:rPr>
      </w:pPr>
      <w:ins w:id="21" w:author="Greg Landry" w:date="2018-06-06T14:49:00Z">
        <w:r>
          <w:rPr>
            <w:noProof/>
          </w:rPr>
          <w:t>7C.4.3 Topics</w:t>
        </w:r>
        <w:r>
          <w:rPr>
            <w:noProof/>
          </w:rPr>
          <w:tab/>
        </w:r>
        <w:r>
          <w:rPr>
            <w:noProof/>
          </w:rPr>
          <w:fldChar w:fldCharType="begin"/>
        </w:r>
        <w:r>
          <w:rPr>
            <w:noProof/>
          </w:rPr>
          <w:instrText xml:space="preserve"> PAGEREF _Toc516059914 \h </w:instrText>
        </w:r>
        <w:r>
          <w:rPr>
            <w:noProof/>
          </w:rPr>
        </w:r>
      </w:ins>
      <w:r>
        <w:rPr>
          <w:noProof/>
        </w:rPr>
        <w:fldChar w:fldCharType="separate"/>
      </w:r>
      <w:ins w:id="22" w:author="Greg Landry" w:date="2018-06-06T14:49:00Z">
        <w:r>
          <w:rPr>
            <w:noProof/>
          </w:rPr>
          <w:t>7</w:t>
        </w:r>
        <w:r>
          <w:rPr>
            <w:noProof/>
          </w:rPr>
          <w:fldChar w:fldCharType="end"/>
        </w:r>
      </w:ins>
    </w:p>
    <w:p w14:paraId="423EC37F" w14:textId="527FC4D7" w:rsidR="004F62BA" w:rsidRDefault="004F62BA">
      <w:pPr>
        <w:pStyle w:val="TOC2"/>
        <w:rPr>
          <w:ins w:id="23" w:author="Greg Landry" w:date="2018-06-06T14:49:00Z"/>
          <w:rFonts w:asciiTheme="minorHAnsi" w:eastAsiaTheme="minorEastAsia" w:hAnsiTheme="minorHAnsi"/>
          <w:smallCaps w:val="0"/>
          <w:noProof/>
          <w:sz w:val="22"/>
        </w:rPr>
      </w:pPr>
      <w:ins w:id="24" w:author="Greg Landry" w:date="2018-06-06T14:49:00Z">
        <w:r>
          <w:rPr>
            <w:noProof/>
          </w:rPr>
          <w:t>7C.4.4</w:t>
        </w:r>
        <w:r w:rsidRPr="00CD0DFA">
          <w:rPr>
            <w:noProof/>
            <w:color w:val="0000FF"/>
            <w:u w:val="single"/>
          </w:rPr>
          <w:t xml:space="preserve"> Device Shadow Topics</w:t>
        </w:r>
        <w:r>
          <w:rPr>
            <w:noProof/>
          </w:rPr>
          <w:tab/>
        </w:r>
        <w:r>
          <w:rPr>
            <w:noProof/>
          </w:rPr>
          <w:fldChar w:fldCharType="begin"/>
        </w:r>
        <w:r>
          <w:rPr>
            <w:noProof/>
          </w:rPr>
          <w:instrText xml:space="preserve"> PAGEREF _Toc516059915 \h </w:instrText>
        </w:r>
        <w:r>
          <w:rPr>
            <w:noProof/>
          </w:rPr>
        </w:r>
      </w:ins>
      <w:r>
        <w:rPr>
          <w:noProof/>
        </w:rPr>
        <w:fldChar w:fldCharType="separate"/>
      </w:r>
      <w:ins w:id="25" w:author="Greg Landry" w:date="2018-06-06T14:49:00Z">
        <w:r>
          <w:rPr>
            <w:noProof/>
          </w:rPr>
          <w:t>8</w:t>
        </w:r>
        <w:r>
          <w:rPr>
            <w:noProof/>
          </w:rPr>
          <w:fldChar w:fldCharType="end"/>
        </w:r>
      </w:ins>
    </w:p>
    <w:p w14:paraId="7CDEB9DF" w14:textId="0F39B0F8" w:rsidR="004F62BA" w:rsidRDefault="004F62BA">
      <w:pPr>
        <w:pStyle w:val="TOC1"/>
        <w:tabs>
          <w:tab w:val="left" w:pos="720"/>
          <w:tab w:val="right" w:leader="dot" w:pos="9350"/>
        </w:tabs>
        <w:rPr>
          <w:ins w:id="26" w:author="Greg Landry" w:date="2018-06-06T14:49:00Z"/>
          <w:rFonts w:asciiTheme="minorHAnsi" w:eastAsiaTheme="minorEastAsia" w:hAnsiTheme="minorHAnsi"/>
          <w:b w:val="0"/>
          <w:bCs w:val="0"/>
          <w:caps w:val="0"/>
          <w:noProof/>
        </w:rPr>
      </w:pPr>
      <w:ins w:id="27" w:author="Greg Landry" w:date="2018-06-06T14:49:00Z">
        <w:r w:rsidRPr="00CD0DFA">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_Toc516059916 \h </w:instrText>
        </w:r>
        <w:r>
          <w:rPr>
            <w:noProof/>
          </w:rPr>
        </w:r>
      </w:ins>
      <w:r>
        <w:rPr>
          <w:noProof/>
        </w:rPr>
        <w:fldChar w:fldCharType="separate"/>
      </w:r>
      <w:ins w:id="28" w:author="Greg Landry" w:date="2018-06-06T14:49:00Z">
        <w:r>
          <w:rPr>
            <w:noProof/>
          </w:rPr>
          <w:t>9</w:t>
        </w:r>
        <w:r>
          <w:rPr>
            <w:noProof/>
          </w:rPr>
          <w:fldChar w:fldCharType="end"/>
        </w:r>
      </w:ins>
    </w:p>
    <w:p w14:paraId="078D9EF2" w14:textId="66071D27" w:rsidR="004F62BA" w:rsidRDefault="004F62BA">
      <w:pPr>
        <w:pStyle w:val="TOC1"/>
        <w:tabs>
          <w:tab w:val="left" w:pos="720"/>
          <w:tab w:val="right" w:leader="dot" w:pos="9350"/>
        </w:tabs>
        <w:rPr>
          <w:ins w:id="29" w:author="Greg Landry" w:date="2018-06-06T14:49:00Z"/>
          <w:rFonts w:asciiTheme="minorHAnsi" w:eastAsiaTheme="minorEastAsia" w:hAnsiTheme="minorHAnsi"/>
          <w:b w:val="0"/>
          <w:bCs w:val="0"/>
          <w:caps w:val="0"/>
          <w:noProof/>
        </w:rPr>
      </w:pPr>
      <w:ins w:id="30" w:author="Greg Landry" w:date="2018-06-06T14:49:00Z">
        <w:r w:rsidRPr="00CD0DFA">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_Toc516059917 \h </w:instrText>
        </w:r>
        <w:r>
          <w:rPr>
            <w:noProof/>
          </w:rPr>
        </w:r>
      </w:ins>
      <w:r>
        <w:rPr>
          <w:noProof/>
        </w:rPr>
        <w:fldChar w:fldCharType="separate"/>
      </w:r>
      <w:ins w:id="31" w:author="Greg Landry" w:date="2018-06-06T14:49:00Z">
        <w:r>
          <w:rPr>
            <w:noProof/>
          </w:rPr>
          <w:t>9</w:t>
        </w:r>
        <w:r>
          <w:rPr>
            <w:noProof/>
          </w:rPr>
          <w:fldChar w:fldCharType="end"/>
        </w:r>
      </w:ins>
    </w:p>
    <w:p w14:paraId="5F175200" w14:textId="121582EE" w:rsidR="004F62BA" w:rsidRDefault="004F62BA">
      <w:pPr>
        <w:pStyle w:val="TOC1"/>
        <w:tabs>
          <w:tab w:val="left" w:pos="720"/>
          <w:tab w:val="right" w:leader="dot" w:pos="9350"/>
        </w:tabs>
        <w:rPr>
          <w:ins w:id="32" w:author="Greg Landry" w:date="2018-06-06T14:49:00Z"/>
          <w:rFonts w:asciiTheme="minorHAnsi" w:eastAsiaTheme="minorEastAsia" w:hAnsiTheme="minorHAnsi"/>
          <w:b w:val="0"/>
          <w:bCs w:val="0"/>
          <w:caps w:val="0"/>
          <w:noProof/>
        </w:rPr>
      </w:pPr>
      <w:ins w:id="33" w:author="Greg Landry" w:date="2018-06-06T14:49:00Z">
        <w:r w:rsidRPr="00CD0DFA">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_Toc516059918 \h </w:instrText>
        </w:r>
        <w:r>
          <w:rPr>
            <w:noProof/>
          </w:rPr>
        </w:r>
      </w:ins>
      <w:r>
        <w:rPr>
          <w:noProof/>
        </w:rPr>
        <w:fldChar w:fldCharType="separate"/>
      </w:r>
      <w:ins w:id="34" w:author="Greg Landry" w:date="2018-06-06T14:49:00Z">
        <w:r>
          <w:rPr>
            <w:noProof/>
          </w:rPr>
          <w:t>11</w:t>
        </w:r>
        <w:r>
          <w:rPr>
            <w:noProof/>
          </w:rPr>
          <w:fldChar w:fldCharType="end"/>
        </w:r>
      </w:ins>
    </w:p>
    <w:p w14:paraId="1CB1AAA9" w14:textId="6C6D589B" w:rsidR="004F62BA" w:rsidRDefault="004F62BA">
      <w:pPr>
        <w:pStyle w:val="TOC2"/>
        <w:rPr>
          <w:ins w:id="35" w:author="Greg Landry" w:date="2018-06-06T14:49:00Z"/>
          <w:rFonts w:asciiTheme="minorHAnsi" w:eastAsiaTheme="minorEastAsia" w:hAnsiTheme="minorHAnsi"/>
          <w:smallCaps w:val="0"/>
          <w:noProof/>
          <w:sz w:val="22"/>
        </w:rPr>
      </w:pPr>
      <w:ins w:id="36" w:author="Greg Landry" w:date="2018-06-06T14:49:00Z">
        <w:r>
          <w:rPr>
            <w:noProof/>
          </w:rPr>
          <w:t>Exercise - 7C.1 Run the AWS Tutorial</w:t>
        </w:r>
        <w:r>
          <w:rPr>
            <w:noProof/>
          </w:rPr>
          <w:tab/>
        </w:r>
        <w:r>
          <w:rPr>
            <w:noProof/>
          </w:rPr>
          <w:fldChar w:fldCharType="begin"/>
        </w:r>
        <w:r>
          <w:rPr>
            <w:noProof/>
          </w:rPr>
          <w:instrText xml:space="preserve"> PAGEREF _Toc516059919 \h </w:instrText>
        </w:r>
        <w:r>
          <w:rPr>
            <w:noProof/>
          </w:rPr>
        </w:r>
      </w:ins>
      <w:r>
        <w:rPr>
          <w:noProof/>
        </w:rPr>
        <w:fldChar w:fldCharType="separate"/>
      </w:r>
      <w:ins w:id="37" w:author="Greg Landry" w:date="2018-06-06T14:49:00Z">
        <w:r>
          <w:rPr>
            <w:noProof/>
          </w:rPr>
          <w:t>11</w:t>
        </w:r>
        <w:r>
          <w:rPr>
            <w:noProof/>
          </w:rPr>
          <w:fldChar w:fldCharType="end"/>
        </w:r>
      </w:ins>
    </w:p>
    <w:p w14:paraId="66ECD502" w14:textId="2E984107" w:rsidR="004F62BA" w:rsidRDefault="004F62BA">
      <w:pPr>
        <w:pStyle w:val="TOC2"/>
        <w:rPr>
          <w:ins w:id="38" w:author="Greg Landry" w:date="2018-06-06T14:49:00Z"/>
          <w:rFonts w:asciiTheme="minorHAnsi" w:eastAsiaTheme="minorEastAsia" w:hAnsiTheme="minorHAnsi"/>
          <w:smallCaps w:val="0"/>
          <w:noProof/>
          <w:sz w:val="22"/>
        </w:rPr>
      </w:pPr>
      <w:ins w:id="39" w:author="Greg Landry" w:date="2018-06-06T14:49:00Z">
        <w:r>
          <w:rPr>
            <w:noProof/>
          </w:rPr>
          <w:t>Exercise - 7C.2 Create new AWS Thing</w:t>
        </w:r>
        <w:r>
          <w:rPr>
            <w:noProof/>
          </w:rPr>
          <w:tab/>
        </w:r>
        <w:r>
          <w:rPr>
            <w:noProof/>
          </w:rPr>
          <w:fldChar w:fldCharType="begin"/>
        </w:r>
        <w:r>
          <w:rPr>
            <w:noProof/>
          </w:rPr>
          <w:instrText xml:space="preserve"> PAGEREF _Toc516059920 \h </w:instrText>
        </w:r>
        <w:r>
          <w:rPr>
            <w:noProof/>
          </w:rPr>
        </w:r>
      </w:ins>
      <w:r>
        <w:rPr>
          <w:noProof/>
        </w:rPr>
        <w:fldChar w:fldCharType="separate"/>
      </w:r>
      <w:ins w:id="40" w:author="Greg Landry" w:date="2018-06-06T14:49:00Z">
        <w:r>
          <w:rPr>
            <w:noProof/>
          </w:rPr>
          <w:t>13</w:t>
        </w:r>
        <w:r>
          <w:rPr>
            <w:noProof/>
          </w:rPr>
          <w:fldChar w:fldCharType="end"/>
        </w:r>
      </w:ins>
    </w:p>
    <w:p w14:paraId="26B48FBC" w14:textId="45DACFFA" w:rsidR="004F62BA" w:rsidRDefault="004F62BA">
      <w:pPr>
        <w:pStyle w:val="TOC2"/>
        <w:rPr>
          <w:ins w:id="41" w:author="Greg Landry" w:date="2018-06-06T14:49:00Z"/>
          <w:rFonts w:asciiTheme="minorHAnsi" w:eastAsiaTheme="minorEastAsia" w:hAnsiTheme="minorHAnsi"/>
          <w:smallCaps w:val="0"/>
          <w:noProof/>
          <w:sz w:val="22"/>
        </w:rPr>
      </w:pPr>
      <w:ins w:id="42" w:author="Greg Landry" w:date="2018-06-06T14:49:00Z">
        <w:r>
          <w:rPr>
            <w:noProof/>
          </w:rPr>
          <w:t>Exercise - 7C.3 Learn how to use the AWS MQTT Test Client</w:t>
        </w:r>
        <w:r>
          <w:rPr>
            <w:noProof/>
          </w:rPr>
          <w:tab/>
        </w:r>
        <w:r>
          <w:rPr>
            <w:noProof/>
          </w:rPr>
          <w:fldChar w:fldCharType="begin"/>
        </w:r>
        <w:r>
          <w:rPr>
            <w:noProof/>
          </w:rPr>
          <w:instrText xml:space="preserve"> PAGEREF _Toc516059921 \h </w:instrText>
        </w:r>
        <w:r>
          <w:rPr>
            <w:noProof/>
          </w:rPr>
        </w:r>
      </w:ins>
      <w:r>
        <w:rPr>
          <w:noProof/>
        </w:rPr>
        <w:fldChar w:fldCharType="separate"/>
      </w:r>
      <w:ins w:id="43" w:author="Greg Landry" w:date="2018-06-06T14:49:00Z">
        <w:r>
          <w:rPr>
            <w:noProof/>
          </w:rPr>
          <w:t>18</w:t>
        </w:r>
        <w:r>
          <w:rPr>
            <w:noProof/>
          </w:rPr>
          <w:fldChar w:fldCharType="end"/>
        </w:r>
      </w:ins>
    </w:p>
    <w:p w14:paraId="77FAE93F" w14:textId="665DC456" w:rsidR="004F62BA" w:rsidRDefault="004F62BA">
      <w:pPr>
        <w:pStyle w:val="TOC2"/>
        <w:rPr>
          <w:ins w:id="44" w:author="Greg Landry" w:date="2018-06-06T14:49:00Z"/>
          <w:rFonts w:asciiTheme="minorHAnsi" w:eastAsiaTheme="minorEastAsia" w:hAnsiTheme="minorHAnsi"/>
          <w:smallCaps w:val="0"/>
          <w:noProof/>
          <w:sz w:val="22"/>
        </w:rPr>
      </w:pPr>
      <w:ins w:id="45" w:author="Greg Landry" w:date="2018-06-06T14:49:00Z">
        <w:r>
          <w:rPr>
            <w:noProof/>
          </w:rPr>
          <w:t>Exercise - 7C.4 Run the demo.aws.iot.pub_sub.publisher App</w:t>
        </w:r>
        <w:r>
          <w:rPr>
            <w:noProof/>
          </w:rPr>
          <w:tab/>
        </w:r>
        <w:r>
          <w:rPr>
            <w:noProof/>
          </w:rPr>
          <w:fldChar w:fldCharType="begin"/>
        </w:r>
        <w:r>
          <w:rPr>
            <w:noProof/>
          </w:rPr>
          <w:instrText xml:space="preserve"> PAGEREF _Toc516059922 \h </w:instrText>
        </w:r>
        <w:r>
          <w:rPr>
            <w:noProof/>
          </w:rPr>
        </w:r>
      </w:ins>
      <w:r>
        <w:rPr>
          <w:noProof/>
        </w:rPr>
        <w:fldChar w:fldCharType="separate"/>
      </w:r>
      <w:ins w:id="46" w:author="Greg Landry" w:date="2018-06-06T14:49:00Z">
        <w:r>
          <w:rPr>
            <w:noProof/>
          </w:rPr>
          <w:t>20</w:t>
        </w:r>
        <w:r>
          <w:rPr>
            <w:noProof/>
          </w:rPr>
          <w:fldChar w:fldCharType="end"/>
        </w:r>
      </w:ins>
    </w:p>
    <w:p w14:paraId="6FD320CD" w14:textId="1C9B4F1D" w:rsidR="004F62BA" w:rsidRDefault="004F62BA">
      <w:pPr>
        <w:pStyle w:val="TOC2"/>
        <w:rPr>
          <w:ins w:id="47" w:author="Greg Landry" w:date="2018-06-06T14:49:00Z"/>
          <w:rFonts w:asciiTheme="minorHAnsi" w:eastAsiaTheme="minorEastAsia" w:hAnsiTheme="minorHAnsi"/>
          <w:smallCaps w:val="0"/>
          <w:noProof/>
          <w:sz w:val="22"/>
        </w:rPr>
      </w:pPr>
      <w:ins w:id="48" w:author="Greg Landry" w:date="2018-06-06T14:49:00Z">
        <w:r>
          <w:rPr>
            <w:noProof/>
          </w:rPr>
          <w:t>Exercise - 7C.5 WICED MQTT Firmware Flow</w:t>
        </w:r>
        <w:r>
          <w:rPr>
            <w:noProof/>
          </w:rPr>
          <w:tab/>
        </w:r>
        <w:r>
          <w:rPr>
            <w:noProof/>
          </w:rPr>
          <w:fldChar w:fldCharType="begin"/>
        </w:r>
        <w:r>
          <w:rPr>
            <w:noProof/>
          </w:rPr>
          <w:instrText xml:space="preserve"> PAGEREF _Toc516059923 \h </w:instrText>
        </w:r>
        <w:r>
          <w:rPr>
            <w:noProof/>
          </w:rPr>
        </w:r>
      </w:ins>
      <w:r>
        <w:rPr>
          <w:noProof/>
        </w:rPr>
        <w:fldChar w:fldCharType="separate"/>
      </w:r>
      <w:ins w:id="49" w:author="Greg Landry" w:date="2018-06-06T14:49:00Z">
        <w:r>
          <w:rPr>
            <w:noProof/>
          </w:rPr>
          <w:t>21</w:t>
        </w:r>
        <w:r>
          <w:rPr>
            <w:noProof/>
          </w:rPr>
          <w:fldChar w:fldCharType="end"/>
        </w:r>
      </w:ins>
    </w:p>
    <w:p w14:paraId="119E4FB0" w14:textId="57B21EDF" w:rsidR="004F62BA" w:rsidRDefault="004F62BA">
      <w:pPr>
        <w:pStyle w:val="TOC2"/>
        <w:rPr>
          <w:ins w:id="50" w:author="Greg Landry" w:date="2018-06-06T14:49:00Z"/>
          <w:rFonts w:asciiTheme="minorHAnsi" w:eastAsiaTheme="minorEastAsia" w:hAnsiTheme="minorHAnsi"/>
          <w:smallCaps w:val="0"/>
          <w:noProof/>
          <w:sz w:val="22"/>
        </w:rPr>
      </w:pPr>
      <w:ins w:id="51" w:author="Greg Landry" w:date="2018-06-06T14:49:00Z">
        <w:r>
          <w:rPr>
            <w:noProof/>
          </w:rPr>
          <w:t>Exercise - 7C.6 Build and Run the demo.aws.iot.pub_sub.subscriber App</w:t>
        </w:r>
        <w:r>
          <w:rPr>
            <w:noProof/>
          </w:rPr>
          <w:tab/>
        </w:r>
        <w:r>
          <w:rPr>
            <w:noProof/>
          </w:rPr>
          <w:fldChar w:fldCharType="begin"/>
        </w:r>
        <w:r>
          <w:rPr>
            <w:noProof/>
          </w:rPr>
          <w:instrText xml:space="preserve"> PAGEREF _Toc516059924 \h </w:instrText>
        </w:r>
        <w:r>
          <w:rPr>
            <w:noProof/>
          </w:rPr>
        </w:r>
      </w:ins>
      <w:r>
        <w:rPr>
          <w:noProof/>
        </w:rPr>
        <w:fldChar w:fldCharType="separate"/>
      </w:r>
      <w:ins w:id="52" w:author="Greg Landry" w:date="2018-06-06T14:49:00Z">
        <w:r>
          <w:rPr>
            <w:noProof/>
          </w:rPr>
          <w:t>23</w:t>
        </w:r>
        <w:r>
          <w:rPr>
            <w:noProof/>
          </w:rPr>
          <w:fldChar w:fldCharType="end"/>
        </w:r>
      </w:ins>
    </w:p>
    <w:p w14:paraId="0163C61E" w14:textId="4DB9CF1D" w:rsidR="004F62BA" w:rsidRDefault="004F62BA">
      <w:pPr>
        <w:pStyle w:val="TOC2"/>
        <w:rPr>
          <w:ins w:id="53" w:author="Greg Landry" w:date="2018-06-06T14:49:00Z"/>
          <w:rFonts w:asciiTheme="minorHAnsi" w:eastAsiaTheme="minorEastAsia" w:hAnsiTheme="minorHAnsi"/>
          <w:smallCaps w:val="0"/>
          <w:noProof/>
          <w:sz w:val="22"/>
        </w:rPr>
      </w:pPr>
      <w:ins w:id="54" w:author="Greg Landry" w:date="2018-06-06T14:49:00Z">
        <w:r>
          <w:rPr>
            <w:noProof/>
          </w:rPr>
          <w:t>Exercise - 7C.7 (Advanced) Implement the publisher and subscriber in two different kits</w:t>
        </w:r>
        <w:r>
          <w:rPr>
            <w:noProof/>
          </w:rPr>
          <w:tab/>
        </w:r>
        <w:r>
          <w:rPr>
            <w:noProof/>
          </w:rPr>
          <w:fldChar w:fldCharType="begin"/>
        </w:r>
        <w:r>
          <w:rPr>
            <w:noProof/>
          </w:rPr>
          <w:instrText xml:space="preserve"> PAGEREF _Toc516059925 \h </w:instrText>
        </w:r>
        <w:r>
          <w:rPr>
            <w:noProof/>
          </w:rPr>
        </w:r>
      </w:ins>
      <w:r>
        <w:rPr>
          <w:noProof/>
        </w:rPr>
        <w:fldChar w:fldCharType="separate"/>
      </w:r>
      <w:ins w:id="55" w:author="Greg Landry" w:date="2018-06-06T14:49:00Z">
        <w:r>
          <w:rPr>
            <w:noProof/>
          </w:rPr>
          <w:t>23</w:t>
        </w:r>
        <w:r>
          <w:rPr>
            <w:noProof/>
          </w:rPr>
          <w:fldChar w:fldCharType="end"/>
        </w:r>
      </w:ins>
    </w:p>
    <w:p w14:paraId="6BB422B2" w14:textId="0D8B0798" w:rsidR="004F62BA" w:rsidRDefault="004F62BA">
      <w:pPr>
        <w:pStyle w:val="TOC2"/>
        <w:rPr>
          <w:ins w:id="56" w:author="Greg Landry" w:date="2018-06-06T14:49:00Z"/>
          <w:rFonts w:asciiTheme="minorHAnsi" w:eastAsiaTheme="minorEastAsia" w:hAnsiTheme="minorHAnsi"/>
          <w:smallCaps w:val="0"/>
          <w:noProof/>
          <w:sz w:val="22"/>
        </w:rPr>
      </w:pPr>
      <w:ins w:id="57" w:author="Greg Landry" w:date="2018-06-06T14:49:00Z">
        <w:r>
          <w:rPr>
            <w:noProof/>
          </w:rPr>
          <w:t>Exercise - 7C.8 (Advanced) Build and test the Shadow App</w:t>
        </w:r>
        <w:r>
          <w:rPr>
            <w:noProof/>
          </w:rPr>
          <w:tab/>
        </w:r>
        <w:r>
          <w:rPr>
            <w:noProof/>
          </w:rPr>
          <w:fldChar w:fldCharType="begin"/>
        </w:r>
        <w:r>
          <w:rPr>
            <w:noProof/>
          </w:rPr>
          <w:instrText xml:space="preserve"> PAGEREF _Toc516059926 \h </w:instrText>
        </w:r>
        <w:r>
          <w:rPr>
            <w:noProof/>
          </w:rPr>
        </w:r>
      </w:ins>
      <w:r>
        <w:rPr>
          <w:noProof/>
        </w:rPr>
        <w:fldChar w:fldCharType="separate"/>
      </w:r>
      <w:ins w:id="58" w:author="Greg Landry" w:date="2018-06-06T14:49:00Z">
        <w:r>
          <w:rPr>
            <w:noProof/>
          </w:rPr>
          <w:t>23</w:t>
        </w:r>
        <w:r>
          <w:rPr>
            <w:noProof/>
          </w:rPr>
          <w:fldChar w:fldCharType="end"/>
        </w:r>
      </w:ins>
    </w:p>
    <w:p w14:paraId="78A3F089" w14:textId="5DB0264E" w:rsidR="004F62BA" w:rsidRDefault="004F62BA">
      <w:pPr>
        <w:pStyle w:val="TOC2"/>
        <w:rPr>
          <w:ins w:id="59" w:author="Greg Landry" w:date="2018-06-06T14:49:00Z"/>
          <w:rFonts w:asciiTheme="minorHAnsi" w:eastAsiaTheme="minorEastAsia" w:hAnsiTheme="minorHAnsi"/>
          <w:smallCaps w:val="0"/>
          <w:noProof/>
          <w:sz w:val="22"/>
        </w:rPr>
      </w:pPr>
      <w:ins w:id="60" w:author="Greg Landry" w:date="2018-06-06T14:49:00Z">
        <w:r>
          <w:rPr>
            <w:noProof/>
          </w:rPr>
          <w:t xml:space="preserve">Exercise - 7C.9 (Advanced) Get a </w:t>
        </w:r>
        <w:r w:rsidRPr="00CD0DFA">
          <w:rPr>
            <w:i/>
            <w:noProof/>
          </w:rPr>
          <w:t>Thing</w:t>
        </w:r>
        <w:r>
          <w:rPr>
            <w:noProof/>
          </w:rPr>
          <w:t xml:space="preserve"> Shadow from AWS using HTTPS</w:t>
        </w:r>
        <w:r>
          <w:rPr>
            <w:noProof/>
          </w:rPr>
          <w:tab/>
        </w:r>
        <w:r>
          <w:rPr>
            <w:noProof/>
          </w:rPr>
          <w:fldChar w:fldCharType="begin"/>
        </w:r>
        <w:r>
          <w:rPr>
            <w:noProof/>
          </w:rPr>
          <w:instrText xml:space="preserve"> PAGEREF _Toc516059927 \h </w:instrText>
        </w:r>
        <w:r>
          <w:rPr>
            <w:noProof/>
          </w:rPr>
        </w:r>
      </w:ins>
      <w:r>
        <w:rPr>
          <w:noProof/>
        </w:rPr>
        <w:fldChar w:fldCharType="separate"/>
      </w:r>
      <w:ins w:id="61" w:author="Greg Landry" w:date="2018-06-06T14:49:00Z">
        <w:r>
          <w:rPr>
            <w:noProof/>
          </w:rPr>
          <w:t>25</w:t>
        </w:r>
        <w:r>
          <w:rPr>
            <w:noProof/>
          </w:rPr>
          <w:fldChar w:fldCharType="end"/>
        </w:r>
      </w:ins>
    </w:p>
    <w:p w14:paraId="444FB679" w14:textId="00527588" w:rsidR="004F62BA" w:rsidRDefault="004F62BA">
      <w:pPr>
        <w:pStyle w:val="TOC1"/>
        <w:tabs>
          <w:tab w:val="left" w:pos="720"/>
          <w:tab w:val="right" w:leader="dot" w:pos="9350"/>
        </w:tabs>
        <w:rPr>
          <w:ins w:id="62" w:author="Greg Landry" w:date="2018-06-06T14:49:00Z"/>
          <w:rFonts w:asciiTheme="minorHAnsi" w:eastAsiaTheme="minorEastAsia" w:hAnsiTheme="minorHAnsi"/>
          <w:b w:val="0"/>
          <w:bCs w:val="0"/>
          <w:caps w:val="0"/>
          <w:noProof/>
        </w:rPr>
      </w:pPr>
      <w:ins w:id="63" w:author="Greg Landry" w:date="2018-06-06T14:49:00Z">
        <w:r w:rsidRPr="00CD0DFA">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_Toc516059928 \h </w:instrText>
        </w:r>
        <w:r>
          <w:rPr>
            <w:noProof/>
          </w:rPr>
        </w:r>
      </w:ins>
      <w:r>
        <w:rPr>
          <w:noProof/>
        </w:rPr>
        <w:fldChar w:fldCharType="separate"/>
      </w:r>
      <w:ins w:id="64" w:author="Greg Landry" w:date="2018-06-06T14:49:00Z">
        <w:r>
          <w:rPr>
            <w:noProof/>
          </w:rPr>
          <w:t>26</w:t>
        </w:r>
        <w:r>
          <w:rPr>
            <w:noProof/>
          </w:rPr>
          <w:fldChar w:fldCharType="end"/>
        </w:r>
      </w:ins>
    </w:p>
    <w:p w14:paraId="26EFFA36" w14:textId="3950C601" w:rsidR="00B05166" w:rsidDel="004F62BA" w:rsidRDefault="00B05166">
      <w:pPr>
        <w:pStyle w:val="TOC1"/>
        <w:tabs>
          <w:tab w:val="left" w:pos="720"/>
          <w:tab w:val="right" w:leader="dot" w:pos="9350"/>
        </w:tabs>
        <w:rPr>
          <w:del w:id="65" w:author="Greg Landry" w:date="2018-06-06T14:49:00Z"/>
          <w:rFonts w:asciiTheme="minorHAnsi" w:eastAsiaTheme="minorEastAsia" w:hAnsiTheme="minorHAnsi"/>
          <w:b w:val="0"/>
          <w:bCs w:val="0"/>
          <w:caps w:val="0"/>
          <w:noProof/>
        </w:rPr>
      </w:pPr>
      <w:del w:id="66" w:author="Greg Landry" w:date="2018-06-06T14:49:00Z">
        <w:r w:rsidRPr="00A375BE" w:rsidDel="004F62BA">
          <w:rPr>
            <w:b w:val="0"/>
            <w:bCs w:val="0"/>
            <w:noProof/>
            <w14:scene3d>
              <w14:camera w14:prst="orthographicFront"/>
              <w14:lightRig w14:rig="threePt" w14:dir="t">
                <w14:rot w14:lat="0" w14:lon="0" w14:rev="0"/>
              </w14:lightRig>
            </w14:scene3d>
          </w:rPr>
          <w:delText>7C.1</w:delText>
        </w:r>
        <w:r w:rsidDel="004F62BA">
          <w:rPr>
            <w:rFonts w:asciiTheme="minorHAnsi" w:eastAsiaTheme="minorEastAsia" w:hAnsiTheme="minorHAnsi"/>
            <w:b w:val="0"/>
            <w:bCs w:val="0"/>
            <w:caps w:val="0"/>
            <w:noProof/>
          </w:rPr>
          <w:tab/>
        </w:r>
        <w:r w:rsidDel="004F62BA">
          <w:rPr>
            <w:noProof/>
          </w:rPr>
          <w:delText>Amazon Web Services (AWS)</w:delText>
        </w:r>
        <w:r w:rsidDel="004F62BA">
          <w:rPr>
            <w:noProof/>
          </w:rPr>
          <w:tab/>
        </w:r>
        <w:r w:rsidR="004F62BA" w:rsidDel="004F62BA">
          <w:rPr>
            <w:noProof/>
          </w:rPr>
          <w:delText>2</w:delText>
        </w:r>
      </w:del>
    </w:p>
    <w:p w14:paraId="5F5EA7E2" w14:textId="049F0E98" w:rsidR="00B05166" w:rsidDel="004F62BA" w:rsidRDefault="00B05166">
      <w:pPr>
        <w:pStyle w:val="TOC1"/>
        <w:tabs>
          <w:tab w:val="left" w:pos="720"/>
          <w:tab w:val="right" w:leader="dot" w:pos="9350"/>
        </w:tabs>
        <w:rPr>
          <w:del w:id="67" w:author="Greg Landry" w:date="2018-06-06T14:49:00Z"/>
          <w:rFonts w:asciiTheme="minorHAnsi" w:eastAsiaTheme="minorEastAsia" w:hAnsiTheme="minorHAnsi"/>
          <w:b w:val="0"/>
          <w:bCs w:val="0"/>
          <w:caps w:val="0"/>
          <w:noProof/>
        </w:rPr>
      </w:pPr>
      <w:del w:id="68" w:author="Greg Landry" w:date="2018-06-06T14:49:00Z">
        <w:r w:rsidRPr="00A375BE" w:rsidDel="004F62BA">
          <w:rPr>
            <w:b w:val="0"/>
            <w:bCs w:val="0"/>
            <w:noProof/>
            <w14:scene3d>
              <w14:camera w14:prst="orthographicFront"/>
              <w14:lightRig w14:rig="threePt" w14:dir="t">
                <w14:rot w14:lat="0" w14:lon="0" w14:rev="0"/>
              </w14:lightRig>
            </w14:scene3d>
          </w:rPr>
          <w:delText>7C.2</w:delText>
        </w:r>
        <w:r w:rsidDel="004F62BA">
          <w:rPr>
            <w:rFonts w:asciiTheme="minorHAnsi" w:eastAsiaTheme="minorEastAsia" w:hAnsiTheme="minorHAnsi"/>
            <w:b w:val="0"/>
            <w:bCs w:val="0"/>
            <w:caps w:val="0"/>
            <w:noProof/>
          </w:rPr>
          <w:tab/>
        </w:r>
        <w:r w:rsidDel="004F62BA">
          <w:rPr>
            <w:noProof/>
          </w:rPr>
          <w:delText>AWS IoT Introduction</w:delText>
        </w:r>
        <w:r w:rsidDel="004F62BA">
          <w:rPr>
            <w:noProof/>
          </w:rPr>
          <w:tab/>
        </w:r>
        <w:r w:rsidR="004F62BA" w:rsidDel="004F62BA">
          <w:rPr>
            <w:noProof/>
          </w:rPr>
          <w:delText>3</w:delText>
        </w:r>
      </w:del>
    </w:p>
    <w:p w14:paraId="4D5B60C4" w14:textId="0FFE8A91" w:rsidR="00B05166" w:rsidDel="004F62BA" w:rsidRDefault="00B05166">
      <w:pPr>
        <w:pStyle w:val="TOC1"/>
        <w:tabs>
          <w:tab w:val="left" w:pos="720"/>
          <w:tab w:val="right" w:leader="dot" w:pos="9350"/>
        </w:tabs>
        <w:rPr>
          <w:del w:id="69" w:author="Greg Landry" w:date="2018-06-06T14:49:00Z"/>
          <w:rFonts w:asciiTheme="minorHAnsi" w:eastAsiaTheme="minorEastAsia" w:hAnsiTheme="minorHAnsi"/>
          <w:b w:val="0"/>
          <w:bCs w:val="0"/>
          <w:caps w:val="0"/>
          <w:noProof/>
        </w:rPr>
      </w:pPr>
      <w:del w:id="70" w:author="Greg Landry" w:date="2018-06-06T14:49:00Z">
        <w:r w:rsidRPr="00A375BE" w:rsidDel="004F62BA">
          <w:rPr>
            <w:b w:val="0"/>
            <w:bCs w:val="0"/>
            <w:noProof/>
            <w14:scene3d>
              <w14:camera w14:prst="orthographicFront"/>
              <w14:lightRig w14:rig="threePt" w14:dir="t">
                <w14:rot w14:lat="0" w14:lon="0" w14:rev="0"/>
              </w14:lightRig>
            </w14:scene3d>
          </w:rPr>
          <w:delText>7C.3</w:delText>
        </w:r>
        <w:r w:rsidDel="004F62BA">
          <w:rPr>
            <w:rFonts w:asciiTheme="minorHAnsi" w:eastAsiaTheme="minorEastAsia" w:hAnsiTheme="minorHAnsi"/>
            <w:b w:val="0"/>
            <w:bCs w:val="0"/>
            <w:caps w:val="0"/>
            <w:noProof/>
          </w:rPr>
          <w:tab/>
        </w:r>
        <w:r w:rsidDel="004F62BA">
          <w:rPr>
            <w:noProof/>
          </w:rPr>
          <w:delText>AWS IoT Resources</w:delText>
        </w:r>
        <w:r w:rsidDel="004F62BA">
          <w:rPr>
            <w:noProof/>
          </w:rPr>
          <w:tab/>
        </w:r>
        <w:r w:rsidR="004F62BA" w:rsidDel="004F62BA">
          <w:rPr>
            <w:noProof/>
          </w:rPr>
          <w:delText>4</w:delText>
        </w:r>
      </w:del>
    </w:p>
    <w:p w14:paraId="459C2CF9" w14:textId="55B2E1F5" w:rsidR="00B05166" w:rsidDel="004F62BA" w:rsidRDefault="00B05166">
      <w:pPr>
        <w:pStyle w:val="TOC1"/>
        <w:tabs>
          <w:tab w:val="left" w:pos="720"/>
          <w:tab w:val="right" w:leader="dot" w:pos="9350"/>
        </w:tabs>
        <w:rPr>
          <w:del w:id="71" w:author="Greg Landry" w:date="2018-06-06T14:49:00Z"/>
          <w:rFonts w:asciiTheme="minorHAnsi" w:eastAsiaTheme="minorEastAsia" w:hAnsiTheme="minorHAnsi"/>
          <w:b w:val="0"/>
          <w:bCs w:val="0"/>
          <w:caps w:val="0"/>
          <w:noProof/>
        </w:rPr>
      </w:pPr>
      <w:del w:id="72" w:author="Greg Landry" w:date="2018-06-06T14:49:00Z">
        <w:r w:rsidRPr="00A375BE" w:rsidDel="004F62BA">
          <w:rPr>
            <w:b w:val="0"/>
            <w:bCs w:val="0"/>
            <w:noProof/>
            <w14:scene3d>
              <w14:camera w14:prst="orthographicFront"/>
              <w14:lightRig w14:rig="threePt" w14:dir="t">
                <w14:rot w14:lat="0" w14:lon="0" w14:rev="0"/>
              </w14:lightRig>
            </w14:scene3d>
          </w:rPr>
          <w:delText>7C.4</w:delText>
        </w:r>
        <w:r w:rsidDel="004F62BA">
          <w:rPr>
            <w:rFonts w:asciiTheme="minorHAnsi" w:eastAsiaTheme="minorEastAsia" w:hAnsiTheme="minorHAnsi"/>
            <w:b w:val="0"/>
            <w:bCs w:val="0"/>
            <w:caps w:val="0"/>
            <w:noProof/>
          </w:rPr>
          <w:tab/>
        </w:r>
        <w:r w:rsidDel="004F62BA">
          <w:rPr>
            <w:noProof/>
          </w:rPr>
          <w:delText>AWS IoT Console</w:delText>
        </w:r>
        <w:r w:rsidDel="004F62BA">
          <w:rPr>
            <w:noProof/>
          </w:rPr>
          <w:tab/>
        </w:r>
        <w:r w:rsidR="004F62BA" w:rsidDel="004F62BA">
          <w:rPr>
            <w:noProof/>
          </w:rPr>
          <w:delText>5</w:delText>
        </w:r>
      </w:del>
    </w:p>
    <w:p w14:paraId="13762A45" w14:textId="727D347F" w:rsidR="00B05166" w:rsidDel="004F62BA" w:rsidRDefault="00B05166">
      <w:pPr>
        <w:pStyle w:val="TOC2"/>
        <w:rPr>
          <w:del w:id="73" w:author="Greg Landry" w:date="2018-06-06T14:49:00Z"/>
          <w:rFonts w:asciiTheme="minorHAnsi" w:eastAsiaTheme="minorEastAsia" w:hAnsiTheme="minorHAnsi"/>
          <w:smallCaps w:val="0"/>
          <w:noProof/>
          <w:sz w:val="22"/>
        </w:rPr>
      </w:pPr>
      <w:del w:id="74" w:author="Greg Landry" w:date="2018-06-06T14:49:00Z">
        <w:r w:rsidDel="004F62BA">
          <w:rPr>
            <w:noProof/>
          </w:rPr>
          <w:delText>7C.4.1 Creating an AWS IoT Account</w:delText>
        </w:r>
        <w:r w:rsidDel="004F62BA">
          <w:rPr>
            <w:noProof/>
          </w:rPr>
          <w:tab/>
        </w:r>
        <w:r w:rsidR="004F62BA" w:rsidDel="004F62BA">
          <w:rPr>
            <w:noProof/>
          </w:rPr>
          <w:delText>5</w:delText>
        </w:r>
      </w:del>
    </w:p>
    <w:p w14:paraId="37405C6E" w14:textId="60E21157" w:rsidR="00B05166" w:rsidDel="004F62BA" w:rsidRDefault="00B05166">
      <w:pPr>
        <w:pStyle w:val="TOC2"/>
        <w:rPr>
          <w:del w:id="75" w:author="Greg Landry" w:date="2018-06-06T14:49:00Z"/>
          <w:rFonts w:asciiTheme="minorHAnsi" w:eastAsiaTheme="minorEastAsia" w:hAnsiTheme="minorHAnsi"/>
          <w:smallCaps w:val="0"/>
          <w:noProof/>
          <w:sz w:val="22"/>
        </w:rPr>
      </w:pPr>
      <w:del w:id="76" w:author="Greg Landry" w:date="2018-06-06T14:49:00Z">
        <w:r w:rsidDel="004F62BA">
          <w:rPr>
            <w:noProof/>
          </w:rPr>
          <w:delText>7C.4.2</w:delText>
        </w:r>
        <w:r w:rsidRPr="00A375BE" w:rsidDel="004F62BA">
          <w:rPr>
            <w:noProof/>
            <w:color w:val="0000FF"/>
            <w:u w:val="single"/>
          </w:rPr>
          <w:delText xml:space="preserve"> Thing Shadow</w:delText>
        </w:r>
        <w:r w:rsidDel="004F62BA">
          <w:rPr>
            <w:noProof/>
          </w:rPr>
          <w:tab/>
        </w:r>
        <w:r w:rsidR="004F62BA" w:rsidDel="004F62BA">
          <w:rPr>
            <w:noProof/>
          </w:rPr>
          <w:delText>6</w:delText>
        </w:r>
      </w:del>
    </w:p>
    <w:p w14:paraId="3B26A6C0" w14:textId="50A50412" w:rsidR="00B05166" w:rsidDel="004F62BA" w:rsidRDefault="00B05166">
      <w:pPr>
        <w:pStyle w:val="TOC2"/>
        <w:rPr>
          <w:del w:id="77" w:author="Greg Landry" w:date="2018-06-06T14:49:00Z"/>
          <w:rFonts w:asciiTheme="minorHAnsi" w:eastAsiaTheme="minorEastAsia" w:hAnsiTheme="minorHAnsi"/>
          <w:smallCaps w:val="0"/>
          <w:noProof/>
          <w:sz w:val="22"/>
        </w:rPr>
      </w:pPr>
      <w:del w:id="78" w:author="Greg Landry" w:date="2018-06-06T14:49:00Z">
        <w:r w:rsidDel="004F62BA">
          <w:rPr>
            <w:noProof/>
          </w:rPr>
          <w:delText>7C.4.3 Topics</w:delText>
        </w:r>
        <w:r w:rsidDel="004F62BA">
          <w:rPr>
            <w:noProof/>
          </w:rPr>
          <w:tab/>
        </w:r>
        <w:r w:rsidR="004F62BA" w:rsidDel="004F62BA">
          <w:rPr>
            <w:noProof/>
          </w:rPr>
          <w:delText>7</w:delText>
        </w:r>
      </w:del>
    </w:p>
    <w:p w14:paraId="54D7F5D5" w14:textId="048BF967" w:rsidR="00B05166" w:rsidDel="004F62BA" w:rsidRDefault="00B05166">
      <w:pPr>
        <w:pStyle w:val="TOC2"/>
        <w:rPr>
          <w:del w:id="79" w:author="Greg Landry" w:date="2018-06-06T14:49:00Z"/>
          <w:rFonts w:asciiTheme="minorHAnsi" w:eastAsiaTheme="minorEastAsia" w:hAnsiTheme="minorHAnsi"/>
          <w:smallCaps w:val="0"/>
          <w:noProof/>
          <w:sz w:val="22"/>
        </w:rPr>
      </w:pPr>
      <w:del w:id="80" w:author="Greg Landry" w:date="2018-06-06T14:49:00Z">
        <w:r w:rsidDel="004F62BA">
          <w:rPr>
            <w:noProof/>
          </w:rPr>
          <w:delText>7C.4.4</w:delText>
        </w:r>
        <w:r w:rsidRPr="00A375BE" w:rsidDel="004F62BA">
          <w:rPr>
            <w:noProof/>
            <w:color w:val="0000FF"/>
            <w:u w:val="single"/>
          </w:rPr>
          <w:delText xml:space="preserve"> Device Shadow Topics</w:delText>
        </w:r>
        <w:r w:rsidDel="004F62BA">
          <w:rPr>
            <w:noProof/>
          </w:rPr>
          <w:tab/>
        </w:r>
        <w:r w:rsidR="004F62BA" w:rsidDel="004F62BA">
          <w:rPr>
            <w:noProof/>
          </w:rPr>
          <w:delText>8</w:delText>
        </w:r>
      </w:del>
    </w:p>
    <w:p w14:paraId="7BFEBD4C" w14:textId="0DF5F3C2" w:rsidR="00B05166" w:rsidDel="004F62BA" w:rsidRDefault="00B05166">
      <w:pPr>
        <w:pStyle w:val="TOC1"/>
        <w:tabs>
          <w:tab w:val="left" w:pos="720"/>
          <w:tab w:val="right" w:leader="dot" w:pos="9350"/>
        </w:tabs>
        <w:rPr>
          <w:del w:id="81" w:author="Greg Landry" w:date="2018-06-06T14:49:00Z"/>
          <w:rFonts w:asciiTheme="minorHAnsi" w:eastAsiaTheme="minorEastAsia" w:hAnsiTheme="minorHAnsi"/>
          <w:b w:val="0"/>
          <w:bCs w:val="0"/>
          <w:caps w:val="0"/>
          <w:noProof/>
        </w:rPr>
      </w:pPr>
      <w:del w:id="82" w:author="Greg Landry" w:date="2018-06-06T14:49:00Z">
        <w:r w:rsidRPr="00A375BE" w:rsidDel="004F62BA">
          <w:rPr>
            <w:b w:val="0"/>
            <w:bCs w:val="0"/>
            <w:noProof/>
            <w14:scene3d>
              <w14:camera w14:prst="orthographicFront"/>
              <w14:lightRig w14:rig="threePt" w14:dir="t">
                <w14:rot w14:lat="0" w14:lon="0" w14:rev="0"/>
              </w14:lightRig>
            </w14:scene3d>
          </w:rPr>
          <w:delText>7C.5</w:delText>
        </w:r>
        <w:r w:rsidDel="004F62BA">
          <w:rPr>
            <w:rFonts w:asciiTheme="minorHAnsi" w:eastAsiaTheme="minorEastAsia" w:hAnsiTheme="minorHAnsi"/>
            <w:b w:val="0"/>
            <w:bCs w:val="0"/>
            <w:caps w:val="0"/>
            <w:noProof/>
          </w:rPr>
          <w:tab/>
        </w:r>
        <w:r w:rsidDel="004F62BA">
          <w:rPr>
            <w:noProof/>
          </w:rPr>
          <w:delText>Using MQTT with AWS</w:delText>
        </w:r>
        <w:r w:rsidDel="004F62BA">
          <w:rPr>
            <w:noProof/>
          </w:rPr>
          <w:tab/>
        </w:r>
        <w:r w:rsidR="004F62BA" w:rsidDel="004F62BA">
          <w:rPr>
            <w:noProof/>
          </w:rPr>
          <w:delText>9</w:delText>
        </w:r>
      </w:del>
    </w:p>
    <w:p w14:paraId="76B11367" w14:textId="0F88B27D" w:rsidR="00B05166" w:rsidDel="004F62BA" w:rsidRDefault="00B05166">
      <w:pPr>
        <w:pStyle w:val="TOC1"/>
        <w:tabs>
          <w:tab w:val="left" w:pos="720"/>
          <w:tab w:val="right" w:leader="dot" w:pos="9350"/>
        </w:tabs>
        <w:rPr>
          <w:del w:id="83" w:author="Greg Landry" w:date="2018-06-06T14:49:00Z"/>
          <w:rFonts w:asciiTheme="minorHAnsi" w:eastAsiaTheme="minorEastAsia" w:hAnsiTheme="minorHAnsi"/>
          <w:b w:val="0"/>
          <w:bCs w:val="0"/>
          <w:caps w:val="0"/>
          <w:noProof/>
        </w:rPr>
      </w:pPr>
      <w:del w:id="84" w:author="Greg Landry" w:date="2018-06-06T14:49:00Z">
        <w:r w:rsidRPr="00A375BE" w:rsidDel="004F62BA">
          <w:rPr>
            <w:b w:val="0"/>
            <w:bCs w:val="0"/>
            <w:noProof/>
            <w14:scene3d>
              <w14:camera w14:prst="orthographicFront"/>
              <w14:lightRig w14:rig="threePt" w14:dir="t">
                <w14:rot w14:lat="0" w14:lon="0" w14:rev="0"/>
              </w14:lightRig>
            </w14:scene3d>
          </w:rPr>
          <w:delText>7C.6</w:delText>
        </w:r>
        <w:r w:rsidDel="004F62BA">
          <w:rPr>
            <w:rFonts w:asciiTheme="minorHAnsi" w:eastAsiaTheme="minorEastAsia" w:hAnsiTheme="minorHAnsi"/>
            <w:b w:val="0"/>
            <w:bCs w:val="0"/>
            <w:caps w:val="0"/>
            <w:noProof/>
          </w:rPr>
          <w:tab/>
        </w:r>
        <w:r w:rsidDel="004F62BA">
          <w:rPr>
            <w:noProof/>
          </w:rPr>
          <w:delText>Using HTTPS with AWS</w:delText>
        </w:r>
        <w:r w:rsidDel="004F62BA">
          <w:rPr>
            <w:noProof/>
          </w:rPr>
          <w:tab/>
        </w:r>
        <w:r w:rsidR="004F62BA" w:rsidDel="004F62BA">
          <w:rPr>
            <w:noProof/>
          </w:rPr>
          <w:delText>9</w:delText>
        </w:r>
      </w:del>
    </w:p>
    <w:p w14:paraId="02424DEF" w14:textId="2244F78B" w:rsidR="00B05166" w:rsidDel="004F62BA" w:rsidRDefault="00B05166">
      <w:pPr>
        <w:pStyle w:val="TOC1"/>
        <w:tabs>
          <w:tab w:val="left" w:pos="720"/>
          <w:tab w:val="right" w:leader="dot" w:pos="9350"/>
        </w:tabs>
        <w:rPr>
          <w:del w:id="85" w:author="Greg Landry" w:date="2018-06-06T14:49:00Z"/>
          <w:rFonts w:asciiTheme="minorHAnsi" w:eastAsiaTheme="minorEastAsia" w:hAnsiTheme="minorHAnsi"/>
          <w:b w:val="0"/>
          <w:bCs w:val="0"/>
          <w:caps w:val="0"/>
          <w:noProof/>
        </w:rPr>
      </w:pPr>
      <w:del w:id="86" w:author="Greg Landry" w:date="2018-06-06T14:49:00Z">
        <w:r w:rsidRPr="00A375BE" w:rsidDel="004F62BA">
          <w:rPr>
            <w:b w:val="0"/>
            <w:bCs w:val="0"/>
            <w:noProof/>
            <w14:scene3d>
              <w14:camera w14:prst="orthographicFront"/>
              <w14:lightRig w14:rig="threePt" w14:dir="t">
                <w14:rot w14:lat="0" w14:lon="0" w14:rev="0"/>
              </w14:lightRig>
            </w14:scene3d>
          </w:rPr>
          <w:delText>7C.7</w:delText>
        </w:r>
        <w:r w:rsidDel="004F62BA">
          <w:rPr>
            <w:rFonts w:asciiTheme="minorHAnsi" w:eastAsiaTheme="minorEastAsia" w:hAnsiTheme="minorHAnsi"/>
            <w:b w:val="0"/>
            <w:bCs w:val="0"/>
            <w:caps w:val="0"/>
            <w:noProof/>
          </w:rPr>
          <w:tab/>
        </w:r>
        <w:r w:rsidDel="004F62BA">
          <w:rPr>
            <w:noProof/>
          </w:rPr>
          <w:delText>Exercise(s)</w:delText>
        </w:r>
        <w:r w:rsidDel="004F62BA">
          <w:rPr>
            <w:noProof/>
          </w:rPr>
          <w:tab/>
        </w:r>
        <w:r w:rsidR="004F62BA" w:rsidDel="004F62BA">
          <w:rPr>
            <w:noProof/>
          </w:rPr>
          <w:delText>11</w:delText>
        </w:r>
      </w:del>
    </w:p>
    <w:p w14:paraId="44B47283" w14:textId="3039B7A9" w:rsidR="00B05166" w:rsidDel="004F62BA" w:rsidRDefault="00B05166">
      <w:pPr>
        <w:pStyle w:val="TOC2"/>
        <w:rPr>
          <w:del w:id="87" w:author="Greg Landry" w:date="2018-06-06T14:49:00Z"/>
          <w:rFonts w:asciiTheme="minorHAnsi" w:eastAsiaTheme="minorEastAsia" w:hAnsiTheme="minorHAnsi"/>
          <w:smallCaps w:val="0"/>
          <w:noProof/>
          <w:sz w:val="22"/>
        </w:rPr>
      </w:pPr>
      <w:del w:id="88" w:author="Greg Landry" w:date="2018-06-06T14:49:00Z">
        <w:r w:rsidDel="004F62BA">
          <w:rPr>
            <w:noProof/>
          </w:rPr>
          <w:delText>Exercise - 7C.1 Run the AWS Tutorial</w:delText>
        </w:r>
        <w:r w:rsidDel="004F62BA">
          <w:rPr>
            <w:noProof/>
          </w:rPr>
          <w:tab/>
        </w:r>
        <w:r w:rsidR="004F62BA" w:rsidDel="004F62BA">
          <w:rPr>
            <w:noProof/>
          </w:rPr>
          <w:delText>11</w:delText>
        </w:r>
      </w:del>
    </w:p>
    <w:p w14:paraId="5999D745" w14:textId="3882210D" w:rsidR="00B05166" w:rsidDel="004F62BA" w:rsidRDefault="00B05166">
      <w:pPr>
        <w:pStyle w:val="TOC2"/>
        <w:rPr>
          <w:del w:id="89" w:author="Greg Landry" w:date="2018-06-06T14:49:00Z"/>
          <w:rFonts w:asciiTheme="minorHAnsi" w:eastAsiaTheme="minorEastAsia" w:hAnsiTheme="minorHAnsi"/>
          <w:smallCaps w:val="0"/>
          <w:noProof/>
          <w:sz w:val="22"/>
        </w:rPr>
      </w:pPr>
      <w:del w:id="90" w:author="Greg Landry" w:date="2018-06-06T14:49:00Z">
        <w:r w:rsidDel="004F62BA">
          <w:rPr>
            <w:noProof/>
          </w:rPr>
          <w:delText>Exercise - 7C.2 Create new AWS Thing</w:delText>
        </w:r>
        <w:r w:rsidDel="004F62BA">
          <w:rPr>
            <w:noProof/>
          </w:rPr>
          <w:tab/>
        </w:r>
        <w:r w:rsidR="004F62BA" w:rsidDel="004F62BA">
          <w:rPr>
            <w:noProof/>
          </w:rPr>
          <w:delText>13</w:delText>
        </w:r>
      </w:del>
    </w:p>
    <w:p w14:paraId="7DE44E13" w14:textId="1E610499" w:rsidR="00B05166" w:rsidDel="004F62BA" w:rsidRDefault="00B05166">
      <w:pPr>
        <w:pStyle w:val="TOC2"/>
        <w:rPr>
          <w:del w:id="91" w:author="Greg Landry" w:date="2018-06-06T14:49:00Z"/>
          <w:rFonts w:asciiTheme="minorHAnsi" w:eastAsiaTheme="minorEastAsia" w:hAnsiTheme="minorHAnsi"/>
          <w:smallCaps w:val="0"/>
          <w:noProof/>
          <w:sz w:val="22"/>
        </w:rPr>
      </w:pPr>
      <w:del w:id="92" w:author="Greg Landry" w:date="2018-06-06T14:49:00Z">
        <w:r w:rsidDel="004F62BA">
          <w:rPr>
            <w:noProof/>
          </w:rPr>
          <w:delText>Exercise - 7C.3 Learn how to use the AWS MQTT Test Client</w:delText>
        </w:r>
        <w:r w:rsidDel="004F62BA">
          <w:rPr>
            <w:noProof/>
          </w:rPr>
          <w:tab/>
        </w:r>
        <w:r w:rsidR="004F62BA" w:rsidDel="004F62BA">
          <w:rPr>
            <w:noProof/>
          </w:rPr>
          <w:delText>18</w:delText>
        </w:r>
      </w:del>
    </w:p>
    <w:p w14:paraId="3A943134" w14:textId="38AA4010" w:rsidR="00B05166" w:rsidDel="004F62BA" w:rsidRDefault="00B05166">
      <w:pPr>
        <w:pStyle w:val="TOC2"/>
        <w:rPr>
          <w:del w:id="93" w:author="Greg Landry" w:date="2018-06-06T14:49:00Z"/>
          <w:rFonts w:asciiTheme="minorHAnsi" w:eastAsiaTheme="minorEastAsia" w:hAnsiTheme="minorHAnsi"/>
          <w:smallCaps w:val="0"/>
          <w:noProof/>
          <w:sz w:val="22"/>
        </w:rPr>
      </w:pPr>
      <w:del w:id="94" w:author="Greg Landry" w:date="2018-06-06T14:49:00Z">
        <w:r w:rsidDel="004F62BA">
          <w:rPr>
            <w:noProof/>
          </w:rPr>
          <w:delText>Exercise - 7C.4 Run the demo.aws_iot.pub_sub.publisher App</w:delText>
        </w:r>
        <w:r w:rsidDel="004F62BA">
          <w:rPr>
            <w:noProof/>
          </w:rPr>
          <w:tab/>
        </w:r>
        <w:r w:rsidR="004F62BA" w:rsidDel="004F62BA">
          <w:rPr>
            <w:noProof/>
          </w:rPr>
          <w:delText>20</w:delText>
        </w:r>
      </w:del>
    </w:p>
    <w:p w14:paraId="62306CEF" w14:textId="78216101" w:rsidR="00B05166" w:rsidDel="004F62BA" w:rsidRDefault="00B05166">
      <w:pPr>
        <w:pStyle w:val="TOC2"/>
        <w:rPr>
          <w:del w:id="95" w:author="Greg Landry" w:date="2018-06-06T14:49:00Z"/>
          <w:rFonts w:asciiTheme="minorHAnsi" w:eastAsiaTheme="minorEastAsia" w:hAnsiTheme="minorHAnsi"/>
          <w:smallCaps w:val="0"/>
          <w:noProof/>
          <w:sz w:val="22"/>
        </w:rPr>
      </w:pPr>
      <w:del w:id="96" w:author="Greg Landry" w:date="2018-06-06T14:49:00Z">
        <w:r w:rsidDel="004F62BA">
          <w:rPr>
            <w:noProof/>
          </w:rPr>
          <w:delText>Exercise - 7C.5 WICED MQTT Firmware Flow</w:delText>
        </w:r>
        <w:r w:rsidDel="004F62BA">
          <w:rPr>
            <w:noProof/>
          </w:rPr>
          <w:tab/>
        </w:r>
        <w:r w:rsidR="004F62BA" w:rsidDel="004F62BA">
          <w:rPr>
            <w:noProof/>
          </w:rPr>
          <w:delText>21</w:delText>
        </w:r>
      </w:del>
    </w:p>
    <w:p w14:paraId="76CFECE1" w14:textId="29531335" w:rsidR="00B05166" w:rsidDel="004F62BA" w:rsidRDefault="00B05166">
      <w:pPr>
        <w:pStyle w:val="TOC2"/>
        <w:rPr>
          <w:del w:id="97" w:author="Greg Landry" w:date="2018-06-06T14:49:00Z"/>
          <w:rFonts w:asciiTheme="minorHAnsi" w:eastAsiaTheme="minorEastAsia" w:hAnsiTheme="minorHAnsi"/>
          <w:smallCaps w:val="0"/>
          <w:noProof/>
          <w:sz w:val="22"/>
        </w:rPr>
      </w:pPr>
      <w:del w:id="98" w:author="Greg Landry" w:date="2018-06-06T14:49:00Z">
        <w:r w:rsidDel="004F62BA">
          <w:rPr>
            <w:noProof/>
          </w:rPr>
          <w:delText>Exercise - 7C.6 Build and Run the demo.aws_iot.pub_sub.subscriber App</w:delText>
        </w:r>
        <w:r w:rsidDel="004F62BA">
          <w:rPr>
            <w:noProof/>
          </w:rPr>
          <w:tab/>
        </w:r>
        <w:r w:rsidR="004F62BA" w:rsidDel="004F62BA">
          <w:rPr>
            <w:noProof/>
          </w:rPr>
          <w:delText>23</w:delText>
        </w:r>
      </w:del>
    </w:p>
    <w:p w14:paraId="21BF6EB3" w14:textId="6DFDFBBA" w:rsidR="00B05166" w:rsidDel="004F62BA" w:rsidRDefault="00B05166">
      <w:pPr>
        <w:pStyle w:val="TOC2"/>
        <w:rPr>
          <w:del w:id="99" w:author="Greg Landry" w:date="2018-06-06T14:49:00Z"/>
          <w:rFonts w:asciiTheme="minorHAnsi" w:eastAsiaTheme="minorEastAsia" w:hAnsiTheme="minorHAnsi"/>
          <w:smallCaps w:val="0"/>
          <w:noProof/>
          <w:sz w:val="22"/>
        </w:rPr>
      </w:pPr>
      <w:del w:id="100" w:author="Greg Landry" w:date="2018-06-06T14:49:00Z">
        <w:r w:rsidDel="004F62BA">
          <w:rPr>
            <w:noProof/>
          </w:rPr>
          <w:delText>Exercise - 7C.7 (Advanced) Implement the subscriber and publisher in two different kits and test</w:delText>
        </w:r>
        <w:r w:rsidDel="004F62BA">
          <w:rPr>
            <w:noProof/>
          </w:rPr>
          <w:tab/>
        </w:r>
        <w:r w:rsidR="004F62BA" w:rsidDel="004F62BA">
          <w:rPr>
            <w:noProof/>
          </w:rPr>
          <w:delText>23</w:delText>
        </w:r>
      </w:del>
    </w:p>
    <w:p w14:paraId="48067F5A" w14:textId="14F7CC6F" w:rsidR="00B05166" w:rsidDel="004F62BA" w:rsidRDefault="00B05166">
      <w:pPr>
        <w:pStyle w:val="TOC2"/>
        <w:rPr>
          <w:del w:id="101" w:author="Greg Landry" w:date="2018-06-06T14:49:00Z"/>
          <w:rFonts w:asciiTheme="minorHAnsi" w:eastAsiaTheme="minorEastAsia" w:hAnsiTheme="minorHAnsi"/>
          <w:smallCaps w:val="0"/>
          <w:noProof/>
          <w:sz w:val="22"/>
        </w:rPr>
      </w:pPr>
      <w:del w:id="102" w:author="Greg Landry" w:date="2018-06-06T14:49:00Z">
        <w:r w:rsidDel="004F62BA">
          <w:rPr>
            <w:noProof/>
          </w:rPr>
          <w:delText>Exercise - 7C.8 (Advanced) Build and test the Shadow App</w:delText>
        </w:r>
        <w:r w:rsidDel="004F62BA">
          <w:rPr>
            <w:noProof/>
          </w:rPr>
          <w:tab/>
        </w:r>
        <w:r w:rsidR="004F62BA" w:rsidDel="004F62BA">
          <w:rPr>
            <w:noProof/>
          </w:rPr>
          <w:delText>23</w:delText>
        </w:r>
      </w:del>
    </w:p>
    <w:p w14:paraId="3C506D9F" w14:textId="2363BE9F" w:rsidR="00B05166" w:rsidDel="004F62BA" w:rsidRDefault="00B05166">
      <w:pPr>
        <w:pStyle w:val="TOC2"/>
        <w:rPr>
          <w:del w:id="103" w:author="Greg Landry" w:date="2018-06-06T14:49:00Z"/>
          <w:rFonts w:asciiTheme="minorHAnsi" w:eastAsiaTheme="minorEastAsia" w:hAnsiTheme="minorHAnsi"/>
          <w:smallCaps w:val="0"/>
          <w:noProof/>
          <w:sz w:val="22"/>
        </w:rPr>
      </w:pPr>
      <w:del w:id="104" w:author="Greg Landry" w:date="2018-06-06T14:49:00Z">
        <w:r w:rsidDel="004F62BA">
          <w:rPr>
            <w:noProof/>
          </w:rPr>
          <w:delText xml:space="preserve">Exercise - 7C.9 (Advanced) Get a </w:delText>
        </w:r>
        <w:r w:rsidRPr="00A375BE" w:rsidDel="004F62BA">
          <w:rPr>
            <w:i/>
            <w:noProof/>
          </w:rPr>
          <w:delText>Thing</w:delText>
        </w:r>
        <w:r w:rsidDel="004F62BA">
          <w:rPr>
            <w:noProof/>
          </w:rPr>
          <w:delText xml:space="preserve"> Shadow from AWS using HTTPS</w:delText>
        </w:r>
        <w:r w:rsidDel="004F62BA">
          <w:rPr>
            <w:noProof/>
          </w:rPr>
          <w:tab/>
        </w:r>
        <w:r w:rsidR="004F62BA" w:rsidDel="004F62BA">
          <w:rPr>
            <w:noProof/>
          </w:rPr>
          <w:delText>25</w:delText>
        </w:r>
      </w:del>
    </w:p>
    <w:p w14:paraId="748A4300" w14:textId="058D4E40" w:rsidR="00B05166" w:rsidDel="004F62BA" w:rsidRDefault="00B05166">
      <w:pPr>
        <w:pStyle w:val="TOC1"/>
        <w:tabs>
          <w:tab w:val="left" w:pos="720"/>
          <w:tab w:val="right" w:leader="dot" w:pos="9350"/>
        </w:tabs>
        <w:rPr>
          <w:del w:id="105" w:author="Greg Landry" w:date="2018-06-06T14:49:00Z"/>
          <w:rFonts w:asciiTheme="minorHAnsi" w:eastAsiaTheme="minorEastAsia" w:hAnsiTheme="minorHAnsi"/>
          <w:b w:val="0"/>
          <w:bCs w:val="0"/>
          <w:caps w:val="0"/>
          <w:noProof/>
        </w:rPr>
      </w:pPr>
      <w:del w:id="106" w:author="Greg Landry" w:date="2018-06-06T14:49:00Z">
        <w:r w:rsidRPr="00A375BE" w:rsidDel="004F62BA">
          <w:rPr>
            <w:b w:val="0"/>
            <w:bCs w:val="0"/>
            <w:noProof/>
            <w14:scene3d>
              <w14:camera w14:prst="orthographicFront"/>
              <w14:lightRig w14:rig="threePt" w14:dir="t">
                <w14:rot w14:lat="0" w14:lon="0" w14:rev="0"/>
              </w14:lightRig>
            </w14:scene3d>
          </w:rPr>
          <w:delText>7C.8</w:delText>
        </w:r>
        <w:r w:rsidDel="004F62BA">
          <w:rPr>
            <w:rFonts w:asciiTheme="minorHAnsi" w:eastAsiaTheme="minorEastAsia" w:hAnsiTheme="minorHAnsi"/>
            <w:b w:val="0"/>
            <w:bCs w:val="0"/>
            <w:caps w:val="0"/>
            <w:noProof/>
          </w:rPr>
          <w:tab/>
        </w:r>
        <w:r w:rsidDel="004F62BA">
          <w:rPr>
            <w:noProof/>
          </w:rPr>
          <w:delText>References</w:delText>
        </w:r>
        <w:r w:rsidDel="004F62BA">
          <w:rPr>
            <w:noProof/>
          </w:rPr>
          <w:tab/>
        </w:r>
        <w:r w:rsidR="004F62BA" w:rsidDel="004F62BA">
          <w:rPr>
            <w:noProof/>
          </w:rPr>
          <w:delText>26</w:delText>
        </w:r>
      </w:del>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07" w:name="_Toc516059908"/>
      <w:r>
        <w:lastRenderedPageBreak/>
        <w:t>Amazon Web Services (AWS)</w:t>
      </w:r>
      <w:bookmarkEnd w:id="107"/>
    </w:p>
    <w:p w14:paraId="4C8AEDEF" w14:textId="767380F9" w:rsidR="00CB6561" w:rsidRDefault="00AE4B20" w:rsidP="00CB6561">
      <w:r>
        <w:fldChar w:fldCharType="begin"/>
      </w:r>
      <w:r>
        <w:instrText xml:space="preserve"> HYPERLINK "https://aws.amazon.com/what-is-aws/" </w:instrText>
      </w:r>
      <w:ins w:id="108" w:author="Greg Landry" w:date="2018-06-06T14:49:00Z"/>
      <w:r>
        <w:fldChar w:fldCharType="separate"/>
      </w:r>
      <w:r w:rsidR="00CB6561">
        <w:rPr>
          <w:rStyle w:val="Hyperlink"/>
        </w:rPr>
        <w:t>AWS</w:t>
      </w:r>
      <w:r>
        <w:rPr>
          <w:rStyle w:val="Hyperlink"/>
        </w:rPr>
        <w:fldChar w:fldCharType="end"/>
      </w:r>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AE4B20" w:rsidP="00CB6561">
      <w:pPr>
        <w:pStyle w:val="ListParagraph"/>
        <w:numPr>
          <w:ilvl w:val="0"/>
          <w:numId w:val="12"/>
        </w:numPr>
      </w:pPr>
      <w:r>
        <w:fldChar w:fldCharType="begin"/>
      </w:r>
      <w:r>
        <w:instrText xml:space="preserve"> HYPERLINK "https://aws.amazon.com/iot/" </w:instrText>
      </w:r>
      <w:ins w:id="109" w:author="Greg Landry" w:date="2018-06-06T14:49:00Z"/>
      <w:r>
        <w:fldChar w:fldCharType="separate"/>
      </w:r>
      <w:r w:rsidR="00CB6561" w:rsidRPr="004128B4">
        <w:rPr>
          <w:rStyle w:val="Hyperlink"/>
        </w:rPr>
        <w:t>AWS IoT</w:t>
      </w:r>
      <w:r>
        <w:rPr>
          <w:rStyle w:val="Hyperlink"/>
        </w:rPr>
        <w:fldChar w:fldCharType="end"/>
      </w:r>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r w:rsidR="00AE4B20">
        <w:fldChar w:fldCharType="begin"/>
      </w:r>
      <w:r w:rsidR="00AE4B20">
        <w:instrText xml:space="preserve"> HYPERLINK "https://aws.amazon.com/ec2/" </w:instrText>
      </w:r>
      <w:ins w:id="110" w:author="Greg Landry" w:date="2018-06-06T14:49:00Z"/>
      <w:r w:rsidR="00AE4B20">
        <w:fldChar w:fldCharType="separate"/>
      </w:r>
      <w:r w:rsidRPr="00C53D2F">
        <w:rPr>
          <w:rStyle w:val="Hyperlink"/>
        </w:rPr>
        <w:t>EC2</w:t>
      </w:r>
      <w:r w:rsidR="00AE4B20">
        <w:rPr>
          <w:rStyle w:val="Hyperlink"/>
        </w:rPr>
        <w:fldChar w:fldCharType="end"/>
      </w:r>
      <w:r>
        <w:t>/</w:t>
      </w:r>
      <w:r w:rsidR="00AE4B20">
        <w:fldChar w:fldCharType="begin"/>
      </w:r>
      <w:r w:rsidR="00AE4B20">
        <w:instrText xml:space="preserve"> HYPERLINK "https://aws.amazon.com/ec3/" </w:instrText>
      </w:r>
      <w:ins w:id="111" w:author="Greg Landry" w:date="2018-06-06T14:49:00Z"/>
      <w:r w:rsidR="00AE4B20">
        <w:fldChar w:fldCharType="separate"/>
      </w:r>
      <w:r w:rsidRPr="00C53D2F">
        <w:rPr>
          <w:rStyle w:val="Hyperlink"/>
        </w:rPr>
        <w:t>EC3</w:t>
      </w:r>
      <w:r w:rsidR="00AE4B20">
        <w:rPr>
          <w:rStyle w:val="Hyperlink"/>
        </w:rPr>
        <w:fldChar w:fldCharType="end"/>
      </w:r>
      <w:r>
        <w:t>): A virtualized compute capability, basically Linux, Windows etc. servers that you can rent.</w:t>
      </w:r>
    </w:p>
    <w:p w14:paraId="69A507C9" w14:textId="1D0AB728" w:rsidR="00CB6561" w:rsidRDefault="00AE4B20" w:rsidP="00CB6561">
      <w:pPr>
        <w:pStyle w:val="ListParagraph"/>
        <w:numPr>
          <w:ilvl w:val="0"/>
          <w:numId w:val="12"/>
        </w:numPr>
      </w:pPr>
      <w:r>
        <w:fldChar w:fldCharType="begin"/>
      </w:r>
      <w:r>
        <w:instrText xml:space="preserve"> HYPERLINK "https://aws.amazon.com/lambda/" </w:instrText>
      </w:r>
      <w:ins w:id="112" w:author="Greg Landry" w:date="2018-06-06T14:49:00Z"/>
      <w:r>
        <w:fldChar w:fldCharType="separate"/>
      </w:r>
      <w:r w:rsidR="00CB6561" w:rsidRPr="00C53D2F">
        <w:rPr>
          <w:rStyle w:val="Hyperlink"/>
        </w:rPr>
        <w:t>Amazon Lambda</w:t>
      </w:r>
      <w:r>
        <w:rPr>
          <w:rStyle w:val="Hyperlink"/>
        </w:rPr>
        <w:fldChar w:fldCharType="end"/>
      </w:r>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r w:rsidR="00AE4B20">
        <w:fldChar w:fldCharType="begin"/>
      </w:r>
      <w:r w:rsidR="00AE4B20">
        <w:instrText xml:space="preserve"> HYPERLINK "https://aws.amazon.com/s3/?sc_channel=PS&amp;sc_campaign=acquisition_US&amp;sc_publisher=google&amp;sc_medium=s3_b&amp;sc_content=s3_e&amp;sc_detail=amazon%20s3&amp;sc_category=s3&amp;sc_segment=105589469922&amp;s</w:instrText>
      </w:r>
      <w:r w:rsidR="00AE4B20">
        <w:instrText xml:space="preserve">c_matchtype=e&amp;sc_country=US&amp;s_kwcid=AL!4422!3!105589469922!e!!g!!a" </w:instrText>
      </w:r>
      <w:ins w:id="113" w:author="Greg Landry" w:date="2018-06-06T14:49:00Z"/>
      <w:r w:rsidR="00AE4B20">
        <w:fldChar w:fldCharType="separate"/>
      </w:r>
      <w:r w:rsidRPr="00C53D2F">
        <w:rPr>
          <w:rStyle w:val="Hyperlink"/>
        </w:rPr>
        <w:t>Amazon S3</w:t>
      </w:r>
      <w:r w:rsidR="00AE4B20">
        <w:rPr>
          <w:rStyle w:val="Hyperlink"/>
        </w:rPr>
        <w:fldChar w:fldCharType="end"/>
      </w:r>
      <w:r>
        <w:t xml:space="preserve"> &amp; </w:t>
      </w:r>
      <w:r w:rsidR="00AE4B20">
        <w:fldChar w:fldCharType="begin"/>
      </w:r>
      <w:r w:rsidR="00AE4B20">
        <w:instrText xml:space="preserve"> HYPERLINK "https://aws.amazon.com/efs/" </w:instrText>
      </w:r>
      <w:ins w:id="114" w:author="Greg Landry" w:date="2018-06-06T14:49:00Z"/>
      <w:r w:rsidR="00AE4B20">
        <w:fldChar w:fldCharType="separate"/>
      </w:r>
      <w:r w:rsidRPr="00C53D2F">
        <w:rPr>
          <w:rStyle w:val="Hyperlink"/>
        </w:rPr>
        <w:t>AWS Elastic File System</w:t>
      </w:r>
      <w:r w:rsidR="00AE4B20">
        <w:rPr>
          <w:rStyle w:val="Hyperlink"/>
        </w:rPr>
        <w:fldChar w:fldCharType="end"/>
      </w:r>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r w:rsidR="00AE4B20">
        <w:fldChar w:fldCharType="begin"/>
      </w:r>
      <w:r w:rsidR="00AE4B20">
        <w:instrText xml:space="preserve"> HYPERLINK "https://aws.amazon.com/dynamodb/" </w:instrText>
      </w:r>
      <w:ins w:id="115" w:author="Greg Landry" w:date="2018-06-06T14:49:00Z"/>
      <w:r w:rsidR="00AE4B20">
        <w:fldChar w:fldCharType="separate"/>
      </w:r>
      <w:r w:rsidRPr="00C53D2F">
        <w:rPr>
          <w:rStyle w:val="Hyperlink"/>
        </w:rPr>
        <w:t>Dynamo DB</w:t>
      </w:r>
      <w:r w:rsidR="00AE4B20">
        <w:rPr>
          <w:rStyle w:val="Hyperlink"/>
        </w:rPr>
        <w:fldChar w:fldCharType="end"/>
      </w:r>
      <w:r>
        <w:t xml:space="preserve">, </w:t>
      </w:r>
      <w:r w:rsidR="00AE4B20">
        <w:fldChar w:fldCharType="begin"/>
      </w:r>
      <w:r w:rsidR="00AE4B20">
        <w:instrText xml:space="preserve"> HYPE</w:instrText>
      </w:r>
      <w:r w:rsidR="00AE4B20">
        <w:instrText xml:space="preserve">RLINK "https://aws.amazon.com/rds/?sc_channel=PS&amp;sc_campaign=acquisition_US&amp;sc_publisher=google&amp;sc_medium=rds_b&amp;sc_content=rds_e&amp;sc_detail=amazon%20rds&amp;sc_category=rds&amp;sc_segment=145495376109&amp;sc_matchtype=e&amp;sc_country=US&amp;s_kwcid=AL!4422!3!145495376109!e!" </w:instrText>
      </w:r>
      <w:ins w:id="116" w:author="Greg Landry" w:date="2018-06-06T14:49:00Z"/>
      <w:r w:rsidR="00AE4B20">
        <w:fldChar w:fldCharType="separate"/>
      </w:r>
      <w:r w:rsidRPr="00C53D2F">
        <w:rPr>
          <w:rStyle w:val="Hyperlink"/>
        </w:rPr>
        <w:t>Amazon Relational Database (RDS)</w:t>
      </w:r>
      <w:r w:rsidR="00AE4B20">
        <w:rPr>
          <w:rStyle w:val="Hyperlink"/>
        </w:rPr>
        <w:fldChar w:fldCharType="end"/>
      </w:r>
      <w:r>
        <w:t xml:space="preserve">, </w:t>
      </w:r>
      <w:r w:rsidR="00AE4B20">
        <w:fldChar w:fldCharType="begin"/>
      </w:r>
      <w:r w:rsidR="00AE4B20">
        <w:instrText xml:space="preserve"> HYPERLINK "https://aws.amazon.com/rds/aurora/?sc_channel=PS&amp;sc_campaign=acquisition_US&amp;sc_publisher=google&amp;sc_medium=aurora_rds_b&amp;sc_content=aurora_e&amp;sc_detail=amazon%20aurora&amp;sc_category=aurora&amp;sc_segment=145509396189</w:instrText>
      </w:r>
      <w:r w:rsidR="00AE4B20">
        <w:instrText xml:space="preserve">&amp;sc_matchtype=e&amp;sc_country=US&amp;s_kwcid=AL" </w:instrText>
      </w:r>
      <w:ins w:id="117" w:author="Greg Landry" w:date="2018-06-06T14:49:00Z"/>
      <w:r w:rsidR="00AE4B20">
        <w:fldChar w:fldCharType="separate"/>
      </w:r>
      <w:r w:rsidRPr="00C53D2F">
        <w:rPr>
          <w:rStyle w:val="Hyperlink"/>
        </w:rPr>
        <w:t>Amazon Aurora</w:t>
      </w:r>
      <w:r w:rsidR="00AE4B20">
        <w:rPr>
          <w:rStyle w:val="Hyperlink"/>
        </w:rPr>
        <w:fldChar w:fldCharType="end"/>
      </w:r>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AE4B20" w:rsidP="00CB6561">
      <w:pPr>
        <w:pStyle w:val="ListParagraph"/>
        <w:numPr>
          <w:ilvl w:val="0"/>
          <w:numId w:val="12"/>
        </w:numPr>
      </w:pPr>
      <w:r>
        <w:fldChar w:fldCharType="begin"/>
      </w:r>
      <w:r>
        <w:instrText xml:space="preserve"> HYPERLINK "https://aws.amazon.com/sns/" </w:instrText>
      </w:r>
      <w:ins w:id="118" w:author="Greg Landry" w:date="2018-06-06T14:49:00Z"/>
      <w:r>
        <w:fldChar w:fldCharType="separate"/>
      </w:r>
      <w:r w:rsidR="00CB6561" w:rsidRPr="00C53D2F">
        <w:rPr>
          <w:rStyle w:val="Hyperlink"/>
        </w:rPr>
        <w:t>Amazon Simple Notification System (SNS)</w:t>
      </w:r>
      <w:r>
        <w:rPr>
          <w:rStyle w:val="Hyperlink"/>
        </w:rPr>
        <w:fldChar w:fldCharType="end"/>
      </w:r>
      <w:r w:rsidR="00CB6561">
        <w:rPr>
          <w:rStyle w:val="Hyperlink"/>
        </w:rPr>
        <w:t>:</w:t>
      </w:r>
      <w:r w:rsidR="00CB6561">
        <w:t xml:space="preserve"> A platform to send messages including SMS and Email.</w:t>
      </w:r>
    </w:p>
    <w:p w14:paraId="7025FB59" w14:textId="0DB1FB9D" w:rsidR="00CB6561" w:rsidRDefault="00AE4B20" w:rsidP="00CB6561">
      <w:pPr>
        <w:pStyle w:val="ListParagraph"/>
        <w:numPr>
          <w:ilvl w:val="0"/>
          <w:numId w:val="12"/>
        </w:numPr>
      </w:pPr>
      <w:r>
        <w:fldChar w:fldCharType="begin"/>
      </w:r>
      <w:r>
        <w:instrText xml:space="preserve"> HYPERLINK "https://aws.amazon.com/sqs/" </w:instrText>
      </w:r>
      <w:ins w:id="119" w:author="Greg Landry" w:date="2018-06-06T14:49:00Z"/>
      <w:r>
        <w:fldChar w:fldCharType="separate"/>
      </w:r>
      <w:r w:rsidR="00CB6561" w:rsidRPr="00C53D2F">
        <w:rPr>
          <w:rStyle w:val="Hyperlink"/>
        </w:rPr>
        <w:t>Amazon Simple Queueing Services</w:t>
      </w:r>
      <w:r w:rsidR="00184891">
        <w:rPr>
          <w:rStyle w:val="Hyperlink"/>
        </w:rPr>
        <w:t xml:space="preserve"> </w:t>
      </w:r>
      <w:r w:rsidR="00CB6561" w:rsidRPr="00C53D2F">
        <w:rPr>
          <w:rStyle w:val="Hyperlink"/>
        </w:rPr>
        <w:t>(SQS)</w:t>
      </w:r>
      <w:r>
        <w:rPr>
          <w:rStyle w:val="Hyperlink"/>
        </w:rPr>
        <w:fldChar w:fldCharType="end"/>
      </w:r>
      <w:r w:rsidR="00CB6561">
        <w:rPr>
          <w:rStyle w:val="Hyperlink"/>
        </w:rPr>
        <w:t>:</w:t>
      </w:r>
      <w:r w:rsidR="00CB6561">
        <w:t xml:space="preserve"> A platform to send messages between servers (NOT the same thing a MQTT messages).</w:t>
      </w:r>
    </w:p>
    <w:p w14:paraId="7C287426" w14:textId="000E5F06" w:rsidR="00CB6561" w:rsidRPr="00032C1D" w:rsidRDefault="00AE4B20" w:rsidP="00CB6561">
      <w:pPr>
        <w:pStyle w:val="ListParagraph"/>
        <w:numPr>
          <w:ilvl w:val="0"/>
          <w:numId w:val="12"/>
        </w:numPr>
      </w:pPr>
      <w:r>
        <w:fldChar w:fldCharType="begin"/>
      </w:r>
      <w:r>
        <w:instrText xml:space="preserve"> HYPERLINK "https://aws.amazon.com/kinesis/" </w:instrText>
      </w:r>
      <w:ins w:id="120" w:author="Greg Landry" w:date="2018-06-06T14:49:00Z"/>
      <w:r>
        <w:fldChar w:fldCharType="separate"/>
      </w:r>
      <w:r w:rsidR="00CB6561" w:rsidRPr="00C53D2F">
        <w:rPr>
          <w:rStyle w:val="Hyperlink"/>
        </w:rPr>
        <w:t>Amazon Kinesis</w:t>
      </w:r>
      <w:r>
        <w:rPr>
          <w:rStyle w:val="Hyperlink"/>
        </w:rPr>
        <w:fldChar w:fldCharType="end"/>
      </w:r>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21" w:name="_Toc516059909"/>
      <w:r>
        <w:lastRenderedPageBreak/>
        <w:t>AWS IoT Introduction</w:t>
      </w:r>
      <w:bookmarkEnd w:id="12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122" w:name="_Toc516059910"/>
      <w:r>
        <w:lastRenderedPageBreak/>
        <w:t>AWS IoT Resources</w:t>
      </w:r>
      <w:bookmarkEnd w:id="122"/>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r w:rsidRPr="008D30BB">
        <w:rPr>
          <w:color w:val="1F4E79" w:themeColor="accent1" w:themeShade="80"/>
        </w:rPr>
        <w:t>iot:*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123" w:name="_Toc516059911"/>
      <w:r>
        <w:lastRenderedPageBreak/>
        <w:t xml:space="preserve">AWS </w:t>
      </w:r>
      <w:r w:rsidR="00A25FE4">
        <w:t>IoT Console</w:t>
      </w:r>
      <w:bookmarkEnd w:id="123"/>
    </w:p>
    <w:p w14:paraId="256A1E96" w14:textId="06E51CB0" w:rsidR="00CB6561" w:rsidRDefault="00903EC5" w:rsidP="00A14EB7">
      <w:pPr>
        <w:pStyle w:val="Heading2"/>
      </w:pPr>
      <w:bookmarkStart w:id="124" w:name="_Toc516059912"/>
      <w:r>
        <w:t>Creating an AWS IoT Account</w:t>
      </w:r>
      <w:bookmarkEnd w:id="124"/>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AE4B20" w:rsidP="00A14EB7">
      <w:pPr>
        <w:pStyle w:val="Heading2"/>
      </w:pPr>
      <w:r>
        <w:lastRenderedPageBreak/>
        <w:fldChar w:fldCharType="begin"/>
      </w:r>
      <w:r>
        <w:instrText xml:space="preserve"> HYPERLINK "http://docs.aws.amazon.com/iot/latest/developerguide/iot-thing-shadows.html" </w:instrText>
      </w:r>
      <w:ins w:id="125" w:author="Greg Landry" w:date="2018-06-06T14:49:00Z"/>
      <w:r>
        <w:fldChar w:fldCharType="separate"/>
      </w:r>
      <w:bookmarkStart w:id="126" w:name="_Toc516059913"/>
      <w:r w:rsidR="00CB6561" w:rsidRPr="00F1475C">
        <w:rPr>
          <w:rStyle w:val="Hyperlink"/>
        </w:rPr>
        <w:t>Thing Shadow</w:t>
      </w:r>
      <w:bookmarkEnd w:id="126"/>
      <w:r>
        <w:rPr>
          <w:rStyle w:val="Hyperlink"/>
        </w:rPr>
        <w:fldChar w:fldCharType="end"/>
      </w:r>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127" w:name="_Toc516059914"/>
      <w:r>
        <w:t>Topics</w:t>
      </w:r>
      <w:bookmarkEnd w:id="127"/>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$aws/…</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r w:rsidR="00AE4B20">
        <w:fldChar w:fldCharType="begin"/>
      </w:r>
      <w:r w:rsidR="00AE4B20">
        <w:instrText xml:space="preserve"> HYPERLINK "http://www.hivemq.com/blog/mqtt-e</w:instrText>
      </w:r>
      <w:r w:rsidR="00AE4B20">
        <w:instrText xml:space="preserve">ssentials-part-5-mqtt-topics-best-practices" </w:instrText>
      </w:r>
      <w:ins w:id="128" w:author="Greg Landry" w:date="2018-06-06T14:49:00Z"/>
      <w:r w:rsidR="00AE4B20">
        <w:fldChar w:fldCharType="separate"/>
      </w:r>
      <w:r w:rsidRPr="00801794">
        <w:rPr>
          <w:rStyle w:val="Hyperlink"/>
        </w:rPr>
        <w:t>best practices</w:t>
      </w:r>
      <w:r w:rsidR="00AE4B20">
        <w:rPr>
          <w:rStyle w:val="Hyperlink"/>
        </w:rPr>
        <w:fldChar w:fldCharType="end"/>
      </w:r>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AE4B20" w:rsidP="00A14EB7">
      <w:pPr>
        <w:pStyle w:val="Heading2"/>
      </w:pPr>
      <w:r>
        <w:lastRenderedPageBreak/>
        <w:fldChar w:fldCharType="begin"/>
      </w:r>
      <w:r>
        <w:instrText xml:space="preserve"> HYPERLINK "https://docs.aws.amazon.com/iot/latest/developerguide/thing-shadow-mqtt.html" </w:instrText>
      </w:r>
      <w:ins w:id="129" w:author="Greg Landry" w:date="2018-06-06T14:49:00Z"/>
      <w:r>
        <w:fldChar w:fldCharType="separate"/>
      </w:r>
      <w:bookmarkStart w:id="130" w:name="_Toc516059915"/>
      <w:r w:rsidR="00CB6561" w:rsidRPr="00D9027E">
        <w:rPr>
          <w:rStyle w:val="Hyperlink"/>
        </w:rPr>
        <w:t>Device Shadow Topics</w:t>
      </w:r>
      <w:bookmarkEnd w:id="130"/>
      <w:r>
        <w:rPr>
          <w:rStyle w:val="Hyperlink"/>
        </w:rPr>
        <w:fldChar w:fldCharType="end"/>
      </w:r>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$aws/things/&lt;thingName&gt;/shadow/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r>
        <w:t>myThing</w:t>
      </w:r>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$aws/things/theThing/shadow/#</w:t>
      </w:r>
      <w:r w:rsidR="00427991">
        <w:t>"</w:t>
      </w:r>
      <w:r>
        <w:t xml:space="preserve"> to subscribe to all shadow topics for the </w:t>
      </w:r>
      <w:r w:rsidRPr="009E14B7">
        <w:rPr>
          <w:i/>
        </w:rPr>
        <w:t>thing</w:t>
      </w:r>
      <w:r>
        <w:t xml:space="preserve"> called </w:t>
      </w:r>
      <w:r w:rsidR="00427991">
        <w:t>"</w:t>
      </w:r>
      <w:r>
        <w:t>theThing</w:t>
      </w:r>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$aws/things/+/shadow/update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31" w:name="_Toc495328183"/>
      <w:r>
        <w:br w:type="page"/>
      </w:r>
    </w:p>
    <w:p w14:paraId="37F4C6CA" w14:textId="1AFDB120" w:rsidR="005F53B4" w:rsidRDefault="005F53B4" w:rsidP="00A14EB7">
      <w:pPr>
        <w:pStyle w:val="Heading1"/>
      </w:pPr>
      <w:bookmarkStart w:id="132" w:name="_Toc516059916"/>
      <w:r>
        <w:lastRenderedPageBreak/>
        <w:t>Using MQTT with AWS</w:t>
      </w:r>
      <w:bookmarkEnd w:id="131"/>
      <w:bookmarkEnd w:id="132"/>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$(NAME)_COMPONENTS := protocols/MQTT</w:t>
      </w:r>
    </w:p>
    <w:p w14:paraId="5C9DFF0D" w14:textId="14880C37" w:rsidR="005F53B4" w:rsidRDefault="005F53B4" w:rsidP="005F53B4">
      <w:pPr>
        <w:ind w:left="720"/>
      </w:pPr>
      <w:r>
        <w:t>In the C Source:</w:t>
      </w:r>
      <w:r>
        <w:tab/>
      </w:r>
      <w:r w:rsidR="00780DFC">
        <w:tab/>
      </w:r>
      <w:r w:rsidRPr="00556EEA">
        <w:rPr>
          <w:i/>
        </w:rPr>
        <w:t xml:space="preserve">#include </w:t>
      </w:r>
      <w:r w:rsidR="00427991">
        <w:rPr>
          <w:i/>
        </w:rPr>
        <w:t>"</w:t>
      </w:r>
      <w:r w:rsidRPr="00556EEA">
        <w:rPr>
          <w:i/>
        </w:rPr>
        <w:t>mqtt_api.h</w:t>
      </w:r>
      <w:r w:rsidR="00427991">
        <w:rPr>
          <w:i/>
        </w:rPr>
        <w:t>"</w:t>
      </w:r>
    </w:p>
    <w:p w14:paraId="344E8405" w14:textId="771C3FC8" w:rsidR="005F53B4" w:rsidRDefault="005F53B4" w:rsidP="005F53B4">
      <w:r>
        <w:t xml:space="preserve">In addition to the library, there are several demo applications that can be used as a starting point for using MQTT with AWS. These </w:t>
      </w:r>
      <w:r w:rsidR="004F62BA">
        <w:t>applications are: apps/demo/aws</w:t>
      </w:r>
      <w:ins w:id="133" w:author="Greg Landry" w:date="2018-06-06T14:48:00Z">
        <w:r w:rsidR="004F62BA">
          <w:t>/</w:t>
        </w:r>
      </w:ins>
      <w:del w:id="134" w:author="Greg Landry" w:date="2018-06-06T14:48:00Z">
        <w:r w:rsidR="004F62BA" w:rsidDel="004F62BA">
          <w:delText>_</w:delText>
        </w:r>
      </w:del>
      <w:r>
        <w:t>iot:</w:t>
      </w:r>
    </w:p>
    <w:p w14:paraId="432B75AE" w14:textId="11C7DCD6" w:rsidR="005F53B4" w:rsidRPr="001C2D97" w:rsidRDefault="004F62BA" w:rsidP="005F53B4">
      <w:pPr>
        <w:pStyle w:val="ListParagraph"/>
        <w:numPr>
          <w:ilvl w:val="0"/>
          <w:numId w:val="19"/>
        </w:numPr>
        <w:rPr>
          <w:i/>
        </w:rPr>
      </w:pPr>
      <w:r>
        <w:rPr>
          <w:i/>
        </w:rPr>
        <w:t>apps/demo/aws</w:t>
      </w:r>
      <w:ins w:id="135" w:author="Greg Landry" w:date="2018-06-06T14:48:00Z">
        <w:r>
          <w:rPr>
            <w:i/>
          </w:rPr>
          <w:t>/</w:t>
        </w:r>
      </w:ins>
      <w:del w:id="136" w:author="Greg Landry" w:date="2018-06-06T14:48:00Z">
        <w:r w:rsidDel="004F62BA">
          <w:rPr>
            <w:i/>
          </w:rPr>
          <w:delText>_</w:delText>
        </w:r>
      </w:del>
      <w:r w:rsidR="005F53B4" w:rsidRPr="001C2D97">
        <w:rPr>
          <w:i/>
        </w:rPr>
        <w:t>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3B6FB6EA" w:rsidR="005F53B4" w:rsidRPr="001C2D97" w:rsidRDefault="004F62BA" w:rsidP="005F53B4">
      <w:pPr>
        <w:pStyle w:val="ListParagraph"/>
        <w:numPr>
          <w:ilvl w:val="0"/>
          <w:numId w:val="19"/>
        </w:numPr>
        <w:rPr>
          <w:i/>
        </w:rPr>
      </w:pPr>
      <w:r>
        <w:rPr>
          <w:i/>
        </w:rPr>
        <w:t>apps/demo/aws</w:t>
      </w:r>
      <w:ins w:id="137" w:author="Greg Landry" w:date="2018-06-06T14:48:00Z">
        <w:r>
          <w:rPr>
            <w:i/>
          </w:rPr>
          <w:t>/</w:t>
        </w:r>
      </w:ins>
      <w:del w:id="138" w:author="Greg Landry" w:date="2018-06-06T14:48:00Z">
        <w:r w:rsidDel="004F62BA">
          <w:rPr>
            <w:i/>
          </w:rPr>
          <w:delText>_</w:delText>
        </w:r>
      </w:del>
      <w:r w:rsidR="005F53B4" w:rsidRPr="001C2D97">
        <w:rPr>
          <w:i/>
        </w:rPr>
        <w:t>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47C8F930" w:rsidR="005F53B4" w:rsidRPr="001C2D97" w:rsidRDefault="004F62BA" w:rsidP="005F53B4">
      <w:pPr>
        <w:pStyle w:val="ListParagraph"/>
        <w:numPr>
          <w:ilvl w:val="0"/>
          <w:numId w:val="19"/>
        </w:numPr>
        <w:spacing w:after="0"/>
        <w:rPr>
          <w:i/>
        </w:rPr>
      </w:pPr>
      <w:r>
        <w:rPr>
          <w:i/>
        </w:rPr>
        <w:t>apps/demo/aws</w:t>
      </w:r>
      <w:ins w:id="139" w:author="Greg Landry" w:date="2018-06-06T14:48:00Z">
        <w:r>
          <w:rPr>
            <w:i/>
          </w:rPr>
          <w:t>/</w:t>
        </w:r>
      </w:ins>
      <w:del w:id="140" w:author="Greg Landry" w:date="2018-06-06T14:48:00Z">
        <w:r w:rsidDel="004F62BA">
          <w:rPr>
            <w:i/>
          </w:rPr>
          <w:delText>_</w:delText>
        </w:r>
      </w:del>
      <w:r w:rsidR="005F53B4" w:rsidRPr="001C2D97">
        <w:rPr>
          <w:i/>
        </w:rPr>
        <w:t>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040C7989" w:rsidR="005F53B4" w:rsidRPr="001C2D97" w:rsidRDefault="004F62BA" w:rsidP="005F53B4">
      <w:pPr>
        <w:pStyle w:val="ListParagraph"/>
        <w:numPr>
          <w:ilvl w:val="0"/>
          <w:numId w:val="19"/>
        </w:numPr>
        <w:rPr>
          <w:i/>
        </w:rPr>
      </w:pPr>
      <w:r>
        <w:rPr>
          <w:i/>
        </w:rPr>
        <w:t>apps/demo/aws</w:t>
      </w:r>
      <w:ins w:id="141" w:author="Greg Landry" w:date="2018-06-06T14:48:00Z">
        <w:r>
          <w:rPr>
            <w:i/>
          </w:rPr>
          <w:t>/</w:t>
        </w:r>
      </w:ins>
      <w:del w:id="142" w:author="Greg Landry" w:date="2018-06-06T14:48:00Z">
        <w:r w:rsidDel="004F62BA">
          <w:rPr>
            <w:i/>
          </w:rPr>
          <w:delText>_</w:delText>
        </w:r>
      </w:del>
      <w:r w:rsidR="005F53B4" w:rsidRPr="001C2D97">
        <w:rPr>
          <w:i/>
        </w:rPr>
        <w:t>iot/</w:t>
      </w:r>
      <w:r w:rsidR="002934A2">
        <w:rPr>
          <w:i/>
        </w:rPr>
        <w:t>greengrass/publisher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6D9F411A" w:rsidR="005F53B4" w:rsidRPr="001C2D97" w:rsidRDefault="004F62BA" w:rsidP="005F53B4">
      <w:pPr>
        <w:pStyle w:val="ListParagraph"/>
        <w:numPr>
          <w:ilvl w:val="0"/>
          <w:numId w:val="19"/>
        </w:numPr>
        <w:rPr>
          <w:i/>
        </w:rPr>
      </w:pPr>
      <w:r>
        <w:rPr>
          <w:i/>
        </w:rPr>
        <w:t>apps/demo/aws</w:t>
      </w:r>
      <w:ins w:id="143" w:author="Greg Landry" w:date="2018-06-06T14:48:00Z">
        <w:r>
          <w:rPr>
            <w:i/>
          </w:rPr>
          <w:t>/</w:t>
        </w:r>
      </w:ins>
      <w:del w:id="144" w:author="Greg Landry" w:date="2018-06-06T14:48:00Z">
        <w:r w:rsidDel="004F62BA">
          <w:rPr>
            <w:i/>
          </w:rPr>
          <w:delText>_</w:delText>
        </w:r>
      </w:del>
      <w:r w:rsidR="005F53B4" w:rsidRPr="001C2D97">
        <w:rPr>
          <w:i/>
        </w:rPr>
        <w:t>iot/</w:t>
      </w:r>
      <w:r w:rsidR="002934A2">
        <w:rPr>
          <w:i/>
        </w:rPr>
        <w:t>greengrass/subscriber</w:t>
      </w:r>
    </w:p>
    <w:p w14:paraId="3E57B7EF" w14:textId="09D2FA00" w:rsidR="005F53B4" w:rsidRDefault="002934A2" w:rsidP="005F53B4">
      <w:pPr>
        <w:pStyle w:val="ListParagraph"/>
        <w:numPr>
          <w:ilvl w:val="1"/>
          <w:numId w:val="19"/>
        </w:numPr>
      </w:pPr>
      <w:r>
        <w:t>A subscriber app using AWS Greengrass.</w:t>
      </w:r>
    </w:p>
    <w:p w14:paraId="46381F12" w14:textId="4C1A69E9" w:rsidR="005F53B4" w:rsidRDefault="005F53B4" w:rsidP="005F53B4">
      <w:pPr>
        <w:spacing w:before="240"/>
      </w:pPr>
      <w:r>
        <w:t>The security certificates and keys for each of these projects a</w:t>
      </w:r>
      <w:r w:rsidR="004F62BA">
        <w:t>re read from resources/apps/aws</w:t>
      </w:r>
      <w:ins w:id="145" w:author="Greg Landry" w:date="2018-06-06T14:49:00Z">
        <w:r w:rsidR="004F62BA">
          <w:t>/</w:t>
        </w:r>
      </w:ins>
      <w:del w:id="146" w:author="Greg Landry" w:date="2018-06-06T14:49:00Z">
        <w:r w:rsidR="004F62BA" w:rsidDel="004F62BA">
          <w:delText>_</w:delText>
        </w:r>
      </w:del>
      <w:r>
        <w:t>iot</w:t>
      </w:r>
      <w:r w:rsidR="004F62BA">
        <w:t>/</w:t>
      </w:r>
      <w:r>
        <w:t xml:space="preserve">. The keys are included in </w:t>
      </w:r>
      <w:r w:rsidR="002934A2">
        <w:t>the project using the following (example shown for the publisher project):</w:t>
      </w:r>
    </w:p>
    <w:p w14:paraId="720CC7CF" w14:textId="11917577" w:rsidR="005F53B4" w:rsidRDefault="005F53B4" w:rsidP="005F53B4">
      <w:pPr>
        <w:spacing w:before="240" w:after="0"/>
        <w:ind w:left="720"/>
      </w:pPr>
      <w:r>
        <w:t>In the Make File:</w:t>
      </w:r>
      <w:r>
        <w:tab/>
      </w:r>
      <w:r w:rsidR="004F62BA">
        <w:rPr>
          <w:i/>
        </w:rPr>
        <w:t>$(NAME)_RESOURCES  :=</w:t>
      </w:r>
      <w:r w:rsidR="004F62BA">
        <w:rPr>
          <w:i/>
        </w:rPr>
        <w:tab/>
        <w:t>apps/aws</w:t>
      </w:r>
      <w:ins w:id="147" w:author="Greg Landry" w:date="2018-06-06T14:48:00Z">
        <w:r w:rsidR="004F62BA">
          <w:rPr>
            <w:i/>
          </w:rPr>
          <w:t>/</w:t>
        </w:r>
      </w:ins>
      <w:del w:id="148" w:author="Greg Landry" w:date="2018-06-06T14:48:00Z">
        <w:r w:rsidR="004F62BA" w:rsidDel="004F62BA">
          <w:rPr>
            <w:i/>
          </w:rPr>
          <w:delText>_</w:delText>
        </w:r>
      </w:del>
      <w:r w:rsidRPr="00556EEA">
        <w:rPr>
          <w:i/>
        </w:rPr>
        <w:t>iot/rootca.cer \</w:t>
      </w:r>
    </w:p>
    <w:p w14:paraId="6F5A3AF8" w14:textId="5D40FA6D"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apps/aws</w:t>
      </w:r>
      <w:ins w:id="149" w:author="Greg Landry" w:date="2018-06-06T14:48:00Z">
        <w:r w:rsidR="004F62BA">
          <w:rPr>
            <w:i/>
          </w:rPr>
          <w:t>/</w:t>
        </w:r>
      </w:ins>
      <w:del w:id="150" w:author="Greg Landry" w:date="2018-06-06T14:48:00Z">
        <w:r w:rsidR="004F62BA" w:rsidDel="004F62BA">
          <w:rPr>
            <w:i/>
          </w:rPr>
          <w:delText>_</w:delText>
        </w:r>
      </w:del>
      <w:r w:rsidRPr="00556EEA">
        <w:rPr>
          <w:i/>
        </w:rPr>
        <w:t>iot/</w:t>
      </w:r>
      <w:r w:rsidR="004F62BA" w:rsidRPr="00556EEA">
        <w:rPr>
          <w:i/>
        </w:rPr>
        <w:t xml:space="preserve"> </w:t>
      </w:r>
      <w:ins w:id="151" w:author="Greg Landry" w:date="2018-06-06T14:48:00Z">
        <w:r w:rsidR="004F62BA">
          <w:rPr>
            <w:i/>
          </w:rPr>
          <w:t>publisher/</w:t>
        </w:r>
      </w:ins>
      <w:r w:rsidRPr="00556EEA">
        <w:rPr>
          <w:i/>
        </w:rPr>
        <w:t>client.cer \</w:t>
      </w:r>
    </w:p>
    <w:p w14:paraId="73953626" w14:textId="54021330"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apps/aws</w:t>
      </w:r>
      <w:ins w:id="152" w:author="Greg Landry" w:date="2018-06-06T14:48:00Z">
        <w:r w:rsidR="004F62BA">
          <w:rPr>
            <w:i/>
          </w:rPr>
          <w:t>/</w:t>
        </w:r>
      </w:ins>
      <w:del w:id="153" w:author="Greg Landry" w:date="2018-06-06T14:48:00Z">
        <w:r w:rsidR="004F62BA" w:rsidDel="004F62BA">
          <w:rPr>
            <w:i/>
          </w:rPr>
          <w:delText>_</w:delText>
        </w:r>
      </w:del>
      <w:r w:rsidRPr="00556EEA">
        <w:rPr>
          <w:i/>
        </w:rPr>
        <w:t>iot/</w:t>
      </w:r>
      <w:ins w:id="154" w:author="Greg Landry" w:date="2018-06-06T14:48:00Z">
        <w:r w:rsidR="004F62BA">
          <w:rPr>
            <w:i/>
          </w:rPr>
          <w:t>publisher/</w:t>
        </w:r>
      </w:ins>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r w:rsidRPr="00556EEA">
        <w:rPr>
          <w:i/>
        </w:rPr>
        <w:t>resources.h</w:t>
      </w:r>
      <w:r w:rsidR="00427991">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55" w:name="_Toc516059917"/>
      <w:r>
        <w:t>Using HTTPS with AWS</w:t>
      </w:r>
      <w:bookmarkEnd w:id="155"/>
    </w:p>
    <w:p w14:paraId="5048525B" w14:textId="1481889A" w:rsidR="00BC2D72" w:rsidRPr="00406245" w:rsidRDefault="00BC2D72" w:rsidP="00BC2D72">
      <w:r>
        <w:t>In addition to MQTT,</w:t>
      </w:r>
      <w:r w:rsidRPr="00406245">
        <w:t xml:space="preserve"> AWS supports a </w:t>
      </w:r>
      <w:r w:rsidR="00AE4B20">
        <w:fldChar w:fldCharType="begin"/>
      </w:r>
      <w:r w:rsidR="00AE4B20">
        <w:instrText xml:space="preserve"> HYPERLINK "http://docs.aws.amazon.com/iot/latest/developerguide/thing-shadow-rest-api.html" </w:instrText>
      </w:r>
      <w:ins w:id="156" w:author="Greg Landry" w:date="2018-06-06T14:49:00Z"/>
      <w:r w:rsidR="00AE4B20">
        <w:fldChar w:fldCharType="separate"/>
      </w:r>
      <w:r w:rsidRPr="00406245">
        <w:rPr>
          <w:rStyle w:val="Hyperlink"/>
        </w:rPr>
        <w:t>REST API</w:t>
      </w:r>
      <w:r w:rsidR="00AE4B20">
        <w:rPr>
          <w:rStyle w:val="Hyperlink"/>
        </w:rPr>
        <w:fldChar w:fldCharType="end"/>
      </w:r>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lastRenderedPageBreak/>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57" w:name="_Toc516059918"/>
      <w:r>
        <w:lastRenderedPageBreak/>
        <w:t>Exercise(s)</w:t>
      </w:r>
      <w:bookmarkEnd w:id="157"/>
    </w:p>
    <w:p w14:paraId="5734D70A" w14:textId="00A8C639" w:rsidR="00247D79" w:rsidRDefault="00684A5B" w:rsidP="00A14EB7">
      <w:pPr>
        <w:pStyle w:val="Exercise"/>
      </w:pPr>
      <w:bookmarkStart w:id="158" w:name="_Toc516059919"/>
      <w:r>
        <w:t xml:space="preserve">Run </w:t>
      </w:r>
      <w:r w:rsidR="0007739D">
        <w:t xml:space="preserve">the </w:t>
      </w:r>
      <w:r w:rsidR="00247D79">
        <w:t>AWS Tutorial</w:t>
      </w:r>
      <w:bookmarkEnd w:id="158"/>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6B1ED15D" w:rsidR="00CB6561" w:rsidRPr="00B7217A" w:rsidRDefault="00605D2A" w:rsidP="00CB6561">
      <w:r>
        <w:t>Once you are logged in, f</w:t>
      </w:r>
      <w:r w:rsidR="00CB6561">
        <w:t xml:space="preserve">rom the Services menu, select </w:t>
      </w:r>
      <w:r w:rsidR="00427991">
        <w:t>"</w:t>
      </w:r>
      <w:r w:rsidR="00CB6561">
        <w:t>AWS IoT</w:t>
      </w:r>
      <w:r w:rsidR="00427991">
        <w:t>"</w:t>
      </w:r>
      <w:r w:rsidR="00CB6561">
        <w: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lastRenderedPageBreak/>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59" w:name="_Toc516059920"/>
      <w:r w:rsidR="00247D79">
        <w:t>Create new AWS Thing</w:t>
      </w:r>
      <w:bookmarkEnd w:id="159"/>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7D39C9A7"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&lt;YourInitials&gt;_TestThing</w:t>
      </w:r>
      <w:r>
        <w:t xml:space="preserve"> (or whatever) and press </w:t>
      </w:r>
      <w:r w:rsidR="00427991">
        <w:t>"</w:t>
      </w:r>
      <w:r>
        <w:t>Create thing</w:t>
      </w:r>
      <w:r w:rsidR="00427991">
        <w:t>"</w:t>
      </w:r>
      <w:r>
        <w:t>.</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2A8AF10">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65BB94F7"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5030C3">
        <w:t>once 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&lt;YourInitials&gt;_TestThing_Policy</w:t>
      </w:r>
      <w:r>
        <w:t xml:space="preserve">. Add the action as </w:t>
      </w:r>
      <w:r w:rsidR="00427991">
        <w:t>"</w:t>
      </w:r>
      <w:r w:rsidRPr="009225C7">
        <w:rPr>
          <w:i/>
        </w:rPr>
        <w:t>iot:*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5D6E3E4A" w:rsidR="00CB6561" w:rsidRDefault="00CB6561" w:rsidP="00CB6561">
      <w:pPr>
        <w:pStyle w:val="ListParagraph"/>
        <w:keepNext/>
        <w:numPr>
          <w:ilvl w:val="0"/>
          <w:numId w:val="5"/>
        </w:num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p>
    <w:p w14:paraId="35ADA5E2" w14:textId="2D2E4D12" w:rsidR="00FD2ED2" w:rsidRDefault="000A26B0" w:rsidP="00277CDA">
      <w:pPr>
        <w:pStyle w:val="ListParagraph"/>
        <w:contextualSpacing w:val="0"/>
        <w:rPr>
          <w:noProof/>
        </w:rPr>
      </w:pPr>
      <w:r>
        <w:t>Again, y</w:t>
      </w:r>
      <w:r w:rsidR="00354D74">
        <w:t>ou</w:t>
      </w:r>
      <w:r w:rsidR="00CB6561">
        <w:t xml:space="preserve"> can use the search box in the upper right corner to find your certificate by name. In fact, you can even enter your </w:t>
      </w:r>
      <w:r w:rsidR="00CB6561" w:rsidRPr="00E21F47">
        <w:rPr>
          <w:i/>
        </w:rPr>
        <w:t>thing</w:t>
      </w:r>
      <w:r w:rsidR="00CB6561">
        <w:t xml:space="preserve"> name in the box and it will find the certificate that was attached to your </w:t>
      </w:r>
      <w:r w:rsidR="00CB6561" w:rsidRPr="00E21F47">
        <w:rPr>
          <w:i/>
        </w:rPr>
        <w:t>thing</w:t>
      </w:r>
      <w:r w:rsidR="00CB6561">
        <w:t xml:space="preserve"> when you first created it.</w:t>
      </w:r>
      <w:r w:rsidR="00CB6561" w:rsidRPr="00163FC5">
        <w:rPr>
          <w:noProof/>
        </w:rPr>
        <w:t xml:space="preserve"> </w:t>
      </w:r>
    </w:p>
    <w:p w14:paraId="4743EBE6" w14:textId="07F612DD" w:rsidR="00CB6561" w:rsidRDefault="00E94624" w:rsidP="00277CDA">
      <w:pPr>
        <w:pStyle w:val="ListParagraph"/>
        <w:contextualSpacing w:val="0"/>
      </w:pPr>
      <w:r>
        <w:rPr>
          <w:noProof/>
        </w:rPr>
        <w:drawing>
          <wp:inline distT="0" distB="0" distL="0" distR="0" wp14:anchorId="063E61AF" wp14:editId="7DAB240B">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8020"/>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60" w:name="_Toc516059921"/>
      <w:r>
        <w:lastRenderedPageBreak/>
        <w:t>Learn how to use the AWS MQTT Test Client</w:t>
      </w:r>
      <w:bookmarkEnd w:id="160"/>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&lt;your_initials&gt;_testtopic</w:t>
      </w:r>
      <w:r w:rsidR="00C227D8">
        <w:t xml:space="preserve"> in the "Subscription topic</w:t>
      </w:r>
      <w:r w:rsidR="0031017F">
        <w:t>"</w:t>
      </w:r>
      <w:r w:rsidR="00C227D8">
        <w:t xml:space="preserve"> box. S</w:t>
      </w:r>
      <w:r>
        <w:t xml:space="preserve">elect </w:t>
      </w:r>
      <w:r w:rsidR="00427991">
        <w:t>"</w:t>
      </w:r>
      <w:r>
        <w:t>Display payloads as strings</w:t>
      </w:r>
      <w:r w:rsidR="00427991">
        <w:t>"</w:t>
      </w:r>
      <w:r>
        <w:t xml:space="preserve">, and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that you subscribed to earlier. The name must be exactly the same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61"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241" cy="2290867"/>
                    </a:xfrm>
                    <a:prstGeom prst="rect">
                      <a:avLst/>
                    </a:prstGeom>
                  </pic:spPr>
                </pic:pic>
              </a:graphicData>
            </a:graphic>
          </wp:inline>
        </w:drawing>
      </w:r>
      <w:r w:rsidR="00C91B9D">
        <w:br w:type="page"/>
      </w:r>
    </w:p>
    <w:p w14:paraId="33E4FE53" w14:textId="20D402F0" w:rsidR="005F53B4" w:rsidRDefault="004F62BA" w:rsidP="00A14EB7">
      <w:pPr>
        <w:pStyle w:val="Exercise"/>
      </w:pPr>
      <w:bookmarkStart w:id="162" w:name="_Toc516059922"/>
      <w:r>
        <w:lastRenderedPageBreak/>
        <w:t>Run the demo.aws</w:t>
      </w:r>
      <w:ins w:id="163" w:author="Greg Landry" w:date="2018-06-06T14:48:00Z">
        <w:r>
          <w:t>.</w:t>
        </w:r>
      </w:ins>
      <w:del w:id="164" w:author="Greg Landry" w:date="2018-06-06T14:48:00Z">
        <w:r w:rsidDel="004F62BA">
          <w:delText>_</w:delText>
        </w:r>
      </w:del>
      <w:r w:rsidR="005F53B4">
        <w:t>iot.pub_sub.publisher App</w:t>
      </w:r>
      <w:bookmarkEnd w:id="161"/>
      <w:bookmarkEnd w:id="162"/>
      <w:r w:rsidR="005F53B4">
        <w:t xml:space="preserve"> </w:t>
      </w:r>
    </w:p>
    <w:p w14:paraId="72FD8533" w14:textId="008174C7" w:rsidR="005F53B4" w:rsidRDefault="004F62BA" w:rsidP="005F53B4">
      <w:pPr>
        <w:pStyle w:val="ListParagraph"/>
        <w:numPr>
          <w:ilvl w:val="0"/>
          <w:numId w:val="7"/>
        </w:numPr>
      </w:pPr>
      <w:r>
        <w:t>Copy the WICED apps/demo/aws</w:t>
      </w:r>
      <w:ins w:id="165" w:author="Greg Landry" w:date="2018-06-06T14:48:00Z">
        <w:r>
          <w:t>/</w:t>
        </w:r>
      </w:ins>
      <w:del w:id="166" w:author="Greg Landry" w:date="2018-06-06T14:48:00Z">
        <w:r w:rsidDel="004F62BA">
          <w:delText>_</w:delText>
        </w:r>
      </w:del>
      <w:r w:rsidR="005F53B4">
        <w:t>iot/pub_sub/publisher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7719D4B6" w14:textId="0169A3A1"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resources/apps/aws</w:t>
      </w:r>
      <w:ins w:id="167" w:author="Greg Landry" w:date="2018-06-06T14:48:00Z">
        <w:r w:rsidR="004F62BA">
          <w:t>/</w:t>
        </w:r>
      </w:ins>
      <w:del w:id="168" w:author="Greg Landry" w:date="2018-06-06T14:48:00Z">
        <w:r w:rsidR="004F62BA" w:rsidDel="004F62BA">
          <w:delText>_</w:delText>
        </w:r>
      </w:del>
      <w:r w:rsidR="004F62BA">
        <w:t>i</w:t>
      </w:r>
      <w:r>
        <w:t>ot</w:t>
      </w:r>
      <w:r w:rsidR="00F30E8C">
        <w:t>/pubilsher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&lt;name&gt;-private.pem.key</w:t>
            </w:r>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0685E902" w:rsidR="005F53B4" w:rsidRDefault="005F53B4" w:rsidP="005F53B4">
      <w:pPr>
        <w:pStyle w:val="ListParagraph"/>
      </w:pPr>
      <w:r>
        <w:t xml:space="preserve">The rootca.cer file in </w:t>
      </w:r>
      <w:r w:rsidR="004F62BA">
        <w:t>the resources/apps/aws</w:t>
      </w:r>
      <w:ins w:id="169" w:author="Greg Landry" w:date="2018-06-06T14:48:00Z">
        <w:r w:rsidR="004F62BA">
          <w:t>/</w:t>
        </w:r>
      </w:ins>
      <w:del w:id="170" w:author="Greg Landry" w:date="2018-06-06T14:48:00Z">
        <w:r w:rsidR="004F62BA" w:rsidDel="004F62BA">
          <w:delText>_</w:delText>
        </w:r>
      </w:del>
      <w:r w:rsidR="00F30E8C">
        <w:t>iot</w:t>
      </w:r>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&lt;name&gt;-public.pem.key</w:t>
      </w:r>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EA31488" w:rsidR="005F53B4" w:rsidRDefault="005F53B4" w:rsidP="005F53B4">
      <w:pPr>
        <w:pStyle w:val="ListParagraph"/>
        <w:numPr>
          <w:ilvl w:val="0"/>
          <w:numId w:val="7"/>
        </w:numPr>
      </w:pPr>
      <w:r>
        <w:t xml:space="preserve">Modify the #define for MQTT_BROKER_ADDRESS.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03EC781C" w14:textId="5986C147" w:rsidR="00E0329A" w:rsidRDefault="00E0329A" w:rsidP="00E0329A">
      <w:pPr>
        <w:pStyle w:val="ListParagraph"/>
        <w:numPr>
          <w:ilvl w:val="0"/>
          <w:numId w:val="7"/>
        </w:numPr>
      </w:pPr>
      <w:r>
        <w:t>If you are not using the N. Virginia region, replace us-east-1 in the MQTT_BROKER_PEER_COMMON_NAME with your region. Note that the region is part of the Endpoint string that you entered in the previous step. Make sure the region matches for both strings.</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5CB23338" w:rsidR="008E25FF" w:rsidRPr="00EB7DBC" w:rsidRDefault="005F53B4" w:rsidP="00EB7DBC">
      <w:pPr>
        <w:pStyle w:val="ListParagraph"/>
        <w:numPr>
          <w:ilvl w:val="0"/>
          <w:numId w:val="7"/>
        </w:numPr>
        <w:rPr>
          <w:u w:val="single"/>
        </w:rPr>
      </w:pPr>
      <w:r w:rsidRPr="00E21F47">
        <w:rPr>
          <w:u w:val="single"/>
        </w:rPr>
        <w:t xml:space="preserve">Modify the #define for CLIENT_ID to </w:t>
      </w:r>
      <w:r w:rsidR="00184B03">
        <w:rPr>
          <w:u w:val="single"/>
        </w:rPr>
        <w:t>the nam</w:t>
      </w:r>
      <w:r w:rsidR="00CA2F9A">
        <w:rPr>
          <w:u w:val="single"/>
        </w:rPr>
        <w:t xml:space="preserve">e of the </w:t>
      </w:r>
      <w:r w:rsidR="00CA2F9A" w:rsidRPr="00EB7DBC">
        <w:rPr>
          <w:i/>
          <w:u w:val="single"/>
        </w:rPr>
        <w:t>thing</w:t>
      </w:r>
      <w:r w:rsidR="00CA2F9A">
        <w:rPr>
          <w:u w:val="single"/>
        </w:rPr>
        <w:t xml:space="preserve"> that you created previously</w:t>
      </w:r>
      <w:r w:rsidRPr="00E21F47">
        <w:rPr>
          <w:u w:val="single"/>
        </w:rPr>
        <w:t xml:space="preserve">. This is necessary to prevent conflicts </w:t>
      </w:r>
      <w:r w:rsidR="007C6530">
        <w:rPr>
          <w:u w:val="single"/>
        </w:rPr>
        <w:t xml:space="preserve">between multiple devices </w:t>
      </w:r>
      <w:r w:rsidR="00EB7DBC">
        <w:rPr>
          <w:u w:val="single"/>
        </w:rPr>
        <w:t xml:space="preserve">on a broker </w:t>
      </w:r>
      <w:r w:rsidR="007C6530">
        <w:rPr>
          <w:u w:val="single"/>
        </w:rPr>
        <w:t>– every device MUST have a unique Client ID</w:t>
      </w:r>
      <w:r w:rsidR="00184B03">
        <w:rPr>
          <w:u w:val="single"/>
        </w:rPr>
        <w:t xml:space="preserve"> (i.e. Thing Name)</w:t>
      </w:r>
      <w:r w:rsidRPr="00E21F47">
        <w:rPr>
          <w:u w:val="single"/>
        </w:rPr>
        <w:t>.</w:t>
      </w:r>
    </w:p>
    <w:p w14:paraId="61B6C7DB" w14:textId="77777777" w:rsidR="005F53B4" w:rsidRDefault="005F53B4" w:rsidP="005F53B4">
      <w:pPr>
        <w:pStyle w:val="ListParagraph"/>
        <w:numPr>
          <w:ilvl w:val="0"/>
          <w:numId w:val="7"/>
        </w:numPr>
      </w:pPr>
      <w:r>
        <w:lastRenderedPageBreak/>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3B1C76AF" w:rsidR="00C91B9D" w:rsidRPr="00FE332E" w:rsidRDefault="005F53B4" w:rsidP="00FE332E">
      <w:pPr>
        <w:pStyle w:val="ListParagraph"/>
        <w:numPr>
          <w:ilvl w:val="0"/>
          <w:numId w:val="7"/>
        </w:numPr>
      </w:pPr>
      <w:r>
        <w:t>Subscribe to your topic using the AWS MQTT Test Client.  When you press the button, you should see updates to the topic in the test window.</w:t>
      </w:r>
      <w:bookmarkStart w:id="171" w:name="_Toc495328186"/>
    </w:p>
    <w:p w14:paraId="2EAB465F" w14:textId="52146B3E" w:rsidR="005F53B4" w:rsidRDefault="005F53B4" w:rsidP="00A14EB7">
      <w:pPr>
        <w:pStyle w:val="Exercise"/>
      </w:pPr>
      <w:bookmarkStart w:id="172" w:name="_Toc516059923"/>
      <w:r>
        <w:t>WICED MQTT Firmware Flow</w:t>
      </w:r>
      <w:bookmarkEnd w:id="171"/>
      <w:bookmarkEnd w:id="172"/>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058B28C6" w:rsidR="005F53B4" w:rsidRDefault="005F53B4" w:rsidP="005F53B4">
      <w:pPr>
        <w:pStyle w:val="ListParagraph"/>
        <w:keepNext/>
        <w:numPr>
          <w:ilvl w:val="0"/>
          <w:numId w:val="15"/>
        </w:numPr>
      </w:pPr>
      <w:r>
        <w:t xml:space="preserve">What WICED SDK RTOS mechanism does the </w:t>
      </w:r>
      <w:r w:rsidR="00427991">
        <w:t>"</w:t>
      </w:r>
      <w:r>
        <w:t>wait_for_response</w:t>
      </w:r>
      <w:r w:rsidR="00427991">
        <w:t>"</w:t>
      </w:r>
      <w:r>
        <w:t xml:space="preserve"> function use to </w:t>
      </w:r>
      <w:r w:rsidR="00427991">
        <w:t>"</w:t>
      </w:r>
      <w:r>
        <w:t>wait</w:t>
      </w:r>
      <w:r w:rsidR="00427991">
        <w:t>"</w:t>
      </w:r>
      <w:r>
        <w: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57623E32" w:rsidR="005F53B4" w:rsidRDefault="005F53B4" w:rsidP="005F53B4">
      <w:pPr>
        <w:pStyle w:val="ListParagraph"/>
        <w:keepNext/>
        <w:numPr>
          <w:ilvl w:val="0"/>
          <w:numId w:val="15"/>
        </w:numPr>
      </w:pPr>
      <w:r>
        <w:t xml:space="preserve">Why did the firmware author create a function called </w:t>
      </w:r>
      <w:r w:rsidR="00427991">
        <w:t>"</w:t>
      </w:r>
      <w:r>
        <w:t>wait_for_response</w:t>
      </w:r>
      <w:r w:rsidR="00427991">
        <w:t>"</w:t>
      </w:r>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lastRenderedPageBreak/>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5A48A520" w:rsidR="005F53B4" w:rsidRDefault="004F62BA" w:rsidP="00A14EB7">
      <w:pPr>
        <w:pStyle w:val="Exercise"/>
      </w:pPr>
      <w:bookmarkStart w:id="173" w:name="_Toc495328187"/>
      <w:bookmarkStart w:id="174" w:name="_Toc516059924"/>
      <w:r>
        <w:lastRenderedPageBreak/>
        <w:t>Build and Run the demo.aws</w:t>
      </w:r>
      <w:ins w:id="175" w:author="Greg Landry" w:date="2018-06-06T14:49:00Z">
        <w:r>
          <w:t>.</w:t>
        </w:r>
      </w:ins>
      <w:del w:id="176" w:author="Greg Landry" w:date="2018-06-06T14:49:00Z">
        <w:r w:rsidDel="004F62BA">
          <w:delText>_</w:delText>
        </w:r>
      </w:del>
      <w:r w:rsidR="005F53B4">
        <w:t>iot.pub_sub.subscriber App</w:t>
      </w:r>
      <w:bookmarkEnd w:id="173"/>
      <w:bookmarkEnd w:id="174"/>
      <w:r w:rsidR="005F53B4">
        <w:t xml:space="preserve"> </w:t>
      </w:r>
    </w:p>
    <w:p w14:paraId="71CACEB6" w14:textId="2FF3ADB1" w:rsidR="005F53B4" w:rsidRDefault="005F53B4" w:rsidP="005F53B4">
      <w:pPr>
        <w:pStyle w:val="ListParagraph"/>
        <w:numPr>
          <w:ilvl w:val="0"/>
          <w:numId w:val="8"/>
        </w:numPr>
      </w:pPr>
      <w:r>
        <w:t>Copy the WICED</w:t>
      </w:r>
      <w:r w:rsidR="004F62BA">
        <w:t xml:space="preserve"> application from apps/demo/aws</w:t>
      </w:r>
      <w:ins w:id="177" w:author="Greg Landry" w:date="2018-06-06T14:49:00Z">
        <w:r w:rsidR="004F62BA">
          <w:t>/</w:t>
        </w:r>
      </w:ins>
      <w:del w:id="178" w:author="Greg Landry" w:date="2018-06-06T14:49:00Z">
        <w:r w:rsidR="004F62BA" w:rsidDel="004F62BA">
          <w:delText>_</w:delText>
        </w:r>
      </w:del>
      <w:r>
        <w:t>iot/pub_sub/subscriber to your directory (i.e. wa101/07</w:t>
      </w:r>
      <w:r w:rsidR="008544B4">
        <w:t>c</w:t>
      </w:r>
      <w:r>
        <w:t>/0</w:t>
      </w:r>
      <w:r w:rsidR="008544B4">
        <w:t>6</w:t>
      </w:r>
      <w:r>
        <w:t>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F7827C" w:rsidR="005F53B4" w:rsidRDefault="005F53B4" w:rsidP="005F53B4">
      <w:pPr>
        <w:pStyle w:val="ListParagraph"/>
        <w:numPr>
          <w:ilvl w:val="0"/>
          <w:numId w:val="8"/>
        </w:numPr>
        <w:rPr>
          <w:u w:val="single"/>
        </w:rPr>
      </w:pPr>
      <w:r w:rsidRPr="00E21F47">
        <w:rPr>
          <w:u w:val="single"/>
        </w:rPr>
        <w:t xml:space="preserve">Update the #define for CLIENT_ID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179" w:name="_Toc495328188"/>
      <w:bookmarkStart w:id="180" w:name="_Toc516059925"/>
      <w:r>
        <w:t xml:space="preserve">(Advanced) Implement the </w:t>
      </w:r>
      <w:r w:rsidR="006432E6">
        <w:t xml:space="preserve">publisher and </w:t>
      </w:r>
      <w:r>
        <w:t>subscriber in two different kits</w:t>
      </w:r>
      <w:bookmarkEnd w:id="179"/>
      <w:bookmarkEnd w:id="180"/>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75441D8B" w:rsidR="00B76A22" w:rsidRDefault="00B76A22" w:rsidP="00B76A22">
      <w:pPr>
        <w:pStyle w:val="ListParagraph"/>
        <w:numPr>
          <w:ilvl w:val="1"/>
          <w:numId w:val="9"/>
        </w:numPr>
      </w:pPr>
      <w:r>
        <w:t xml:space="preserve">The two projects MUST have </w:t>
      </w:r>
      <w:r w:rsidRPr="00FF7C94">
        <w:rPr>
          <w:u w:val="single"/>
        </w:rPr>
        <w:t>different</w:t>
      </w:r>
      <w:r>
        <w:t xml:space="preserve"> CLIENT IDs </w:t>
      </w:r>
      <w:r w:rsidR="00503BF1">
        <w:t xml:space="preserve">(i.e. </w:t>
      </w:r>
      <w:r w:rsidR="00503BF1" w:rsidRPr="00503BF1">
        <w:rPr>
          <w:i/>
        </w:rPr>
        <w:t>thing</w:t>
      </w:r>
      <w:r w:rsidR="00503BF1">
        <w:t xml:space="preserve"> names) </w:t>
      </w:r>
      <w:r>
        <w:t xml:space="preserve">or it will not work – the two kits will interfere with each other. </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181" w:name="_Toc495328189"/>
      <w:bookmarkStart w:id="182" w:name="_Toc516059926"/>
      <w:r>
        <w:t>(Advanced) Build and test the Shadow App</w:t>
      </w:r>
      <w:bookmarkEnd w:id="181"/>
      <w:bookmarkEnd w:id="182"/>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325B3CD0" w:rsidR="005F53B4" w:rsidRDefault="005F53B4" w:rsidP="005F53B4">
      <w:pPr>
        <w:pStyle w:val="ListParagraph"/>
        <w:numPr>
          <w:ilvl w:val="0"/>
          <w:numId w:val="10"/>
        </w:numPr>
      </w:pPr>
      <w:r>
        <w:t xml:space="preserve">Copy the WICED application from </w:t>
      </w:r>
      <w:r w:rsidR="004F62BA">
        <w:rPr>
          <w:i/>
        </w:rPr>
        <w:t>apps/demo/aws</w:t>
      </w:r>
      <w:ins w:id="183" w:author="Greg Landry" w:date="2018-06-06T14:49:00Z">
        <w:r w:rsidR="004F62BA">
          <w:rPr>
            <w:i/>
          </w:rPr>
          <w:t>/</w:t>
        </w:r>
      </w:ins>
      <w:del w:id="184" w:author="Greg Landry" w:date="2018-06-06T14:49:00Z">
        <w:r w:rsidR="004F62BA" w:rsidDel="004F62BA">
          <w:rPr>
            <w:i/>
          </w:rPr>
          <w:delText>_</w:delText>
        </w:r>
      </w:del>
      <w:r w:rsidRPr="00FC4AAA">
        <w:rPr>
          <w:i/>
        </w:rPr>
        <w:t>iot/shadow</w:t>
      </w:r>
      <w:r>
        <w:t xml:space="preserve"> to your directory and update the makefile.</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6EF8910F" w14:textId="77777777" w:rsidR="00E20B40" w:rsidRDefault="005F53B4" w:rsidP="005F53B4">
      <w:pPr>
        <w:pStyle w:val="ListParagraph"/>
        <w:numPr>
          <w:ilvl w:val="1"/>
          <w:numId w:val="10"/>
        </w:numPr>
      </w:pPr>
      <w:r>
        <w:t xml:space="preserve">Hint: The message broker address goes in </w:t>
      </w:r>
      <w:r w:rsidR="00427991">
        <w:t>"</w:t>
      </w:r>
      <w:r w:rsidRPr="009349FD">
        <w:rPr>
          <w:i/>
        </w:rPr>
        <w:t>aws_common.h</w:t>
      </w:r>
      <w:r w:rsidR="00427991">
        <w:rPr>
          <w:i/>
        </w:rPr>
        <w:t>"</w:t>
      </w:r>
      <w:r>
        <w:t xml:space="preserve"> in the #define for AWS_IOT_HOST_NAME.</w:t>
      </w:r>
    </w:p>
    <w:p w14:paraId="09CFB699" w14:textId="2B0BF12F" w:rsidR="005F53B4" w:rsidRDefault="00E20B40" w:rsidP="005F53B4">
      <w:pPr>
        <w:pStyle w:val="ListParagraph"/>
        <w:numPr>
          <w:ilvl w:val="1"/>
          <w:numId w:val="10"/>
        </w:numPr>
      </w:pPr>
      <w:r>
        <w:t xml:space="preserve">Make sure you also update the region in AWS_IOT_PEER_COMMON_NAME if you are not using us-east-1. </w:t>
      </w:r>
    </w:p>
    <w:p w14:paraId="2968AC77" w14:textId="0AA9A309" w:rsidR="00077F5A" w:rsidRDefault="00077F5A" w:rsidP="00C747BE">
      <w:pPr>
        <w:pStyle w:val="ListParagraph"/>
        <w:keepNext/>
        <w:numPr>
          <w:ilvl w:val="0"/>
          <w:numId w:val="10"/>
        </w:numPr>
        <w:rPr>
          <w:u w:val="single"/>
        </w:rPr>
      </w:pPr>
      <w:r w:rsidRPr="00E21F47">
        <w:rPr>
          <w:u w:val="single"/>
        </w:rPr>
        <w:lastRenderedPageBreak/>
        <w:t xml:space="preserve">Update the #define for CLIENT_ID to </w:t>
      </w:r>
      <w:r w:rsidR="002648CA">
        <w:rPr>
          <w:u w:val="single"/>
        </w:rPr>
        <w:t xml:space="preserve">be the name of your </w:t>
      </w:r>
      <w:r w:rsidR="002648CA" w:rsidRPr="002648CA">
        <w:rPr>
          <w:i/>
          <w:u w:val="single"/>
        </w:rPr>
        <w:t>thing</w:t>
      </w:r>
      <w:r>
        <w:rPr>
          <w:u w:val="single"/>
        </w:rPr>
        <w:t xml:space="preserve"> so that it is a unique</w:t>
      </w:r>
      <w:r w:rsidRPr="00E21F47">
        <w:rPr>
          <w:u w:val="single"/>
        </w:rPr>
        <w:t>.</w:t>
      </w:r>
    </w:p>
    <w:p w14:paraId="6ECD6123" w14:textId="576952F3" w:rsidR="00077F5A" w:rsidRDefault="00077F5A" w:rsidP="00077F5A">
      <w:pPr>
        <w:pStyle w:val="ListParagraph"/>
        <w:numPr>
          <w:ilvl w:val="1"/>
          <w:numId w:val="10"/>
        </w:numPr>
        <w:rPr>
          <w:u w:val="single"/>
        </w:rPr>
      </w:pPr>
      <w:r>
        <w:t xml:space="preserve">Hint: The CLIENT_ID is in the file </w:t>
      </w:r>
      <w:r w:rsidRPr="00077F5A">
        <w:rPr>
          <w:i/>
          <w:u w:val="single"/>
        </w:rPr>
        <w:t>aws_common.c</w:t>
      </w:r>
      <w:r>
        <w:rPr>
          <w:i/>
          <w:u w:val="single"/>
        </w:rPr>
        <w:t>.</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r w:rsidRPr="008B3FC5">
        <w:rPr>
          <w:i/>
        </w:rPr>
        <w:t>aws_config.h</w:t>
      </w:r>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xml:space="preserve">. </w:t>
      </w:r>
      <w:r w:rsidR="00767823">
        <w:t xml:space="preserve">Replace </w:t>
      </w:r>
      <w:r w:rsidR="00767823" w:rsidRPr="00767823">
        <w:rPr>
          <w:i/>
        </w:rPr>
        <w:t>&lt;YourThingName&gt;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185" w:name="_Toc516059927"/>
      <w:r>
        <w:lastRenderedPageBreak/>
        <w:t>(</w:t>
      </w:r>
      <w:r w:rsidRPr="005B3AEC">
        <w:t>Advanced</w:t>
      </w:r>
      <w:r>
        <w:t xml:space="preserve">) Get a </w:t>
      </w:r>
      <w:r w:rsidRPr="005B3AEC">
        <w:rPr>
          <w:i/>
        </w:rPr>
        <w:t>Thing</w:t>
      </w:r>
      <w:r>
        <w:t xml:space="preserve"> Shadow from AWS using HTTPS</w:t>
      </w:r>
      <w:bookmarkEnd w:id="185"/>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186" w:name="_Toc495328190"/>
      <w:r w:rsidR="005F53B4">
        <w:lastRenderedPageBreak/>
        <w:t xml:space="preserve">Related Example </w:t>
      </w:r>
      <w:r w:rsidR="00427991">
        <w:t>"</w:t>
      </w:r>
      <w:r w:rsidR="005F53B4">
        <w:t>Apps</w:t>
      </w:r>
      <w:r w:rsidR="00427991">
        <w:t>"</w:t>
      </w:r>
      <w:bookmarkEnd w:id="186"/>
    </w:p>
    <w:tbl>
      <w:tblPr>
        <w:tblStyle w:val="TableGrid"/>
        <w:tblW w:w="7957" w:type="dxa"/>
        <w:tblLook w:val="04A0" w:firstRow="1" w:lastRow="0" w:firstColumn="1" w:lastColumn="0" w:noHBand="0" w:noVBand="1"/>
      </w:tblPr>
      <w:tblGrid>
        <w:gridCol w:w="3175"/>
        <w:gridCol w:w="4782"/>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7138C569" w:rsidR="005F53B4" w:rsidRDefault="004F62BA" w:rsidP="00A372B1">
            <w:r>
              <w:t>demo/aws</w:t>
            </w:r>
            <w:ins w:id="187" w:author="Greg Landry" w:date="2018-06-06T14:49:00Z">
              <w:r>
                <w:t>/</w:t>
              </w:r>
            </w:ins>
            <w:del w:id="188" w:author="Greg Landry" w:date="2018-06-06T14:49:00Z">
              <w:r w:rsidDel="004F62BA">
                <w:delText>_</w:delText>
              </w:r>
            </w:del>
            <w:r w:rsidR="005F1B65">
              <w:t>iot/</w:t>
            </w:r>
            <w:r w:rsidR="005F53B4">
              <w:t>pub_sub/publisher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29FA42C9" w:rsidR="005F53B4" w:rsidRDefault="004F62BA" w:rsidP="00A372B1">
            <w:r>
              <w:t>demo/aws</w:t>
            </w:r>
            <w:ins w:id="189" w:author="Greg Landry" w:date="2018-06-06T14:49:00Z">
              <w:r>
                <w:t>/</w:t>
              </w:r>
            </w:ins>
            <w:del w:id="190" w:author="Greg Landry" w:date="2018-06-06T14:49:00Z">
              <w:r w:rsidDel="004F62BA">
                <w:delText>_</w:delText>
              </w:r>
            </w:del>
            <w:r w:rsidR="005F1B65">
              <w:t>iot/</w:t>
            </w:r>
            <w:r w:rsidR="005F53B4">
              <w:t>pub_sub/subscriber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00E0D365" w:rsidR="005F53B4" w:rsidRDefault="004F62BA" w:rsidP="00A372B1">
            <w:r>
              <w:t>demo/aws</w:t>
            </w:r>
            <w:ins w:id="191" w:author="Greg Landry" w:date="2018-06-06T14:49:00Z">
              <w:r>
                <w:t>/</w:t>
              </w:r>
            </w:ins>
            <w:del w:id="192" w:author="Greg Landry" w:date="2018-06-06T14:49:00Z">
              <w:r w:rsidDel="004F62BA">
                <w:delText>_</w:delText>
              </w:r>
            </w:del>
            <w:r w:rsidR="005F1B65">
              <w:t>iot/shad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193" w:name="_Toc516059928"/>
      <w:r>
        <w:t>References</w:t>
      </w:r>
      <w:bookmarkEnd w:id="193"/>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AE4B20" w:rsidP="00CB6561">
            <w:r>
              <w:fldChar w:fldCharType="begin"/>
            </w:r>
            <w:r>
              <w:instrText xml:space="preserve"> HYPERLINK "http://docs.aws.amazon.com/iot/latest/developerguide/what-is-aws-iot.html" </w:instrText>
            </w:r>
            <w:ins w:id="194" w:author="Greg Landry" w:date="2018-06-06T14:49:00Z"/>
            <w:r>
              <w:fldChar w:fldCharType="separate"/>
            </w:r>
            <w:r w:rsidR="00CB6561" w:rsidRPr="00015F3E">
              <w:rPr>
                <w:rStyle w:val="Hyperlink"/>
              </w:rPr>
              <w:t>AWS Developers Guide</w:t>
            </w:r>
            <w:r>
              <w:rPr>
                <w:rStyle w:val="Hyperlink"/>
              </w:rPr>
              <w:fldChar w:fldCharType="end"/>
            </w:r>
          </w:p>
        </w:tc>
        <w:tc>
          <w:tcPr>
            <w:tcW w:w="7195" w:type="dxa"/>
          </w:tcPr>
          <w:p w14:paraId="2C8322F9" w14:textId="5AE1DCEB" w:rsidR="00CB6561" w:rsidRDefault="00AE4B20" w:rsidP="00CB6561">
            <w:r>
              <w:fldChar w:fldCharType="begin"/>
            </w:r>
            <w:r>
              <w:instrText xml:space="preserve"> HYPERLINK "http://docs.aws.amazon.com/iot/latest/developerguide/what-is-aws-iot.html" </w:instrText>
            </w:r>
            <w:ins w:id="195" w:author="Greg Landry" w:date="2018-06-06T14:49:00Z"/>
            <w:r>
              <w:fldChar w:fldCharType="separate"/>
            </w:r>
            <w:r w:rsidR="00CB6561" w:rsidRPr="0009275B">
              <w:rPr>
                <w:rStyle w:val="Hyperlink"/>
              </w:rPr>
              <w:t>http://docs.aws.amazon.com/iot/latest/developerguide/what-is-aws-iot.html</w:t>
            </w:r>
            <w:r>
              <w:rPr>
                <w:rStyle w:val="Hyperlink"/>
              </w:rPr>
              <w:fldChar w:fldCharType="end"/>
            </w:r>
          </w:p>
        </w:tc>
      </w:tr>
      <w:tr w:rsidR="00CB6561" w14:paraId="2A5E930E" w14:textId="77777777" w:rsidTr="00401C0B">
        <w:tc>
          <w:tcPr>
            <w:tcW w:w="2155" w:type="dxa"/>
          </w:tcPr>
          <w:p w14:paraId="0E0DA6C3" w14:textId="25E4FAD0" w:rsidR="00CB6561" w:rsidRDefault="00AE4B20" w:rsidP="00CB6561">
            <w:r>
              <w:fldChar w:fldCharType="begin"/>
            </w:r>
            <w:r>
              <w:instrText xml:space="preserve"> HYPERLINK "https://aws.amazon.com/iot/getting-started/" </w:instrText>
            </w:r>
            <w:ins w:id="196" w:author="Greg Landry" w:date="2018-06-06T14:49:00Z"/>
            <w:r>
              <w:fldChar w:fldCharType="separate"/>
            </w:r>
            <w:r w:rsidR="00CB6561" w:rsidRPr="00015F3E">
              <w:rPr>
                <w:rStyle w:val="Hyperlink"/>
              </w:rPr>
              <w:t>AWS IOT Getting Started</w:t>
            </w:r>
            <w:r>
              <w:rPr>
                <w:rStyle w:val="Hyperlink"/>
              </w:rPr>
              <w:fldChar w:fldCharType="end"/>
            </w:r>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AE4B20" w:rsidP="00CB6561">
            <w:r>
              <w:fldChar w:fldCharType="begin"/>
            </w:r>
            <w:r>
              <w:instrText xml:space="preserve"> HYPERLINK "http://www.slideshare.net/PeterREgli/mq-telemetry-transport" </w:instrText>
            </w:r>
            <w:ins w:id="197" w:author="Greg Landry" w:date="2018-06-06T14:49:00Z"/>
            <w:r>
              <w:fldChar w:fldCharType="separate"/>
            </w:r>
            <w:r w:rsidR="00CB6561" w:rsidRPr="00015F3E">
              <w:rPr>
                <w:rStyle w:val="Hyperlink"/>
              </w:rPr>
              <w:t>A nice powerpoint about MQTT</w:t>
            </w:r>
            <w:r>
              <w:rPr>
                <w:rStyle w:val="Hyperlink"/>
              </w:rPr>
              <w:fldChar w:fldCharType="end"/>
            </w:r>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AE4B20" w:rsidP="00CB6561">
            <w:r>
              <w:fldChar w:fldCharType="begin"/>
            </w:r>
            <w:r>
              <w:instrText xml:space="preserve"> HYPERLINK "http://www.hivemq.com/blog/mqtt-essentials-part-5-mqtt-topics-best-practices" </w:instrText>
            </w:r>
            <w:ins w:id="198" w:author="Greg Landry" w:date="2018-06-06T14:49:00Z"/>
            <w:r>
              <w:fldChar w:fldCharType="separate"/>
            </w:r>
            <w:r w:rsidR="00CB6561" w:rsidRPr="00015F3E">
              <w:rPr>
                <w:rStyle w:val="Hyperlink"/>
              </w:rPr>
              <w:t>MQTT Topic Naming Best Practices</w:t>
            </w:r>
            <w:r>
              <w:rPr>
                <w:rStyle w:val="Hyperlink"/>
              </w:rPr>
              <w:fldChar w:fldCharType="end"/>
            </w:r>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AE4B20" w:rsidP="00CB6561">
            <w:r>
              <w:fldChar w:fldCharType="begin"/>
            </w:r>
            <w:r>
              <w:instrText xml:space="preserve"> HYPERLINK "http://cloudconnectkits.org/system/files/GSG-BCM4343W%20IoT%20Starter%20Kit%20-%20Getting%20Started%20%28v1.1%29.pdf" </w:instrText>
            </w:r>
            <w:ins w:id="199" w:author="Greg Landry" w:date="2018-06-06T14:49:00Z"/>
            <w:r>
              <w:fldChar w:fldCharType="separate"/>
            </w:r>
            <w:r w:rsidR="00CB6561" w:rsidRPr="009A36C5">
              <w:rPr>
                <w:rStyle w:val="Hyperlink"/>
              </w:rPr>
              <w:t>Avnet Getting Started</w:t>
            </w:r>
            <w:r>
              <w:rPr>
                <w:rStyle w:val="Hyperlink"/>
              </w:rPr>
              <w:fldChar w:fldCharType="end"/>
            </w:r>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r w:rsidR="00AE4B20">
              <w:fldChar w:fldCharType="begin"/>
            </w:r>
            <w:r w:rsidR="00AE4B20">
              <w:instrText xml:space="preserve"> HYPERLINK "http://cloudconnectkits.org/system/files/Tutorial%20Part1%20-%20Tool%20Install%2C%20USB%20drivers%20and%20AWS%20Shadow%20%28v1.1%29.pdf" </w:instrText>
            </w:r>
            <w:ins w:id="200" w:author="Greg Landry" w:date="2018-06-06T14:49:00Z"/>
            <w:r w:rsidR="00AE4B20">
              <w:fldChar w:fldCharType="separate"/>
            </w:r>
            <w:r w:rsidRPr="009D6F86">
              <w:rPr>
                <w:rStyle w:val="Hyperlink"/>
              </w:rPr>
              <w:t>Part1</w:t>
            </w:r>
            <w:r w:rsidR="00AE4B20">
              <w:rPr>
                <w:rStyle w:val="Hyperlink"/>
              </w:rPr>
              <w:fldChar w:fldCharType="end"/>
            </w:r>
            <w:r>
              <w:t xml:space="preserve"> and </w:t>
            </w:r>
            <w:r w:rsidR="00AE4B20">
              <w:fldChar w:fldCharType="begin"/>
            </w:r>
            <w:r w:rsidR="00AE4B20">
              <w:instrText xml:space="preserve"> HYPERLINK "http://cloudconnectkits.org/system/files/</w:instrText>
            </w:r>
            <w:r w:rsidR="00AE4B20">
              <w:instrText xml:space="preserve">Tutorial%20Part2-App%20Development%20using%20WICED%20SDK-v1.1.pdf" </w:instrText>
            </w:r>
            <w:ins w:id="201" w:author="Greg Landry" w:date="2018-06-06T14:49:00Z"/>
            <w:r w:rsidR="00AE4B20">
              <w:fldChar w:fldCharType="separate"/>
            </w:r>
            <w:r w:rsidRPr="009D6F86">
              <w:rPr>
                <w:rStyle w:val="Hyperlink"/>
              </w:rPr>
              <w:t>Part2</w:t>
            </w:r>
            <w:r w:rsidR="00AE4B20">
              <w:rPr>
                <w:rStyle w:val="Hyperlink"/>
              </w:rPr>
              <w:fldChar w:fldCharType="end"/>
            </w:r>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AE4B20" w:rsidP="00CB6561">
            <w:r>
              <w:fldChar w:fldCharType="begin"/>
            </w:r>
            <w:r>
              <w:instrText xml:space="preserve"> HYPERLINK "https://forums.aws.amazon.com/forum.jspa?forumID=210" </w:instrText>
            </w:r>
            <w:ins w:id="202" w:author="Greg Landry" w:date="2018-06-06T14:49:00Z"/>
            <w:r>
              <w:fldChar w:fldCharType="separate"/>
            </w:r>
            <w:r w:rsidR="00CB6561" w:rsidRPr="009D6F86">
              <w:rPr>
                <w:rStyle w:val="Hyperlink"/>
              </w:rPr>
              <w:t>AWS Forum</w:t>
            </w:r>
            <w:r>
              <w:rPr>
                <w:rStyle w:val="Hyperlink"/>
              </w:rPr>
              <w:fldChar w:fldCharType="end"/>
            </w:r>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03DDE" w14:textId="77777777" w:rsidR="00AE4B20" w:rsidRDefault="00AE4B20" w:rsidP="00DF6D18">
      <w:r>
        <w:separator/>
      </w:r>
    </w:p>
  </w:endnote>
  <w:endnote w:type="continuationSeparator" w:id="0">
    <w:p w14:paraId="4540B455" w14:textId="77777777" w:rsidR="00AE4B20" w:rsidRDefault="00AE4B2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70DB1" w:rsidRDefault="00470DB1" w:rsidP="00547CF1">
            <w:pPr>
              <w:pStyle w:val="Footer"/>
              <w:spacing w:after="0"/>
            </w:pPr>
          </w:p>
          <w:p w14:paraId="4C29FDE6" w14:textId="378E4BD2" w:rsidR="00470DB1" w:rsidRDefault="00470DB1"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sidR="003408D0">
              <w:rPr>
                <w:noProof/>
              </w:rPr>
              <w:t>21</w:t>
            </w:r>
            <w:r>
              <w:fldChar w:fldCharType="end"/>
            </w:r>
            <w:r>
              <w:t xml:space="preserve"> of </w:t>
            </w:r>
            <w:fldSimple w:instr=" NUMPAGES  ">
              <w:r w:rsidR="003408D0">
                <w:rPr>
                  <w:noProof/>
                </w:rPr>
                <w:t>26</w:t>
              </w:r>
            </w:fldSimple>
          </w:p>
        </w:sdtContent>
      </w:sdt>
    </w:sdtContent>
  </w:sdt>
  <w:p w14:paraId="75581528" w14:textId="77777777" w:rsidR="00470DB1" w:rsidRDefault="00470DB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2C52A" w14:textId="77777777" w:rsidR="00AE4B20" w:rsidRDefault="00AE4B20" w:rsidP="00DF6D18">
      <w:r>
        <w:separator/>
      </w:r>
    </w:p>
  </w:footnote>
  <w:footnote w:type="continuationSeparator" w:id="0">
    <w:p w14:paraId="0C8A7D0A" w14:textId="77777777" w:rsidR="00AE4B20" w:rsidRDefault="00AE4B2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70DB1" w:rsidRDefault="00470DB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2E3"/>
    <w:rsid w:val="00045AC8"/>
    <w:rsid w:val="00051E3C"/>
    <w:rsid w:val="0005324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B73"/>
    <w:rsid w:val="000C4E6B"/>
    <w:rsid w:val="000D5180"/>
    <w:rsid w:val="000D5CC1"/>
    <w:rsid w:val="000D7031"/>
    <w:rsid w:val="000E36BD"/>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D14"/>
    <w:rsid w:val="00272A6C"/>
    <w:rsid w:val="00277CDA"/>
    <w:rsid w:val="00280BC8"/>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65E3"/>
    <w:rsid w:val="004941CE"/>
    <w:rsid w:val="00494652"/>
    <w:rsid w:val="00495819"/>
    <w:rsid w:val="004A4D30"/>
    <w:rsid w:val="004A59A0"/>
    <w:rsid w:val="004B1459"/>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BF1"/>
    <w:rsid w:val="005108FA"/>
    <w:rsid w:val="005112DE"/>
    <w:rsid w:val="005131C6"/>
    <w:rsid w:val="00514B9C"/>
    <w:rsid w:val="00516173"/>
    <w:rsid w:val="005202BB"/>
    <w:rsid w:val="00524580"/>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5743"/>
    <w:rsid w:val="005E5EED"/>
    <w:rsid w:val="005F0D90"/>
    <w:rsid w:val="005F1B65"/>
    <w:rsid w:val="005F3959"/>
    <w:rsid w:val="005F53B4"/>
    <w:rsid w:val="005F67C7"/>
    <w:rsid w:val="005F73D7"/>
    <w:rsid w:val="00605D2A"/>
    <w:rsid w:val="00612559"/>
    <w:rsid w:val="00625C0B"/>
    <w:rsid w:val="00630444"/>
    <w:rsid w:val="00630ABF"/>
    <w:rsid w:val="00631730"/>
    <w:rsid w:val="00633C0D"/>
    <w:rsid w:val="00640EA5"/>
    <w:rsid w:val="006432E6"/>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8DC"/>
    <w:rsid w:val="006E6E02"/>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C6530"/>
    <w:rsid w:val="007D0AE0"/>
    <w:rsid w:val="007D1AF7"/>
    <w:rsid w:val="007D4CE5"/>
    <w:rsid w:val="007D5BA4"/>
    <w:rsid w:val="007E0232"/>
    <w:rsid w:val="007E0686"/>
    <w:rsid w:val="007F4A73"/>
    <w:rsid w:val="00805BDB"/>
    <w:rsid w:val="0082303C"/>
    <w:rsid w:val="00824305"/>
    <w:rsid w:val="0083584A"/>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4DE9"/>
    <w:rsid w:val="009D6B0E"/>
    <w:rsid w:val="009D71BA"/>
    <w:rsid w:val="009E63E9"/>
    <w:rsid w:val="009F16EB"/>
    <w:rsid w:val="00A03C24"/>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4B20"/>
    <w:rsid w:val="00AE66A3"/>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B5DED"/>
    <w:rsid w:val="00BB7D91"/>
    <w:rsid w:val="00BC05AC"/>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227D8"/>
    <w:rsid w:val="00C31525"/>
    <w:rsid w:val="00C35131"/>
    <w:rsid w:val="00C368EB"/>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329A"/>
    <w:rsid w:val="00E043FD"/>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347"/>
    <w:rsid w:val="00E86CFE"/>
    <w:rsid w:val="00E912C6"/>
    <w:rsid w:val="00E94624"/>
    <w:rsid w:val="00E96613"/>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62BA"/>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F62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62BA"/>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85633-B2EE-4971-B699-AAD5D7B8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26</Pages>
  <Words>5175</Words>
  <Characters>29499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170</cp:revision>
  <cp:lastPrinted>2018-06-06T18:45:00Z</cp:lastPrinted>
  <dcterms:created xsi:type="dcterms:W3CDTF">2017-09-08T14:30:00Z</dcterms:created>
  <dcterms:modified xsi:type="dcterms:W3CDTF">2018-06-06T18:50:00Z</dcterms:modified>
</cp:coreProperties>
</file>