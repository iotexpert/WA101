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2C5DED88"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52BD0FB" w14:textId="3C1F113C" w:rsidR="00760B5F" w:rsidRDefault="00CB6561">
      <w:pPr>
        <w:pStyle w:val="TOC1"/>
        <w:tabs>
          <w:tab w:val="left" w:pos="720"/>
          <w:tab w:val="right" w:leader="dot" w:pos="9350"/>
        </w:tabs>
        <w:rPr>
          <w:ins w:id="0" w:author="Wesley Siebenthaler" w:date="2018-08-07T13:39:00Z"/>
          <w:rFonts w:asciiTheme="minorHAnsi" w:eastAsiaTheme="minorEastAsia" w:hAnsiTheme="minorHAnsi"/>
          <w:b w:val="0"/>
          <w:bCs w:val="0"/>
          <w:caps w:val="0"/>
          <w:noProof/>
        </w:rPr>
      </w:pPr>
      <w:r>
        <w:fldChar w:fldCharType="begin"/>
      </w:r>
      <w:r>
        <w:instrText xml:space="preserve"> TOC \o "1-2" </w:instrText>
      </w:r>
      <w:r>
        <w:fldChar w:fldCharType="separate"/>
      </w:r>
      <w:ins w:id="1" w:author="Wesley Siebenthaler" w:date="2018-08-07T13:39:00Z">
        <w:r w:rsidR="00760B5F" w:rsidRPr="00F56778">
          <w:rPr>
            <w:b w:val="0"/>
            <w:bCs w:val="0"/>
            <w:noProof/>
            <w14:scene3d>
              <w14:camera w14:prst="orthographicFront"/>
              <w14:lightRig w14:rig="threePt" w14:dir="t">
                <w14:rot w14:lat="0" w14:lon="0" w14:rev="0"/>
              </w14:lightRig>
            </w14:scene3d>
          </w:rPr>
          <w:t>7C.1</w:t>
        </w:r>
        <w:r w:rsidR="00760B5F">
          <w:rPr>
            <w:rFonts w:asciiTheme="minorHAnsi" w:eastAsiaTheme="minorEastAsia" w:hAnsiTheme="minorHAnsi"/>
            <w:b w:val="0"/>
            <w:bCs w:val="0"/>
            <w:caps w:val="0"/>
            <w:noProof/>
          </w:rPr>
          <w:tab/>
        </w:r>
        <w:r w:rsidR="00760B5F">
          <w:rPr>
            <w:noProof/>
          </w:rPr>
          <w:t>Amazon Web Services (AWS)</w:t>
        </w:r>
        <w:r w:rsidR="00760B5F">
          <w:rPr>
            <w:noProof/>
          </w:rPr>
          <w:tab/>
        </w:r>
        <w:r w:rsidR="00760B5F">
          <w:rPr>
            <w:noProof/>
          </w:rPr>
          <w:fldChar w:fldCharType="begin"/>
        </w:r>
        <w:r w:rsidR="00760B5F">
          <w:rPr>
            <w:noProof/>
          </w:rPr>
          <w:instrText xml:space="preserve"> PAGEREF _Toc521412470 \h </w:instrText>
        </w:r>
        <w:r w:rsidR="00760B5F">
          <w:rPr>
            <w:noProof/>
          </w:rPr>
        </w:r>
      </w:ins>
      <w:r w:rsidR="00760B5F">
        <w:rPr>
          <w:noProof/>
        </w:rPr>
        <w:fldChar w:fldCharType="separate"/>
      </w:r>
      <w:ins w:id="2" w:author="Wesley Siebenthaler" w:date="2018-08-07T13:39:00Z">
        <w:r w:rsidR="00760B5F">
          <w:rPr>
            <w:noProof/>
          </w:rPr>
          <w:t>2</w:t>
        </w:r>
        <w:r w:rsidR="00760B5F">
          <w:rPr>
            <w:noProof/>
          </w:rPr>
          <w:fldChar w:fldCharType="end"/>
        </w:r>
      </w:ins>
    </w:p>
    <w:p w14:paraId="1CFCE9F4" w14:textId="031AD0F3" w:rsidR="00760B5F" w:rsidRDefault="00760B5F">
      <w:pPr>
        <w:pStyle w:val="TOC1"/>
        <w:tabs>
          <w:tab w:val="left" w:pos="720"/>
          <w:tab w:val="right" w:leader="dot" w:pos="9350"/>
        </w:tabs>
        <w:rPr>
          <w:ins w:id="3" w:author="Wesley Siebenthaler" w:date="2018-08-07T13:39:00Z"/>
          <w:rFonts w:asciiTheme="minorHAnsi" w:eastAsiaTheme="minorEastAsia" w:hAnsiTheme="minorHAnsi"/>
          <w:b w:val="0"/>
          <w:bCs w:val="0"/>
          <w:caps w:val="0"/>
          <w:noProof/>
        </w:rPr>
      </w:pPr>
      <w:ins w:id="4" w:author="Wesley Siebenthaler" w:date="2018-08-07T13:39:00Z">
        <w:r w:rsidRPr="00F56778">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_Toc521412471 \h </w:instrText>
        </w:r>
        <w:r>
          <w:rPr>
            <w:noProof/>
          </w:rPr>
        </w:r>
      </w:ins>
      <w:r>
        <w:rPr>
          <w:noProof/>
        </w:rPr>
        <w:fldChar w:fldCharType="separate"/>
      </w:r>
      <w:ins w:id="5" w:author="Wesley Siebenthaler" w:date="2018-08-07T13:39:00Z">
        <w:r>
          <w:rPr>
            <w:noProof/>
          </w:rPr>
          <w:t>3</w:t>
        </w:r>
        <w:r>
          <w:rPr>
            <w:noProof/>
          </w:rPr>
          <w:fldChar w:fldCharType="end"/>
        </w:r>
      </w:ins>
    </w:p>
    <w:p w14:paraId="2DA7F508" w14:textId="34175DD4" w:rsidR="00760B5F" w:rsidRDefault="00760B5F">
      <w:pPr>
        <w:pStyle w:val="TOC1"/>
        <w:tabs>
          <w:tab w:val="left" w:pos="720"/>
          <w:tab w:val="right" w:leader="dot" w:pos="9350"/>
        </w:tabs>
        <w:rPr>
          <w:ins w:id="6" w:author="Wesley Siebenthaler" w:date="2018-08-07T13:39:00Z"/>
          <w:rFonts w:asciiTheme="minorHAnsi" w:eastAsiaTheme="minorEastAsia" w:hAnsiTheme="minorHAnsi"/>
          <w:b w:val="0"/>
          <w:bCs w:val="0"/>
          <w:caps w:val="0"/>
          <w:noProof/>
        </w:rPr>
      </w:pPr>
      <w:ins w:id="7" w:author="Wesley Siebenthaler" w:date="2018-08-07T13:39:00Z">
        <w:r w:rsidRPr="00F56778">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_Toc521412472 \h </w:instrText>
        </w:r>
        <w:r>
          <w:rPr>
            <w:noProof/>
          </w:rPr>
        </w:r>
      </w:ins>
      <w:r>
        <w:rPr>
          <w:noProof/>
        </w:rPr>
        <w:fldChar w:fldCharType="separate"/>
      </w:r>
      <w:ins w:id="8" w:author="Wesley Siebenthaler" w:date="2018-08-07T13:39:00Z">
        <w:r>
          <w:rPr>
            <w:noProof/>
          </w:rPr>
          <w:t>4</w:t>
        </w:r>
        <w:r>
          <w:rPr>
            <w:noProof/>
          </w:rPr>
          <w:fldChar w:fldCharType="end"/>
        </w:r>
      </w:ins>
    </w:p>
    <w:p w14:paraId="1F700103" w14:textId="220357CD" w:rsidR="00760B5F" w:rsidRDefault="00760B5F">
      <w:pPr>
        <w:pStyle w:val="TOC1"/>
        <w:tabs>
          <w:tab w:val="left" w:pos="720"/>
          <w:tab w:val="right" w:leader="dot" w:pos="9350"/>
        </w:tabs>
        <w:rPr>
          <w:ins w:id="9" w:author="Wesley Siebenthaler" w:date="2018-08-07T13:39:00Z"/>
          <w:rFonts w:asciiTheme="minorHAnsi" w:eastAsiaTheme="minorEastAsia" w:hAnsiTheme="minorHAnsi"/>
          <w:b w:val="0"/>
          <w:bCs w:val="0"/>
          <w:caps w:val="0"/>
          <w:noProof/>
        </w:rPr>
      </w:pPr>
      <w:ins w:id="10" w:author="Wesley Siebenthaler" w:date="2018-08-07T13:39:00Z">
        <w:r w:rsidRPr="00F56778">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_Toc521412473 \h </w:instrText>
        </w:r>
        <w:r>
          <w:rPr>
            <w:noProof/>
          </w:rPr>
        </w:r>
      </w:ins>
      <w:r>
        <w:rPr>
          <w:noProof/>
        </w:rPr>
        <w:fldChar w:fldCharType="separate"/>
      </w:r>
      <w:ins w:id="11" w:author="Wesley Siebenthaler" w:date="2018-08-07T13:39:00Z">
        <w:r>
          <w:rPr>
            <w:noProof/>
          </w:rPr>
          <w:t>5</w:t>
        </w:r>
        <w:r>
          <w:rPr>
            <w:noProof/>
          </w:rPr>
          <w:fldChar w:fldCharType="end"/>
        </w:r>
      </w:ins>
    </w:p>
    <w:p w14:paraId="26E3800C" w14:textId="06172BE0" w:rsidR="00760B5F" w:rsidRDefault="00760B5F">
      <w:pPr>
        <w:pStyle w:val="TOC2"/>
        <w:rPr>
          <w:ins w:id="12" w:author="Wesley Siebenthaler" w:date="2018-08-07T13:39:00Z"/>
          <w:rFonts w:asciiTheme="minorHAnsi" w:eastAsiaTheme="minorEastAsia" w:hAnsiTheme="minorHAnsi"/>
          <w:smallCaps w:val="0"/>
          <w:noProof/>
          <w:sz w:val="22"/>
        </w:rPr>
      </w:pPr>
      <w:ins w:id="13" w:author="Wesley Siebenthaler" w:date="2018-08-07T13:39:00Z">
        <w:r>
          <w:rPr>
            <w:noProof/>
          </w:rPr>
          <w:t>7C.4.1 Creating an AWS IoT Account</w:t>
        </w:r>
        <w:r>
          <w:rPr>
            <w:noProof/>
          </w:rPr>
          <w:tab/>
        </w:r>
        <w:r>
          <w:rPr>
            <w:noProof/>
          </w:rPr>
          <w:fldChar w:fldCharType="begin"/>
        </w:r>
        <w:r>
          <w:rPr>
            <w:noProof/>
          </w:rPr>
          <w:instrText xml:space="preserve"> PAGEREF _Toc521412474 \h </w:instrText>
        </w:r>
        <w:r>
          <w:rPr>
            <w:noProof/>
          </w:rPr>
        </w:r>
      </w:ins>
      <w:r>
        <w:rPr>
          <w:noProof/>
        </w:rPr>
        <w:fldChar w:fldCharType="separate"/>
      </w:r>
      <w:ins w:id="14" w:author="Wesley Siebenthaler" w:date="2018-08-07T13:39:00Z">
        <w:r>
          <w:rPr>
            <w:noProof/>
          </w:rPr>
          <w:t>5</w:t>
        </w:r>
        <w:r>
          <w:rPr>
            <w:noProof/>
          </w:rPr>
          <w:fldChar w:fldCharType="end"/>
        </w:r>
      </w:ins>
    </w:p>
    <w:p w14:paraId="00B4096E" w14:textId="537C576A" w:rsidR="00760B5F" w:rsidRDefault="00760B5F">
      <w:pPr>
        <w:pStyle w:val="TOC2"/>
        <w:rPr>
          <w:ins w:id="15" w:author="Wesley Siebenthaler" w:date="2018-08-07T13:39:00Z"/>
          <w:rFonts w:asciiTheme="minorHAnsi" w:eastAsiaTheme="minorEastAsia" w:hAnsiTheme="minorHAnsi"/>
          <w:smallCaps w:val="0"/>
          <w:noProof/>
          <w:sz w:val="22"/>
        </w:rPr>
      </w:pPr>
      <w:ins w:id="16" w:author="Wesley Siebenthaler" w:date="2018-08-07T13:39:00Z">
        <w:r>
          <w:rPr>
            <w:noProof/>
          </w:rPr>
          <w:t>7C.4.2</w:t>
        </w:r>
        <w:r w:rsidRPr="00F56778">
          <w:rPr>
            <w:noProof/>
            <w:color w:val="0000FF"/>
            <w:u w:val="single"/>
          </w:rPr>
          <w:t xml:space="preserve"> Thing Shadow</w:t>
        </w:r>
        <w:r>
          <w:rPr>
            <w:noProof/>
          </w:rPr>
          <w:tab/>
        </w:r>
        <w:r>
          <w:rPr>
            <w:noProof/>
          </w:rPr>
          <w:fldChar w:fldCharType="begin"/>
        </w:r>
        <w:r>
          <w:rPr>
            <w:noProof/>
          </w:rPr>
          <w:instrText xml:space="preserve"> PAGEREF _Toc521412475 \h </w:instrText>
        </w:r>
        <w:r>
          <w:rPr>
            <w:noProof/>
          </w:rPr>
        </w:r>
      </w:ins>
      <w:r>
        <w:rPr>
          <w:noProof/>
        </w:rPr>
        <w:fldChar w:fldCharType="separate"/>
      </w:r>
      <w:ins w:id="17" w:author="Wesley Siebenthaler" w:date="2018-08-07T13:39:00Z">
        <w:r>
          <w:rPr>
            <w:noProof/>
          </w:rPr>
          <w:t>6</w:t>
        </w:r>
        <w:r>
          <w:rPr>
            <w:noProof/>
          </w:rPr>
          <w:fldChar w:fldCharType="end"/>
        </w:r>
      </w:ins>
    </w:p>
    <w:p w14:paraId="15DA75DD" w14:textId="7C58EB77" w:rsidR="00760B5F" w:rsidRDefault="00760B5F">
      <w:pPr>
        <w:pStyle w:val="TOC2"/>
        <w:rPr>
          <w:ins w:id="18" w:author="Wesley Siebenthaler" w:date="2018-08-07T13:39:00Z"/>
          <w:rFonts w:asciiTheme="minorHAnsi" w:eastAsiaTheme="minorEastAsia" w:hAnsiTheme="minorHAnsi"/>
          <w:smallCaps w:val="0"/>
          <w:noProof/>
          <w:sz w:val="22"/>
        </w:rPr>
      </w:pPr>
      <w:ins w:id="19" w:author="Wesley Siebenthaler" w:date="2018-08-07T13:39:00Z">
        <w:r>
          <w:rPr>
            <w:noProof/>
          </w:rPr>
          <w:t>7C.4.3 Topics</w:t>
        </w:r>
        <w:r>
          <w:rPr>
            <w:noProof/>
          </w:rPr>
          <w:tab/>
        </w:r>
        <w:r>
          <w:rPr>
            <w:noProof/>
          </w:rPr>
          <w:fldChar w:fldCharType="begin"/>
        </w:r>
        <w:r>
          <w:rPr>
            <w:noProof/>
          </w:rPr>
          <w:instrText xml:space="preserve"> PAGEREF _Toc521412476 \h </w:instrText>
        </w:r>
        <w:r>
          <w:rPr>
            <w:noProof/>
          </w:rPr>
        </w:r>
      </w:ins>
      <w:r>
        <w:rPr>
          <w:noProof/>
        </w:rPr>
        <w:fldChar w:fldCharType="separate"/>
      </w:r>
      <w:ins w:id="20" w:author="Wesley Siebenthaler" w:date="2018-08-07T13:39:00Z">
        <w:r>
          <w:rPr>
            <w:noProof/>
          </w:rPr>
          <w:t>7</w:t>
        </w:r>
        <w:r>
          <w:rPr>
            <w:noProof/>
          </w:rPr>
          <w:fldChar w:fldCharType="end"/>
        </w:r>
      </w:ins>
    </w:p>
    <w:p w14:paraId="78E85BE6" w14:textId="22027D52" w:rsidR="00760B5F" w:rsidRDefault="00760B5F">
      <w:pPr>
        <w:pStyle w:val="TOC2"/>
        <w:rPr>
          <w:ins w:id="21" w:author="Wesley Siebenthaler" w:date="2018-08-07T13:39:00Z"/>
          <w:rFonts w:asciiTheme="minorHAnsi" w:eastAsiaTheme="minorEastAsia" w:hAnsiTheme="minorHAnsi"/>
          <w:smallCaps w:val="0"/>
          <w:noProof/>
          <w:sz w:val="22"/>
        </w:rPr>
      </w:pPr>
      <w:ins w:id="22" w:author="Wesley Siebenthaler" w:date="2018-08-07T13:39:00Z">
        <w:r>
          <w:rPr>
            <w:noProof/>
          </w:rPr>
          <w:t>7C.4.4</w:t>
        </w:r>
        <w:r w:rsidRPr="00F56778">
          <w:rPr>
            <w:noProof/>
            <w:color w:val="0000FF"/>
            <w:u w:val="single"/>
          </w:rPr>
          <w:t xml:space="preserve"> Device Shadow Topics</w:t>
        </w:r>
        <w:r>
          <w:rPr>
            <w:noProof/>
          </w:rPr>
          <w:tab/>
        </w:r>
        <w:r>
          <w:rPr>
            <w:noProof/>
          </w:rPr>
          <w:fldChar w:fldCharType="begin"/>
        </w:r>
        <w:r>
          <w:rPr>
            <w:noProof/>
          </w:rPr>
          <w:instrText xml:space="preserve"> PAGEREF _Toc521412477 \h </w:instrText>
        </w:r>
        <w:r>
          <w:rPr>
            <w:noProof/>
          </w:rPr>
        </w:r>
      </w:ins>
      <w:r>
        <w:rPr>
          <w:noProof/>
        </w:rPr>
        <w:fldChar w:fldCharType="separate"/>
      </w:r>
      <w:ins w:id="23" w:author="Wesley Siebenthaler" w:date="2018-08-07T13:39:00Z">
        <w:r>
          <w:rPr>
            <w:noProof/>
          </w:rPr>
          <w:t>8</w:t>
        </w:r>
        <w:r>
          <w:rPr>
            <w:noProof/>
          </w:rPr>
          <w:fldChar w:fldCharType="end"/>
        </w:r>
      </w:ins>
    </w:p>
    <w:p w14:paraId="051A903D" w14:textId="76970921" w:rsidR="00760B5F" w:rsidRDefault="00760B5F">
      <w:pPr>
        <w:pStyle w:val="TOC1"/>
        <w:tabs>
          <w:tab w:val="left" w:pos="720"/>
          <w:tab w:val="right" w:leader="dot" w:pos="9350"/>
        </w:tabs>
        <w:rPr>
          <w:ins w:id="24" w:author="Wesley Siebenthaler" w:date="2018-08-07T13:39:00Z"/>
          <w:rFonts w:asciiTheme="minorHAnsi" w:eastAsiaTheme="minorEastAsia" w:hAnsiTheme="minorHAnsi"/>
          <w:b w:val="0"/>
          <w:bCs w:val="0"/>
          <w:caps w:val="0"/>
          <w:noProof/>
        </w:rPr>
      </w:pPr>
      <w:ins w:id="25" w:author="Wesley Siebenthaler" w:date="2018-08-07T13:39:00Z">
        <w:r w:rsidRPr="00F56778">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_Toc521412478 \h </w:instrText>
        </w:r>
        <w:r>
          <w:rPr>
            <w:noProof/>
          </w:rPr>
        </w:r>
      </w:ins>
      <w:r>
        <w:rPr>
          <w:noProof/>
        </w:rPr>
        <w:fldChar w:fldCharType="separate"/>
      </w:r>
      <w:ins w:id="26" w:author="Wesley Siebenthaler" w:date="2018-08-07T13:39:00Z">
        <w:r>
          <w:rPr>
            <w:noProof/>
          </w:rPr>
          <w:t>9</w:t>
        </w:r>
        <w:r>
          <w:rPr>
            <w:noProof/>
          </w:rPr>
          <w:fldChar w:fldCharType="end"/>
        </w:r>
      </w:ins>
    </w:p>
    <w:p w14:paraId="671C31D3" w14:textId="6F97E65B" w:rsidR="00760B5F" w:rsidRDefault="00760B5F">
      <w:pPr>
        <w:pStyle w:val="TOC1"/>
        <w:tabs>
          <w:tab w:val="left" w:pos="720"/>
          <w:tab w:val="right" w:leader="dot" w:pos="9350"/>
        </w:tabs>
        <w:rPr>
          <w:ins w:id="27" w:author="Wesley Siebenthaler" w:date="2018-08-07T13:39:00Z"/>
          <w:rFonts w:asciiTheme="minorHAnsi" w:eastAsiaTheme="minorEastAsia" w:hAnsiTheme="minorHAnsi"/>
          <w:b w:val="0"/>
          <w:bCs w:val="0"/>
          <w:caps w:val="0"/>
          <w:noProof/>
        </w:rPr>
      </w:pPr>
      <w:ins w:id="28" w:author="Wesley Siebenthaler" w:date="2018-08-07T13:39:00Z">
        <w:r w:rsidRPr="00F56778">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_Toc521412479 \h </w:instrText>
        </w:r>
        <w:r>
          <w:rPr>
            <w:noProof/>
          </w:rPr>
        </w:r>
      </w:ins>
      <w:r>
        <w:rPr>
          <w:noProof/>
        </w:rPr>
        <w:fldChar w:fldCharType="separate"/>
      </w:r>
      <w:ins w:id="29" w:author="Wesley Siebenthaler" w:date="2018-08-07T13:39:00Z">
        <w:r>
          <w:rPr>
            <w:noProof/>
          </w:rPr>
          <w:t>10</w:t>
        </w:r>
        <w:r>
          <w:rPr>
            <w:noProof/>
          </w:rPr>
          <w:fldChar w:fldCharType="end"/>
        </w:r>
      </w:ins>
    </w:p>
    <w:p w14:paraId="3FB0584C" w14:textId="43279E9C" w:rsidR="00760B5F" w:rsidRDefault="00760B5F">
      <w:pPr>
        <w:pStyle w:val="TOC1"/>
        <w:tabs>
          <w:tab w:val="left" w:pos="720"/>
          <w:tab w:val="right" w:leader="dot" w:pos="9350"/>
        </w:tabs>
        <w:rPr>
          <w:ins w:id="30" w:author="Wesley Siebenthaler" w:date="2018-08-07T13:39:00Z"/>
          <w:rFonts w:asciiTheme="minorHAnsi" w:eastAsiaTheme="minorEastAsia" w:hAnsiTheme="minorHAnsi"/>
          <w:b w:val="0"/>
          <w:bCs w:val="0"/>
          <w:caps w:val="0"/>
          <w:noProof/>
        </w:rPr>
      </w:pPr>
      <w:ins w:id="31" w:author="Wesley Siebenthaler" w:date="2018-08-07T13:39:00Z">
        <w:r w:rsidRPr="00F56778">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_Toc521412480 \h </w:instrText>
        </w:r>
        <w:r>
          <w:rPr>
            <w:noProof/>
          </w:rPr>
        </w:r>
      </w:ins>
      <w:r>
        <w:rPr>
          <w:noProof/>
        </w:rPr>
        <w:fldChar w:fldCharType="separate"/>
      </w:r>
      <w:ins w:id="32" w:author="Wesley Siebenthaler" w:date="2018-08-07T13:39:00Z">
        <w:r>
          <w:rPr>
            <w:noProof/>
          </w:rPr>
          <w:t>11</w:t>
        </w:r>
        <w:r>
          <w:rPr>
            <w:noProof/>
          </w:rPr>
          <w:fldChar w:fldCharType="end"/>
        </w:r>
      </w:ins>
    </w:p>
    <w:p w14:paraId="6B3843FB" w14:textId="333C380C" w:rsidR="00760B5F" w:rsidRDefault="00760B5F">
      <w:pPr>
        <w:pStyle w:val="TOC2"/>
        <w:rPr>
          <w:ins w:id="33" w:author="Wesley Siebenthaler" w:date="2018-08-07T13:39:00Z"/>
          <w:rFonts w:asciiTheme="minorHAnsi" w:eastAsiaTheme="minorEastAsia" w:hAnsiTheme="minorHAnsi"/>
          <w:smallCaps w:val="0"/>
          <w:noProof/>
          <w:sz w:val="22"/>
        </w:rPr>
      </w:pPr>
      <w:ins w:id="34" w:author="Wesley Siebenthaler" w:date="2018-08-07T13:39:00Z">
        <w:r>
          <w:rPr>
            <w:noProof/>
          </w:rPr>
          <w:t>Exercise - 7C.1 Run the AWS Tutorial</w:t>
        </w:r>
        <w:r>
          <w:rPr>
            <w:noProof/>
          </w:rPr>
          <w:tab/>
        </w:r>
        <w:r>
          <w:rPr>
            <w:noProof/>
          </w:rPr>
          <w:fldChar w:fldCharType="begin"/>
        </w:r>
        <w:r>
          <w:rPr>
            <w:noProof/>
          </w:rPr>
          <w:instrText xml:space="preserve"> PAGEREF _Toc521412481 \h </w:instrText>
        </w:r>
        <w:r>
          <w:rPr>
            <w:noProof/>
          </w:rPr>
        </w:r>
      </w:ins>
      <w:r>
        <w:rPr>
          <w:noProof/>
        </w:rPr>
        <w:fldChar w:fldCharType="separate"/>
      </w:r>
      <w:ins w:id="35" w:author="Wesley Siebenthaler" w:date="2018-08-07T13:39:00Z">
        <w:r>
          <w:rPr>
            <w:noProof/>
          </w:rPr>
          <w:t>11</w:t>
        </w:r>
        <w:r>
          <w:rPr>
            <w:noProof/>
          </w:rPr>
          <w:fldChar w:fldCharType="end"/>
        </w:r>
      </w:ins>
    </w:p>
    <w:p w14:paraId="6894F55C" w14:textId="13741EA9" w:rsidR="00760B5F" w:rsidRDefault="00760B5F">
      <w:pPr>
        <w:pStyle w:val="TOC2"/>
        <w:rPr>
          <w:ins w:id="36" w:author="Wesley Siebenthaler" w:date="2018-08-07T13:39:00Z"/>
          <w:rFonts w:asciiTheme="minorHAnsi" w:eastAsiaTheme="minorEastAsia" w:hAnsiTheme="minorHAnsi"/>
          <w:smallCaps w:val="0"/>
          <w:noProof/>
          <w:sz w:val="22"/>
        </w:rPr>
      </w:pPr>
      <w:ins w:id="37" w:author="Wesley Siebenthaler" w:date="2018-08-07T13:39:00Z">
        <w:r>
          <w:rPr>
            <w:noProof/>
          </w:rPr>
          <w:t>Exercise - 7C.2 Create new AWS Thing</w:t>
        </w:r>
        <w:r>
          <w:rPr>
            <w:noProof/>
          </w:rPr>
          <w:tab/>
        </w:r>
        <w:r>
          <w:rPr>
            <w:noProof/>
          </w:rPr>
          <w:fldChar w:fldCharType="begin"/>
        </w:r>
        <w:r>
          <w:rPr>
            <w:noProof/>
          </w:rPr>
          <w:instrText xml:space="preserve"> PAGEREF _Toc521412482 \h </w:instrText>
        </w:r>
        <w:r>
          <w:rPr>
            <w:noProof/>
          </w:rPr>
        </w:r>
      </w:ins>
      <w:r>
        <w:rPr>
          <w:noProof/>
        </w:rPr>
        <w:fldChar w:fldCharType="separate"/>
      </w:r>
      <w:ins w:id="38" w:author="Wesley Siebenthaler" w:date="2018-08-07T13:39:00Z">
        <w:r>
          <w:rPr>
            <w:noProof/>
          </w:rPr>
          <w:t>13</w:t>
        </w:r>
        <w:r>
          <w:rPr>
            <w:noProof/>
          </w:rPr>
          <w:fldChar w:fldCharType="end"/>
        </w:r>
      </w:ins>
    </w:p>
    <w:p w14:paraId="3595A9F5" w14:textId="7F5F16BD" w:rsidR="00760B5F" w:rsidRDefault="00760B5F">
      <w:pPr>
        <w:pStyle w:val="TOC2"/>
        <w:rPr>
          <w:ins w:id="39" w:author="Wesley Siebenthaler" w:date="2018-08-07T13:39:00Z"/>
          <w:rFonts w:asciiTheme="minorHAnsi" w:eastAsiaTheme="minorEastAsia" w:hAnsiTheme="minorHAnsi"/>
          <w:smallCaps w:val="0"/>
          <w:noProof/>
          <w:sz w:val="22"/>
        </w:rPr>
      </w:pPr>
      <w:ins w:id="40" w:author="Wesley Siebenthaler" w:date="2018-08-07T13:39:00Z">
        <w:r>
          <w:rPr>
            <w:noProof/>
          </w:rPr>
          <w:t>Exercise - 7C.3 Learn how to use the AWS MQTT Test Client</w:t>
        </w:r>
        <w:r>
          <w:rPr>
            <w:noProof/>
          </w:rPr>
          <w:tab/>
        </w:r>
        <w:r>
          <w:rPr>
            <w:noProof/>
          </w:rPr>
          <w:fldChar w:fldCharType="begin"/>
        </w:r>
        <w:r>
          <w:rPr>
            <w:noProof/>
          </w:rPr>
          <w:instrText xml:space="preserve"> PAGEREF _Toc521412483 \h </w:instrText>
        </w:r>
        <w:r>
          <w:rPr>
            <w:noProof/>
          </w:rPr>
        </w:r>
      </w:ins>
      <w:r>
        <w:rPr>
          <w:noProof/>
        </w:rPr>
        <w:fldChar w:fldCharType="separate"/>
      </w:r>
      <w:ins w:id="41" w:author="Wesley Siebenthaler" w:date="2018-08-07T13:39:00Z">
        <w:r>
          <w:rPr>
            <w:noProof/>
          </w:rPr>
          <w:t>18</w:t>
        </w:r>
        <w:r>
          <w:rPr>
            <w:noProof/>
          </w:rPr>
          <w:fldChar w:fldCharType="end"/>
        </w:r>
      </w:ins>
    </w:p>
    <w:p w14:paraId="49A5E62F" w14:textId="3C6DC6FF" w:rsidR="00760B5F" w:rsidRDefault="00760B5F">
      <w:pPr>
        <w:pStyle w:val="TOC2"/>
        <w:rPr>
          <w:ins w:id="42" w:author="Wesley Siebenthaler" w:date="2018-08-07T13:39:00Z"/>
          <w:rFonts w:asciiTheme="minorHAnsi" w:eastAsiaTheme="minorEastAsia" w:hAnsiTheme="minorHAnsi"/>
          <w:smallCaps w:val="0"/>
          <w:noProof/>
          <w:sz w:val="22"/>
        </w:rPr>
      </w:pPr>
      <w:ins w:id="43" w:author="Wesley Siebenthaler" w:date="2018-08-07T13:39:00Z">
        <w:r>
          <w:rPr>
            <w:noProof/>
          </w:rPr>
          <w:t>Exercise - 7C.4 Run the demo.aws.iot.pub_sub.publisher App</w:t>
        </w:r>
        <w:r>
          <w:rPr>
            <w:noProof/>
          </w:rPr>
          <w:tab/>
        </w:r>
        <w:r>
          <w:rPr>
            <w:noProof/>
          </w:rPr>
          <w:fldChar w:fldCharType="begin"/>
        </w:r>
        <w:r>
          <w:rPr>
            <w:noProof/>
          </w:rPr>
          <w:instrText xml:space="preserve"> PAGEREF _Toc521412484 \h </w:instrText>
        </w:r>
        <w:r>
          <w:rPr>
            <w:noProof/>
          </w:rPr>
        </w:r>
      </w:ins>
      <w:r>
        <w:rPr>
          <w:noProof/>
        </w:rPr>
        <w:fldChar w:fldCharType="separate"/>
      </w:r>
      <w:ins w:id="44" w:author="Wesley Siebenthaler" w:date="2018-08-07T13:39:00Z">
        <w:r>
          <w:rPr>
            <w:noProof/>
          </w:rPr>
          <w:t>20</w:t>
        </w:r>
        <w:r>
          <w:rPr>
            <w:noProof/>
          </w:rPr>
          <w:fldChar w:fldCharType="end"/>
        </w:r>
      </w:ins>
    </w:p>
    <w:p w14:paraId="7C7C6C2B" w14:textId="49E5CEEC" w:rsidR="00760B5F" w:rsidRDefault="00760B5F">
      <w:pPr>
        <w:pStyle w:val="TOC2"/>
        <w:rPr>
          <w:ins w:id="45" w:author="Wesley Siebenthaler" w:date="2018-08-07T13:39:00Z"/>
          <w:rFonts w:asciiTheme="minorHAnsi" w:eastAsiaTheme="minorEastAsia" w:hAnsiTheme="minorHAnsi"/>
          <w:smallCaps w:val="0"/>
          <w:noProof/>
          <w:sz w:val="22"/>
        </w:rPr>
      </w:pPr>
      <w:ins w:id="46" w:author="Wesley Siebenthaler" w:date="2018-08-07T13:39:00Z">
        <w:r>
          <w:rPr>
            <w:noProof/>
          </w:rPr>
          <w:t>Exercise - 7C.5 WICED AWS MQTT Firmware Flow</w:t>
        </w:r>
        <w:r>
          <w:rPr>
            <w:noProof/>
          </w:rPr>
          <w:tab/>
        </w:r>
        <w:r>
          <w:rPr>
            <w:noProof/>
          </w:rPr>
          <w:fldChar w:fldCharType="begin"/>
        </w:r>
        <w:r>
          <w:rPr>
            <w:noProof/>
          </w:rPr>
          <w:instrText xml:space="preserve"> PAGEREF _Toc521412485 \h </w:instrText>
        </w:r>
        <w:r>
          <w:rPr>
            <w:noProof/>
          </w:rPr>
        </w:r>
      </w:ins>
      <w:r>
        <w:rPr>
          <w:noProof/>
        </w:rPr>
        <w:fldChar w:fldCharType="separate"/>
      </w:r>
      <w:ins w:id="47" w:author="Wesley Siebenthaler" w:date="2018-08-07T13:39:00Z">
        <w:r>
          <w:rPr>
            <w:noProof/>
          </w:rPr>
          <w:t>21</w:t>
        </w:r>
        <w:r>
          <w:rPr>
            <w:noProof/>
          </w:rPr>
          <w:fldChar w:fldCharType="end"/>
        </w:r>
      </w:ins>
    </w:p>
    <w:p w14:paraId="4C4E9852" w14:textId="033BDEC1" w:rsidR="00760B5F" w:rsidRDefault="00760B5F">
      <w:pPr>
        <w:pStyle w:val="TOC2"/>
        <w:rPr>
          <w:ins w:id="48" w:author="Wesley Siebenthaler" w:date="2018-08-07T13:39:00Z"/>
          <w:rFonts w:asciiTheme="minorHAnsi" w:eastAsiaTheme="minorEastAsia" w:hAnsiTheme="minorHAnsi"/>
          <w:smallCaps w:val="0"/>
          <w:noProof/>
          <w:sz w:val="22"/>
        </w:rPr>
      </w:pPr>
      <w:ins w:id="49" w:author="Wesley Siebenthaler" w:date="2018-08-07T13:39:00Z">
        <w:r>
          <w:rPr>
            <w:noProof/>
          </w:rPr>
          <w:t>Exercise - 7C.6 Build and Run the demo.aws.iot.pub_sub.subscriber App</w:t>
        </w:r>
        <w:r>
          <w:rPr>
            <w:noProof/>
          </w:rPr>
          <w:tab/>
        </w:r>
        <w:r>
          <w:rPr>
            <w:noProof/>
          </w:rPr>
          <w:fldChar w:fldCharType="begin"/>
        </w:r>
        <w:r>
          <w:rPr>
            <w:noProof/>
          </w:rPr>
          <w:instrText xml:space="preserve"> PAGEREF _Toc521412486 \h </w:instrText>
        </w:r>
        <w:r>
          <w:rPr>
            <w:noProof/>
          </w:rPr>
        </w:r>
      </w:ins>
      <w:r>
        <w:rPr>
          <w:noProof/>
        </w:rPr>
        <w:fldChar w:fldCharType="separate"/>
      </w:r>
      <w:ins w:id="50" w:author="Wesley Siebenthaler" w:date="2018-08-07T13:39:00Z">
        <w:r>
          <w:rPr>
            <w:noProof/>
          </w:rPr>
          <w:t>23</w:t>
        </w:r>
        <w:r>
          <w:rPr>
            <w:noProof/>
          </w:rPr>
          <w:fldChar w:fldCharType="end"/>
        </w:r>
      </w:ins>
    </w:p>
    <w:p w14:paraId="7E364E70" w14:textId="02FAA39B" w:rsidR="00760B5F" w:rsidRDefault="00760B5F">
      <w:pPr>
        <w:pStyle w:val="TOC2"/>
        <w:rPr>
          <w:ins w:id="51" w:author="Wesley Siebenthaler" w:date="2018-08-07T13:39:00Z"/>
          <w:rFonts w:asciiTheme="minorHAnsi" w:eastAsiaTheme="minorEastAsia" w:hAnsiTheme="minorHAnsi"/>
          <w:smallCaps w:val="0"/>
          <w:noProof/>
          <w:sz w:val="22"/>
        </w:rPr>
      </w:pPr>
      <w:ins w:id="52" w:author="Wesley Siebenthaler" w:date="2018-08-07T13:39:00Z">
        <w:r>
          <w:rPr>
            <w:noProof/>
          </w:rPr>
          <w:t>Exercise - 7C.7 (Advanced) Implement the publisher and subscriber in two different kits</w:t>
        </w:r>
        <w:r>
          <w:rPr>
            <w:noProof/>
          </w:rPr>
          <w:tab/>
        </w:r>
        <w:r>
          <w:rPr>
            <w:noProof/>
          </w:rPr>
          <w:fldChar w:fldCharType="begin"/>
        </w:r>
        <w:r>
          <w:rPr>
            <w:noProof/>
          </w:rPr>
          <w:instrText xml:space="preserve"> PAGEREF _Toc521412487 \h </w:instrText>
        </w:r>
        <w:r>
          <w:rPr>
            <w:noProof/>
          </w:rPr>
        </w:r>
      </w:ins>
      <w:r>
        <w:rPr>
          <w:noProof/>
        </w:rPr>
        <w:fldChar w:fldCharType="separate"/>
      </w:r>
      <w:ins w:id="53" w:author="Wesley Siebenthaler" w:date="2018-08-07T13:39:00Z">
        <w:r>
          <w:rPr>
            <w:noProof/>
          </w:rPr>
          <w:t>23</w:t>
        </w:r>
        <w:r>
          <w:rPr>
            <w:noProof/>
          </w:rPr>
          <w:fldChar w:fldCharType="end"/>
        </w:r>
      </w:ins>
    </w:p>
    <w:p w14:paraId="046C17ED" w14:textId="4BD75590" w:rsidR="00760B5F" w:rsidRDefault="00760B5F">
      <w:pPr>
        <w:pStyle w:val="TOC2"/>
        <w:rPr>
          <w:ins w:id="54" w:author="Wesley Siebenthaler" w:date="2018-08-07T13:39:00Z"/>
          <w:rFonts w:asciiTheme="minorHAnsi" w:eastAsiaTheme="minorEastAsia" w:hAnsiTheme="minorHAnsi"/>
          <w:smallCaps w:val="0"/>
          <w:noProof/>
          <w:sz w:val="22"/>
        </w:rPr>
      </w:pPr>
      <w:ins w:id="55" w:author="Wesley Siebenthaler" w:date="2018-08-07T13:39:00Z">
        <w:r>
          <w:rPr>
            <w:noProof/>
          </w:rPr>
          <w:t>Exercise - 7C.8 (Advanced) Build and test the Shadow App</w:t>
        </w:r>
        <w:r>
          <w:rPr>
            <w:noProof/>
          </w:rPr>
          <w:tab/>
        </w:r>
        <w:r>
          <w:rPr>
            <w:noProof/>
          </w:rPr>
          <w:fldChar w:fldCharType="begin"/>
        </w:r>
        <w:r>
          <w:rPr>
            <w:noProof/>
          </w:rPr>
          <w:instrText xml:space="preserve"> PAGEREF _Toc521412488 \h </w:instrText>
        </w:r>
        <w:r>
          <w:rPr>
            <w:noProof/>
          </w:rPr>
        </w:r>
      </w:ins>
      <w:r>
        <w:rPr>
          <w:noProof/>
        </w:rPr>
        <w:fldChar w:fldCharType="separate"/>
      </w:r>
      <w:ins w:id="56" w:author="Wesley Siebenthaler" w:date="2018-08-07T13:39:00Z">
        <w:r>
          <w:rPr>
            <w:noProof/>
          </w:rPr>
          <w:t>23</w:t>
        </w:r>
        <w:r>
          <w:rPr>
            <w:noProof/>
          </w:rPr>
          <w:fldChar w:fldCharType="end"/>
        </w:r>
      </w:ins>
    </w:p>
    <w:p w14:paraId="41DE8EAD" w14:textId="03D81B8D" w:rsidR="00760B5F" w:rsidRDefault="00760B5F">
      <w:pPr>
        <w:pStyle w:val="TOC2"/>
        <w:rPr>
          <w:ins w:id="57" w:author="Wesley Siebenthaler" w:date="2018-08-07T13:39:00Z"/>
          <w:rFonts w:asciiTheme="minorHAnsi" w:eastAsiaTheme="minorEastAsia" w:hAnsiTheme="minorHAnsi"/>
          <w:smallCaps w:val="0"/>
          <w:noProof/>
          <w:sz w:val="22"/>
        </w:rPr>
      </w:pPr>
      <w:ins w:id="58" w:author="Wesley Siebenthaler" w:date="2018-08-07T13:39:00Z">
        <w:r>
          <w:rPr>
            <w:noProof/>
          </w:rPr>
          <w:t xml:space="preserve">Exercise - 7C.9 (Advanced) Get a </w:t>
        </w:r>
        <w:r w:rsidRPr="00F56778">
          <w:rPr>
            <w:i/>
            <w:noProof/>
          </w:rPr>
          <w:t>Thing</w:t>
        </w:r>
        <w:r>
          <w:rPr>
            <w:noProof/>
          </w:rPr>
          <w:t xml:space="preserve"> Shadow from AWS using HTTPS</w:t>
        </w:r>
        <w:r>
          <w:rPr>
            <w:noProof/>
          </w:rPr>
          <w:tab/>
        </w:r>
        <w:r>
          <w:rPr>
            <w:noProof/>
          </w:rPr>
          <w:fldChar w:fldCharType="begin"/>
        </w:r>
        <w:r>
          <w:rPr>
            <w:noProof/>
          </w:rPr>
          <w:instrText xml:space="preserve"> PAGEREF _Toc521412489 \h </w:instrText>
        </w:r>
        <w:r>
          <w:rPr>
            <w:noProof/>
          </w:rPr>
        </w:r>
      </w:ins>
      <w:r>
        <w:rPr>
          <w:noProof/>
        </w:rPr>
        <w:fldChar w:fldCharType="separate"/>
      </w:r>
      <w:ins w:id="59" w:author="Wesley Siebenthaler" w:date="2018-08-07T13:39:00Z">
        <w:r>
          <w:rPr>
            <w:noProof/>
          </w:rPr>
          <w:t>25</w:t>
        </w:r>
        <w:r>
          <w:rPr>
            <w:noProof/>
          </w:rPr>
          <w:fldChar w:fldCharType="end"/>
        </w:r>
      </w:ins>
    </w:p>
    <w:p w14:paraId="121469CD" w14:textId="31076164" w:rsidR="00760B5F" w:rsidRDefault="00760B5F">
      <w:pPr>
        <w:pStyle w:val="TOC1"/>
        <w:tabs>
          <w:tab w:val="left" w:pos="720"/>
          <w:tab w:val="right" w:leader="dot" w:pos="9350"/>
        </w:tabs>
        <w:rPr>
          <w:ins w:id="60" w:author="Wesley Siebenthaler" w:date="2018-08-07T13:39:00Z"/>
          <w:rFonts w:asciiTheme="minorHAnsi" w:eastAsiaTheme="minorEastAsia" w:hAnsiTheme="minorHAnsi"/>
          <w:b w:val="0"/>
          <w:bCs w:val="0"/>
          <w:caps w:val="0"/>
          <w:noProof/>
        </w:rPr>
      </w:pPr>
      <w:ins w:id="61" w:author="Wesley Siebenthaler" w:date="2018-08-07T13:39:00Z">
        <w:r w:rsidRPr="00F56778">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_Toc521412490 \h </w:instrText>
        </w:r>
        <w:r>
          <w:rPr>
            <w:noProof/>
          </w:rPr>
        </w:r>
      </w:ins>
      <w:r>
        <w:rPr>
          <w:noProof/>
        </w:rPr>
        <w:fldChar w:fldCharType="separate"/>
      </w:r>
      <w:ins w:id="62" w:author="Wesley Siebenthaler" w:date="2018-08-07T13:39:00Z">
        <w:r>
          <w:rPr>
            <w:noProof/>
          </w:rPr>
          <w:t>26</w:t>
        </w:r>
        <w:r>
          <w:rPr>
            <w:noProof/>
          </w:rPr>
          <w:fldChar w:fldCharType="end"/>
        </w:r>
      </w:ins>
    </w:p>
    <w:p w14:paraId="6AC8E0A3" w14:textId="50886C0B" w:rsidR="004F62BA" w:rsidDel="00760B5F" w:rsidRDefault="004F62BA">
      <w:pPr>
        <w:pStyle w:val="TOC1"/>
        <w:tabs>
          <w:tab w:val="left" w:pos="720"/>
          <w:tab w:val="right" w:leader="dot" w:pos="9350"/>
        </w:tabs>
        <w:rPr>
          <w:del w:id="63" w:author="Wesley Siebenthaler" w:date="2018-08-07T13:39:00Z"/>
          <w:rFonts w:asciiTheme="minorHAnsi" w:eastAsiaTheme="minorEastAsia" w:hAnsiTheme="minorHAnsi"/>
          <w:b w:val="0"/>
          <w:bCs w:val="0"/>
          <w:caps w:val="0"/>
          <w:noProof/>
        </w:rPr>
      </w:pPr>
      <w:del w:id="64" w:author="Wesley Siebenthaler" w:date="2018-08-07T13:39:00Z">
        <w:r w:rsidRPr="00CD0DFA" w:rsidDel="00760B5F">
          <w:rPr>
            <w:b w:val="0"/>
            <w:bCs w:val="0"/>
            <w:noProof/>
            <w14:scene3d>
              <w14:camera w14:prst="orthographicFront"/>
              <w14:lightRig w14:rig="threePt" w14:dir="t">
                <w14:rot w14:lat="0" w14:lon="0" w14:rev="0"/>
              </w14:lightRig>
            </w14:scene3d>
          </w:rPr>
          <w:delText>7C.1</w:delText>
        </w:r>
        <w:r w:rsidDel="00760B5F">
          <w:rPr>
            <w:rFonts w:asciiTheme="minorHAnsi" w:eastAsiaTheme="minorEastAsia" w:hAnsiTheme="minorHAnsi"/>
            <w:b w:val="0"/>
            <w:bCs w:val="0"/>
            <w:caps w:val="0"/>
            <w:noProof/>
          </w:rPr>
          <w:tab/>
        </w:r>
        <w:r w:rsidDel="00760B5F">
          <w:rPr>
            <w:noProof/>
          </w:rPr>
          <w:delText>Amazon Web Services (AWS)</w:delText>
        </w:r>
        <w:r w:rsidDel="00760B5F">
          <w:rPr>
            <w:noProof/>
          </w:rPr>
          <w:tab/>
        </w:r>
        <w:r w:rsidR="007B5D7D" w:rsidDel="00760B5F">
          <w:rPr>
            <w:noProof/>
          </w:rPr>
          <w:delText>2</w:delText>
        </w:r>
      </w:del>
    </w:p>
    <w:p w14:paraId="375EC9F9" w14:textId="4139272B" w:rsidR="004F62BA" w:rsidDel="00760B5F" w:rsidRDefault="004F62BA">
      <w:pPr>
        <w:pStyle w:val="TOC1"/>
        <w:tabs>
          <w:tab w:val="left" w:pos="720"/>
          <w:tab w:val="right" w:leader="dot" w:pos="9350"/>
        </w:tabs>
        <w:rPr>
          <w:del w:id="65" w:author="Wesley Siebenthaler" w:date="2018-08-07T13:39:00Z"/>
          <w:rFonts w:asciiTheme="minorHAnsi" w:eastAsiaTheme="minorEastAsia" w:hAnsiTheme="minorHAnsi"/>
          <w:b w:val="0"/>
          <w:bCs w:val="0"/>
          <w:caps w:val="0"/>
          <w:noProof/>
        </w:rPr>
      </w:pPr>
      <w:del w:id="66" w:author="Wesley Siebenthaler" w:date="2018-08-07T13:39:00Z">
        <w:r w:rsidRPr="00CD0DFA" w:rsidDel="00760B5F">
          <w:rPr>
            <w:b w:val="0"/>
            <w:bCs w:val="0"/>
            <w:noProof/>
            <w14:scene3d>
              <w14:camera w14:prst="orthographicFront"/>
              <w14:lightRig w14:rig="threePt" w14:dir="t">
                <w14:rot w14:lat="0" w14:lon="0" w14:rev="0"/>
              </w14:lightRig>
            </w14:scene3d>
          </w:rPr>
          <w:delText>7C.2</w:delText>
        </w:r>
        <w:r w:rsidDel="00760B5F">
          <w:rPr>
            <w:rFonts w:asciiTheme="minorHAnsi" w:eastAsiaTheme="minorEastAsia" w:hAnsiTheme="minorHAnsi"/>
            <w:b w:val="0"/>
            <w:bCs w:val="0"/>
            <w:caps w:val="0"/>
            <w:noProof/>
          </w:rPr>
          <w:tab/>
        </w:r>
        <w:r w:rsidDel="00760B5F">
          <w:rPr>
            <w:noProof/>
          </w:rPr>
          <w:delText>AWS IoT Introduction</w:delText>
        </w:r>
        <w:r w:rsidDel="00760B5F">
          <w:rPr>
            <w:noProof/>
          </w:rPr>
          <w:tab/>
        </w:r>
        <w:r w:rsidR="007B5D7D" w:rsidDel="00760B5F">
          <w:rPr>
            <w:noProof/>
          </w:rPr>
          <w:delText>3</w:delText>
        </w:r>
      </w:del>
    </w:p>
    <w:p w14:paraId="4A771991" w14:textId="5D4ABD15" w:rsidR="004F62BA" w:rsidDel="00760B5F" w:rsidRDefault="004F62BA">
      <w:pPr>
        <w:pStyle w:val="TOC1"/>
        <w:tabs>
          <w:tab w:val="left" w:pos="720"/>
          <w:tab w:val="right" w:leader="dot" w:pos="9350"/>
        </w:tabs>
        <w:rPr>
          <w:del w:id="67" w:author="Wesley Siebenthaler" w:date="2018-08-07T13:39:00Z"/>
          <w:rFonts w:asciiTheme="minorHAnsi" w:eastAsiaTheme="minorEastAsia" w:hAnsiTheme="minorHAnsi"/>
          <w:b w:val="0"/>
          <w:bCs w:val="0"/>
          <w:caps w:val="0"/>
          <w:noProof/>
        </w:rPr>
      </w:pPr>
      <w:del w:id="68" w:author="Wesley Siebenthaler" w:date="2018-08-07T13:39:00Z">
        <w:r w:rsidRPr="00CD0DFA" w:rsidDel="00760B5F">
          <w:rPr>
            <w:b w:val="0"/>
            <w:bCs w:val="0"/>
            <w:noProof/>
            <w14:scene3d>
              <w14:camera w14:prst="orthographicFront"/>
              <w14:lightRig w14:rig="threePt" w14:dir="t">
                <w14:rot w14:lat="0" w14:lon="0" w14:rev="0"/>
              </w14:lightRig>
            </w14:scene3d>
          </w:rPr>
          <w:delText>7C.3</w:delText>
        </w:r>
        <w:r w:rsidDel="00760B5F">
          <w:rPr>
            <w:rFonts w:asciiTheme="minorHAnsi" w:eastAsiaTheme="minorEastAsia" w:hAnsiTheme="minorHAnsi"/>
            <w:b w:val="0"/>
            <w:bCs w:val="0"/>
            <w:caps w:val="0"/>
            <w:noProof/>
          </w:rPr>
          <w:tab/>
        </w:r>
        <w:r w:rsidDel="00760B5F">
          <w:rPr>
            <w:noProof/>
          </w:rPr>
          <w:delText>AWS IoT Resources</w:delText>
        </w:r>
        <w:r w:rsidDel="00760B5F">
          <w:rPr>
            <w:noProof/>
          </w:rPr>
          <w:tab/>
        </w:r>
        <w:r w:rsidR="007B5D7D" w:rsidDel="00760B5F">
          <w:rPr>
            <w:noProof/>
          </w:rPr>
          <w:delText>4</w:delText>
        </w:r>
      </w:del>
    </w:p>
    <w:p w14:paraId="561CADC9" w14:textId="3A5986FB" w:rsidR="004F62BA" w:rsidDel="00760B5F" w:rsidRDefault="004F62BA">
      <w:pPr>
        <w:pStyle w:val="TOC1"/>
        <w:tabs>
          <w:tab w:val="left" w:pos="720"/>
          <w:tab w:val="right" w:leader="dot" w:pos="9350"/>
        </w:tabs>
        <w:rPr>
          <w:del w:id="69" w:author="Wesley Siebenthaler" w:date="2018-08-07T13:39:00Z"/>
          <w:rFonts w:asciiTheme="minorHAnsi" w:eastAsiaTheme="minorEastAsia" w:hAnsiTheme="minorHAnsi"/>
          <w:b w:val="0"/>
          <w:bCs w:val="0"/>
          <w:caps w:val="0"/>
          <w:noProof/>
        </w:rPr>
      </w:pPr>
      <w:del w:id="70" w:author="Wesley Siebenthaler" w:date="2018-08-07T13:39:00Z">
        <w:r w:rsidRPr="00CD0DFA" w:rsidDel="00760B5F">
          <w:rPr>
            <w:b w:val="0"/>
            <w:bCs w:val="0"/>
            <w:noProof/>
            <w14:scene3d>
              <w14:camera w14:prst="orthographicFront"/>
              <w14:lightRig w14:rig="threePt" w14:dir="t">
                <w14:rot w14:lat="0" w14:lon="0" w14:rev="0"/>
              </w14:lightRig>
            </w14:scene3d>
          </w:rPr>
          <w:delText>7C.4</w:delText>
        </w:r>
        <w:r w:rsidDel="00760B5F">
          <w:rPr>
            <w:rFonts w:asciiTheme="minorHAnsi" w:eastAsiaTheme="minorEastAsia" w:hAnsiTheme="minorHAnsi"/>
            <w:b w:val="0"/>
            <w:bCs w:val="0"/>
            <w:caps w:val="0"/>
            <w:noProof/>
          </w:rPr>
          <w:tab/>
        </w:r>
        <w:r w:rsidDel="00760B5F">
          <w:rPr>
            <w:noProof/>
          </w:rPr>
          <w:delText>AWS IoT Console</w:delText>
        </w:r>
        <w:r w:rsidDel="00760B5F">
          <w:rPr>
            <w:noProof/>
          </w:rPr>
          <w:tab/>
        </w:r>
        <w:r w:rsidR="007B5D7D" w:rsidDel="00760B5F">
          <w:rPr>
            <w:noProof/>
          </w:rPr>
          <w:delText>5</w:delText>
        </w:r>
      </w:del>
    </w:p>
    <w:p w14:paraId="2543D741" w14:textId="0AFB4C5C" w:rsidR="004F62BA" w:rsidDel="00760B5F" w:rsidRDefault="004F62BA">
      <w:pPr>
        <w:pStyle w:val="TOC2"/>
        <w:rPr>
          <w:del w:id="71" w:author="Wesley Siebenthaler" w:date="2018-08-07T13:39:00Z"/>
          <w:rFonts w:asciiTheme="minorHAnsi" w:eastAsiaTheme="minorEastAsia" w:hAnsiTheme="minorHAnsi"/>
          <w:smallCaps w:val="0"/>
          <w:noProof/>
          <w:sz w:val="22"/>
        </w:rPr>
      </w:pPr>
      <w:del w:id="72" w:author="Wesley Siebenthaler" w:date="2018-08-07T13:39:00Z">
        <w:r w:rsidDel="00760B5F">
          <w:rPr>
            <w:noProof/>
          </w:rPr>
          <w:delText>7C.4.1 Creating an AWS IoT Account</w:delText>
        </w:r>
        <w:r w:rsidDel="00760B5F">
          <w:rPr>
            <w:noProof/>
          </w:rPr>
          <w:tab/>
        </w:r>
        <w:r w:rsidR="007B5D7D" w:rsidDel="00760B5F">
          <w:rPr>
            <w:noProof/>
          </w:rPr>
          <w:delText>5</w:delText>
        </w:r>
      </w:del>
    </w:p>
    <w:p w14:paraId="36A5AD48" w14:textId="54A95EF7" w:rsidR="004F62BA" w:rsidDel="00760B5F" w:rsidRDefault="004F62BA">
      <w:pPr>
        <w:pStyle w:val="TOC2"/>
        <w:rPr>
          <w:del w:id="73" w:author="Wesley Siebenthaler" w:date="2018-08-07T13:39:00Z"/>
          <w:rFonts w:asciiTheme="minorHAnsi" w:eastAsiaTheme="minorEastAsia" w:hAnsiTheme="minorHAnsi"/>
          <w:smallCaps w:val="0"/>
          <w:noProof/>
          <w:sz w:val="22"/>
        </w:rPr>
      </w:pPr>
      <w:del w:id="74" w:author="Wesley Siebenthaler" w:date="2018-08-07T13:39:00Z">
        <w:r w:rsidDel="00760B5F">
          <w:rPr>
            <w:noProof/>
          </w:rPr>
          <w:delText>7C.4.2</w:delText>
        </w:r>
        <w:r w:rsidRPr="00CD0DFA" w:rsidDel="00760B5F">
          <w:rPr>
            <w:noProof/>
            <w:color w:val="0000FF"/>
            <w:u w:val="single"/>
          </w:rPr>
          <w:delText xml:space="preserve"> Thing Shadow</w:delText>
        </w:r>
        <w:r w:rsidDel="00760B5F">
          <w:rPr>
            <w:noProof/>
          </w:rPr>
          <w:tab/>
        </w:r>
        <w:r w:rsidR="007B5D7D" w:rsidDel="00760B5F">
          <w:rPr>
            <w:noProof/>
          </w:rPr>
          <w:delText>6</w:delText>
        </w:r>
      </w:del>
    </w:p>
    <w:p w14:paraId="0CF586BD" w14:textId="79D3B56E" w:rsidR="004F62BA" w:rsidDel="00760B5F" w:rsidRDefault="004F62BA">
      <w:pPr>
        <w:pStyle w:val="TOC2"/>
        <w:rPr>
          <w:del w:id="75" w:author="Wesley Siebenthaler" w:date="2018-08-07T13:39:00Z"/>
          <w:rFonts w:asciiTheme="minorHAnsi" w:eastAsiaTheme="minorEastAsia" w:hAnsiTheme="minorHAnsi"/>
          <w:smallCaps w:val="0"/>
          <w:noProof/>
          <w:sz w:val="22"/>
        </w:rPr>
      </w:pPr>
      <w:del w:id="76" w:author="Wesley Siebenthaler" w:date="2018-08-07T13:39:00Z">
        <w:r w:rsidDel="00760B5F">
          <w:rPr>
            <w:noProof/>
          </w:rPr>
          <w:delText>7C.4.3 Topics</w:delText>
        </w:r>
        <w:r w:rsidDel="00760B5F">
          <w:rPr>
            <w:noProof/>
          </w:rPr>
          <w:tab/>
        </w:r>
        <w:r w:rsidR="007B5D7D" w:rsidDel="00760B5F">
          <w:rPr>
            <w:noProof/>
          </w:rPr>
          <w:delText>7</w:delText>
        </w:r>
      </w:del>
    </w:p>
    <w:p w14:paraId="423EC37F" w14:textId="062E0A95" w:rsidR="004F62BA" w:rsidDel="00760B5F" w:rsidRDefault="004F62BA">
      <w:pPr>
        <w:pStyle w:val="TOC2"/>
        <w:rPr>
          <w:del w:id="77" w:author="Wesley Siebenthaler" w:date="2018-08-07T13:39:00Z"/>
          <w:rFonts w:asciiTheme="minorHAnsi" w:eastAsiaTheme="minorEastAsia" w:hAnsiTheme="minorHAnsi"/>
          <w:smallCaps w:val="0"/>
          <w:noProof/>
          <w:sz w:val="22"/>
        </w:rPr>
      </w:pPr>
      <w:del w:id="78" w:author="Wesley Siebenthaler" w:date="2018-08-07T13:39:00Z">
        <w:r w:rsidDel="00760B5F">
          <w:rPr>
            <w:noProof/>
          </w:rPr>
          <w:delText>7C.4.4</w:delText>
        </w:r>
        <w:r w:rsidRPr="00CD0DFA" w:rsidDel="00760B5F">
          <w:rPr>
            <w:noProof/>
            <w:color w:val="0000FF"/>
            <w:u w:val="single"/>
          </w:rPr>
          <w:delText xml:space="preserve"> Device Shadow Topics</w:delText>
        </w:r>
        <w:r w:rsidDel="00760B5F">
          <w:rPr>
            <w:noProof/>
          </w:rPr>
          <w:tab/>
        </w:r>
        <w:r w:rsidR="007B5D7D" w:rsidDel="00760B5F">
          <w:rPr>
            <w:noProof/>
          </w:rPr>
          <w:delText>8</w:delText>
        </w:r>
      </w:del>
    </w:p>
    <w:p w14:paraId="7CDEB9DF" w14:textId="7667C31B" w:rsidR="004F62BA" w:rsidDel="00760B5F" w:rsidRDefault="004F62BA">
      <w:pPr>
        <w:pStyle w:val="TOC1"/>
        <w:tabs>
          <w:tab w:val="left" w:pos="720"/>
          <w:tab w:val="right" w:leader="dot" w:pos="9350"/>
        </w:tabs>
        <w:rPr>
          <w:del w:id="79" w:author="Wesley Siebenthaler" w:date="2018-08-07T13:39:00Z"/>
          <w:rFonts w:asciiTheme="minorHAnsi" w:eastAsiaTheme="minorEastAsia" w:hAnsiTheme="minorHAnsi"/>
          <w:b w:val="0"/>
          <w:bCs w:val="0"/>
          <w:caps w:val="0"/>
          <w:noProof/>
        </w:rPr>
      </w:pPr>
      <w:del w:id="80" w:author="Wesley Siebenthaler" w:date="2018-08-07T13:39:00Z">
        <w:r w:rsidRPr="00CD0DFA" w:rsidDel="00760B5F">
          <w:rPr>
            <w:b w:val="0"/>
            <w:bCs w:val="0"/>
            <w:noProof/>
            <w14:scene3d>
              <w14:camera w14:prst="orthographicFront"/>
              <w14:lightRig w14:rig="threePt" w14:dir="t">
                <w14:rot w14:lat="0" w14:lon="0" w14:rev="0"/>
              </w14:lightRig>
            </w14:scene3d>
          </w:rPr>
          <w:delText>7C.5</w:delText>
        </w:r>
        <w:r w:rsidDel="00760B5F">
          <w:rPr>
            <w:rFonts w:asciiTheme="minorHAnsi" w:eastAsiaTheme="minorEastAsia" w:hAnsiTheme="minorHAnsi"/>
            <w:b w:val="0"/>
            <w:bCs w:val="0"/>
            <w:caps w:val="0"/>
            <w:noProof/>
          </w:rPr>
          <w:tab/>
        </w:r>
        <w:r w:rsidDel="00760B5F">
          <w:rPr>
            <w:noProof/>
          </w:rPr>
          <w:delText>Using MQTT with AWS</w:delText>
        </w:r>
        <w:r w:rsidDel="00760B5F">
          <w:rPr>
            <w:noProof/>
          </w:rPr>
          <w:tab/>
        </w:r>
        <w:r w:rsidR="007B5D7D" w:rsidDel="00760B5F">
          <w:rPr>
            <w:noProof/>
          </w:rPr>
          <w:delText>9</w:delText>
        </w:r>
      </w:del>
    </w:p>
    <w:p w14:paraId="078D9EF2" w14:textId="113A0CD6" w:rsidR="004F62BA" w:rsidDel="00760B5F" w:rsidRDefault="004F62BA">
      <w:pPr>
        <w:pStyle w:val="TOC1"/>
        <w:tabs>
          <w:tab w:val="left" w:pos="720"/>
          <w:tab w:val="right" w:leader="dot" w:pos="9350"/>
        </w:tabs>
        <w:rPr>
          <w:del w:id="81" w:author="Wesley Siebenthaler" w:date="2018-08-07T13:39:00Z"/>
          <w:rFonts w:asciiTheme="minorHAnsi" w:eastAsiaTheme="minorEastAsia" w:hAnsiTheme="minorHAnsi"/>
          <w:b w:val="0"/>
          <w:bCs w:val="0"/>
          <w:caps w:val="0"/>
          <w:noProof/>
        </w:rPr>
      </w:pPr>
      <w:del w:id="82" w:author="Wesley Siebenthaler" w:date="2018-08-07T13:39:00Z">
        <w:r w:rsidRPr="00CD0DFA" w:rsidDel="00760B5F">
          <w:rPr>
            <w:b w:val="0"/>
            <w:bCs w:val="0"/>
            <w:noProof/>
            <w14:scene3d>
              <w14:camera w14:prst="orthographicFront"/>
              <w14:lightRig w14:rig="threePt" w14:dir="t">
                <w14:rot w14:lat="0" w14:lon="0" w14:rev="0"/>
              </w14:lightRig>
            </w14:scene3d>
          </w:rPr>
          <w:delText>7C.6</w:delText>
        </w:r>
        <w:r w:rsidDel="00760B5F">
          <w:rPr>
            <w:rFonts w:asciiTheme="minorHAnsi" w:eastAsiaTheme="minorEastAsia" w:hAnsiTheme="minorHAnsi"/>
            <w:b w:val="0"/>
            <w:bCs w:val="0"/>
            <w:caps w:val="0"/>
            <w:noProof/>
          </w:rPr>
          <w:tab/>
        </w:r>
        <w:r w:rsidDel="00760B5F">
          <w:rPr>
            <w:noProof/>
          </w:rPr>
          <w:delText>Using HTTPS with AWS</w:delText>
        </w:r>
        <w:r w:rsidDel="00760B5F">
          <w:rPr>
            <w:noProof/>
          </w:rPr>
          <w:tab/>
        </w:r>
        <w:r w:rsidR="007B5D7D" w:rsidDel="00760B5F">
          <w:rPr>
            <w:noProof/>
          </w:rPr>
          <w:delText>10</w:delText>
        </w:r>
      </w:del>
    </w:p>
    <w:p w14:paraId="5F175200" w14:textId="6FC30443" w:rsidR="004F62BA" w:rsidDel="00760B5F" w:rsidRDefault="004F62BA">
      <w:pPr>
        <w:pStyle w:val="TOC1"/>
        <w:tabs>
          <w:tab w:val="left" w:pos="720"/>
          <w:tab w:val="right" w:leader="dot" w:pos="9350"/>
        </w:tabs>
        <w:rPr>
          <w:del w:id="83" w:author="Wesley Siebenthaler" w:date="2018-08-07T13:39:00Z"/>
          <w:rFonts w:asciiTheme="minorHAnsi" w:eastAsiaTheme="minorEastAsia" w:hAnsiTheme="minorHAnsi"/>
          <w:b w:val="0"/>
          <w:bCs w:val="0"/>
          <w:caps w:val="0"/>
          <w:noProof/>
        </w:rPr>
      </w:pPr>
      <w:del w:id="84" w:author="Wesley Siebenthaler" w:date="2018-08-07T13:39:00Z">
        <w:r w:rsidRPr="00CD0DFA" w:rsidDel="00760B5F">
          <w:rPr>
            <w:b w:val="0"/>
            <w:bCs w:val="0"/>
            <w:noProof/>
            <w14:scene3d>
              <w14:camera w14:prst="orthographicFront"/>
              <w14:lightRig w14:rig="threePt" w14:dir="t">
                <w14:rot w14:lat="0" w14:lon="0" w14:rev="0"/>
              </w14:lightRig>
            </w14:scene3d>
          </w:rPr>
          <w:delText>7C.7</w:delText>
        </w:r>
        <w:r w:rsidDel="00760B5F">
          <w:rPr>
            <w:rFonts w:asciiTheme="minorHAnsi" w:eastAsiaTheme="minorEastAsia" w:hAnsiTheme="minorHAnsi"/>
            <w:b w:val="0"/>
            <w:bCs w:val="0"/>
            <w:caps w:val="0"/>
            <w:noProof/>
          </w:rPr>
          <w:tab/>
        </w:r>
        <w:r w:rsidDel="00760B5F">
          <w:rPr>
            <w:noProof/>
          </w:rPr>
          <w:delText>Exercise(s)</w:delText>
        </w:r>
        <w:r w:rsidDel="00760B5F">
          <w:rPr>
            <w:noProof/>
          </w:rPr>
          <w:tab/>
        </w:r>
        <w:r w:rsidR="007B5D7D" w:rsidDel="00760B5F">
          <w:rPr>
            <w:noProof/>
          </w:rPr>
          <w:delText>11</w:delText>
        </w:r>
      </w:del>
    </w:p>
    <w:p w14:paraId="1CB1AAA9" w14:textId="36360477" w:rsidR="004F62BA" w:rsidDel="00760B5F" w:rsidRDefault="004F62BA">
      <w:pPr>
        <w:pStyle w:val="TOC2"/>
        <w:rPr>
          <w:del w:id="85" w:author="Wesley Siebenthaler" w:date="2018-08-07T13:39:00Z"/>
          <w:rFonts w:asciiTheme="minorHAnsi" w:eastAsiaTheme="minorEastAsia" w:hAnsiTheme="minorHAnsi"/>
          <w:smallCaps w:val="0"/>
          <w:noProof/>
          <w:sz w:val="22"/>
        </w:rPr>
      </w:pPr>
      <w:del w:id="86" w:author="Wesley Siebenthaler" w:date="2018-08-07T13:39:00Z">
        <w:r w:rsidDel="00760B5F">
          <w:rPr>
            <w:noProof/>
          </w:rPr>
          <w:delText>Exercise - 7C.1 Run the AWS Tutorial</w:delText>
        </w:r>
        <w:r w:rsidDel="00760B5F">
          <w:rPr>
            <w:noProof/>
          </w:rPr>
          <w:tab/>
        </w:r>
        <w:r w:rsidR="007B5D7D" w:rsidDel="00760B5F">
          <w:rPr>
            <w:noProof/>
          </w:rPr>
          <w:delText>11</w:delText>
        </w:r>
      </w:del>
    </w:p>
    <w:p w14:paraId="66ECD502" w14:textId="1CA5D3E4" w:rsidR="004F62BA" w:rsidDel="00760B5F" w:rsidRDefault="004F62BA">
      <w:pPr>
        <w:pStyle w:val="TOC2"/>
        <w:rPr>
          <w:del w:id="87" w:author="Wesley Siebenthaler" w:date="2018-08-07T13:39:00Z"/>
          <w:rFonts w:asciiTheme="minorHAnsi" w:eastAsiaTheme="minorEastAsia" w:hAnsiTheme="minorHAnsi"/>
          <w:smallCaps w:val="0"/>
          <w:noProof/>
          <w:sz w:val="22"/>
        </w:rPr>
      </w:pPr>
      <w:del w:id="88" w:author="Wesley Siebenthaler" w:date="2018-08-07T13:39:00Z">
        <w:r w:rsidDel="00760B5F">
          <w:rPr>
            <w:noProof/>
          </w:rPr>
          <w:delText>Exercise - 7C.2 Create new AWS Thing</w:delText>
        </w:r>
        <w:r w:rsidDel="00760B5F">
          <w:rPr>
            <w:noProof/>
          </w:rPr>
          <w:tab/>
        </w:r>
      </w:del>
      <w:del w:id="89" w:author="Wesley Siebenthaler" w:date="2018-08-07T13:26:00Z">
        <w:r w:rsidR="006F4166" w:rsidDel="007B5D7D">
          <w:rPr>
            <w:noProof/>
          </w:rPr>
          <w:delText>13</w:delText>
        </w:r>
      </w:del>
    </w:p>
    <w:p w14:paraId="26B48FBC" w14:textId="20BE88E7" w:rsidR="004F62BA" w:rsidDel="00760B5F" w:rsidRDefault="004F62BA">
      <w:pPr>
        <w:pStyle w:val="TOC2"/>
        <w:rPr>
          <w:del w:id="90" w:author="Wesley Siebenthaler" w:date="2018-08-07T13:39:00Z"/>
          <w:rFonts w:asciiTheme="minorHAnsi" w:eastAsiaTheme="minorEastAsia" w:hAnsiTheme="minorHAnsi"/>
          <w:smallCaps w:val="0"/>
          <w:noProof/>
          <w:sz w:val="22"/>
        </w:rPr>
      </w:pPr>
      <w:del w:id="91" w:author="Wesley Siebenthaler" w:date="2018-08-07T13:39:00Z">
        <w:r w:rsidDel="00760B5F">
          <w:rPr>
            <w:noProof/>
          </w:rPr>
          <w:delText>Exercise - 7C.3 Learn how to use the AWS MQTT Test Client</w:delText>
        </w:r>
        <w:r w:rsidDel="00760B5F">
          <w:rPr>
            <w:noProof/>
          </w:rPr>
          <w:tab/>
        </w:r>
      </w:del>
      <w:del w:id="92" w:author="Wesley Siebenthaler" w:date="2018-08-07T13:26:00Z">
        <w:r w:rsidR="006F4166" w:rsidDel="007B5D7D">
          <w:rPr>
            <w:noProof/>
          </w:rPr>
          <w:delText>18</w:delText>
        </w:r>
      </w:del>
    </w:p>
    <w:p w14:paraId="77FAE93F" w14:textId="4896CCCD" w:rsidR="004F62BA" w:rsidDel="00760B5F" w:rsidRDefault="004F62BA">
      <w:pPr>
        <w:pStyle w:val="TOC2"/>
        <w:rPr>
          <w:del w:id="93" w:author="Wesley Siebenthaler" w:date="2018-08-07T13:39:00Z"/>
          <w:rFonts w:asciiTheme="minorHAnsi" w:eastAsiaTheme="minorEastAsia" w:hAnsiTheme="minorHAnsi"/>
          <w:smallCaps w:val="0"/>
          <w:noProof/>
          <w:sz w:val="22"/>
        </w:rPr>
      </w:pPr>
      <w:del w:id="94" w:author="Wesley Siebenthaler" w:date="2018-08-07T13:39:00Z">
        <w:r w:rsidDel="00760B5F">
          <w:rPr>
            <w:noProof/>
          </w:rPr>
          <w:delText>Exercise - 7C.4 Run the demo.aws.iot.pub_sub.publisher App</w:delText>
        </w:r>
        <w:r w:rsidDel="00760B5F">
          <w:rPr>
            <w:noProof/>
          </w:rPr>
          <w:tab/>
        </w:r>
      </w:del>
      <w:del w:id="95" w:author="Wesley Siebenthaler" w:date="2018-08-07T13:26:00Z">
        <w:r w:rsidR="006F4166" w:rsidDel="007B5D7D">
          <w:rPr>
            <w:noProof/>
          </w:rPr>
          <w:delText>20</w:delText>
        </w:r>
      </w:del>
    </w:p>
    <w:p w14:paraId="6FD320CD" w14:textId="5C3BA7DE" w:rsidR="004F62BA" w:rsidDel="00760B5F" w:rsidRDefault="004F62BA">
      <w:pPr>
        <w:pStyle w:val="TOC2"/>
        <w:rPr>
          <w:del w:id="96" w:author="Wesley Siebenthaler" w:date="2018-08-07T13:39:00Z"/>
          <w:rFonts w:asciiTheme="minorHAnsi" w:eastAsiaTheme="minorEastAsia" w:hAnsiTheme="minorHAnsi"/>
          <w:smallCaps w:val="0"/>
          <w:noProof/>
          <w:sz w:val="22"/>
        </w:rPr>
      </w:pPr>
      <w:del w:id="97" w:author="Wesley Siebenthaler" w:date="2018-08-07T13:39:00Z">
        <w:r w:rsidDel="00760B5F">
          <w:rPr>
            <w:noProof/>
          </w:rPr>
          <w:delText>Exercise - 7C.5 WICED MQTT Firmware Flow</w:delText>
        </w:r>
        <w:r w:rsidDel="00760B5F">
          <w:rPr>
            <w:noProof/>
          </w:rPr>
          <w:tab/>
        </w:r>
      </w:del>
      <w:del w:id="98" w:author="Wesley Siebenthaler" w:date="2018-08-07T13:26:00Z">
        <w:r w:rsidR="006F4166" w:rsidDel="007B5D7D">
          <w:rPr>
            <w:noProof/>
          </w:rPr>
          <w:delText>21</w:delText>
        </w:r>
      </w:del>
    </w:p>
    <w:p w14:paraId="119E4FB0" w14:textId="77A3CFDA" w:rsidR="004F62BA" w:rsidDel="00760B5F" w:rsidRDefault="004F62BA">
      <w:pPr>
        <w:pStyle w:val="TOC2"/>
        <w:rPr>
          <w:del w:id="99" w:author="Wesley Siebenthaler" w:date="2018-08-07T13:39:00Z"/>
          <w:rFonts w:asciiTheme="minorHAnsi" w:eastAsiaTheme="minorEastAsia" w:hAnsiTheme="minorHAnsi"/>
          <w:smallCaps w:val="0"/>
          <w:noProof/>
          <w:sz w:val="22"/>
        </w:rPr>
      </w:pPr>
      <w:del w:id="100" w:author="Wesley Siebenthaler" w:date="2018-08-07T13:39:00Z">
        <w:r w:rsidDel="00760B5F">
          <w:rPr>
            <w:noProof/>
          </w:rPr>
          <w:delText>Exercise - 7C.6 Build and Run the demo.aws.iot.pub_sub.subscriber App</w:delText>
        </w:r>
        <w:r w:rsidDel="00760B5F">
          <w:rPr>
            <w:noProof/>
          </w:rPr>
          <w:tab/>
        </w:r>
      </w:del>
      <w:del w:id="101" w:author="Wesley Siebenthaler" w:date="2018-08-07T13:26:00Z">
        <w:r w:rsidR="006F4166" w:rsidDel="007B5D7D">
          <w:rPr>
            <w:noProof/>
          </w:rPr>
          <w:delText>23</w:delText>
        </w:r>
      </w:del>
    </w:p>
    <w:p w14:paraId="0163C61E" w14:textId="6269E716" w:rsidR="004F62BA" w:rsidDel="00760B5F" w:rsidRDefault="004F62BA">
      <w:pPr>
        <w:pStyle w:val="TOC2"/>
        <w:rPr>
          <w:del w:id="102" w:author="Wesley Siebenthaler" w:date="2018-08-07T13:39:00Z"/>
          <w:rFonts w:asciiTheme="minorHAnsi" w:eastAsiaTheme="minorEastAsia" w:hAnsiTheme="minorHAnsi"/>
          <w:smallCaps w:val="0"/>
          <w:noProof/>
          <w:sz w:val="22"/>
        </w:rPr>
      </w:pPr>
      <w:del w:id="103" w:author="Wesley Siebenthaler" w:date="2018-08-07T13:39:00Z">
        <w:r w:rsidDel="00760B5F">
          <w:rPr>
            <w:noProof/>
          </w:rPr>
          <w:delText>Exercise - 7C.7 (Advanced) Implement the publisher and subscriber in two different kits</w:delText>
        </w:r>
        <w:r w:rsidDel="00760B5F">
          <w:rPr>
            <w:noProof/>
          </w:rPr>
          <w:tab/>
        </w:r>
      </w:del>
      <w:del w:id="104" w:author="Wesley Siebenthaler" w:date="2018-08-07T13:26:00Z">
        <w:r w:rsidR="006F4166" w:rsidDel="007B5D7D">
          <w:rPr>
            <w:noProof/>
          </w:rPr>
          <w:delText>23</w:delText>
        </w:r>
      </w:del>
    </w:p>
    <w:p w14:paraId="6BB422B2" w14:textId="13D331CD" w:rsidR="004F62BA" w:rsidDel="00760B5F" w:rsidRDefault="004F62BA">
      <w:pPr>
        <w:pStyle w:val="TOC2"/>
        <w:rPr>
          <w:del w:id="105" w:author="Wesley Siebenthaler" w:date="2018-08-07T13:39:00Z"/>
          <w:rFonts w:asciiTheme="minorHAnsi" w:eastAsiaTheme="minorEastAsia" w:hAnsiTheme="minorHAnsi"/>
          <w:smallCaps w:val="0"/>
          <w:noProof/>
          <w:sz w:val="22"/>
        </w:rPr>
      </w:pPr>
      <w:del w:id="106" w:author="Wesley Siebenthaler" w:date="2018-08-07T13:39:00Z">
        <w:r w:rsidDel="00760B5F">
          <w:rPr>
            <w:noProof/>
          </w:rPr>
          <w:delText>Exercise - 7C.8 (Advanced) Build and test the Shadow App</w:delText>
        </w:r>
        <w:r w:rsidDel="00760B5F">
          <w:rPr>
            <w:noProof/>
          </w:rPr>
          <w:tab/>
        </w:r>
      </w:del>
      <w:del w:id="107" w:author="Wesley Siebenthaler" w:date="2018-08-07T13:26:00Z">
        <w:r w:rsidR="006F4166" w:rsidDel="007B5D7D">
          <w:rPr>
            <w:noProof/>
          </w:rPr>
          <w:delText>23</w:delText>
        </w:r>
      </w:del>
    </w:p>
    <w:p w14:paraId="78A3F089" w14:textId="282A5426" w:rsidR="004F62BA" w:rsidDel="00760B5F" w:rsidRDefault="004F62BA">
      <w:pPr>
        <w:pStyle w:val="TOC2"/>
        <w:rPr>
          <w:del w:id="108" w:author="Wesley Siebenthaler" w:date="2018-08-07T13:39:00Z"/>
          <w:rFonts w:asciiTheme="minorHAnsi" w:eastAsiaTheme="minorEastAsia" w:hAnsiTheme="minorHAnsi"/>
          <w:smallCaps w:val="0"/>
          <w:noProof/>
          <w:sz w:val="22"/>
        </w:rPr>
      </w:pPr>
      <w:del w:id="109" w:author="Wesley Siebenthaler" w:date="2018-08-07T13:39:00Z">
        <w:r w:rsidDel="00760B5F">
          <w:rPr>
            <w:noProof/>
          </w:rPr>
          <w:delText xml:space="preserve">Exercise - 7C.9 (Advanced) Get a </w:delText>
        </w:r>
        <w:r w:rsidRPr="00CD0DFA" w:rsidDel="00760B5F">
          <w:rPr>
            <w:i/>
            <w:noProof/>
          </w:rPr>
          <w:delText>Thing</w:delText>
        </w:r>
        <w:r w:rsidDel="00760B5F">
          <w:rPr>
            <w:noProof/>
          </w:rPr>
          <w:delText xml:space="preserve"> Shadow from AWS using HTTPS</w:delText>
        </w:r>
        <w:r w:rsidDel="00760B5F">
          <w:rPr>
            <w:noProof/>
          </w:rPr>
          <w:tab/>
        </w:r>
      </w:del>
      <w:del w:id="110" w:author="Wesley Siebenthaler" w:date="2018-08-07T13:26:00Z">
        <w:r w:rsidR="006F4166" w:rsidDel="007B5D7D">
          <w:rPr>
            <w:noProof/>
          </w:rPr>
          <w:delText>25</w:delText>
        </w:r>
      </w:del>
    </w:p>
    <w:p w14:paraId="444FB679" w14:textId="7AEB0500" w:rsidR="004F62BA" w:rsidDel="00760B5F" w:rsidRDefault="004F62BA">
      <w:pPr>
        <w:pStyle w:val="TOC1"/>
        <w:tabs>
          <w:tab w:val="left" w:pos="720"/>
          <w:tab w:val="right" w:leader="dot" w:pos="9350"/>
        </w:tabs>
        <w:rPr>
          <w:del w:id="111" w:author="Wesley Siebenthaler" w:date="2018-08-07T13:39:00Z"/>
          <w:rFonts w:asciiTheme="minorHAnsi" w:eastAsiaTheme="minorEastAsia" w:hAnsiTheme="minorHAnsi"/>
          <w:b w:val="0"/>
          <w:bCs w:val="0"/>
          <w:caps w:val="0"/>
          <w:noProof/>
        </w:rPr>
      </w:pPr>
      <w:del w:id="112" w:author="Wesley Siebenthaler" w:date="2018-08-07T13:39:00Z">
        <w:r w:rsidRPr="00CD0DFA" w:rsidDel="00760B5F">
          <w:rPr>
            <w:b w:val="0"/>
            <w:bCs w:val="0"/>
            <w:noProof/>
            <w14:scene3d>
              <w14:camera w14:prst="orthographicFront"/>
              <w14:lightRig w14:rig="threePt" w14:dir="t">
                <w14:rot w14:lat="0" w14:lon="0" w14:rev="0"/>
              </w14:lightRig>
            </w14:scene3d>
          </w:rPr>
          <w:delText>7C.8</w:delText>
        </w:r>
        <w:r w:rsidDel="00760B5F">
          <w:rPr>
            <w:rFonts w:asciiTheme="minorHAnsi" w:eastAsiaTheme="minorEastAsia" w:hAnsiTheme="minorHAnsi"/>
            <w:b w:val="0"/>
            <w:bCs w:val="0"/>
            <w:caps w:val="0"/>
            <w:noProof/>
          </w:rPr>
          <w:tab/>
        </w:r>
        <w:r w:rsidDel="00760B5F">
          <w:rPr>
            <w:noProof/>
          </w:rPr>
          <w:delText>References</w:delText>
        </w:r>
        <w:r w:rsidDel="00760B5F">
          <w:rPr>
            <w:noProof/>
          </w:rPr>
          <w:tab/>
        </w:r>
      </w:del>
      <w:del w:id="113" w:author="Wesley Siebenthaler" w:date="2018-08-07T13:26:00Z">
        <w:r w:rsidR="006F4166" w:rsidDel="007B5D7D">
          <w:rPr>
            <w:noProof/>
          </w:rPr>
          <w:delText>26</w:delText>
        </w:r>
      </w:del>
    </w:p>
    <w:p w14:paraId="16BF2CA0" w14:textId="7D364B34" w:rsidR="00F50EEF" w:rsidRDefault="00CB6561" w:rsidP="00A14EB7">
      <w:pPr>
        <w:pStyle w:val="Heading1"/>
        <w:numPr>
          <w:ilvl w:val="0"/>
          <w:numId w:val="0"/>
        </w:numPr>
      </w:pPr>
      <w:r>
        <w:fldChar w:fldCharType="end"/>
      </w:r>
      <w:bookmarkStart w:id="114" w:name="_GoBack"/>
      <w:bookmarkEnd w:id="114"/>
      <w:r w:rsidR="00F50EEF">
        <w:br w:type="page"/>
      </w:r>
    </w:p>
    <w:p w14:paraId="124DC4FE" w14:textId="768C25DB" w:rsidR="00CB6561" w:rsidRDefault="00CB6561" w:rsidP="00A14EB7">
      <w:pPr>
        <w:pStyle w:val="Heading1"/>
      </w:pPr>
      <w:bookmarkStart w:id="115" w:name="_Toc521412470"/>
      <w:r>
        <w:lastRenderedPageBreak/>
        <w:t>Amazon Web Services (AWS)</w:t>
      </w:r>
      <w:bookmarkEnd w:id="115"/>
    </w:p>
    <w:p w14:paraId="4C8AEDEF" w14:textId="767380F9" w:rsidR="00CB6561" w:rsidRDefault="000C3499"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827D4DB" w:rsidR="00CB6561" w:rsidRDefault="000C3499"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7ECD177B"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1D0AB728" w:rsidR="00CB6561" w:rsidRDefault="000C3499"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78F61E4E"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5AABF0C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11413599" w:rsidR="00CB6561" w:rsidRDefault="000C3499"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0DB1FB9D" w:rsidR="00CB6561" w:rsidRDefault="000C3499"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000E5F06" w:rsidR="00CB6561" w:rsidRPr="00032C1D" w:rsidRDefault="000C3499"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116" w:name="_Toc521412471"/>
      <w:r>
        <w:lastRenderedPageBreak/>
        <w:t>AWS IoT Introduction</w:t>
      </w:r>
      <w:bookmarkEnd w:id="116"/>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117" w:name="_Toc521412472"/>
      <w:r>
        <w:lastRenderedPageBreak/>
        <w:t>AWS IoT Resources</w:t>
      </w:r>
      <w:bookmarkEnd w:id="117"/>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  </w:t>
      </w:r>
      <w:r w:rsidR="00427991">
        <w:rPr>
          <w:color w:val="1F4E79" w:themeColor="accent1" w:themeShade="80"/>
        </w:rPr>
        <w:t>"</w:t>
      </w:r>
      <w:proofErr w:type="spellStart"/>
      <w:r w:rsidRPr="008D30BB">
        <w:rPr>
          <w:color w:val="1F4E79" w:themeColor="accent1" w:themeShade="80"/>
        </w:rPr>
        <w:t>iot</w:t>
      </w:r>
      <w:proofErr w:type="spellEnd"/>
      <w:r w:rsidRPr="008D30BB">
        <w:rPr>
          <w:color w:val="1F4E79" w:themeColor="accent1" w:themeShade="80"/>
        </w:rPr>
        <w: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118" w:name="_Toc521412473"/>
      <w:r>
        <w:lastRenderedPageBreak/>
        <w:t xml:space="preserve">AWS </w:t>
      </w:r>
      <w:r w:rsidR="00A25FE4">
        <w:t>IoT Console</w:t>
      </w:r>
      <w:bookmarkEnd w:id="118"/>
    </w:p>
    <w:p w14:paraId="256A1E96" w14:textId="06E51CB0" w:rsidR="00CB6561" w:rsidRDefault="00903EC5" w:rsidP="00A14EB7">
      <w:pPr>
        <w:pStyle w:val="Heading2"/>
      </w:pPr>
      <w:bookmarkStart w:id="119" w:name="_Toc521412474"/>
      <w:r>
        <w:t>Creating an AWS IoT Account</w:t>
      </w:r>
      <w:bookmarkEnd w:id="119"/>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w:t>
      </w:r>
      <w:proofErr w:type="gramStart"/>
      <w:r>
        <w:t>class</w:t>
      </w:r>
      <w:proofErr w:type="gramEnd"/>
      <w:r>
        <w:t xml:space="preserve">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42602A5E" w:rsidR="00CB6561" w:rsidRDefault="000C3499" w:rsidP="00A14EB7">
      <w:pPr>
        <w:pStyle w:val="Heading2"/>
      </w:pPr>
      <w:hyperlink r:id="rId24" w:history="1">
        <w:bookmarkStart w:id="120" w:name="_Toc521412475"/>
        <w:r w:rsidR="00CB6561" w:rsidRPr="00F1475C">
          <w:rPr>
            <w:rStyle w:val="Hyperlink"/>
          </w:rPr>
          <w:t>Thing Shadow</w:t>
        </w:r>
        <w:bookmarkEnd w:id="120"/>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 xml:space="preserve"> :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 xml:space="preserve"> :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121" w:name="_Toc521412476"/>
      <w:r>
        <w:t>Topics</w:t>
      </w:r>
      <w:bookmarkEnd w:id="121"/>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w:t>
      </w:r>
      <w:proofErr w:type="spellStart"/>
      <w:r w:rsidR="00CB6561">
        <w:t>aws</w:t>
      </w:r>
      <w:proofErr w:type="spellEnd"/>
      <w:r w:rsidR="00CB6561">
        <w:t>/…</w:t>
      </w:r>
      <w:r w:rsidR="00427991">
        <w:t>"</w:t>
      </w:r>
      <w:r w:rsidR="00CB6561">
        <w:t xml:space="preserve"> are reserved by AWS IoT for specific functions. </w:t>
      </w:r>
    </w:p>
    <w:p w14:paraId="55A23EF6" w14:textId="7E463309"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6620D468" w:rsidR="00CB6561" w:rsidRDefault="000C3499" w:rsidP="00A14EB7">
      <w:pPr>
        <w:pStyle w:val="Heading2"/>
      </w:pPr>
      <w:hyperlink r:id="rId27" w:history="1">
        <w:bookmarkStart w:id="122" w:name="_Toc521412477"/>
        <w:r w:rsidR="00CB6561" w:rsidRPr="00D9027E">
          <w:rPr>
            <w:rStyle w:val="Hyperlink"/>
          </w:rPr>
          <w:t>Device Shadow Topics</w:t>
        </w:r>
        <w:bookmarkEnd w:id="122"/>
      </w:hyperlink>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w:t>
      </w:r>
      <w:proofErr w:type="spellStart"/>
      <w:r>
        <w:t>aws</w:t>
      </w:r>
      <w:proofErr w:type="spellEnd"/>
      <w:r>
        <w:t>/things/&lt;</w:t>
      </w:r>
      <w:proofErr w:type="spellStart"/>
      <w:r>
        <w:t>thingName</w:t>
      </w:r>
      <w:proofErr w:type="spellEnd"/>
      <w:r>
        <w:t>&gt;/shadow/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proofErr w:type="spellStart"/>
      <w:r>
        <w:t>myThing</w:t>
      </w:r>
      <w:proofErr w:type="spellEnd"/>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w:t>
      </w:r>
      <w:proofErr w:type="spellStart"/>
      <w:r>
        <w:t>aws</w:t>
      </w:r>
      <w:proofErr w:type="spellEnd"/>
      <w:r>
        <w:t>/things/</w:t>
      </w:r>
      <w:proofErr w:type="spellStart"/>
      <w:r>
        <w:t>myThing</w:t>
      </w:r>
      <w:proofErr w:type="spellEnd"/>
      <w:r>
        <w:t>/shadow/update</w:t>
      </w:r>
    </w:p>
    <w:p w14:paraId="7091B478" w14:textId="0E4049E9" w:rsidR="00CB6561" w:rsidRDefault="00CB6561" w:rsidP="00CB6561">
      <w:r w:rsidRPr="00E21F47">
        <w:rPr>
          <w:b/>
        </w:rPr>
        <w:t>message</w:t>
      </w:r>
      <w:r>
        <w:t xml:space="preserve">: </w:t>
      </w:r>
      <w:r w:rsidR="00780DFC">
        <w:tab/>
      </w:r>
      <w:r>
        <w:t>{</w:t>
      </w:r>
      <w:r w:rsidR="00427991">
        <w:t>"</w:t>
      </w:r>
      <w:r>
        <w:t>state</w:t>
      </w:r>
      <w:r w:rsidR="00427991">
        <w:t>"</w:t>
      </w:r>
      <w:r>
        <w:t>:{</w:t>
      </w:r>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w:t>
      </w:r>
      <w:proofErr w:type="spellStart"/>
      <w:r>
        <w:t>aws</w:t>
      </w:r>
      <w:proofErr w:type="spellEnd"/>
      <w:r>
        <w:t>/things/</w:t>
      </w:r>
      <w:proofErr w:type="spellStart"/>
      <w:r>
        <w:t>theThing</w:t>
      </w:r>
      <w:proofErr w:type="spellEnd"/>
      <w:r>
        <w:t>/shadow/#</w:t>
      </w:r>
      <w:r w:rsidR="00427991">
        <w:t>"</w:t>
      </w:r>
      <w:r>
        <w:t xml:space="preserve"> to subscribe to all shadow topics for the </w:t>
      </w:r>
      <w:r w:rsidRPr="009E14B7">
        <w:rPr>
          <w:i/>
        </w:rPr>
        <w:t>thing</w:t>
      </w:r>
      <w:r>
        <w:t xml:space="preserve"> called </w:t>
      </w:r>
      <w:r w:rsidR="00427991">
        <w:t>"</w:t>
      </w:r>
      <w:proofErr w:type="spellStart"/>
      <w:r>
        <w:t>theThing</w:t>
      </w:r>
      <w:proofErr w:type="spellEnd"/>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w:t>
      </w:r>
      <w:proofErr w:type="spellStart"/>
      <w:r>
        <w:t>aws</w:t>
      </w:r>
      <w:proofErr w:type="spellEnd"/>
      <w:r>
        <w:t>/things/+/shadow/update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123" w:name="_Toc495328183"/>
      <w:r>
        <w:br w:type="page"/>
      </w:r>
    </w:p>
    <w:p w14:paraId="37F4C6CA" w14:textId="1AFDB120" w:rsidR="005F53B4" w:rsidRDefault="005F53B4" w:rsidP="00A14EB7">
      <w:pPr>
        <w:pStyle w:val="Heading1"/>
      </w:pPr>
      <w:bookmarkStart w:id="124" w:name="_Toc521412478"/>
      <w:r>
        <w:lastRenderedPageBreak/>
        <w:t>Using MQTT with AWS</w:t>
      </w:r>
      <w:bookmarkEnd w:id="123"/>
      <w:bookmarkEnd w:id="124"/>
    </w:p>
    <w:p w14:paraId="447AF4F2" w14:textId="7A3DC686" w:rsidR="005F53B4" w:rsidRDefault="005F53B4" w:rsidP="005F53B4">
      <w:r>
        <w:t>The WICED SDK contains librar</w:t>
      </w:r>
      <w:r w:rsidR="00645036">
        <w:t>ies</w:t>
      </w:r>
      <w:r>
        <w:t xml:space="preserve"> of functions that make it easier to create MQTT firmware. These functions are contained in libraries/protocols/MQTT</w:t>
      </w:r>
      <w:r w:rsidR="00645036">
        <w:t xml:space="preserve"> for general MQTT projects and libraries/protocols/AWS for AWS specific projects</w:t>
      </w:r>
      <w:r>
        <w:t>. To include the library in a project, two things are needed:</w:t>
      </w:r>
    </w:p>
    <w:p w14:paraId="3C13BF48" w14:textId="2EF5FA57" w:rsidR="005F53B4" w:rsidRDefault="005F53B4" w:rsidP="005F53B4">
      <w:pPr>
        <w:ind w:left="720"/>
      </w:pPr>
      <w:r>
        <w:t xml:space="preserve">In the Make File: </w:t>
      </w:r>
      <w:r>
        <w:tab/>
      </w:r>
      <w:r w:rsidRPr="001712AA">
        <w:rPr>
          <w:i/>
        </w:rPr>
        <w:t>$(NAME)_COMPONENTS := protocols/</w:t>
      </w:r>
      <w:r w:rsidR="00645036">
        <w:rPr>
          <w:i/>
        </w:rPr>
        <w:t>AWS</w:t>
      </w:r>
    </w:p>
    <w:p w14:paraId="5C9DFF0D" w14:textId="2D91B898" w:rsidR="005F53B4" w:rsidRDefault="005F53B4" w:rsidP="006E1033">
      <w:pPr>
        <w:spacing w:after="0"/>
        <w:ind w:left="720"/>
        <w:rPr>
          <w:i/>
        </w:rPr>
      </w:pPr>
      <w:r>
        <w:t>In the C Source:</w:t>
      </w:r>
      <w:r>
        <w:tab/>
      </w:r>
      <w:r w:rsidR="00780DFC">
        <w:tab/>
      </w:r>
      <w:r w:rsidRPr="00556EEA">
        <w:rPr>
          <w:i/>
        </w:rPr>
        <w:t xml:space="preserve">#include </w:t>
      </w:r>
      <w:r w:rsidR="00427991">
        <w:rPr>
          <w:i/>
        </w:rPr>
        <w:t>"</w:t>
      </w:r>
      <w:proofErr w:type="spellStart"/>
      <w:r w:rsidR="00645036">
        <w:rPr>
          <w:i/>
        </w:rPr>
        <w:t>wiced_aws</w:t>
      </w:r>
      <w:r w:rsidRPr="00556EEA">
        <w:rPr>
          <w:i/>
        </w:rPr>
        <w:t>.h</w:t>
      </w:r>
      <w:proofErr w:type="spellEnd"/>
      <w:r w:rsidR="00427991">
        <w:rPr>
          <w:i/>
        </w:rPr>
        <w:t>"</w:t>
      </w:r>
    </w:p>
    <w:p w14:paraId="58B6346F" w14:textId="3A6A2A2A" w:rsidR="00645036" w:rsidRDefault="00645036" w:rsidP="005F53B4">
      <w:pPr>
        <w:ind w:left="720"/>
      </w:pPr>
      <w:r>
        <w:rPr>
          <w:i/>
        </w:rPr>
        <w:tab/>
      </w:r>
      <w:r>
        <w:rPr>
          <w:i/>
        </w:rPr>
        <w:tab/>
      </w:r>
      <w:r>
        <w:rPr>
          <w:i/>
        </w:rPr>
        <w:tab/>
        <w:t>#include "</w:t>
      </w:r>
      <w:proofErr w:type="spellStart"/>
      <w:r>
        <w:rPr>
          <w:i/>
        </w:rPr>
        <w:t>aws_common.h</w:t>
      </w:r>
      <w:proofErr w:type="spellEnd"/>
      <w:r>
        <w:rPr>
          <w:i/>
        </w:rPr>
        <w:t>"</w:t>
      </w:r>
    </w:p>
    <w:p w14:paraId="344E8405" w14:textId="4A6362A7" w:rsidR="005F53B4" w:rsidRDefault="005F53B4" w:rsidP="005F53B4">
      <w:r>
        <w:t xml:space="preserve">In addition to the library, there are several demo applications that can be used as a starting point for using MQTT with AWS. These </w:t>
      </w:r>
      <w:r w:rsidR="004F62BA">
        <w:t>applications are: apps/demo/</w:t>
      </w:r>
      <w:proofErr w:type="spellStart"/>
      <w:r w:rsidR="004F62BA">
        <w:t>aws</w:t>
      </w:r>
      <w:proofErr w:type="spellEnd"/>
      <w:r w:rsidR="004F62BA">
        <w:t>/</w:t>
      </w:r>
      <w:proofErr w:type="spellStart"/>
      <w:r>
        <w:t>iot</w:t>
      </w:r>
      <w:proofErr w:type="spellEnd"/>
      <w:r>
        <w:t>:</w:t>
      </w:r>
    </w:p>
    <w:p w14:paraId="432B75AE" w14:textId="61CC8CCA"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F41FF57"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21EDA445" w:rsidR="005F53B4" w:rsidRPr="001C2D97" w:rsidRDefault="004F62BA" w:rsidP="005F53B4">
      <w:pPr>
        <w:pStyle w:val="ListParagraph"/>
        <w:numPr>
          <w:ilvl w:val="0"/>
          <w:numId w:val="19"/>
        </w:numPr>
        <w:spacing w:after="0"/>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34C3A1B1"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/publisher</w:t>
      </w:r>
    </w:p>
    <w:p w14:paraId="3C453409" w14:textId="733B64AA" w:rsidR="005F53B4" w:rsidRDefault="002934A2" w:rsidP="005F53B4">
      <w:pPr>
        <w:pStyle w:val="ListParagraph"/>
        <w:numPr>
          <w:ilvl w:val="1"/>
          <w:numId w:val="19"/>
        </w:numPr>
      </w:pPr>
      <w:r>
        <w:t>A publishing app using AWS Greengrass</w:t>
      </w:r>
      <w:r w:rsidR="005F53B4">
        <w:t>.</w:t>
      </w:r>
      <w:r>
        <w:t xml:space="preserve"> Greengrass is a software package that extends the AWS cloud capabilities to local devices making it possible for them to collect and analyze data closer to the source.</w:t>
      </w:r>
    </w:p>
    <w:p w14:paraId="45EA0893" w14:textId="501EC6BC"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/subscriber</w:t>
      </w:r>
    </w:p>
    <w:p w14:paraId="3E57B7EF" w14:textId="09D2FA00" w:rsidR="005F53B4" w:rsidRDefault="002934A2" w:rsidP="005F53B4">
      <w:pPr>
        <w:pStyle w:val="ListParagraph"/>
        <w:numPr>
          <w:ilvl w:val="1"/>
          <w:numId w:val="19"/>
        </w:numPr>
      </w:pPr>
      <w:r>
        <w:t>A subscriber app using AWS Greengrass.</w:t>
      </w:r>
    </w:p>
    <w:p w14:paraId="46381F12" w14:textId="47BB066B" w:rsidR="005F53B4" w:rsidRDefault="005F53B4" w:rsidP="005F53B4">
      <w:pPr>
        <w:spacing w:before="240"/>
      </w:pPr>
      <w:r>
        <w:t>The security certificates and keys for each of these projects a</w:t>
      </w:r>
      <w:r w:rsidR="004F62BA">
        <w:t>re read from resources/apps/</w:t>
      </w:r>
      <w:proofErr w:type="spellStart"/>
      <w:r w:rsidR="004F62BA">
        <w:t>aws</w:t>
      </w:r>
      <w:proofErr w:type="spellEnd"/>
      <w:r w:rsidR="004F62BA">
        <w:t>/</w:t>
      </w:r>
      <w:proofErr w:type="spellStart"/>
      <w:r>
        <w:t>iot</w:t>
      </w:r>
      <w:proofErr w:type="spellEnd"/>
      <w:r w:rsidR="004F62BA">
        <w:t>/</w:t>
      </w:r>
      <w:r>
        <w:t xml:space="preserve">. The keys are included in </w:t>
      </w:r>
      <w:r w:rsidR="002934A2">
        <w:t>the project using the following (example shown for the publisher project):</w:t>
      </w:r>
    </w:p>
    <w:p w14:paraId="720CC7CF" w14:textId="6CF214D4" w:rsidR="005F53B4" w:rsidRDefault="005F53B4" w:rsidP="005F53B4">
      <w:pPr>
        <w:spacing w:before="240" w:after="0"/>
        <w:ind w:left="720"/>
      </w:pPr>
      <w:r>
        <w:t>In the Make File:</w:t>
      </w:r>
      <w:r>
        <w:tab/>
      </w:r>
      <w:r w:rsidR="004F62BA">
        <w:rPr>
          <w:i/>
        </w:rPr>
        <w:t>$(NAME)_RESOURCES  :=</w:t>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/rootca.cer \</w:t>
      </w:r>
    </w:p>
    <w:p w14:paraId="6F5A3AF8" w14:textId="1E1600AE" w:rsidR="005F53B4" w:rsidRPr="00556EEA" w:rsidRDefault="005F53B4" w:rsidP="005F53B4">
      <w:pPr>
        <w:spacing w:after="0"/>
        <w:ind w:left="1440"/>
        <w:rPr>
          <w:i/>
        </w:rPr>
      </w:pPr>
      <w:r>
        <w:rPr>
          <w:i/>
        </w:rPr>
        <w:t xml:space="preserve">                     </w:t>
      </w:r>
      <w:r>
        <w:rPr>
          <w:i/>
        </w:rPr>
        <w:tab/>
      </w:r>
      <w:r w:rsidR="002934A2">
        <w:rPr>
          <w:i/>
        </w:rPr>
        <w:tab/>
      </w:r>
      <w:r w:rsidR="002934A2">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sidRPr="00556EEA">
        <w:rPr>
          <w:i/>
        </w:rPr>
        <w:t xml:space="preserve"> </w:t>
      </w:r>
      <w:r w:rsidR="004F62BA">
        <w:rPr>
          <w:i/>
        </w:rPr>
        <w:t>publisher/</w:t>
      </w:r>
      <w:r w:rsidRPr="00556EEA">
        <w:rPr>
          <w:i/>
        </w:rPr>
        <w:t>client.cer \</w:t>
      </w:r>
    </w:p>
    <w:p w14:paraId="73953626" w14:textId="4D24C9D5" w:rsidR="005F53B4" w:rsidRPr="00556EEA" w:rsidRDefault="005F53B4" w:rsidP="005F53B4">
      <w:pPr>
        <w:ind w:left="1440"/>
        <w:rPr>
          <w:i/>
        </w:rPr>
      </w:pPr>
      <w:r w:rsidRPr="00556EEA">
        <w:rPr>
          <w:i/>
        </w:rPr>
        <w:t xml:space="preserve">                      </w:t>
      </w:r>
      <w:r>
        <w:rPr>
          <w:i/>
        </w:rPr>
        <w:tab/>
      </w:r>
      <w:r w:rsidR="004F62BA">
        <w:rPr>
          <w:i/>
        </w:rPr>
        <w:tab/>
      </w:r>
      <w:r w:rsidR="004F62BA">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Pr>
          <w:i/>
        </w:rPr>
        <w:t>publisher/</w:t>
      </w:r>
      <w:r w:rsidR="004F62BA" w:rsidRPr="00556EEA">
        <w:rPr>
          <w:i/>
        </w:rPr>
        <w:t xml:space="preserve"> </w:t>
      </w:r>
      <w:r w:rsidRPr="00556EEA">
        <w:rPr>
          <w:i/>
        </w:rPr>
        <w: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proofErr w:type="spellStart"/>
      <w:r w:rsidRPr="00556EEA">
        <w:rPr>
          <w:i/>
        </w:rPr>
        <w:t>resources.h</w:t>
      </w:r>
      <w:proofErr w:type="spellEnd"/>
      <w:r w:rsidR="00427991">
        <w:rPr>
          <w:i/>
        </w:rPr>
        <w:t>"</w:t>
      </w:r>
    </w:p>
    <w:p w14:paraId="46C132BC" w14:textId="11DBCB77" w:rsidR="005F53B4" w:rsidRDefault="005F53B4" w:rsidP="005F53B4">
      <w:pPr>
        <w:spacing w:before="240"/>
      </w:pPr>
      <w:r>
        <w:t>In the exercises below, we will use the publisher, subscriber, and shadow projects as starting points to learn the details of using WICED to interact with AWS using MQTT.</w:t>
      </w:r>
      <w:r w:rsidR="00657395">
        <w:t xml:space="preserve"> </w:t>
      </w:r>
      <w:r w:rsidR="00657395" w:rsidRPr="006E1033">
        <w:rPr>
          <w:b/>
        </w:rPr>
        <w:t>The</w:t>
      </w:r>
      <w:r w:rsidR="009E3942" w:rsidRPr="006E1033">
        <w:rPr>
          <w:b/>
        </w:rPr>
        <w:t xml:space="preserve"> exercises will use the AWS library</w:t>
      </w:r>
      <w:r w:rsidR="00657395">
        <w:rPr>
          <w:b/>
        </w:rPr>
        <w:t>,</w:t>
      </w:r>
      <w:r w:rsidR="009E3942" w:rsidRPr="006E1033">
        <w:rPr>
          <w:b/>
        </w:rPr>
        <w:t xml:space="preserve"> but the solutions also </w:t>
      </w:r>
      <w:r w:rsidR="00657395">
        <w:rPr>
          <w:b/>
        </w:rPr>
        <w:t>include projects that do</w:t>
      </w:r>
      <w:r w:rsidR="009E3942" w:rsidRPr="006E1033">
        <w:rPr>
          <w:b/>
        </w:rPr>
        <w:t xml:space="preserve"> the same thing using the general MQTT library</w:t>
      </w:r>
      <w:r w:rsidR="009D23FD">
        <w:rPr>
          <w:b/>
        </w:rPr>
        <w:t xml:space="preserve"> for reference</w:t>
      </w:r>
      <w:r w:rsidR="009E3942" w:rsidRPr="006E1033">
        <w:rPr>
          <w:b/>
        </w:rPr>
        <w:t>.</w:t>
      </w:r>
    </w:p>
    <w:p w14:paraId="3D145687" w14:textId="3097A9D8" w:rsidR="00BC2D72" w:rsidRPr="00406245" w:rsidRDefault="00BC2D72" w:rsidP="00A14EB7">
      <w:pPr>
        <w:pStyle w:val="Heading1"/>
      </w:pPr>
      <w:bookmarkStart w:id="125" w:name="_Toc521412479"/>
      <w:r>
        <w:lastRenderedPageBreak/>
        <w:t>Using HTTPS with AWS</w:t>
      </w:r>
      <w:bookmarkEnd w:id="125"/>
    </w:p>
    <w:p w14:paraId="5048525B" w14:textId="1481889A"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xml:space="preserve">. Use </w:t>
      </w:r>
      <w:proofErr w:type="spellStart"/>
      <w:r>
        <w:t>wiced_tls_init_identity</w:t>
      </w:r>
      <w:proofErr w:type="spellEnd"/>
      <w:r>
        <w:t xml:space="preserve"> to initialize the identity and then provide a pointer to the identity to the </w:t>
      </w:r>
      <w:proofErr w:type="spellStart"/>
      <w:r>
        <w:t>http_client_init</w:t>
      </w:r>
      <w:proofErr w:type="spellEnd"/>
      <w:r>
        <w:t xml:space="preserve">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w:t>
      </w:r>
      <w:proofErr w:type="spellStart"/>
      <w:r w:rsidRPr="008D30BB">
        <w:rPr>
          <w:color w:val="1F4E79" w:themeColor="accent1" w:themeShade="80"/>
        </w:rPr>
        <w:t>cacert</w:t>
      </w:r>
      <w:proofErr w:type="spellEnd"/>
      <w:r w:rsidRPr="008D30BB">
        <w:rPr>
          <w:color w:val="1F4E79" w:themeColor="accent1" w:themeShade="80"/>
        </w:rPr>
        <w:t xml:space="preserve">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26" w:name="_Toc521412480"/>
      <w:r>
        <w:lastRenderedPageBreak/>
        <w:t>Exercise(s)</w:t>
      </w:r>
      <w:bookmarkEnd w:id="126"/>
    </w:p>
    <w:p w14:paraId="5734D70A" w14:textId="00A8C639" w:rsidR="00247D79" w:rsidRDefault="00684A5B" w:rsidP="00A14EB7">
      <w:pPr>
        <w:pStyle w:val="Exercise"/>
      </w:pPr>
      <w:bookmarkStart w:id="127" w:name="_Toc521412481"/>
      <w:r>
        <w:t xml:space="preserve">Run </w:t>
      </w:r>
      <w:r w:rsidR="0007739D">
        <w:t xml:space="preserve">the </w:t>
      </w:r>
      <w:r w:rsidR="00247D79">
        <w:t>AWS Tutorial</w:t>
      </w:r>
      <w:bookmarkEnd w:id="127"/>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3A5691E0" w:rsidR="00CB6561" w:rsidRPr="00B7217A" w:rsidRDefault="00605D2A" w:rsidP="00CB6561">
      <w:r>
        <w:t>Once you are logged in, f</w:t>
      </w:r>
      <w:r w:rsidR="00CB6561">
        <w:t xml:space="preserve">rom the Services menu, select </w:t>
      </w:r>
      <w:r w:rsidR="00427991">
        <w:t>"</w:t>
      </w:r>
      <w:del w:id="128" w:author="Greg Landry" w:date="2018-07-03T12:44:00Z">
        <w:r w:rsidR="00CB6561" w:rsidDel="006E1033">
          <w:delText xml:space="preserve">AWS </w:delText>
        </w:r>
      </w:del>
      <w:r w:rsidR="00CB6561">
        <w:t>IoT</w:t>
      </w:r>
      <w:ins w:id="129" w:author="Greg Landry" w:date="2018-07-03T12:44:00Z">
        <w:r w:rsidR="006E1033">
          <w:t xml:space="preserve"> Core</w:t>
        </w:r>
      </w:ins>
      <w:r w:rsidR="00427991">
        <w:t>"</w:t>
      </w:r>
      <w:r w:rsidR="00CB6561">
        <w:t>:</w:t>
      </w:r>
    </w:p>
    <w:p w14:paraId="6F0BE955" w14:textId="6E777DC0" w:rsidR="00CB6561" w:rsidRDefault="00C67F3D" w:rsidP="00CB6561">
      <w:del w:id="130" w:author="Greg Landry" w:date="2018-07-03T12:45:00Z">
        <w:r w:rsidDel="006E1033">
          <w:rPr>
            <w:noProof/>
          </w:rPr>
          <w:drawing>
            <wp:inline distT="0" distB="0" distL="0" distR="0" wp14:anchorId="5F699E84" wp14:editId="43C7B3F0">
              <wp:extent cx="5943600" cy="4869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69815"/>
                      </a:xfrm>
                      <a:prstGeom prst="rect">
                        <a:avLst/>
                      </a:prstGeom>
                    </pic:spPr>
                  </pic:pic>
                </a:graphicData>
              </a:graphic>
            </wp:inline>
          </w:drawing>
        </w:r>
      </w:del>
      <w:ins w:id="131" w:author="Greg Landry" w:date="2018-07-03T12:46:00Z">
        <w:r w:rsidR="006E1033">
          <w:rPr>
            <w:noProof/>
          </w:rPr>
          <w:drawing>
            <wp:inline distT="0" distB="0" distL="0" distR="0" wp14:anchorId="79202C67" wp14:editId="228A4410">
              <wp:extent cx="5104546" cy="514981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711" cy="5160066"/>
                      </a:xfrm>
                      <a:prstGeom prst="rect">
                        <a:avLst/>
                      </a:prstGeom>
                    </pic:spPr>
                  </pic:pic>
                </a:graphicData>
              </a:graphic>
            </wp:inline>
          </w:drawing>
        </w:r>
      </w:ins>
    </w:p>
    <w:p w14:paraId="3703521F" w14:textId="77777777" w:rsidR="00CB6561" w:rsidRDefault="00CB6561" w:rsidP="00CB6561"/>
    <w:p w14:paraId="15724D00" w14:textId="13B6C994" w:rsidR="00CB6561" w:rsidRDefault="00CB6561" w:rsidP="00C17E6E">
      <w:pPr>
        <w:keepNext/>
      </w:pPr>
      <w:r>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32" w:name="_Toc521412482"/>
      <w:r w:rsidR="00247D79">
        <w:t>Create new AWS Thing</w:t>
      </w:r>
      <w:bookmarkEnd w:id="132"/>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2D61E56B" w:rsidR="00CB6561" w:rsidRDefault="00CB6561" w:rsidP="00CB6561">
      <w:pPr>
        <w:pStyle w:val="ListParagraph"/>
        <w:keepNext/>
        <w:contextualSpacing w:val="0"/>
      </w:pPr>
      <w:r>
        <w:t>Note: The steps below assume that you are using the existing class AWS account. If you create your own account</w:t>
      </w:r>
      <w:ins w:id="133" w:author="Greg Landry" w:date="2018-07-03T12:47:00Z">
        <w:r w:rsidR="006E1033">
          <w:t>,</w:t>
        </w:r>
      </w:ins>
      <w:r>
        <w:t xml:space="preserve">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1FAAF7EA"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If you log into the class account</w:t>
      </w:r>
      <w:ins w:id="134" w:author="Greg Landry" w:date="2018-07-03T12:47:00Z">
        <w:r w:rsidR="006E1033">
          <w:rPr>
            <w:b/>
          </w:rPr>
          <w:t>,</w:t>
        </w:r>
      </w:ins>
      <w:r w:rsidR="008628F1">
        <w:rPr>
          <w:b/>
        </w:rPr>
        <w:t xml:space="preserve">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w:t>
      </w:r>
      <w:proofErr w:type="spellStart"/>
      <w:r w:rsidRPr="00E55E9F">
        <w:rPr>
          <w:b/>
        </w:rPr>
        <w:t>YourInitials</w:t>
      </w:r>
      <w:proofErr w:type="spellEnd"/>
      <w:r w:rsidRPr="00E55E9F">
        <w:rPr>
          <w:b/>
        </w:rPr>
        <w:t>&gt;_</w:t>
      </w:r>
      <w:proofErr w:type="spellStart"/>
      <w:r w:rsidRPr="00E55E9F">
        <w:rPr>
          <w:b/>
        </w:rPr>
        <w:t>TestThing</w:t>
      </w:r>
      <w:proofErr w:type="spellEnd"/>
      <w:r>
        <w:t xml:space="preserve"> (or whatever) and press </w:t>
      </w:r>
      <w:r w:rsidR="00427991">
        <w:t>"</w:t>
      </w:r>
      <w:r>
        <w:t>Create thing</w:t>
      </w:r>
      <w:r w:rsidR="00427991">
        <w:t>"</w:t>
      </w:r>
      <w:r>
        <w:t>.</w:t>
      </w:r>
    </w:p>
    <w:p w14:paraId="17C508D3" w14:textId="7DAFDDBA" w:rsidR="00CB6561" w:rsidRDefault="00CB6561" w:rsidP="00CB6561">
      <w:pPr>
        <w:jc w:val="center"/>
      </w:pPr>
      <w:r w:rsidRPr="00553AF3">
        <w:rPr>
          <w:noProof/>
        </w:rPr>
        <w:t xml:space="preserve"> </w:t>
      </w:r>
      <w:del w:id="135" w:author="Greg Landry" w:date="2018-07-03T12:48:00Z">
        <w:r w:rsidDel="00AD1D74">
          <w:rPr>
            <w:noProof/>
          </w:rPr>
          <w:drawing>
            <wp:inline distT="0" distB="0" distL="0" distR="0" wp14:anchorId="358D19A0" wp14:editId="664B9CDF">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del>
      <w:ins w:id="136" w:author="Greg Landry" w:date="2018-07-03T12:48:00Z">
        <w:r w:rsidR="00AD1D74">
          <w:rPr>
            <w:noProof/>
          </w:rPr>
          <w:drawing>
            <wp:inline distT="0" distB="0" distL="0" distR="0" wp14:anchorId="5EDA28D9" wp14:editId="37C76450">
              <wp:extent cx="5581767" cy="222793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288" cy="2232934"/>
                      </a:xfrm>
                      <a:prstGeom prst="rect">
                        <a:avLst/>
                      </a:prstGeom>
                    </pic:spPr>
                  </pic:pic>
                </a:graphicData>
              </a:graphic>
            </wp:inline>
          </w:drawing>
        </w:r>
      </w:ins>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309A0013" w:rsidR="00CB6561" w:rsidRDefault="00CB6561" w:rsidP="00CB6561">
      <w:pPr>
        <w:jc w:val="center"/>
      </w:pPr>
      <w:r w:rsidRPr="0096648C">
        <w:rPr>
          <w:noProof/>
        </w:rPr>
        <w:t xml:space="preserve"> </w:t>
      </w:r>
      <w:del w:id="137" w:author="Greg Landry" w:date="2018-07-03T12:49:00Z">
        <w:r w:rsidDel="00AD1D74">
          <w:rPr>
            <w:noProof/>
          </w:rPr>
          <w:drawing>
            <wp:inline distT="0" distB="0" distL="0" distR="0" wp14:anchorId="4D0DFE4F" wp14:editId="3CF66D23">
              <wp:extent cx="4465494" cy="207020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509" b="19798"/>
                      <a:stretch/>
                    </pic:blipFill>
                    <pic:spPr bwMode="auto">
                      <a:xfrm>
                        <a:off x="0" y="0"/>
                        <a:ext cx="4516715" cy="2093948"/>
                      </a:xfrm>
                      <a:prstGeom prst="rect">
                        <a:avLst/>
                      </a:prstGeom>
                      <a:ln>
                        <a:noFill/>
                      </a:ln>
                      <a:extLst>
                        <a:ext uri="{53640926-AAD7-44D8-BBD7-CCE9431645EC}">
                          <a14:shadowObscured xmlns:a14="http://schemas.microsoft.com/office/drawing/2010/main"/>
                        </a:ext>
                      </a:extLst>
                    </pic:spPr>
                  </pic:pic>
                </a:graphicData>
              </a:graphic>
            </wp:inline>
          </w:drawing>
        </w:r>
      </w:del>
      <w:ins w:id="138" w:author="Greg Landry" w:date="2018-07-03T12:49:00Z">
        <w:r w:rsidR="00AD1D74">
          <w:rPr>
            <w:noProof/>
          </w:rPr>
          <w:drawing>
            <wp:inline distT="0" distB="0" distL="0" distR="0" wp14:anchorId="1F019FB6" wp14:editId="38C4AC77">
              <wp:extent cx="4386406" cy="2288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8860" cy="2300520"/>
                      </a:xfrm>
                      <a:prstGeom prst="rect">
                        <a:avLst/>
                      </a:prstGeom>
                    </pic:spPr>
                  </pic:pic>
                </a:graphicData>
              </a:graphic>
            </wp:inline>
          </w:drawing>
        </w:r>
      </w:ins>
    </w:p>
    <w:p w14:paraId="0E0E1D00" w14:textId="77777777" w:rsidR="00CB6561" w:rsidRDefault="00CB6561" w:rsidP="00CB6561">
      <w:pPr>
        <w:pStyle w:val="ListParagraph"/>
        <w:keepLines/>
      </w:pPr>
    </w:p>
    <w:p w14:paraId="4E7B4C96" w14:textId="72D957D2"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6B35EA2F" w14:textId="77777777" w:rsidR="00CB6561" w:rsidRDefault="00CB6561" w:rsidP="00CB6561">
      <w:pPr>
        <w:pStyle w:val="ListParagraph"/>
        <w:keepLines/>
        <w:rPr>
          <w:b/>
          <w:color w:val="FF0000"/>
        </w:rPr>
      </w:pPr>
    </w:p>
    <w:p w14:paraId="0E660929" w14:textId="3BF02438" w:rsidR="00CB6561" w:rsidRDefault="00CB6561" w:rsidP="00CB6561">
      <w:pPr>
        <w:pStyle w:val="ListParagraph"/>
        <w:keepLines/>
        <w:numPr>
          <w:ilvl w:val="0"/>
          <w:numId w:val="5"/>
        </w:numPr>
        <w:rPr>
          <w:b/>
          <w:color w:val="FF0000"/>
        </w:rPr>
      </w:pPr>
      <w:r>
        <w:rPr>
          <w:b/>
          <w:color w:val="FF0000"/>
        </w:rPr>
        <w:t xml:space="preserve">You should also 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484A2D9B"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w:t>
      </w:r>
      <w:r w:rsidR="00427991">
        <w:t>'</w:t>
      </w:r>
      <w:r>
        <w:t>t need to do this since the root CA for AWS IoT is already included in the WICED SDK.</w:t>
      </w:r>
    </w:p>
    <w:p w14:paraId="68AABAFB" w14:textId="2089E6D1" w:rsidR="00CB6561" w:rsidRDefault="000A26B0" w:rsidP="00CB6561">
      <w:pPr>
        <w:jc w:val="center"/>
      </w:pPr>
      <w:r>
        <w:rPr>
          <w:noProof/>
        </w:rPr>
        <mc:AlternateContent>
          <mc:Choice Requires="wps">
            <w:drawing>
              <wp:anchor distT="0" distB="0" distL="114300" distR="114300" simplePos="0" relativeHeight="251667456" behindDoc="0" locked="0" layoutInCell="1" allowOverlap="1" wp14:anchorId="723D9A77" wp14:editId="6E01984E">
                <wp:simplePos x="0" y="0"/>
                <wp:positionH relativeFrom="column">
                  <wp:posOffset>3407664</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268.3pt;margin-top:173.85pt;width:113.6pt;height:39.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" filled="f" stroked="f">
                <v:textbox style="mso-fit-shape-to-text:t">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53794C84">
                <wp:simplePos x="0" y="0"/>
                <wp:positionH relativeFrom="column">
                  <wp:posOffset>1284174</wp:posOffset>
                </wp:positionH>
                <wp:positionV relativeFrom="paragraph">
                  <wp:posOffset>1862302</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7" type="#_x0000_t202" style="position:absolute;left:0;text-align:left;margin-left:101.1pt;margin-top:146.6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" filled="f" stroked="f">
                <v:textbox style="mso-fit-shape-to-text:t">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9D8B2C1">
                <wp:simplePos x="0" y="0"/>
                <wp:positionH relativeFrom="column">
                  <wp:posOffset>3287827</wp:posOffset>
                </wp:positionH>
                <wp:positionV relativeFrom="paragraph">
                  <wp:posOffset>952398</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8" type="#_x0000_t202" style="position:absolute;left:0;text-align:left;margin-left:258.9pt;margin-top:7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" filled="f" stroked="f">
                <v:textbox style="mso-fit-shape-to-text:t">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4492BA76" wp14:editId="4547A7CA">
            <wp:extent cx="4717719" cy="28968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638" b="3525"/>
                    <a:stretch/>
                  </pic:blipFill>
                  <pic:spPr bwMode="auto">
                    <a:xfrm>
                      <a:off x="0" y="0"/>
                      <a:ext cx="4718304" cy="2897178"/>
                    </a:xfrm>
                    <a:prstGeom prst="rect">
                      <a:avLst/>
                    </a:prstGeom>
                    <a:ln>
                      <a:noFill/>
                    </a:ln>
                    <a:extLst>
                      <a:ext uri="{53640926-AAD7-44D8-BBD7-CCE9431645EC}">
                        <a14:shadowObscured xmlns:a14="http://schemas.microsoft.com/office/drawing/2010/main"/>
                      </a:ext>
                    </a:extLst>
                  </pic:spPr>
                </pic:pic>
              </a:graphicData>
            </a:graphic>
          </wp:inline>
        </w:drawing>
      </w:r>
    </w:p>
    <w:p w14:paraId="78D4311B" w14:textId="33F0F30F" w:rsidR="00CB6561" w:rsidRDefault="00CB6561" w:rsidP="000A26B0">
      <w:pPr>
        <w:pStyle w:val="ListParagraph"/>
        <w:numPr>
          <w:ilvl w:val="0"/>
          <w:numId w:val="5"/>
        </w:numPr>
        <w:spacing w:before="240"/>
      </w:pPr>
      <w:r>
        <w:t xml:space="preserve">Click </w:t>
      </w:r>
      <w:r w:rsidR="00427991">
        <w:t>"</w:t>
      </w:r>
      <w:r w:rsidR="005030C3">
        <w:t>Done</w:t>
      </w:r>
      <w:r w:rsidR="00427991">
        <w:t>"</w:t>
      </w:r>
      <w:r>
        <w:t xml:space="preserve"> </w:t>
      </w:r>
      <w:del w:id="139" w:author="Greg Landry" w:date="2018-07-03T12:50:00Z">
        <w:r w:rsidR="005030C3" w:rsidRPr="00AD1D74" w:rsidDel="00AD1D74">
          <w:rPr>
            <w:u w:val="single"/>
            <w:rPrChange w:id="140" w:author="Greg Landry" w:date="2018-07-03T12:50:00Z">
              <w:rPr/>
            </w:rPrChange>
          </w:rPr>
          <w:delText xml:space="preserve">once </w:delText>
        </w:r>
      </w:del>
      <w:ins w:id="141" w:author="Greg Landry" w:date="2018-07-03T12:50:00Z">
        <w:r w:rsidR="00AD1D74" w:rsidRPr="00AD1D74">
          <w:rPr>
            <w:u w:val="single"/>
            <w:rPrChange w:id="142" w:author="Greg Landry" w:date="2018-07-03T12:50:00Z">
              <w:rPr/>
            </w:rPrChange>
          </w:rPr>
          <w:t>after</w:t>
        </w:r>
        <w:r w:rsidR="00AD1D74">
          <w:t xml:space="preserve"> </w:t>
        </w:r>
      </w:ins>
      <w:r w:rsidR="005030C3">
        <w:t>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w:t>
      </w:r>
      <w:proofErr w:type="spellStart"/>
      <w:r w:rsidRPr="00E55E9F">
        <w:rPr>
          <w:b/>
        </w:rPr>
        <w:t>YourInitials</w:t>
      </w:r>
      <w:proofErr w:type="spellEnd"/>
      <w:r w:rsidRPr="00E55E9F">
        <w:rPr>
          <w:b/>
        </w:rPr>
        <w:t>&gt;_</w:t>
      </w:r>
      <w:proofErr w:type="spellStart"/>
      <w:r w:rsidRPr="00E55E9F">
        <w:rPr>
          <w:b/>
        </w:rPr>
        <w:t>TestThing_Policy</w:t>
      </w:r>
      <w:proofErr w:type="spellEnd"/>
      <w:r>
        <w:t xml:space="preserve">. Add the action as </w:t>
      </w:r>
      <w:r w:rsidR="00427991">
        <w:t>"</w:t>
      </w:r>
      <w:proofErr w:type="spellStart"/>
      <w:r w:rsidRPr="009225C7">
        <w:rPr>
          <w:i/>
        </w:rPr>
        <w:t>iot</w:t>
      </w:r>
      <w:proofErr w:type="spellEnd"/>
      <w:r w:rsidRPr="009225C7">
        <w:rPr>
          <w:i/>
        </w:rPr>
        <w:t>:*</w:t>
      </w:r>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45B01EF2" w:rsidR="00CB6561" w:rsidRDefault="00CB6561" w:rsidP="00CB6561">
      <w:pPr>
        <w:pStyle w:val="ListParagraph"/>
        <w:ind w:left="0"/>
        <w:jc w:val="center"/>
      </w:pPr>
      <w:del w:id="143" w:author="Greg Landry" w:date="2018-07-03T12:51:00Z">
        <w:r w:rsidDel="00C50CEF">
          <w:rPr>
            <w:noProof/>
          </w:rPr>
          <w:drawing>
            <wp:inline distT="0" distB="0" distL="0" distR="0" wp14:anchorId="65AC820D" wp14:editId="4095D1CD">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ins w:id="144" w:author="Greg Landry" w:date="2018-07-03T12:51:00Z">
        <w:r w:rsidR="00C50CEF">
          <w:rPr>
            <w:noProof/>
          </w:rPr>
          <w:drawing>
            <wp:inline distT="0" distB="0" distL="0" distR="0" wp14:anchorId="10A0149D" wp14:editId="421BF164">
              <wp:extent cx="5334014" cy="46632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7834" cy="4666612"/>
                      </a:xfrm>
                      <a:prstGeom prst="rect">
                        <a:avLst/>
                      </a:prstGeom>
                    </pic:spPr>
                  </pic:pic>
                </a:graphicData>
              </a:graphic>
            </wp:inline>
          </w:drawing>
        </w:r>
      </w:ins>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lastRenderedPageBreak/>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w:t>
      </w:r>
      <w:proofErr w:type="spellStart"/>
      <w:r w:rsidR="00CB6561">
        <w:t>iot</w:t>
      </w:r>
      <w:proofErr w:type="spellEnd"/>
      <w:r w:rsidR="00CB6561">
        <w:t>:*) is allowed for any resource (*).</w:t>
      </w:r>
    </w:p>
    <w:p w14:paraId="7A458409" w14:textId="15377778" w:rsidR="00CB6561" w:rsidRDefault="00CB6561" w:rsidP="00CB6561">
      <w:pPr>
        <w:pStyle w:val="ListParagraph"/>
        <w:jc w:val="center"/>
      </w:pPr>
      <w:del w:id="145" w:author="Greg Landry" w:date="2018-07-03T12:53:00Z">
        <w:r w:rsidDel="00C50CEF">
          <w:rPr>
            <w:noProof/>
          </w:rPr>
          <w:drawing>
            <wp:inline distT="0" distB="0" distL="0" distR="0" wp14:anchorId="50EBABD6" wp14:editId="6C7E098D">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del>
      <w:ins w:id="146" w:author="Greg Landry" w:date="2018-07-03T12:53:00Z">
        <w:r w:rsidR="00C50CEF">
          <w:rPr>
            <w:noProof/>
          </w:rPr>
          <w:drawing>
            <wp:inline distT="0" distB="0" distL="0" distR="0" wp14:anchorId="0BEEF47D" wp14:editId="132395C3">
              <wp:extent cx="5943600" cy="3562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2985"/>
                      </a:xfrm>
                      <a:prstGeom prst="rect">
                        <a:avLst/>
                      </a:prstGeom>
                    </pic:spPr>
                  </pic:pic>
                </a:graphicData>
              </a:graphic>
            </wp:inline>
          </w:drawing>
        </w:r>
      </w:ins>
    </w:p>
    <w:p w14:paraId="57E74108" w14:textId="77777777" w:rsidR="00CB6561" w:rsidRDefault="00CB6561" w:rsidP="00CB6561">
      <w:pPr>
        <w:pStyle w:val="ListParagraph"/>
        <w:keepNext/>
      </w:pPr>
    </w:p>
    <w:p w14:paraId="5DB6C22C" w14:textId="01C77F93" w:rsidR="00CB6561" w:rsidDel="00C50CEF" w:rsidRDefault="00CB6561" w:rsidP="00CB6561">
      <w:pPr>
        <w:pStyle w:val="ListParagraph"/>
        <w:keepNext/>
        <w:numPr>
          <w:ilvl w:val="0"/>
          <w:numId w:val="5"/>
        </w:numPr>
        <w:rPr>
          <w:del w:id="147" w:author="Greg Landry" w:date="2018-07-03T12:53:00Z"/>
        </w:r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w:t>
      </w:r>
      <w:del w:id="148" w:author="Greg Landry" w:date="2018-07-03T12:53:00Z">
        <w:r w:rsidRPr="00702E56" w:rsidDel="00C50CEF">
          <w:delText>,</w:delText>
        </w:r>
      </w:del>
      <w:r w:rsidRPr="00702E56">
        <w:t xml:space="preserve"> and click on your certificate.</w:t>
      </w:r>
      <w:ins w:id="149" w:author="Greg Landry" w:date="2018-07-03T12:53:00Z">
        <w:r w:rsidR="00C50CEF">
          <w:t xml:space="preserve"> </w:t>
        </w:r>
      </w:ins>
    </w:p>
    <w:p w14:paraId="35ADA5E2" w14:textId="2D2E4D12" w:rsidR="00FD2ED2" w:rsidRDefault="000A26B0">
      <w:pPr>
        <w:pStyle w:val="ListParagraph"/>
        <w:keepNext/>
        <w:numPr>
          <w:ilvl w:val="0"/>
          <w:numId w:val="5"/>
        </w:numPr>
        <w:rPr>
          <w:noProof/>
        </w:rPr>
        <w:pPrChange w:id="150" w:author="Greg Landry" w:date="2018-07-03T12:53:00Z">
          <w:pPr>
            <w:pStyle w:val="ListParagraph"/>
            <w:contextualSpacing w:val="0"/>
          </w:pPr>
        </w:pPrChange>
      </w:pPr>
      <w:r>
        <w:t>Again, y</w:t>
      </w:r>
      <w:r w:rsidR="00354D74">
        <w:t>ou</w:t>
      </w:r>
      <w:r w:rsidR="00CB6561">
        <w:t xml:space="preserve"> can use the search box in the upper right corner to find your certificate by name. In fact, you can even enter your </w:t>
      </w:r>
      <w:r w:rsidR="00CB6561" w:rsidRPr="00C50CEF">
        <w:rPr>
          <w:i/>
        </w:rPr>
        <w:t>thing</w:t>
      </w:r>
      <w:r w:rsidR="00CB6561">
        <w:t xml:space="preserve"> name in the box and it will find the certificate that was attached to your </w:t>
      </w:r>
      <w:r w:rsidR="00CB6561" w:rsidRPr="00C50CEF">
        <w:rPr>
          <w:i/>
        </w:rPr>
        <w:t>thing</w:t>
      </w:r>
      <w:r w:rsidR="00CB6561">
        <w:t xml:space="preserve"> when you first created it.</w:t>
      </w:r>
      <w:r w:rsidR="00CB6561" w:rsidRPr="00163FC5">
        <w:rPr>
          <w:noProof/>
        </w:rPr>
        <w:t xml:space="preserve"> </w:t>
      </w:r>
    </w:p>
    <w:p w14:paraId="4743EBE6" w14:textId="2414DD5C" w:rsidR="00CB6561" w:rsidRDefault="00E94624" w:rsidP="00277CDA">
      <w:pPr>
        <w:pStyle w:val="ListParagraph"/>
        <w:contextualSpacing w:val="0"/>
      </w:pPr>
      <w:del w:id="151" w:author="Greg Landry" w:date="2018-07-03T12:55:00Z">
        <w:r w:rsidDel="00C50CEF">
          <w:rPr>
            <w:noProof/>
          </w:rPr>
          <w:drawing>
            <wp:inline distT="0" distB="0" distL="0" distR="0" wp14:anchorId="063E61AF" wp14:editId="0BC869B2">
              <wp:extent cx="5943600" cy="1938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8020"/>
                      </a:xfrm>
                      <a:prstGeom prst="rect">
                        <a:avLst/>
                      </a:prstGeom>
                    </pic:spPr>
                  </pic:pic>
                </a:graphicData>
              </a:graphic>
            </wp:inline>
          </w:drawing>
        </w:r>
      </w:del>
      <w:ins w:id="152" w:author="Greg Landry" w:date="2018-07-03T12:55:00Z">
        <w:r w:rsidR="00C50CEF">
          <w:rPr>
            <w:noProof/>
          </w:rPr>
          <w:drawing>
            <wp:inline distT="0" distB="0" distL="0" distR="0" wp14:anchorId="4F7CDDF4" wp14:editId="6A1956F5">
              <wp:extent cx="5716402" cy="1264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8001" cy="1269594"/>
                      </a:xfrm>
                      <a:prstGeom prst="rect">
                        <a:avLst/>
                      </a:prstGeom>
                    </pic:spPr>
                  </pic:pic>
                </a:graphicData>
              </a:graphic>
            </wp:inline>
          </w:drawing>
        </w:r>
      </w:ins>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2F24B98E" w:rsidR="00CB6561" w:rsidRDefault="00CB6561" w:rsidP="00CB6561">
      <w:pPr>
        <w:pStyle w:val="ListParagraph"/>
        <w:keepNext/>
        <w:ind w:left="0"/>
        <w:jc w:val="center"/>
        <w:rPr>
          <w:ins w:id="153" w:author="Greg Landry" w:date="2018-07-03T12:57:00Z"/>
        </w:rPr>
      </w:pPr>
      <w:del w:id="154" w:author="Greg Landry" w:date="2018-07-03T12:56:00Z">
        <w:r w:rsidDel="00C50CEF">
          <w:rPr>
            <w:noProof/>
          </w:rPr>
          <w:drawing>
            <wp:inline distT="0" distB="0" distL="0" distR="0" wp14:anchorId="54CF1F4B" wp14:editId="07CAF9C9">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ins w:id="155" w:author="Greg Landry" w:date="2018-07-03T12:56:00Z">
        <w:r w:rsidR="00C50CEF">
          <w:rPr>
            <w:noProof/>
          </w:rPr>
          <w:drawing>
            <wp:inline distT="0" distB="0" distL="0" distR="0" wp14:anchorId="5B8CC82D" wp14:editId="2A09A9A6">
              <wp:extent cx="5158226" cy="2191144"/>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9243" cy="2195824"/>
                      </a:xfrm>
                      <a:prstGeom prst="rect">
                        <a:avLst/>
                      </a:prstGeom>
                    </pic:spPr>
                  </pic:pic>
                </a:graphicData>
              </a:graphic>
            </wp:inline>
          </w:drawing>
        </w:r>
      </w:ins>
    </w:p>
    <w:p w14:paraId="2EEF38E8" w14:textId="77777777" w:rsidR="00C50CEF" w:rsidRDefault="00C50CEF" w:rsidP="00CB6561">
      <w:pPr>
        <w:pStyle w:val="ListParagraph"/>
        <w:keepNext/>
        <w:ind w:left="0"/>
        <w:jc w:val="center"/>
      </w:pPr>
    </w:p>
    <w:p w14:paraId="10F2FEED" w14:textId="0C1C5780" w:rsidR="00CB6561" w:rsidRDefault="00CB6561" w:rsidP="00CB6561">
      <w:pPr>
        <w:pStyle w:val="ListParagraph"/>
        <w:keepNext/>
        <w:ind w:left="0"/>
        <w:jc w:val="center"/>
        <w:rPr>
          <w:ins w:id="156" w:author="Greg Landry" w:date="2018-07-03T12:58:00Z"/>
        </w:rPr>
      </w:pPr>
    </w:p>
    <w:p w14:paraId="36558FDC" w14:textId="77777777" w:rsidR="00C50CEF" w:rsidRDefault="00C50CEF" w:rsidP="00CB6561">
      <w:pPr>
        <w:pStyle w:val="ListParagraph"/>
        <w:keepNext/>
        <w:ind w:left="0"/>
        <w:jc w:val="center"/>
      </w:pPr>
    </w:p>
    <w:p w14:paraId="552A9267" w14:textId="39171441" w:rsidR="00CB6561" w:rsidRDefault="00CB6561" w:rsidP="00CB6561">
      <w:pPr>
        <w:pStyle w:val="ListParagraph"/>
        <w:keepNext/>
        <w:ind w:left="0"/>
        <w:jc w:val="center"/>
      </w:pPr>
      <w:del w:id="157" w:author="Greg Landry" w:date="2018-07-03T12:57:00Z">
        <w:r w:rsidDel="00C50CEF">
          <w:rPr>
            <w:noProof/>
          </w:rPr>
          <w:drawing>
            <wp:inline distT="0" distB="0" distL="0" distR="0" wp14:anchorId="289D0594" wp14:editId="46B2FA2E">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821" cy="2343792"/>
                      </a:xfrm>
                      <a:prstGeom prst="rect">
                        <a:avLst/>
                      </a:prstGeom>
                    </pic:spPr>
                  </pic:pic>
                </a:graphicData>
              </a:graphic>
            </wp:inline>
          </w:drawing>
        </w:r>
      </w:del>
      <w:ins w:id="158" w:author="Greg Landry" w:date="2018-07-03T12:57:00Z">
        <w:r w:rsidR="00C50CEF">
          <w:rPr>
            <w:noProof/>
          </w:rPr>
          <w:drawing>
            <wp:inline distT="0" distB="0" distL="0" distR="0" wp14:anchorId="4570E33F" wp14:editId="121A0AC8">
              <wp:extent cx="3470611" cy="213128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4933"/>
                      <a:stretch/>
                    </pic:blipFill>
                    <pic:spPr bwMode="auto">
                      <a:xfrm>
                        <a:off x="0" y="0"/>
                        <a:ext cx="3477674" cy="2135619"/>
                      </a:xfrm>
                      <a:prstGeom prst="rect">
                        <a:avLst/>
                      </a:prstGeom>
                      <a:ln>
                        <a:noFill/>
                      </a:ln>
                      <a:extLst>
                        <a:ext uri="{53640926-AAD7-44D8-BBD7-CCE9431645EC}">
                          <a14:shadowObscured xmlns:a14="http://schemas.microsoft.com/office/drawing/2010/main"/>
                        </a:ext>
                      </a:extLst>
                    </pic:spPr>
                  </pic:pic>
                </a:graphicData>
              </a:graphic>
            </wp:inline>
          </w:drawing>
        </w:r>
      </w:ins>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r w:rsidR="00CB6561">
        <w:t>iot</w:t>
      </w:r>
      <w:proofErr w:type="spellEnd"/>
      <w:r w:rsidR="00CB6561">
        <w: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59" w:name="_Toc521412483"/>
      <w:r>
        <w:lastRenderedPageBreak/>
        <w:t>Learn how to use the AWS MQTT Test Client</w:t>
      </w:r>
      <w:bookmarkEnd w:id="159"/>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w:t>
      </w:r>
      <w:proofErr w:type="spellStart"/>
      <w:r w:rsidRPr="0031017F">
        <w:rPr>
          <w:b/>
        </w:rPr>
        <w:t>your_initials</w:t>
      </w:r>
      <w:proofErr w:type="spellEnd"/>
      <w:r w:rsidRPr="0031017F">
        <w:rPr>
          <w:b/>
        </w:rPr>
        <w:t>&gt;_</w:t>
      </w:r>
      <w:proofErr w:type="spellStart"/>
      <w:r w:rsidRPr="0031017F">
        <w:rPr>
          <w:b/>
        </w:rPr>
        <w:t>testtopic</w:t>
      </w:r>
      <w:proofErr w:type="spellEnd"/>
      <w:r w:rsidR="00C227D8">
        <w:t xml:space="preserve"> in the "Subscription topic</w:t>
      </w:r>
      <w:r w:rsidR="0031017F">
        <w:t>"</w:t>
      </w:r>
      <w:r w:rsidR="00C227D8">
        <w:t xml:space="preserve"> box. S</w:t>
      </w:r>
      <w:r>
        <w:t xml:space="preserve">elect </w:t>
      </w:r>
      <w:r w:rsidR="00427991">
        <w:t>"</w:t>
      </w:r>
      <w:r>
        <w:t>Display payloads as strings</w:t>
      </w:r>
      <w:proofErr w:type="gramStart"/>
      <w:r w:rsidR="00427991">
        <w:t>"</w:t>
      </w:r>
      <w:r>
        <w:t>, and</w:t>
      </w:r>
      <w:proofErr w:type="gramEnd"/>
      <w:r>
        <w:t xml:space="preserve">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Publishing to a Topic from the Test Client: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 xml:space="preserve">that you subscribed to earlier. The name must be </w:t>
      </w:r>
      <w:proofErr w:type="gramStart"/>
      <w:r>
        <w:t>exactly the same</w:t>
      </w:r>
      <w:proofErr w:type="gramEnd"/>
      <w:r>
        <w:t xml:space="preserv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160"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67241" cy="2290867"/>
                    </a:xfrm>
                    <a:prstGeom prst="rect">
                      <a:avLst/>
                    </a:prstGeom>
                  </pic:spPr>
                </pic:pic>
              </a:graphicData>
            </a:graphic>
          </wp:inline>
        </w:drawing>
      </w:r>
      <w:r w:rsidR="00C91B9D">
        <w:br w:type="page"/>
      </w:r>
    </w:p>
    <w:p w14:paraId="33E4FE53" w14:textId="5341DC78" w:rsidR="005F53B4" w:rsidRDefault="004F62BA" w:rsidP="00A14EB7">
      <w:pPr>
        <w:pStyle w:val="Exercise"/>
      </w:pPr>
      <w:bookmarkStart w:id="161" w:name="_Toc521412484"/>
      <w:r>
        <w:lastRenderedPageBreak/>
        <w:t xml:space="preserve">Run the </w:t>
      </w:r>
      <w:proofErr w:type="spellStart"/>
      <w:r>
        <w:t>demo.aws.</w:t>
      </w:r>
      <w:r w:rsidR="005F53B4">
        <w:t>iot.pub_sub.publisher</w:t>
      </w:r>
      <w:proofErr w:type="spellEnd"/>
      <w:r w:rsidR="005F53B4">
        <w:t xml:space="preserve"> App</w:t>
      </w:r>
      <w:bookmarkEnd w:id="160"/>
      <w:bookmarkEnd w:id="161"/>
      <w:r w:rsidR="005F53B4">
        <w:t xml:space="preserve"> </w:t>
      </w:r>
    </w:p>
    <w:p w14:paraId="72FD8533" w14:textId="5C3DEC9F" w:rsidR="005F53B4" w:rsidRDefault="004F62BA" w:rsidP="005F53B4">
      <w:pPr>
        <w:pStyle w:val="ListParagraph"/>
        <w:numPr>
          <w:ilvl w:val="0"/>
          <w:numId w:val="7"/>
        </w:numPr>
      </w:pPr>
      <w:r>
        <w:t>Copy the WICED apps/demo/</w:t>
      </w:r>
      <w:proofErr w:type="spellStart"/>
      <w:r>
        <w:t>aws</w:t>
      </w:r>
      <w:proofErr w:type="spellEnd"/>
      <w:r>
        <w:t>/</w:t>
      </w:r>
      <w:proofErr w:type="spellStart"/>
      <w:r w:rsidR="005F53B4">
        <w:t>iot</w:t>
      </w:r>
      <w:proofErr w:type="spellEnd"/>
      <w:r w:rsidR="005F53B4">
        <w:t>/</w:t>
      </w:r>
      <w:proofErr w:type="spellStart"/>
      <w:r w:rsidR="005F53B4">
        <w:t>pub_sub</w:t>
      </w:r>
      <w:proofErr w:type="spellEnd"/>
      <w:r w:rsidR="005F53B4">
        <w:t>/publisher project to your own directory (i.e. ww101/07</w:t>
      </w:r>
      <w:r w:rsidR="008544B4">
        <w:t>c</w:t>
      </w:r>
      <w:r w:rsidR="005F53B4">
        <w:t>/0</w:t>
      </w:r>
      <w:r w:rsidR="008544B4">
        <w:t>4</w:t>
      </w:r>
      <w:r w:rsidR="005F53B4">
        <w:t>_publisher) and update the files.</w:t>
      </w:r>
    </w:p>
    <w:p w14:paraId="02EBE793" w14:textId="77777777" w:rsidR="005F53B4" w:rsidRDefault="005F53B4" w:rsidP="005F53B4">
      <w:pPr>
        <w:pStyle w:val="ListParagraph"/>
        <w:numPr>
          <w:ilvl w:val="1"/>
          <w:numId w:val="7"/>
        </w:numPr>
      </w:pPr>
      <w:r>
        <w:t xml:space="preserve">Hint: Make sure you add your platform to the valid platforms in the </w:t>
      </w:r>
      <w:proofErr w:type="spellStart"/>
      <w:r>
        <w:t>makefile</w:t>
      </w:r>
      <w:proofErr w:type="spellEnd"/>
      <w:r>
        <w:t>.</w:t>
      </w:r>
    </w:p>
    <w:p w14:paraId="2F1F9133" w14:textId="77777777" w:rsidR="005F53B4" w:rsidRDefault="005F53B4" w:rsidP="005F53B4">
      <w:pPr>
        <w:pStyle w:val="ListParagraph"/>
        <w:numPr>
          <w:ilvl w:val="0"/>
          <w:numId w:val="7"/>
        </w:numPr>
      </w:pPr>
      <w:r>
        <w:t>Modify the DCT for your network.</w:t>
      </w:r>
    </w:p>
    <w:p w14:paraId="7719D4B6" w14:textId="6AD6EDB9" w:rsidR="005F53B4" w:rsidRDefault="005F53B4" w:rsidP="005F53B4">
      <w:pPr>
        <w:pStyle w:val="ListParagraph"/>
        <w:numPr>
          <w:ilvl w:val="0"/>
          <w:numId w:val="7"/>
        </w:numPr>
      </w:pPr>
      <w:r>
        <w:t>Copy the certificates that you generated</w:t>
      </w:r>
      <w:r w:rsidR="00CA2F9A">
        <w:t xml:space="preserve"> and saved</w:t>
      </w:r>
      <w:r>
        <w:t xml:space="preserve"> </w:t>
      </w:r>
      <w:r w:rsidR="00CA2F9A">
        <w:t>previously</w:t>
      </w:r>
      <w:r w:rsidR="004F62BA">
        <w:t xml:space="preserve"> into the resources/apps/</w:t>
      </w:r>
      <w:proofErr w:type="spellStart"/>
      <w:r w:rsidR="004F62BA">
        <w:t>aws</w:t>
      </w:r>
      <w:proofErr w:type="spellEnd"/>
      <w:r w:rsidR="004F62BA">
        <w:t>/</w:t>
      </w:r>
      <w:proofErr w:type="spellStart"/>
      <w:r w:rsidR="004F62BA">
        <w:t>i</w:t>
      </w:r>
      <w:r>
        <w:t>ot</w:t>
      </w:r>
      <w:proofErr w:type="spellEnd"/>
      <w:r w:rsidR="00F30E8C">
        <w:t>/pub</w:t>
      </w:r>
      <w:del w:id="162" w:author="Greg Landry" w:date="2018-07-03T12:41:00Z">
        <w:r w:rsidR="00F30E8C" w:rsidDel="006E1033">
          <w:delText>i</w:delText>
        </w:r>
      </w:del>
      <w:r w:rsidR="00F30E8C">
        <w:t>l</w:t>
      </w:r>
      <w:ins w:id="163" w:author="Greg Landry" w:date="2018-07-03T12:41:00Z">
        <w:r w:rsidR="006E1033">
          <w:t>i</w:t>
        </w:r>
      </w:ins>
      <w:r w:rsidR="00F30E8C">
        <w:t>sher</w:t>
      </w:r>
      <w:r>
        <w:t xml:space="preserve"> directory.  Replace the </w:t>
      </w:r>
      <w:r w:rsidR="00F30E8C">
        <w:t xml:space="preserve">two </w:t>
      </w:r>
      <w:r>
        <w:t>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w:t>
            </w:r>
            <w:proofErr w:type="spellStart"/>
            <w:r>
              <w:t>private.pem.key</w:t>
            </w:r>
            <w:proofErr w:type="spellEnd"/>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43EC4C14" w14:textId="203E7349" w:rsidR="005F53B4" w:rsidRDefault="005F53B4" w:rsidP="005F53B4">
      <w:pPr>
        <w:pStyle w:val="ListParagraph"/>
      </w:pPr>
      <w:r>
        <w:t xml:space="preserve">The rootca.cer file in </w:t>
      </w:r>
      <w:r w:rsidR="004F62BA">
        <w:t>the resources/apps/</w:t>
      </w:r>
      <w:proofErr w:type="spellStart"/>
      <w:r w:rsidR="004F62BA">
        <w:t>aws</w:t>
      </w:r>
      <w:proofErr w:type="spellEnd"/>
      <w:r w:rsidR="004F62BA">
        <w:t>/</w:t>
      </w:r>
      <w:proofErr w:type="spellStart"/>
      <w:r w:rsidR="00F30E8C">
        <w:t>iot</w:t>
      </w:r>
      <w:proofErr w:type="spellEnd"/>
      <w:r>
        <w:t xml:space="preserve">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0AD0958F" w:rsidR="005F53B4" w:rsidRDefault="005F53B4" w:rsidP="005F53B4">
      <w:pPr>
        <w:pStyle w:val="ListParagraph"/>
      </w:pPr>
      <w:r>
        <w:t xml:space="preserve">The other file that you downloaded called </w:t>
      </w:r>
      <w:r w:rsidR="00427991">
        <w:t>"</w:t>
      </w:r>
      <w:r>
        <w:t>&lt;name&gt;-</w:t>
      </w:r>
      <w:proofErr w:type="spellStart"/>
      <w:r>
        <w:t>public.pem.key</w:t>
      </w:r>
      <w:proofErr w:type="spellEnd"/>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2EFB9E06" w:rsidR="005F53B4" w:rsidRDefault="005F53B4" w:rsidP="005F53B4">
      <w:pPr>
        <w:pStyle w:val="ListParagraph"/>
        <w:numPr>
          <w:ilvl w:val="0"/>
          <w:numId w:val="7"/>
        </w:numPr>
      </w:pPr>
      <w:r>
        <w:t xml:space="preserve">Modify </w:t>
      </w:r>
      <w:r w:rsidR="000E4AB9">
        <w:t>the broker address in the project. It</w:t>
      </w:r>
      <w:r w:rsidR="00F67987">
        <w:t xml:space="preserve"> can be found by searching for </w:t>
      </w:r>
      <w:r w:rsidR="000E4AB9" w:rsidRPr="006E1033">
        <w:rPr>
          <w:i/>
        </w:rPr>
        <w:t>.</w:t>
      </w:r>
      <w:proofErr w:type="spellStart"/>
      <w:r w:rsidR="000E4AB9" w:rsidRPr="006E1033">
        <w:rPr>
          <w:i/>
        </w:rPr>
        <w:t>uri</w:t>
      </w:r>
      <w:proofErr w:type="spellEnd"/>
      <w:r w:rsidR="000E4AB9">
        <w:t xml:space="preserve"> in the C file</w:t>
      </w:r>
      <w:r>
        <w:t xml:space="preserve">.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6DE73A98" w14:textId="2499B6D9" w:rsidR="008E25FF" w:rsidRPr="00EB7DBC" w:rsidRDefault="005F53B4" w:rsidP="00EB7DBC">
      <w:pPr>
        <w:pStyle w:val="ListParagraph"/>
        <w:numPr>
          <w:ilvl w:val="0"/>
          <w:numId w:val="7"/>
        </w:numPr>
        <w:rPr>
          <w:u w:val="single"/>
        </w:rPr>
      </w:pPr>
      <w:r w:rsidRPr="00E21F47">
        <w:rPr>
          <w:u w:val="single"/>
        </w:rPr>
        <w:t xml:space="preserve">Modify the </w:t>
      </w:r>
      <w:r w:rsidR="00843AA0" w:rsidRPr="006E1033">
        <w:rPr>
          <w:i/>
          <w:u w:val="single"/>
        </w:rPr>
        <w:t>thing</w:t>
      </w:r>
      <w:r w:rsidR="00843AA0">
        <w:rPr>
          <w:u w:val="single"/>
        </w:rPr>
        <w:t xml:space="preserve"> name</w:t>
      </w:r>
      <w:r w:rsidRPr="00E21F47">
        <w:rPr>
          <w:u w:val="single"/>
        </w:rPr>
        <w:t xml:space="preserve"> to </w:t>
      </w:r>
      <w:r w:rsidR="00184B03">
        <w:rPr>
          <w:u w:val="single"/>
        </w:rPr>
        <w:t>the nam</w:t>
      </w:r>
      <w:r w:rsidR="00CA2F9A">
        <w:rPr>
          <w:u w:val="single"/>
        </w:rPr>
        <w:t>e that you created previously</w:t>
      </w:r>
      <w:r w:rsidRPr="00E21F47">
        <w:rPr>
          <w:u w:val="single"/>
        </w:rPr>
        <w:t xml:space="preserve">. </w:t>
      </w:r>
      <w:r w:rsidR="00843AA0">
        <w:rPr>
          <w:u w:val="single"/>
        </w:rPr>
        <w:t>You can find this by searching</w:t>
      </w:r>
      <w:r w:rsidR="00F67987">
        <w:rPr>
          <w:u w:val="single"/>
        </w:rPr>
        <w:t xml:space="preserve"> for </w:t>
      </w:r>
      <w:r w:rsidR="00F67987" w:rsidRPr="006E1033">
        <w:rPr>
          <w:i/>
          <w:u w:val="single"/>
        </w:rPr>
        <w:t>.name</w:t>
      </w:r>
      <w:r w:rsidR="00F67987">
        <w:rPr>
          <w:u w:val="single"/>
        </w:rPr>
        <w:t xml:space="preserve"> in the C file.</w:t>
      </w:r>
      <w:r w:rsidR="00843AA0">
        <w:rPr>
          <w:u w:val="single"/>
        </w:rPr>
        <w:t xml:space="preserve"> </w:t>
      </w:r>
      <w:r w:rsidRPr="00E21F47">
        <w:rPr>
          <w:u w:val="single"/>
        </w:rPr>
        <w:t xml:space="preserve">This is necessary to prevent conflicts </w:t>
      </w:r>
      <w:r w:rsidR="007C6530">
        <w:rPr>
          <w:u w:val="single"/>
        </w:rPr>
        <w:t xml:space="preserve">between multiple devices </w:t>
      </w:r>
      <w:r w:rsidR="00EB7DBC">
        <w:rPr>
          <w:u w:val="single"/>
        </w:rPr>
        <w:t xml:space="preserve">on a broker </w:t>
      </w:r>
      <w:r w:rsidR="007C6530">
        <w:rPr>
          <w:u w:val="single"/>
        </w:rPr>
        <w:t xml:space="preserve">– every device </w:t>
      </w:r>
      <w:r w:rsidR="00BE488B">
        <w:rPr>
          <w:u w:val="single"/>
        </w:rPr>
        <w:t xml:space="preserve">connected to a broker </w:t>
      </w:r>
      <w:r w:rsidR="007C6530">
        <w:rPr>
          <w:u w:val="single"/>
        </w:rPr>
        <w:t xml:space="preserve">MUST have a </w:t>
      </w:r>
      <w:r w:rsidR="00843AA0" w:rsidRPr="006E1033">
        <w:rPr>
          <w:i/>
          <w:u w:val="single"/>
        </w:rPr>
        <w:t>thing</w:t>
      </w:r>
      <w:r w:rsidR="00843AA0">
        <w:rPr>
          <w:u w:val="single"/>
        </w:rPr>
        <w:t xml:space="preserve"> name.</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7463114C" w14:textId="45BEAD5D" w:rsidR="00C91B9D" w:rsidRPr="00FE332E" w:rsidRDefault="005F53B4" w:rsidP="00FE332E">
      <w:pPr>
        <w:pStyle w:val="ListParagraph"/>
        <w:numPr>
          <w:ilvl w:val="0"/>
          <w:numId w:val="7"/>
        </w:numPr>
      </w:pPr>
      <w:r>
        <w:t xml:space="preserve">Subscribe to your topic using the AWS MQTT Test Client. </w:t>
      </w:r>
      <w:del w:id="164" w:author="Wesley Siebenthaler" w:date="2018-08-06T16:18:00Z">
        <w:r w:rsidDel="00E86014">
          <w:delText xml:space="preserve"> </w:delText>
        </w:r>
      </w:del>
      <w:r>
        <w:t>When you press the button</w:t>
      </w:r>
      <w:ins w:id="165" w:author="Wesley Siebenthaler" w:date="2018-08-06T16:18:00Z">
        <w:r w:rsidR="00E86014">
          <w:t xml:space="preserve"> on the shield</w:t>
        </w:r>
      </w:ins>
      <w:r>
        <w:t>, you should see updates to the topic in the test window.</w:t>
      </w:r>
      <w:bookmarkStart w:id="166" w:name="_Toc495328186"/>
    </w:p>
    <w:p w14:paraId="2EAB465F" w14:textId="4FA773A4" w:rsidR="005F53B4" w:rsidRDefault="005F53B4" w:rsidP="00A14EB7">
      <w:pPr>
        <w:pStyle w:val="Exercise"/>
      </w:pPr>
      <w:bookmarkStart w:id="167" w:name="_Toc521412485"/>
      <w:r>
        <w:lastRenderedPageBreak/>
        <w:t xml:space="preserve">WICED </w:t>
      </w:r>
      <w:r w:rsidR="00266594">
        <w:t xml:space="preserve">AWS </w:t>
      </w:r>
      <w:r>
        <w:t>MQTT Firmware Flow</w:t>
      </w:r>
      <w:bookmarkEnd w:id="166"/>
      <w:bookmarkEnd w:id="167"/>
    </w:p>
    <w:p w14:paraId="7BB76D1F" w14:textId="77777777" w:rsidR="005F53B4" w:rsidRDefault="005F53B4" w:rsidP="005F53B4">
      <w:r>
        <w:t>Explain in detail the firmware flow for the publisher app by answering the following questions:</w:t>
      </w:r>
    </w:p>
    <w:p w14:paraId="46E22A75" w14:textId="22C6BEAD" w:rsidR="005F53B4" w:rsidRDefault="005F53B4" w:rsidP="005F53B4">
      <w:pPr>
        <w:pStyle w:val="ListParagraph"/>
        <w:keepNext/>
        <w:numPr>
          <w:ilvl w:val="0"/>
          <w:numId w:val="15"/>
        </w:numPr>
      </w:pPr>
      <w:r>
        <w:t xml:space="preserve">How do the </w:t>
      </w:r>
      <w:r w:rsidR="00A81F0E">
        <w:t xml:space="preserve">AWS </w:t>
      </w:r>
      <w:r>
        <w:t xml:space="preserve">library functions (e.g. </w:t>
      </w:r>
      <w:proofErr w:type="spellStart"/>
      <w:r w:rsidRPr="003A41FB">
        <w:rPr>
          <w:i/>
        </w:rPr>
        <w:t>wiced_</w:t>
      </w:r>
      <w:r w:rsidR="00A81F0E">
        <w:rPr>
          <w:i/>
        </w:rPr>
        <w:t>aws_publish</w:t>
      </w:r>
      <w:proofErr w:type="spellEnd"/>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563FA25" w:rsidR="005F53B4" w:rsidRDefault="005F53B4" w:rsidP="005F53B4">
      <w:pPr>
        <w:pStyle w:val="ListParagraph"/>
        <w:keepNext/>
        <w:numPr>
          <w:ilvl w:val="0"/>
          <w:numId w:val="15"/>
        </w:numPr>
      </w:pPr>
      <w:r>
        <w:t xml:space="preserve">What are the </w:t>
      </w:r>
      <w:r w:rsidR="00AF310B">
        <w:t xml:space="preserve">6 </w:t>
      </w:r>
      <w:r>
        <w:t xml:space="preserve">WICED </w:t>
      </w:r>
      <w:r w:rsidR="00AF310B">
        <w:t xml:space="preserve">AWS </w:t>
      </w:r>
      <w:r>
        <w:t>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2E78AD41" w14:textId="55EB7F07" w:rsidR="005F53B4" w:rsidRDefault="005F53B4" w:rsidP="006E1033">
      <w:pPr>
        <w:pStyle w:val="ListParagraph"/>
        <w:keepNext/>
        <w:numPr>
          <w:ilvl w:val="0"/>
          <w:numId w:val="15"/>
        </w:numPr>
      </w:pPr>
      <w:r>
        <w:t>Do you have to name the client certificate client.cer?  How would you change the name?</w:t>
      </w:r>
    </w:p>
    <w:p w14:paraId="669B6DAE" w14:textId="07B1B153" w:rsidR="005F53B4" w:rsidRDefault="005F53B4" w:rsidP="005F53B4"/>
    <w:p w14:paraId="46EC76C6" w14:textId="77777777" w:rsidR="00AF310B" w:rsidRDefault="00AF310B" w:rsidP="005F53B4"/>
    <w:p w14:paraId="66EE0577" w14:textId="67AF4726" w:rsidR="00483334" w:rsidRDefault="00483334" w:rsidP="005F53B4">
      <w:pPr>
        <w:pStyle w:val="ListParagraph"/>
        <w:keepNext/>
        <w:numPr>
          <w:ilvl w:val="0"/>
          <w:numId w:val="15"/>
        </w:numPr>
      </w:pPr>
      <w:bookmarkStart w:id="168" w:name="_Hlk516067905"/>
      <w:r>
        <w:lastRenderedPageBreak/>
        <w:t>What is the callback function for an AWS event? How is it registered?</w:t>
      </w:r>
    </w:p>
    <w:bookmarkEnd w:id="168"/>
    <w:p w14:paraId="4A497C7B" w14:textId="03DA0772" w:rsidR="00483334" w:rsidRDefault="00483334" w:rsidP="006E1033">
      <w:pPr>
        <w:keepNext/>
      </w:pPr>
    </w:p>
    <w:p w14:paraId="5E5C58E9" w14:textId="17CBBAD7" w:rsidR="00483334" w:rsidRDefault="00483334" w:rsidP="006E1033">
      <w:pPr>
        <w:keepNext/>
      </w:pPr>
    </w:p>
    <w:p w14:paraId="5A0DE5A3" w14:textId="622F71AF" w:rsidR="00483334" w:rsidRDefault="00483334" w:rsidP="006E1033">
      <w:pPr>
        <w:keepNext/>
      </w:pPr>
    </w:p>
    <w:p w14:paraId="73CB8898" w14:textId="506656F0" w:rsidR="005F53B4" w:rsidRDefault="005F53B4" w:rsidP="005F53B4">
      <w:pPr>
        <w:pStyle w:val="ListParagraph"/>
        <w:keepNext/>
        <w:numPr>
          <w:ilvl w:val="0"/>
          <w:numId w:val="15"/>
        </w:numPr>
      </w:pPr>
      <w:r>
        <w:t xml:space="preserve">What steps are required to get an </w:t>
      </w:r>
      <w:r w:rsidR="00483334">
        <w:t xml:space="preserve">AWS </w:t>
      </w:r>
      <w:r>
        <w:t>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495947A5" w14:textId="77777777" w:rsidR="004B3BE8" w:rsidRDefault="004B3BE8" w:rsidP="004B3BE8">
      <w:pPr>
        <w:pStyle w:val="ListParagraph"/>
        <w:keepNext/>
        <w:numPr>
          <w:ilvl w:val="0"/>
          <w:numId w:val="15"/>
        </w:numPr>
        <w:spacing w:line="240" w:lineRule="auto"/>
      </w:pPr>
      <w:r>
        <w:t>What function is called to send data to the server?</w:t>
      </w:r>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143F7EDB" w:rsidR="005F53B4" w:rsidRDefault="004F62BA" w:rsidP="00A14EB7">
      <w:pPr>
        <w:pStyle w:val="Exercise"/>
      </w:pPr>
      <w:bookmarkStart w:id="169" w:name="_Toc495328187"/>
      <w:bookmarkStart w:id="170" w:name="_Toc521412486"/>
      <w:r>
        <w:lastRenderedPageBreak/>
        <w:t xml:space="preserve">Build and Run the </w:t>
      </w:r>
      <w:proofErr w:type="spellStart"/>
      <w:r>
        <w:t>demo.aws.</w:t>
      </w:r>
      <w:r w:rsidR="005F53B4">
        <w:t>iot.pub_sub.subscriber</w:t>
      </w:r>
      <w:proofErr w:type="spellEnd"/>
      <w:r w:rsidR="005F53B4">
        <w:t xml:space="preserve"> App</w:t>
      </w:r>
      <w:bookmarkEnd w:id="169"/>
      <w:bookmarkEnd w:id="170"/>
      <w:r w:rsidR="005F53B4">
        <w:t xml:space="preserve"> </w:t>
      </w:r>
    </w:p>
    <w:p w14:paraId="71CACEB6" w14:textId="74CDF065" w:rsidR="005F53B4" w:rsidRDefault="005F53B4" w:rsidP="005F53B4">
      <w:pPr>
        <w:pStyle w:val="ListParagraph"/>
        <w:numPr>
          <w:ilvl w:val="0"/>
          <w:numId w:val="8"/>
        </w:numPr>
      </w:pPr>
      <w:r>
        <w:t>Copy the WICED</w:t>
      </w:r>
      <w:r w:rsidR="004F62BA">
        <w:t xml:space="preserve"> application from apps/demo/</w:t>
      </w:r>
      <w:proofErr w:type="spellStart"/>
      <w:r w:rsidR="004F62BA">
        <w:t>aws</w:t>
      </w:r>
      <w:proofErr w:type="spellEnd"/>
      <w:r w:rsidR="004F62BA">
        <w:t>/</w:t>
      </w:r>
      <w:proofErr w:type="spellStart"/>
      <w:r>
        <w:t>iot</w:t>
      </w:r>
      <w:proofErr w:type="spellEnd"/>
      <w:r>
        <w:t>/</w:t>
      </w:r>
      <w:proofErr w:type="spellStart"/>
      <w:r>
        <w:t>pub_sub</w:t>
      </w:r>
      <w:proofErr w:type="spellEnd"/>
      <w:r>
        <w:t>/subscriber to your directory (i.e. wa101/07</w:t>
      </w:r>
      <w:r w:rsidR="008544B4">
        <w:t>c</w:t>
      </w:r>
      <w:r>
        <w:t>/0</w:t>
      </w:r>
      <w:r w:rsidR="008544B4">
        <w:t>6</w:t>
      </w:r>
      <w:r>
        <w:t xml:space="preserve">_subscriber) and modify the DCT and </w:t>
      </w:r>
      <w:proofErr w:type="spellStart"/>
      <w:r>
        <w:t>makefile</w:t>
      </w:r>
      <w:proofErr w:type="spellEnd"/>
      <w:r>
        <w:t>.</w:t>
      </w:r>
    </w:p>
    <w:p w14:paraId="0C690D56" w14:textId="1B8C4602" w:rsidR="005F53B4" w:rsidRDefault="005F53B4" w:rsidP="005F53B4">
      <w:pPr>
        <w:pStyle w:val="ListParagraph"/>
        <w:numPr>
          <w:ilvl w:val="0"/>
          <w:numId w:val="8"/>
        </w:numPr>
      </w:pPr>
      <w:r>
        <w:t xml:space="preserve">Update the topic </w:t>
      </w:r>
      <w:r w:rsidR="00B965AB">
        <w:t xml:space="preserve">(WICED_TOPIC) </w:t>
      </w:r>
      <w:r>
        <w:t xml:space="preserve">and broker </w:t>
      </w:r>
      <w:r w:rsidR="00A0677D">
        <w:t>names</w:t>
      </w:r>
      <w:r>
        <w:t xml:space="preserve"> </w:t>
      </w:r>
      <w:r w:rsidR="00B965AB">
        <w:t>(.</w:t>
      </w:r>
      <w:proofErr w:type="spellStart"/>
      <w:r w:rsidR="00B965AB">
        <w:t>uri</w:t>
      </w:r>
      <w:proofErr w:type="spellEnd"/>
      <w:r w:rsidR="00B965AB">
        <w:t xml:space="preserve">) </w:t>
      </w:r>
      <w:r>
        <w:t>to the same ones you used for exercise 4.</w:t>
      </w:r>
    </w:p>
    <w:p w14:paraId="35316167" w14:textId="6F66832E" w:rsidR="005F53B4" w:rsidRDefault="005F53B4" w:rsidP="005F53B4">
      <w:pPr>
        <w:pStyle w:val="ListParagraph"/>
        <w:numPr>
          <w:ilvl w:val="0"/>
          <w:numId w:val="8"/>
        </w:numPr>
        <w:rPr>
          <w:u w:val="single"/>
        </w:rPr>
      </w:pPr>
      <w:r w:rsidRPr="00E21F47">
        <w:rPr>
          <w:u w:val="single"/>
        </w:rPr>
        <w:t xml:space="preserve">Update the </w:t>
      </w:r>
      <w:r w:rsidR="00A0677D">
        <w:rPr>
          <w:u w:val="single"/>
        </w:rPr>
        <w:t>.name</w:t>
      </w:r>
      <w:r w:rsidRPr="00E21F47">
        <w:rPr>
          <w:u w:val="single"/>
        </w:rPr>
        <w:t xml:space="preserve"> to </w:t>
      </w:r>
      <w:r w:rsidR="004C0FA2">
        <w:rPr>
          <w:u w:val="single"/>
        </w:rPr>
        <w:t xml:space="preserve">be the name of your </w:t>
      </w:r>
      <w:r w:rsidR="004C0FA2" w:rsidRPr="004C0FA2">
        <w:rPr>
          <w:i/>
          <w:u w:val="single"/>
        </w:rPr>
        <w:t>thing</w:t>
      </w:r>
      <w:r w:rsidR="00272A6C">
        <w:rPr>
          <w:u w:val="single"/>
        </w:rPr>
        <w:t xml:space="preserve"> so that it is a unique value</w:t>
      </w:r>
      <w:r w:rsidRPr="00E21F47">
        <w:rPr>
          <w:u w:val="single"/>
        </w:rPr>
        <w:t>.</w:t>
      </w:r>
    </w:p>
    <w:p w14:paraId="3C989A8A" w14:textId="15C06038"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r w:rsidR="00B965AB">
        <w:t xml:space="preserve"> You will need to copy the client.cer and privkey.cer files from resources/apps/</w:t>
      </w:r>
      <w:proofErr w:type="spellStart"/>
      <w:r w:rsidR="00B965AB">
        <w:t>aws</w:t>
      </w:r>
      <w:proofErr w:type="spellEnd"/>
      <w:r w:rsidR="00B965AB">
        <w:t>/</w:t>
      </w:r>
      <w:proofErr w:type="spellStart"/>
      <w:r w:rsidR="00B965AB">
        <w:t>iot</w:t>
      </w:r>
      <w:proofErr w:type="spellEnd"/>
      <w:r w:rsidR="00B965AB">
        <w:t>/publisher to resources/apps/</w:t>
      </w:r>
      <w:proofErr w:type="spellStart"/>
      <w:r w:rsidR="00B965AB">
        <w:t>aws</w:t>
      </w:r>
      <w:proofErr w:type="spellEnd"/>
      <w:r w:rsidR="00B965AB">
        <w:t>/</w:t>
      </w:r>
      <w:proofErr w:type="spellStart"/>
      <w:r w:rsidR="00B965AB">
        <w:t>iot</w:t>
      </w:r>
      <w:proofErr w:type="spellEnd"/>
      <w:del w:id="171" w:author="Greg Landry" w:date="2018-07-03T12:41:00Z">
        <w:r w:rsidR="00B965AB" w:rsidDel="006E1033">
          <w:delText>/publisher</w:delText>
        </w:r>
      </w:del>
      <w:r w:rsidR="00B965AB">
        <w:t>/subscriber.</w:t>
      </w:r>
    </w:p>
    <w:p w14:paraId="73D7F245" w14:textId="291BE504" w:rsidR="00527C45" w:rsidRDefault="00527C45" w:rsidP="005F53B4">
      <w:pPr>
        <w:pStyle w:val="ListParagraph"/>
        <w:numPr>
          <w:ilvl w:val="0"/>
          <w:numId w:val="8"/>
        </w:numPr>
      </w:pPr>
      <w:r>
        <w:t>Program the project to your kit.</w:t>
      </w:r>
    </w:p>
    <w:p w14:paraId="456D7A0C" w14:textId="3B1370B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172" w:name="_Toc495328188"/>
      <w:bookmarkStart w:id="173" w:name="_Toc521412487"/>
      <w:r>
        <w:t xml:space="preserve">(Advanced) Implement the </w:t>
      </w:r>
      <w:r w:rsidR="006432E6">
        <w:t xml:space="preserve">publisher and </w:t>
      </w:r>
      <w:r>
        <w:t>subscriber in two different kits</w:t>
      </w:r>
      <w:bookmarkEnd w:id="172"/>
      <w:bookmarkEnd w:id="173"/>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699F7B21" w:rsidR="00B76A22" w:rsidRDefault="00B76A22" w:rsidP="00B76A22">
      <w:pPr>
        <w:pStyle w:val="ListParagraph"/>
        <w:numPr>
          <w:ilvl w:val="1"/>
          <w:numId w:val="9"/>
        </w:numPr>
      </w:pPr>
      <w:r>
        <w:t xml:space="preserve">The two projects MUST have </w:t>
      </w:r>
      <w:r w:rsidRPr="00FF7C94">
        <w:rPr>
          <w:u w:val="single"/>
        </w:rPr>
        <w:t>different</w:t>
      </w:r>
      <w:r>
        <w:t xml:space="preserve"> </w:t>
      </w:r>
      <w:r w:rsidR="00503BF1" w:rsidRPr="00503BF1">
        <w:rPr>
          <w:i/>
        </w:rPr>
        <w:t>thing</w:t>
      </w:r>
      <w:r w:rsidR="00503BF1">
        <w:t xml:space="preserve"> </w:t>
      </w:r>
      <w:proofErr w:type="gramStart"/>
      <w:r w:rsidR="00503BF1">
        <w:t>names</w:t>
      </w:r>
      <w:proofErr w:type="gramEnd"/>
      <w:r w:rsidR="00503BF1">
        <w:t xml:space="preserve"> </w:t>
      </w:r>
      <w:r>
        <w:t xml:space="preserve">or it will not work – the two kits will interfere with each other. </w:t>
      </w:r>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174" w:name="_Toc495328189"/>
      <w:bookmarkStart w:id="175" w:name="_Toc521412488"/>
      <w:r>
        <w:t>(Advanced) Build and test the Shadow App</w:t>
      </w:r>
      <w:bookmarkEnd w:id="174"/>
      <w:bookmarkEnd w:id="175"/>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26439641" w:rsidR="005F53B4" w:rsidRDefault="005F53B4" w:rsidP="005F53B4">
      <w:pPr>
        <w:pStyle w:val="ListParagraph"/>
        <w:numPr>
          <w:ilvl w:val="0"/>
          <w:numId w:val="10"/>
        </w:numPr>
      </w:pPr>
      <w:r>
        <w:t xml:space="preserve">Copy the WICED application from </w:t>
      </w:r>
      <w:r w:rsidR="004F62BA">
        <w:rPr>
          <w:i/>
        </w:rPr>
        <w:t>apps/demo/</w:t>
      </w:r>
      <w:proofErr w:type="spellStart"/>
      <w:r w:rsidR="004F62BA">
        <w:rPr>
          <w:i/>
        </w:rPr>
        <w:t>aws</w:t>
      </w:r>
      <w:proofErr w:type="spellEnd"/>
      <w:r w:rsidR="004F62BA">
        <w:rPr>
          <w:i/>
        </w:rPr>
        <w:t>/</w:t>
      </w:r>
      <w:proofErr w:type="spellStart"/>
      <w:r w:rsidRPr="00FC4AAA">
        <w:rPr>
          <w:i/>
        </w:rPr>
        <w:t>iot</w:t>
      </w:r>
      <w:proofErr w:type="spellEnd"/>
      <w:r w:rsidRPr="00FC4AAA">
        <w:rPr>
          <w:i/>
        </w:rPr>
        <w:t>/shadow</w:t>
      </w:r>
      <w:r w:rsidR="0006621C">
        <w:rPr>
          <w:i/>
        </w:rPr>
        <w:t>/</w:t>
      </w:r>
      <w:proofErr w:type="spellStart"/>
      <w:r w:rsidR="0006621C">
        <w:rPr>
          <w:i/>
        </w:rPr>
        <w:t>thing_shadow</w:t>
      </w:r>
      <w:proofErr w:type="spellEnd"/>
      <w:r>
        <w:t xml:space="preserve"> to your directory and update the </w:t>
      </w:r>
      <w:proofErr w:type="spellStart"/>
      <w:r>
        <w:t>makefile</w:t>
      </w:r>
      <w:proofErr w:type="spellEnd"/>
      <w:r>
        <w:t>.</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3A9B2E54" w:rsidR="005F53B4" w:rsidRDefault="005F53B4" w:rsidP="005F53B4">
      <w:pPr>
        <w:pStyle w:val="ListParagraph"/>
        <w:numPr>
          <w:ilvl w:val="0"/>
          <w:numId w:val="10"/>
        </w:numPr>
      </w:pPr>
      <w:r>
        <w:t xml:space="preserve">Update the message broker address </w:t>
      </w:r>
      <w:r w:rsidR="00E9668D">
        <w:t>(.</w:t>
      </w:r>
      <w:proofErr w:type="spellStart"/>
      <w:r w:rsidR="00E9668D">
        <w:t>uri</w:t>
      </w:r>
      <w:proofErr w:type="spellEnd"/>
      <w:r w:rsidR="00E9668D">
        <w:t xml:space="preserve">) </w:t>
      </w:r>
      <w:r>
        <w:t>to match what you created in the previous exercises.</w:t>
      </w:r>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lastRenderedPageBreak/>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proofErr w:type="spellStart"/>
      <w:r w:rsidRPr="008B3FC5">
        <w:rPr>
          <w:i/>
        </w:rPr>
        <w:t>aws_config.h</w:t>
      </w:r>
      <w:proofErr w:type="spellEnd"/>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xml:space="preserve">. </w:t>
      </w:r>
      <w:r w:rsidR="00767823">
        <w:t xml:space="preserve">Replace </w:t>
      </w:r>
      <w:r w:rsidR="00767823" w:rsidRPr="00767823">
        <w:rPr>
          <w:i/>
        </w:rPr>
        <w:t>&lt;</w:t>
      </w:r>
      <w:proofErr w:type="spellStart"/>
      <w:r w:rsidR="00767823" w:rsidRPr="00767823">
        <w:rPr>
          <w:i/>
        </w:rPr>
        <w:t>YourThingName</w:t>
      </w:r>
      <w:proofErr w:type="spellEnd"/>
      <w:r w:rsidR="00767823" w:rsidRPr="00767823">
        <w:rPr>
          <w:i/>
        </w:rPr>
        <w:t>&gt;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176" w:name="_Toc521412489"/>
      <w:r>
        <w:lastRenderedPageBreak/>
        <w:t>(</w:t>
      </w:r>
      <w:r w:rsidRPr="005B3AEC">
        <w:t>Advanced</w:t>
      </w:r>
      <w:r>
        <w:t xml:space="preserve">) Get a </w:t>
      </w:r>
      <w:r w:rsidRPr="005B3AEC">
        <w:rPr>
          <w:i/>
        </w:rPr>
        <w:t>Thing</w:t>
      </w:r>
      <w:r>
        <w:t xml:space="preserve"> Shadow from AWS using HTTPS</w:t>
      </w:r>
      <w:bookmarkEnd w:id="176"/>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 xml:space="preserve">Hint: Remember that only 1 certificate can be stored in the </w:t>
      </w:r>
      <w:proofErr w:type="gramStart"/>
      <w:r>
        <w:t>DCT</w:t>
      </w:r>
      <w:proofErr w:type="gramEnd"/>
      <w:r>
        <w:t xml:space="preserve">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177" w:name="_Toc495328190"/>
      <w:r w:rsidR="005F53B4">
        <w:lastRenderedPageBreak/>
        <w:t xml:space="preserve">Related Example </w:t>
      </w:r>
      <w:r w:rsidR="00427991">
        <w:t>"</w:t>
      </w:r>
      <w:r w:rsidR="005F53B4">
        <w:t>Apps</w:t>
      </w:r>
      <w:r w:rsidR="00427991">
        <w:t>"</w:t>
      </w:r>
      <w:bookmarkEnd w:id="177"/>
    </w:p>
    <w:tbl>
      <w:tblPr>
        <w:tblStyle w:val="TableGrid"/>
        <w:tblW w:w="7957" w:type="dxa"/>
        <w:tblLook w:val="04A0" w:firstRow="1" w:lastRow="0" w:firstColumn="1" w:lastColumn="0" w:noHBand="0" w:noVBand="1"/>
      </w:tblPr>
      <w:tblGrid>
        <w:gridCol w:w="3093"/>
        <w:gridCol w:w="4864"/>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51ABB033"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42936D8B"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2CDE3F3F" w:rsidR="005F53B4" w:rsidRDefault="004F62BA" w:rsidP="00A372B1">
            <w:r>
              <w:t>demo/</w:t>
            </w:r>
            <w:proofErr w:type="spellStart"/>
            <w:r>
              <w:t>aws</w:t>
            </w:r>
            <w:proofErr w:type="spellEnd"/>
            <w:r>
              <w:t>/</w:t>
            </w:r>
            <w:proofErr w:type="spellStart"/>
            <w:r w:rsidR="005F1B65">
              <w:t>iot</w:t>
            </w:r>
            <w:proofErr w:type="spellEnd"/>
            <w:r w:rsidR="005F1B65">
              <w:t>/shad</w:t>
            </w:r>
            <w:r w:rsidR="005F53B4">
              <w:t>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178" w:name="_Toc521412490"/>
      <w:r>
        <w:t>References</w:t>
      </w:r>
      <w:bookmarkEnd w:id="17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3EB5AE05" w:rsidR="00CB6561" w:rsidRDefault="000C3499" w:rsidP="00CB6561">
            <w:hyperlink r:id="rId52" w:history="1">
              <w:r w:rsidR="00CB6561" w:rsidRPr="00015F3E">
                <w:rPr>
                  <w:rStyle w:val="Hyperlink"/>
                </w:rPr>
                <w:t>AWS Developers Guide</w:t>
              </w:r>
            </w:hyperlink>
          </w:p>
        </w:tc>
        <w:tc>
          <w:tcPr>
            <w:tcW w:w="7195" w:type="dxa"/>
          </w:tcPr>
          <w:p w14:paraId="2C8322F9" w14:textId="5AE1DCEB" w:rsidR="00CB6561" w:rsidRDefault="000C3499" w:rsidP="00CB6561">
            <w:hyperlink r:id="rId5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5E4FAD0" w:rsidR="00CB6561" w:rsidRDefault="000C3499" w:rsidP="00CB6561">
            <w:hyperlink r:id="rId5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C76D66D" w:rsidR="00CB6561" w:rsidRDefault="000C3499" w:rsidP="00CB6561">
            <w:hyperlink r:id="rId55"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560CFDC5" w:rsidR="00CB6561" w:rsidRDefault="000C3499" w:rsidP="00CB6561">
            <w:hyperlink r:id="rId5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4B70572A" w:rsidR="00CB6561" w:rsidRDefault="000C3499" w:rsidP="00CB6561">
            <w:hyperlink r:id="rId5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6039AAFD" w:rsidR="00CB6561" w:rsidRDefault="00CB6561" w:rsidP="00CB6561">
            <w:r>
              <w:t xml:space="preserve">Avnet User Guide </w:t>
            </w:r>
            <w:hyperlink r:id="rId58" w:history="1">
              <w:r w:rsidRPr="009D6F86">
                <w:rPr>
                  <w:rStyle w:val="Hyperlink"/>
                </w:rPr>
                <w:t>Part1</w:t>
              </w:r>
            </w:hyperlink>
            <w:r>
              <w:t xml:space="preserve"> and </w:t>
            </w:r>
            <w:hyperlink r:id="rId5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1F619D94" w:rsidR="00CB6561" w:rsidRDefault="000C3499" w:rsidP="00CB6561">
            <w:hyperlink r:id="rId6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1C975" w14:textId="77777777" w:rsidR="000C3499" w:rsidRDefault="000C3499" w:rsidP="00DF6D18">
      <w:r>
        <w:separator/>
      </w:r>
    </w:p>
  </w:endnote>
  <w:endnote w:type="continuationSeparator" w:id="0">
    <w:p w14:paraId="4C219C88" w14:textId="77777777" w:rsidR="000C3499" w:rsidRDefault="000C349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altName w:val="Sylfaen"/>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43AA0" w:rsidRDefault="00843AA0" w:rsidP="00547CF1">
            <w:pPr>
              <w:pStyle w:val="Footer"/>
              <w:spacing w:after="0"/>
            </w:pPr>
          </w:p>
          <w:p w14:paraId="4C29FDE6" w14:textId="378E4BD2" w:rsidR="00843AA0" w:rsidRDefault="00843AA0"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Pr>
                <w:noProof/>
              </w:rPr>
              <w:t>21</w:t>
            </w:r>
            <w:r>
              <w:fldChar w:fldCharType="end"/>
            </w:r>
            <w:r>
              <w:t xml:space="preserve"> of </w:t>
            </w:r>
            <w:r w:rsidR="00761754">
              <w:rPr>
                <w:noProof/>
              </w:rPr>
              <w:fldChar w:fldCharType="begin"/>
            </w:r>
            <w:r w:rsidR="00761754">
              <w:rPr>
                <w:noProof/>
              </w:rPr>
              <w:instrText xml:space="preserve"> NUMPAGES  </w:instrText>
            </w:r>
            <w:r w:rsidR="00761754">
              <w:rPr>
                <w:noProof/>
              </w:rPr>
              <w:fldChar w:fldCharType="separate"/>
            </w:r>
            <w:r>
              <w:rPr>
                <w:noProof/>
              </w:rPr>
              <w:t>26</w:t>
            </w:r>
            <w:r w:rsidR="00761754">
              <w:rPr>
                <w:noProof/>
              </w:rPr>
              <w:fldChar w:fldCharType="end"/>
            </w:r>
          </w:p>
        </w:sdtContent>
      </w:sdt>
    </w:sdtContent>
  </w:sdt>
  <w:p w14:paraId="75581528" w14:textId="77777777" w:rsidR="00843AA0" w:rsidRDefault="00843AA0"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894F9" w14:textId="77777777" w:rsidR="000C3499" w:rsidRDefault="000C3499" w:rsidP="00DF6D18">
      <w:r>
        <w:separator/>
      </w:r>
    </w:p>
  </w:footnote>
  <w:footnote w:type="continuationSeparator" w:id="0">
    <w:p w14:paraId="26A72472" w14:textId="77777777" w:rsidR="000C3499" w:rsidRDefault="000C349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3AA0" w:rsidRDefault="00843AA0">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580096"/>
    <w:multiLevelType w:val="hybridMultilevel"/>
    <w:tmpl w:val="9112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9"/>
  </w:num>
  <w:num w:numId="3">
    <w:abstractNumId w:val="2"/>
  </w:num>
  <w:num w:numId="4">
    <w:abstractNumId w:val="8"/>
  </w:num>
  <w:num w:numId="5">
    <w:abstractNumId w:val="10"/>
  </w:num>
  <w:num w:numId="6">
    <w:abstractNumId w:val="18"/>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9"/>
  </w:num>
  <w:num w:numId="19">
    <w:abstractNumId w:val="16"/>
  </w:num>
  <w:num w:numId="20">
    <w:abstractNumId w:val="3"/>
  </w:num>
  <w:num w:numId="21">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ley Siebenthaler">
    <w15:presenceInfo w15:providerId="AD" w15:userId="S-1-5-21-3828945024-3187688870-2345676969-42567"/>
  </w15:person>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9DE"/>
    <w:rsid w:val="00027B1E"/>
    <w:rsid w:val="00031825"/>
    <w:rsid w:val="000322CB"/>
    <w:rsid w:val="00044C80"/>
    <w:rsid w:val="000452E3"/>
    <w:rsid w:val="00045AC8"/>
    <w:rsid w:val="00051E3C"/>
    <w:rsid w:val="0005324C"/>
    <w:rsid w:val="0006621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499"/>
    <w:rsid w:val="000C3B73"/>
    <w:rsid w:val="000C4E6B"/>
    <w:rsid w:val="000D5180"/>
    <w:rsid w:val="000D5CC1"/>
    <w:rsid w:val="000D7031"/>
    <w:rsid w:val="000E36BD"/>
    <w:rsid w:val="000E4AB9"/>
    <w:rsid w:val="000F2E84"/>
    <w:rsid w:val="000F46D0"/>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47C52"/>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84B0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1E62EA"/>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8CA"/>
    <w:rsid w:val="00264AA3"/>
    <w:rsid w:val="002660CF"/>
    <w:rsid w:val="00266594"/>
    <w:rsid w:val="00266D14"/>
    <w:rsid w:val="00272A6C"/>
    <w:rsid w:val="00277CDA"/>
    <w:rsid w:val="00280BC8"/>
    <w:rsid w:val="0028310E"/>
    <w:rsid w:val="00283B23"/>
    <w:rsid w:val="0028641F"/>
    <w:rsid w:val="00287758"/>
    <w:rsid w:val="00292555"/>
    <w:rsid w:val="0029288C"/>
    <w:rsid w:val="00292E3E"/>
    <w:rsid w:val="0029333E"/>
    <w:rsid w:val="002934A2"/>
    <w:rsid w:val="00296706"/>
    <w:rsid w:val="002A0044"/>
    <w:rsid w:val="002A0254"/>
    <w:rsid w:val="002B19BD"/>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5B53"/>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8212A"/>
    <w:rsid w:val="00483334"/>
    <w:rsid w:val="004865E3"/>
    <w:rsid w:val="004941CE"/>
    <w:rsid w:val="00494652"/>
    <w:rsid w:val="00495819"/>
    <w:rsid w:val="004A4D30"/>
    <w:rsid w:val="004A59A0"/>
    <w:rsid w:val="004B1459"/>
    <w:rsid w:val="004B3B83"/>
    <w:rsid w:val="004B3BE8"/>
    <w:rsid w:val="004B40D3"/>
    <w:rsid w:val="004B4198"/>
    <w:rsid w:val="004B4B85"/>
    <w:rsid w:val="004C0681"/>
    <w:rsid w:val="004C0FA2"/>
    <w:rsid w:val="004C1AEE"/>
    <w:rsid w:val="004C42B9"/>
    <w:rsid w:val="004C687A"/>
    <w:rsid w:val="004C726D"/>
    <w:rsid w:val="004C76D0"/>
    <w:rsid w:val="004D11FF"/>
    <w:rsid w:val="004D3236"/>
    <w:rsid w:val="004D51FE"/>
    <w:rsid w:val="004D532F"/>
    <w:rsid w:val="004E1D60"/>
    <w:rsid w:val="004F02B0"/>
    <w:rsid w:val="004F62BA"/>
    <w:rsid w:val="00500BD3"/>
    <w:rsid w:val="00501240"/>
    <w:rsid w:val="00502B57"/>
    <w:rsid w:val="005030C3"/>
    <w:rsid w:val="00503BF1"/>
    <w:rsid w:val="005108FA"/>
    <w:rsid w:val="005112DE"/>
    <w:rsid w:val="005131C6"/>
    <w:rsid w:val="00514B9C"/>
    <w:rsid w:val="00516173"/>
    <w:rsid w:val="005202BB"/>
    <w:rsid w:val="00524580"/>
    <w:rsid w:val="00527C45"/>
    <w:rsid w:val="00530921"/>
    <w:rsid w:val="00533AB8"/>
    <w:rsid w:val="00536FB2"/>
    <w:rsid w:val="0054016E"/>
    <w:rsid w:val="00542D5D"/>
    <w:rsid w:val="00547CF1"/>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4400"/>
    <w:rsid w:val="005E5743"/>
    <w:rsid w:val="005E5EED"/>
    <w:rsid w:val="005F0D90"/>
    <w:rsid w:val="005F1B65"/>
    <w:rsid w:val="005F3959"/>
    <w:rsid w:val="005F53B4"/>
    <w:rsid w:val="005F67C7"/>
    <w:rsid w:val="005F73D7"/>
    <w:rsid w:val="00605D2A"/>
    <w:rsid w:val="00612559"/>
    <w:rsid w:val="00625C0B"/>
    <w:rsid w:val="00630444"/>
    <w:rsid w:val="00630A70"/>
    <w:rsid w:val="00630ABF"/>
    <w:rsid w:val="00631730"/>
    <w:rsid w:val="00633C0D"/>
    <w:rsid w:val="00640EA5"/>
    <w:rsid w:val="006432E6"/>
    <w:rsid w:val="00645036"/>
    <w:rsid w:val="00651346"/>
    <w:rsid w:val="00653120"/>
    <w:rsid w:val="00657395"/>
    <w:rsid w:val="0065757C"/>
    <w:rsid w:val="006632D0"/>
    <w:rsid w:val="0066455D"/>
    <w:rsid w:val="00666361"/>
    <w:rsid w:val="00671694"/>
    <w:rsid w:val="00672DB9"/>
    <w:rsid w:val="00674FA2"/>
    <w:rsid w:val="00674FBB"/>
    <w:rsid w:val="00680B9F"/>
    <w:rsid w:val="00684A5B"/>
    <w:rsid w:val="00684F75"/>
    <w:rsid w:val="006920C3"/>
    <w:rsid w:val="006923DF"/>
    <w:rsid w:val="00693A41"/>
    <w:rsid w:val="00696519"/>
    <w:rsid w:val="006B26ED"/>
    <w:rsid w:val="006B43F7"/>
    <w:rsid w:val="006B442B"/>
    <w:rsid w:val="006B5FCE"/>
    <w:rsid w:val="006B7E6B"/>
    <w:rsid w:val="006C1488"/>
    <w:rsid w:val="006C3B4F"/>
    <w:rsid w:val="006C4A51"/>
    <w:rsid w:val="006E1033"/>
    <w:rsid w:val="006E18DC"/>
    <w:rsid w:val="006E6E02"/>
    <w:rsid w:val="006F4166"/>
    <w:rsid w:val="006F5B29"/>
    <w:rsid w:val="006F6B78"/>
    <w:rsid w:val="006F788C"/>
    <w:rsid w:val="007019EB"/>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C81"/>
    <w:rsid w:val="00746309"/>
    <w:rsid w:val="00757332"/>
    <w:rsid w:val="007579F8"/>
    <w:rsid w:val="00760B5F"/>
    <w:rsid w:val="00761754"/>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5D7D"/>
    <w:rsid w:val="007B7C9A"/>
    <w:rsid w:val="007C080A"/>
    <w:rsid w:val="007C256B"/>
    <w:rsid w:val="007C312A"/>
    <w:rsid w:val="007C44CA"/>
    <w:rsid w:val="007C57D6"/>
    <w:rsid w:val="007C6530"/>
    <w:rsid w:val="007D0AE0"/>
    <w:rsid w:val="007D1AF7"/>
    <w:rsid w:val="007D4CE5"/>
    <w:rsid w:val="007D5BA4"/>
    <w:rsid w:val="007E0232"/>
    <w:rsid w:val="007E0686"/>
    <w:rsid w:val="007E6E5C"/>
    <w:rsid w:val="007F4A73"/>
    <w:rsid w:val="007F5861"/>
    <w:rsid w:val="00805BDB"/>
    <w:rsid w:val="0082303C"/>
    <w:rsid w:val="00824305"/>
    <w:rsid w:val="0083584A"/>
    <w:rsid w:val="00843AA0"/>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4BAB"/>
    <w:rsid w:val="008C79A1"/>
    <w:rsid w:val="008D30BB"/>
    <w:rsid w:val="008E25FF"/>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52E"/>
    <w:rsid w:val="0098674F"/>
    <w:rsid w:val="009915BE"/>
    <w:rsid w:val="009920A7"/>
    <w:rsid w:val="009A0288"/>
    <w:rsid w:val="009C0725"/>
    <w:rsid w:val="009C7B8E"/>
    <w:rsid w:val="009D1095"/>
    <w:rsid w:val="009D20B9"/>
    <w:rsid w:val="009D23FD"/>
    <w:rsid w:val="009D4DE9"/>
    <w:rsid w:val="009D6B0E"/>
    <w:rsid w:val="009D71BA"/>
    <w:rsid w:val="009E3942"/>
    <w:rsid w:val="009E63E9"/>
    <w:rsid w:val="009F16EB"/>
    <w:rsid w:val="00A03C24"/>
    <w:rsid w:val="00A0677D"/>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74A92"/>
    <w:rsid w:val="00A80375"/>
    <w:rsid w:val="00A81F0E"/>
    <w:rsid w:val="00A8704B"/>
    <w:rsid w:val="00A91A09"/>
    <w:rsid w:val="00A922E4"/>
    <w:rsid w:val="00AA0C06"/>
    <w:rsid w:val="00AA203D"/>
    <w:rsid w:val="00AA285A"/>
    <w:rsid w:val="00AA5E5F"/>
    <w:rsid w:val="00AB2297"/>
    <w:rsid w:val="00AB3281"/>
    <w:rsid w:val="00AB46C7"/>
    <w:rsid w:val="00AB46DC"/>
    <w:rsid w:val="00AB5B28"/>
    <w:rsid w:val="00AB62E9"/>
    <w:rsid w:val="00AB7E62"/>
    <w:rsid w:val="00AC4904"/>
    <w:rsid w:val="00AD162F"/>
    <w:rsid w:val="00AD1D74"/>
    <w:rsid w:val="00AD2619"/>
    <w:rsid w:val="00AE0CB0"/>
    <w:rsid w:val="00AE27CC"/>
    <w:rsid w:val="00AE4B20"/>
    <w:rsid w:val="00AE66A3"/>
    <w:rsid w:val="00AF310B"/>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4CC6"/>
    <w:rsid w:val="00B76A22"/>
    <w:rsid w:val="00B771A7"/>
    <w:rsid w:val="00B7795F"/>
    <w:rsid w:val="00B8159B"/>
    <w:rsid w:val="00B8344E"/>
    <w:rsid w:val="00B85D2F"/>
    <w:rsid w:val="00B86DD9"/>
    <w:rsid w:val="00B86F7E"/>
    <w:rsid w:val="00B920F0"/>
    <w:rsid w:val="00B965AB"/>
    <w:rsid w:val="00BA138C"/>
    <w:rsid w:val="00BB5DED"/>
    <w:rsid w:val="00BB7D91"/>
    <w:rsid w:val="00BC05AC"/>
    <w:rsid w:val="00BC0B4C"/>
    <w:rsid w:val="00BC2D72"/>
    <w:rsid w:val="00BC4899"/>
    <w:rsid w:val="00BD3EF6"/>
    <w:rsid w:val="00BE426A"/>
    <w:rsid w:val="00BE488B"/>
    <w:rsid w:val="00BF4692"/>
    <w:rsid w:val="00BF6BBA"/>
    <w:rsid w:val="00BF71DE"/>
    <w:rsid w:val="00C028DA"/>
    <w:rsid w:val="00C05D66"/>
    <w:rsid w:val="00C073D6"/>
    <w:rsid w:val="00C078D7"/>
    <w:rsid w:val="00C17E6E"/>
    <w:rsid w:val="00C2234C"/>
    <w:rsid w:val="00C227D8"/>
    <w:rsid w:val="00C31525"/>
    <w:rsid w:val="00C33617"/>
    <w:rsid w:val="00C35131"/>
    <w:rsid w:val="00C368EB"/>
    <w:rsid w:val="00C50CEF"/>
    <w:rsid w:val="00C53A42"/>
    <w:rsid w:val="00C53D77"/>
    <w:rsid w:val="00C61F72"/>
    <w:rsid w:val="00C644F6"/>
    <w:rsid w:val="00C64A5F"/>
    <w:rsid w:val="00C67F3D"/>
    <w:rsid w:val="00C71CCA"/>
    <w:rsid w:val="00C72EA7"/>
    <w:rsid w:val="00C74394"/>
    <w:rsid w:val="00C747BE"/>
    <w:rsid w:val="00C75B49"/>
    <w:rsid w:val="00C814E5"/>
    <w:rsid w:val="00C8243B"/>
    <w:rsid w:val="00C91B9D"/>
    <w:rsid w:val="00C94457"/>
    <w:rsid w:val="00CA2F9A"/>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211E"/>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D5AEF"/>
    <w:rsid w:val="00DE180B"/>
    <w:rsid w:val="00DE32B1"/>
    <w:rsid w:val="00DE6E01"/>
    <w:rsid w:val="00DF6D18"/>
    <w:rsid w:val="00E0329A"/>
    <w:rsid w:val="00E043FD"/>
    <w:rsid w:val="00E04513"/>
    <w:rsid w:val="00E049E5"/>
    <w:rsid w:val="00E05EFF"/>
    <w:rsid w:val="00E06E87"/>
    <w:rsid w:val="00E106AA"/>
    <w:rsid w:val="00E1216F"/>
    <w:rsid w:val="00E20B40"/>
    <w:rsid w:val="00E2667F"/>
    <w:rsid w:val="00E316DF"/>
    <w:rsid w:val="00E3318E"/>
    <w:rsid w:val="00E358FB"/>
    <w:rsid w:val="00E46913"/>
    <w:rsid w:val="00E535B0"/>
    <w:rsid w:val="00E53A81"/>
    <w:rsid w:val="00E55300"/>
    <w:rsid w:val="00E55E9F"/>
    <w:rsid w:val="00E560BF"/>
    <w:rsid w:val="00E60124"/>
    <w:rsid w:val="00E63761"/>
    <w:rsid w:val="00E66428"/>
    <w:rsid w:val="00E84BBB"/>
    <w:rsid w:val="00E86014"/>
    <w:rsid w:val="00E86347"/>
    <w:rsid w:val="00E86CFE"/>
    <w:rsid w:val="00E912C6"/>
    <w:rsid w:val="00E94624"/>
    <w:rsid w:val="00E96613"/>
    <w:rsid w:val="00E9668D"/>
    <w:rsid w:val="00EA0936"/>
    <w:rsid w:val="00EA3E7C"/>
    <w:rsid w:val="00EA7CF5"/>
    <w:rsid w:val="00EB1C66"/>
    <w:rsid w:val="00EB48A8"/>
    <w:rsid w:val="00EB629E"/>
    <w:rsid w:val="00EB7DBC"/>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E8C"/>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67987"/>
    <w:rsid w:val="00F73D45"/>
    <w:rsid w:val="00F753E6"/>
    <w:rsid w:val="00F82D16"/>
    <w:rsid w:val="00F94CE2"/>
    <w:rsid w:val="00FA257D"/>
    <w:rsid w:val="00FA2812"/>
    <w:rsid w:val="00FA39BB"/>
    <w:rsid w:val="00FA4399"/>
    <w:rsid w:val="00FB7D17"/>
    <w:rsid w:val="00FC2C8C"/>
    <w:rsid w:val="00FC687C"/>
    <w:rsid w:val="00FC7C91"/>
    <w:rsid w:val="00FD04B6"/>
    <w:rsid w:val="00FD2ED2"/>
    <w:rsid w:val="00FD59B1"/>
    <w:rsid w:val="00FD7E6E"/>
    <w:rsid w:val="00FE176D"/>
    <w:rsid w:val="00FE332E"/>
    <w:rsid w:val="00FE4AEA"/>
    <w:rsid w:val="00FE75D8"/>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0B5F"/>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60B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60B5F"/>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ivemq.com/blog/mqtt-essentials-part-5-mqtt-topics-best-practices" TargetMode="External"/><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ww.slideshare.net/PeterREgli/mq-telemetry-transpor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9" Type="http://schemas.openxmlformats.org/officeDocument/2006/relationships/image" Target="media/image4.png"/><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docs.aws.amazon.com/iot/latest/developerguide/what-is-aws-iot.html" TargetMode="External"/><Relationship Id="rId58" Type="http://schemas.openxmlformats.org/officeDocument/2006/relationships/hyperlink" Target="http://cloudconnectkits.org/system/files/Tutorial%20Part1%20-%20Tool%20Install%2C%20USB%20drivers%20and%20AWS%20Shadow%20%28v1.1%29.pdf"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aws.amazon.com/sn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hivemq.com/blog/mqtt-essentials-part-5-mqtt-topics-best-practices" TargetMode="External"/><Relationship Id="rId64" Type="http://schemas.microsoft.com/office/2011/relationships/people" Target="people.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cloudconnectkits.org/system/files/Tutorial%20Part2-App%20Development%20using%20WICED%20SDK-v1.1.pdf" TargetMode="External"/><Relationship Id="rId20" Type="http://schemas.openxmlformats.org/officeDocument/2006/relationships/hyperlink" Target="https://aws.amazon.com/sqs/" TargetMode="External"/><Relationship Id="rId41" Type="http://schemas.openxmlformats.org/officeDocument/2006/relationships/image" Target="media/image16.png"/><Relationship Id="rId54" Type="http://schemas.openxmlformats.org/officeDocument/2006/relationships/hyperlink" Target="https://aws.amazon.com/iot/getting-started/"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cloudconnectkits.org/system/files/GSG-BCM4343W%20IoT%20Starter%20Kit%20-%20Getting%20Started%20%28v1.1%29.pdf" TargetMode="External"/><Relationship Id="rId10" Type="http://schemas.openxmlformats.org/officeDocument/2006/relationships/hyperlink" Target="https://aws.amazon.com/iot/"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docs.aws.amazon.com/iot/latest/developerguide/what-is-aws-iot.html" TargetMode="External"/><Relationship Id="rId60" Type="http://schemas.openxmlformats.org/officeDocument/2006/relationships/hyperlink" Target="https://forums.aws.amazon.com/forum.jspa?forumID=21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what-is-aws/" TargetMode="External"/><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3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CD406-BD8C-46A5-BD38-1A5AD9B2B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1</Pages>
  <Words>5113</Words>
  <Characters>29146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Wesley Siebenthaler</cp:lastModifiedBy>
  <cp:revision>211</cp:revision>
  <cp:lastPrinted>2018-08-07T17:39:00Z</cp:lastPrinted>
  <dcterms:created xsi:type="dcterms:W3CDTF">2017-09-08T14:30:00Z</dcterms:created>
  <dcterms:modified xsi:type="dcterms:W3CDTF">2018-08-07T17:39:00Z</dcterms:modified>
</cp:coreProperties>
</file>