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r w:rsidRPr="00C327F5">
        <w:rPr>
          <w:rFonts w:ascii="Courier New" w:hAnsi="Courier New" w:cs="Courier New"/>
          <w:rPrChange w:id="18" w:author="Greg Landry" w:date="2017-06-09T15:48:00Z">
            <w:rPr>
              <w:i/>
            </w:rPr>
          </w:rPrChange>
        </w:rPr>
        <w:t>wiced_tcp_create_socket(</w:t>
      </w:r>
      <w:r w:rsidR="0052741D" w:rsidRPr="00C327F5">
        <w:rPr>
          <w:rFonts w:ascii="Courier New" w:hAnsi="Courier New" w:cs="Courier New"/>
          <w:rPrChange w:id="19" w:author="Greg Landry" w:date="2017-06-09T15:48:00Z">
            <w:rPr>
              <w:i/>
            </w:rPr>
          </w:rPrChange>
        </w:rPr>
        <w:t xml:space="preserve"> </w:t>
      </w:r>
      <w:r w:rsidRPr="00C327F5">
        <w:rPr>
          <w:rFonts w:ascii="Courier New" w:hAnsi="Courier New" w:cs="Courier New"/>
          <w:rPrChange w:id="20" w:author="Greg Landry" w:date="2017-06-09T15:48:00Z">
            <w:rPr>
              <w:i/>
            </w:rPr>
          </w:rPrChange>
        </w:rPr>
        <w:t>&amp;socket</w:t>
      </w:r>
      <w:r w:rsidR="00A32240" w:rsidRPr="00C327F5">
        <w:rPr>
          <w:rFonts w:ascii="Courier New" w:hAnsi="Courier New" w:cs="Courier New"/>
          <w:rPrChange w:id="21" w:author="Greg Landry" w:date="2017-06-09T15:48:00Z">
            <w:rPr>
              <w:i/>
            </w:rPr>
          </w:rPrChange>
        </w:rPr>
        <w:t>,</w:t>
      </w:r>
      <w:r w:rsidR="0052741D" w:rsidRPr="00C327F5">
        <w:rPr>
          <w:rFonts w:ascii="Courier New" w:hAnsi="Courier New" w:cs="Courier New"/>
          <w:rPrChange w:id="22" w:author="Greg Landry" w:date="2017-06-09T15:48:00Z">
            <w:rPr>
              <w:i/>
            </w:rPr>
          </w:rPrChange>
        </w:rPr>
        <w:t xml:space="preserve"> </w:t>
      </w:r>
      <w:r w:rsidR="00A32240" w:rsidRPr="00C327F5">
        <w:rPr>
          <w:rFonts w:ascii="Courier New" w:hAnsi="Courier New" w:cs="Courier New"/>
          <w:rPrChange w:id="23" w:author="Greg Landry" w:date="2017-06-09T15:48:00Z">
            <w:rPr>
              <w:i/>
            </w:rPr>
          </w:rPrChange>
        </w:rPr>
        <w:t>WICED_AP_INTERFACE</w:t>
      </w:r>
      <w:r w:rsidR="0052741D" w:rsidRPr="00C327F5">
        <w:rPr>
          <w:rFonts w:ascii="Courier New" w:hAnsi="Courier New" w:cs="Courier New"/>
          <w:rPrChange w:id="24" w:author="Greg Landry" w:date="2017-06-09T15:48:00Z">
            <w:rPr>
              <w:i/>
            </w:rPr>
          </w:rPrChange>
        </w:rPr>
        <w:t xml:space="preserve"> </w:t>
      </w:r>
      <w:r w:rsidRPr="00C327F5">
        <w:rPr>
          <w:rFonts w:ascii="Courier New" w:hAnsi="Courier New" w:cs="Courier New"/>
          <w:rPrChange w:id="25" w:author="Greg Landry" w:date="2017-06-09T15:48:00Z">
            <w:rPr>
              <w:i/>
            </w:rPr>
          </w:rPrChange>
        </w:rPr>
        <w:t>);</w:t>
      </w:r>
    </w:p>
    <w:p w14:paraId="4FBD2EC3" w14:textId="4B9B30D8" w:rsidR="00793556" w:rsidRDefault="00273A8F" w:rsidP="00EA3121">
      <w:pPr>
        <w:pStyle w:val="ListParagraph"/>
        <w:numPr>
          <w:ilvl w:val="0"/>
          <w:numId w:val="12"/>
        </w:numPr>
      </w:pPr>
      <w:del w:id="26" w:author="Alan Hawse" w:date="2017-06-16T13:15:00Z">
        <w:r w:rsidDel="00D25E68">
          <w:delText>A</w:delText>
        </w:r>
        <w:r w:rsidR="00793556" w:rsidDel="00D25E68">
          <w:delText xml:space="preserve">ttach </w:delText>
        </w:r>
      </w:del>
      <w:ins w:id="27"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8" w:author="Greg Landry" w:date="2017-06-09T15:48:00Z">
            <w:rPr>
              <w:i/>
            </w:rPr>
          </w:rPrChange>
        </w:rPr>
        <w:pPrChange w:id="29" w:author="Greg Landry" w:date="2017-06-09T15:48:00Z">
          <w:pPr>
            <w:ind w:left="1080"/>
          </w:pPr>
        </w:pPrChange>
      </w:pPr>
      <w:r w:rsidRPr="00C327F5">
        <w:rPr>
          <w:rFonts w:ascii="Courier New" w:hAnsi="Courier New" w:cs="Courier New"/>
          <w:rPrChange w:id="30" w:author="Greg Landry" w:date="2017-06-09T15:48:00Z">
            <w:rPr>
              <w:i/>
            </w:rPr>
          </w:rPrChange>
        </w:rPr>
        <w:t>wiced_</w:t>
      </w:r>
      <w:ins w:id="31" w:author="Greg Landry" w:date="2017-04-03T16:09:00Z">
        <w:r w:rsidR="00874149" w:rsidRPr="00C327F5">
          <w:rPr>
            <w:rFonts w:ascii="Courier New" w:hAnsi="Courier New" w:cs="Courier New"/>
            <w:rPrChange w:id="32" w:author="Greg Landry" w:date="2017-06-09T15:48:00Z">
              <w:rPr>
                <w:i/>
              </w:rPr>
            </w:rPrChange>
          </w:rPr>
          <w:t>tcp_</w:t>
        </w:r>
      </w:ins>
      <w:r w:rsidRPr="00C327F5">
        <w:rPr>
          <w:rFonts w:ascii="Courier New" w:hAnsi="Courier New" w:cs="Courier New"/>
          <w:rPrChange w:id="33" w:author="Greg Landry" w:date="2017-06-09T15:48:00Z">
            <w:rPr>
              <w:i/>
            </w:rPr>
          </w:rPrChange>
        </w:rPr>
        <w:t>listen(</w:t>
      </w:r>
      <w:r w:rsidR="0052741D" w:rsidRPr="00C327F5">
        <w:rPr>
          <w:rFonts w:ascii="Courier New" w:hAnsi="Courier New" w:cs="Courier New"/>
          <w:rPrChange w:id="34" w:author="Greg Landry" w:date="2017-06-09T15:48:00Z">
            <w:rPr>
              <w:i/>
            </w:rPr>
          </w:rPrChange>
        </w:rPr>
        <w:t xml:space="preserve"> </w:t>
      </w:r>
      <w:r w:rsidRPr="00C327F5">
        <w:rPr>
          <w:rFonts w:ascii="Courier New" w:hAnsi="Courier New" w:cs="Courier New"/>
          <w:rPrChange w:id="35" w:author="Greg Landry" w:date="2017-06-09T15:48:00Z">
            <w:rPr>
              <w:i/>
            </w:rPr>
          </w:rPrChange>
        </w:rPr>
        <w:t>&amp;socket, 27708</w:t>
      </w:r>
      <w:r w:rsidR="0052741D" w:rsidRPr="00C327F5">
        <w:rPr>
          <w:rFonts w:ascii="Courier New" w:hAnsi="Courier New" w:cs="Courier New"/>
          <w:rPrChange w:id="36" w:author="Greg Landry" w:date="2017-06-09T15:48:00Z">
            <w:rPr>
              <w:i/>
            </w:rPr>
          </w:rPrChange>
        </w:rPr>
        <w:t xml:space="preserve"> </w:t>
      </w:r>
      <w:r w:rsidRPr="00C327F5">
        <w:rPr>
          <w:rFonts w:ascii="Courier New" w:hAnsi="Courier New" w:cs="Courier New"/>
          <w:rPrChange w:id="37" w:author="Greg Landry" w:date="2017-06-09T15:48:00Z">
            <w:rPr>
              <w:i/>
            </w:rPr>
          </w:rPrChange>
        </w:rPr>
        <w:t xml:space="preserve">); </w:t>
      </w:r>
      <w:r w:rsidR="00273A8F" w:rsidRPr="00C327F5">
        <w:rPr>
          <w:rFonts w:ascii="Courier New" w:hAnsi="Courier New" w:cs="Courier New"/>
          <w:rPrChange w:id="38" w:author="Greg Landry" w:date="2017-06-09T15:48:00Z">
            <w:rPr>
              <w:i/>
            </w:rPr>
          </w:rPrChange>
        </w:rPr>
        <w:t xml:space="preserve">   </w:t>
      </w:r>
      <w:r w:rsidRPr="00C327F5">
        <w:rPr>
          <w:rFonts w:ascii="Courier New" w:hAnsi="Courier New" w:cs="Courier New"/>
          <w:rPrChange w:id="39" w:author="Greg Landry" w:date="2017-06-09T15:48:00Z">
            <w:rPr>
              <w:i/>
            </w:rPr>
          </w:rPrChange>
        </w:rPr>
        <w:t xml:space="preserve">// 27708 is the port number </w:t>
      </w:r>
      <w:del w:id="40" w:author="Greg Landry" w:date="2017-06-09T15:48:00Z">
        <w:r w:rsidRPr="00C327F5" w:rsidDel="00C327F5">
          <w:rPr>
            <w:rFonts w:ascii="Courier New" w:hAnsi="Courier New" w:cs="Courier New"/>
            <w:rPrChange w:id="41" w:author="Greg Landry" w:date="2017-06-09T15:48:00Z">
              <w:rPr>
                <w:i/>
              </w:rPr>
            </w:rPrChange>
          </w:rPr>
          <w:delText xml:space="preserve">for the </w:delText>
        </w:r>
      </w:del>
      <w:r w:rsidR="00C2525D" w:rsidRPr="00C327F5">
        <w:rPr>
          <w:rFonts w:ascii="Courier New" w:hAnsi="Courier New" w:cs="Courier New"/>
          <w:rPrChange w:id="42" w:author="Greg Landry" w:date="2017-06-09T15:48:00Z">
            <w:rPr>
              <w:i/>
            </w:rPr>
          </w:rPrChange>
        </w:rPr>
        <w:t xml:space="preserve">WWEP </w:t>
      </w:r>
      <w:del w:id="43" w:author="Greg Landry" w:date="2017-06-09T15:48:00Z">
        <w:r w:rsidRPr="00C327F5" w:rsidDel="00C327F5">
          <w:rPr>
            <w:rFonts w:ascii="Courier New" w:hAnsi="Courier New" w:cs="Courier New"/>
            <w:rPrChange w:id="44"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5" w:author="Greg Landry" w:date="2017-06-09T15:48:00Z">
            <w:rPr>
              <w:i/>
            </w:rPr>
          </w:rPrChange>
        </w:rPr>
        <w:pPrChange w:id="46" w:author="Greg Landry" w:date="2017-06-09T15:48:00Z">
          <w:pPr>
            <w:ind w:left="1080"/>
          </w:pPr>
        </w:pPrChange>
      </w:pPr>
      <w:r w:rsidRPr="00C327F5">
        <w:rPr>
          <w:rFonts w:ascii="Courier New" w:hAnsi="Courier New" w:cs="Courier New"/>
          <w:rPrChange w:id="47" w:author="Greg Landry" w:date="2017-06-09T15:48:00Z">
            <w:rPr>
              <w:i/>
            </w:rPr>
          </w:rPrChange>
        </w:rPr>
        <w:t>wiced_tcp_accept(</w:t>
      </w:r>
      <w:r w:rsidR="0052741D" w:rsidRPr="00C327F5">
        <w:rPr>
          <w:rFonts w:ascii="Courier New" w:hAnsi="Courier New" w:cs="Courier New"/>
          <w:rPrChange w:id="48" w:author="Greg Landry" w:date="2017-06-09T15:48:00Z">
            <w:rPr>
              <w:i/>
            </w:rPr>
          </w:rPrChange>
        </w:rPr>
        <w:t xml:space="preserve"> </w:t>
      </w:r>
      <w:r w:rsidRPr="00C327F5">
        <w:rPr>
          <w:rFonts w:ascii="Courier New" w:hAnsi="Courier New" w:cs="Courier New"/>
          <w:rPrChange w:id="49" w:author="Greg Landry" w:date="2017-06-09T15:48:00Z">
            <w:rPr>
              <w:i/>
            </w:rPr>
          </w:rPrChange>
        </w:rPr>
        <w:t>&amp;socket</w:t>
      </w:r>
      <w:r w:rsidR="0052741D" w:rsidRPr="00C327F5">
        <w:rPr>
          <w:rFonts w:ascii="Courier New" w:hAnsi="Courier New" w:cs="Courier New"/>
          <w:rPrChange w:id="50" w:author="Greg Landry" w:date="2017-06-09T15:48:00Z">
            <w:rPr>
              <w:i/>
            </w:rPr>
          </w:rPrChange>
        </w:rPr>
        <w:t xml:space="preserve"> </w:t>
      </w:r>
      <w:r w:rsidRPr="00C327F5">
        <w:rPr>
          <w:rFonts w:ascii="Courier New" w:hAnsi="Courier New" w:cs="Courier New"/>
          <w:rPrChange w:id="51"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2" w:author="Greg Landry" w:date="2017-06-09T15:49:00Z">
            <w:rPr>
              <w:i/>
            </w:rPr>
          </w:rPrChange>
        </w:rPr>
        <w:pPrChange w:id="53" w:author="Greg Landry" w:date="2017-06-09T15:49:00Z">
          <w:pPr>
            <w:ind w:left="1080"/>
          </w:pPr>
        </w:pPrChange>
      </w:pPr>
      <w:r w:rsidRPr="00C327F5">
        <w:rPr>
          <w:rFonts w:ascii="Courier New" w:hAnsi="Courier New" w:cs="Courier New"/>
          <w:rPrChange w:id="54" w:author="Greg Landry" w:date="2017-06-09T15:49:00Z">
            <w:rPr>
              <w:i/>
            </w:rPr>
          </w:rPrChange>
        </w:rPr>
        <w:t>wiced_tcp_create_socket(</w:t>
      </w:r>
      <w:r w:rsidR="0052741D" w:rsidRPr="00C327F5">
        <w:rPr>
          <w:rFonts w:ascii="Courier New" w:hAnsi="Courier New" w:cs="Courier New"/>
          <w:rPrChange w:id="55" w:author="Greg Landry" w:date="2017-06-09T15:49:00Z">
            <w:rPr>
              <w:i/>
            </w:rPr>
          </w:rPrChange>
        </w:rPr>
        <w:t xml:space="preserve"> </w:t>
      </w:r>
      <w:r w:rsidRPr="00C327F5">
        <w:rPr>
          <w:rFonts w:ascii="Courier New" w:hAnsi="Courier New" w:cs="Courier New"/>
          <w:rPrChange w:id="56" w:author="Greg Landry" w:date="2017-06-09T15:49:00Z">
            <w:rPr>
              <w:i/>
            </w:rPr>
          </w:rPrChange>
        </w:rPr>
        <w:t>&amp;socket,</w:t>
      </w:r>
      <w:r w:rsidR="0052741D" w:rsidRPr="00C327F5">
        <w:rPr>
          <w:rFonts w:ascii="Courier New" w:hAnsi="Courier New" w:cs="Courier New"/>
          <w:rPrChange w:id="57" w:author="Greg Landry" w:date="2017-06-09T15:49:00Z">
            <w:rPr>
              <w:i/>
            </w:rPr>
          </w:rPrChange>
        </w:rPr>
        <w:t xml:space="preserve"> </w:t>
      </w:r>
      <w:r w:rsidRPr="00C327F5">
        <w:rPr>
          <w:rFonts w:ascii="Courier New" w:hAnsi="Courier New" w:cs="Courier New"/>
          <w:rPrChange w:id="58" w:author="Greg Landry" w:date="2017-06-09T15:49:00Z">
            <w:rPr>
              <w:i/>
            </w:rPr>
          </w:rPrChange>
        </w:rPr>
        <w:t>WICED_</w:t>
      </w:r>
      <w:r w:rsidR="00BB48E7" w:rsidRPr="00C327F5">
        <w:rPr>
          <w:rFonts w:ascii="Courier New" w:hAnsi="Courier New" w:cs="Courier New"/>
          <w:rPrChange w:id="59" w:author="Greg Landry" w:date="2017-06-09T15:49:00Z">
            <w:rPr>
              <w:i/>
            </w:rPr>
          </w:rPrChange>
        </w:rPr>
        <w:t>STA</w:t>
      </w:r>
      <w:r w:rsidRPr="00C327F5">
        <w:rPr>
          <w:rFonts w:ascii="Courier New" w:hAnsi="Courier New" w:cs="Courier New"/>
          <w:rPrChange w:id="60" w:author="Greg Landry" w:date="2017-06-09T15:49:00Z">
            <w:rPr>
              <w:i/>
            </w:rPr>
          </w:rPrChange>
        </w:rPr>
        <w:t>_INTERFACE</w:t>
      </w:r>
      <w:r w:rsidR="0052741D" w:rsidRPr="00C327F5">
        <w:rPr>
          <w:rFonts w:ascii="Courier New" w:hAnsi="Courier New" w:cs="Courier New"/>
          <w:rPrChange w:id="61" w:author="Greg Landry" w:date="2017-06-09T15:49:00Z">
            <w:rPr>
              <w:i/>
            </w:rPr>
          </w:rPrChange>
        </w:rPr>
        <w:t xml:space="preserve"> </w:t>
      </w:r>
      <w:r w:rsidRPr="00C327F5">
        <w:rPr>
          <w:rFonts w:ascii="Courier New" w:hAnsi="Courier New" w:cs="Courier New"/>
          <w:rPrChange w:id="62"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3" w:author="Greg Landry" w:date="2017-06-09T15:49:00Z">
            <w:rPr>
              <w:i/>
            </w:rPr>
          </w:rPrChange>
        </w:rPr>
        <w:pPrChange w:id="64" w:author="Greg Landry" w:date="2017-06-09T15:49:00Z">
          <w:pPr>
            <w:ind w:left="1080"/>
          </w:pPr>
        </w:pPrChange>
      </w:pPr>
      <w:r w:rsidRPr="00C327F5">
        <w:rPr>
          <w:rFonts w:ascii="Courier New" w:hAnsi="Courier New" w:cs="Courier New"/>
          <w:rPrChange w:id="65" w:author="Greg Landry" w:date="2017-06-09T15:49:00Z">
            <w:rPr>
              <w:i/>
            </w:rPr>
          </w:rPrChange>
        </w:rPr>
        <w:t>wiced_tcp_bind(</w:t>
      </w:r>
      <w:r w:rsidR="0052741D" w:rsidRPr="00C327F5">
        <w:rPr>
          <w:rFonts w:ascii="Courier New" w:hAnsi="Courier New" w:cs="Courier New"/>
          <w:rPrChange w:id="66" w:author="Greg Landry" w:date="2017-06-09T15:49:00Z">
            <w:rPr>
              <w:i/>
            </w:rPr>
          </w:rPrChange>
        </w:rPr>
        <w:t xml:space="preserve"> </w:t>
      </w:r>
      <w:r w:rsidRPr="00C327F5">
        <w:rPr>
          <w:rFonts w:ascii="Courier New" w:hAnsi="Courier New" w:cs="Courier New"/>
          <w:rPrChange w:id="67" w:author="Greg Landry" w:date="2017-06-09T15:49:00Z">
            <w:rPr>
              <w:i/>
            </w:rPr>
          </w:rPrChange>
        </w:rPr>
        <w:t>&amp;socket,</w:t>
      </w:r>
      <w:r w:rsidR="0052741D" w:rsidRPr="00C327F5">
        <w:rPr>
          <w:rFonts w:ascii="Courier New" w:hAnsi="Courier New" w:cs="Courier New"/>
          <w:rPrChange w:id="68" w:author="Greg Landry" w:date="2017-06-09T15:49:00Z">
            <w:rPr>
              <w:i/>
            </w:rPr>
          </w:rPrChange>
        </w:rPr>
        <w:t xml:space="preserve"> </w:t>
      </w:r>
      <w:r w:rsidRPr="00C327F5">
        <w:rPr>
          <w:rFonts w:ascii="Courier New" w:hAnsi="Courier New" w:cs="Courier New"/>
          <w:rPrChange w:id="69" w:author="Greg Landry" w:date="2017-06-09T15:49:00Z">
            <w:rPr>
              <w:i/>
            </w:rPr>
          </w:rPrChange>
        </w:rPr>
        <w:t>WICED_ANY_PORT</w:t>
      </w:r>
      <w:r w:rsidR="0052741D" w:rsidRPr="00C327F5">
        <w:rPr>
          <w:rFonts w:ascii="Courier New" w:hAnsi="Courier New" w:cs="Courier New"/>
          <w:rPrChange w:id="70" w:author="Greg Landry" w:date="2017-06-09T15:49:00Z">
            <w:rPr>
              <w:i/>
            </w:rPr>
          </w:rPrChange>
        </w:rPr>
        <w:t xml:space="preserve"> </w:t>
      </w:r>
      <w:r w:rsidRPr="00C327F5">
        <w:rPr>
          <w:rFonts w:ascii="Courier New" w:hAnsi="Courier New" w:cs="Courier New"/>
          <w:rPrChange w:id="71"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2" w:author="Greg Landry" w:date="2017-06-09T15:49:00Z">
            <w:rPr>
              <w:i/>
            </w:rPr>
          </w:rPrChange>
        </w:rPr>
        <w:pPrChange w:id="73" w:author="Greg Landry" w:date="2017-06-09T15:49:00Z">
          <w:pPr>
            <w:ind w:left="2070"/>
          </w:pPr>
        </w:pPrChange>
      </w:pPr>
      <w:r w:rsidRPr="00C327F5">
        <w:rPr>
          <w:rFonts w:ascii="Courier New" w:hAnsi="Courier New" w:cs="Courier New"/>
          <w:rPrChange w:id="74" w:author="Greg Landry" w:date="2017-06-09T15:49:00Z">
            <w:rPr>
              <w:i/>
            </w:rPr>
          </w:rPrChange>
        </w:rPr>
        <w:t>SET_IPV4_ADDRESS( serverAddress, MAKE_IPV4_ADDRESS( 198,</w:t>
      </w:r>
      <w:r w:rsidR="00B14965" w:rsidRPr="00C327F5">
        <w:rPr>
          <w:rFonts w:ascii="Courier New" w:hAnsi="Courier New" w:cs="Courier New"/>
          <w:rPrChange w:id="75" w:author="Greg Landry" w:date="2017-06-09T15:49:00Z">
            <w:rPr>
              <w:i/>
            </w:rPr>
          </w:rPrChange>
        </w:rPr>
        <w:t xml:space="preserve"> </w:t>
      </w:r>
      <w:r w:rsidRPr="00C327F5">
        <w:rPr>
          <w:rFonts w:ascii="Courier New" w:hAnsi="Courier New" w:cs="Courier New"/>
          <w:rPrChange w:id="76" w:author="Greg Landry" w:date="2017-06-09T15:49:00Z">
            <w:rPr>
              <w:i/>
            </w:rPr>
          </w:rPrChange>
        </w:rPr>
        <w:t xml:space="preserve">51, </w:t>
      </w:r>
      <w:del w:id="77" w:author="Greg Landry" w:date="2017-06-09T15:49:00Z">
        <w:r w:rsidRPr="00C327F5" w:rsidDel="00C327F5">
          <w:rPr>
            <w:rFonts w:ascii="Courier New" w:hAnsi="Courier New" w:cs="Courier New"/>
            <w:rPrChange w:id="78" w:author="Greg Landry" w:date="2017-06-09T15:49:00Z">
              <w:rPr>
                <w:i/>
              </w:rPr>
            </w:rPrChange>
          </w:rPr>
          <w:delText xml:space="preserve"> </w:delText>
        </w:r>
      </w:del>
      <w:r w:rsidRPr="00C327F5">
        <w:rPr>
          <w:rFonts w:ascii="Courier New" w:hAnsi="Courier New" w:cs="Courier New"/>
          <w:rPrChange w:id="79" w:author="Greg Landry" w:date="2017-06-09T15:49:00Z">
            <w:rPr>
              <w:i/>
            </w:rPr>
          </w:rPrChange>
        </w:rPr>
        <w:t xml:space="preserve">100, </w:t>
      </w:r>
      <w:del w:id="80" w:author="Greg Landry" w:date="2017-06-09T15:49:00Z">
        <w:r w:rsidRPr="00C327F5" w:rsidDel="00C327F5">
          <w:rPr>
            <w:rFonts w:ascii="Courier New" w:hAnsi="Courier New" w:cs="Courier New"/>
            <w:rPrChange w:id="81" w:author="Greg Landry" w:date="2017-06-09T15:49:00Z">
              <w:rPr>
                <w:i/>
              </w:rPr>
            </w:rPrChange>
          </w:rPr>
          <w:delText xml:space="preserve"> </w:delText>
        </w:r>
      </w:del>
      <w:r w:rsidRPr="00C327F5">
        <w:rPr>
          <w:rFonts w:ascii="Courier New" w:hAnsi="Courier New" w:cs="Courier New"/>
          <w:rPrChange w:id="82"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3" w:author="Greg Landry" w:date="2017-06-09T15:49:00Z">
            <w:rPr>
              <w:i/>
            </w:rPr>
          </w:rPrChange>
        </w:rPr>
        <w:pPrChange w:id="84" w:author="Greg Landry" w:date="2017-06-09T15:49:00Z">
          <w:pPr>
            <w:ind w:left="2070"/>
          </w:pPr>
        </w:pPrChange>
      </w:pPr>
      <w:r w:rsidRPr="00C327F5">
        <w:rPr>
          <w:rFonts w:ascii="Courier New" w:hAnsi="Courier New" w:cs="Courier New"/>
          <w:rPrChange w:id="85" w:author="Greg Landry" w:date="2017-06-09T15:49:00Z">
            <w:rPr>
              <w:i/>
            </w:rPr>
          </w:rPrChange>
        </w:rPr>
        <w:t>wiced_hostname_lookup( "</w:t>
      </w:r>
      <w:r w:rsidR="00C2525D" w:rsidRPr="00C327F5">
        <w:rPr>
          <w:rFonts w:ascii="Courier New" w:hAnsi="Courier New" w:cs="Courier New"/>
          <w:rPrChange w:id="86" w:author="Greg Landry" w:date="2017-06-09T15:49:00Z">
            <w:rPr>
              <w:i/>
            </w:rPr>
          </w:rPrChange>
        </w:rPr>
        <w:t>wwep</w:t>
      </w:r>
      <w:r w:rsidRPr="00C327F5">
        <w:rPr>
          <w:rFonts w:ascii="Courier New" w:hAnsi="Courier New" w:cs="Courier New"/>
          <w:rPrChange w:id="87" w:author="Greg Landry" w:date="2017-06-09T15:49:00Z">
            <w:rPr>
              <w:i/>
            </w:rPr>
          </w:rPrChange>
        </w:rPr>
        <w:t>.</w:t>
      </w:r>
      <w:del w:id="88" w:author="Greg Landry" w:date="2017-04-03T16:17:00Z">
        <w:r w:rsidRPr="00C327F5" w:rsidDel="00982781">
          <w:rPr>
            <w:rFonts w:ascii="Courier New" w:hAnsi="Courier New" w:cs="Courier New"/>
            <w:rPrChange w:id="89" w:author="Greg Landry" w:date="2017-06-09T15:49:00Z">
              <w:rPr>
                <w:i/>
              </w:rPr>
            </w:rPrChange>
          </w:rPr>
          <w:delText>wa101</w:delText>
        </w:r>
      </w:del>
      <w:ins w:id="90" w:author="Greg Landry" w:date="2017-04-03T16:17:00Z">
        <w:r w:rsidR="00982781" w:rsidRPr="00C327F5">
          <w:rPr>
            <w:rFonts w:ascii="Courier New" w:hAnsi="Courier New" w:cs="Courier New"/>
            <w:rPrChange w:id="91" w:author="Greg Landry" w:date="2017-06-09T15:49:00Z">
              <w:rPr>
                <w:i/>
              </w:rPr>
            </w:rPrChange>
          </w:rPr>
          <w:t>ww101</w:t>
        </w:r>
      </w:ins>
      <w:r w:rsidRPr="00C327F5">
        <w:rPr>
          <w:rFonts w:ascii="Courier New" w:hAnsi="Courier New" w:cs="Courier New"/>
          <w:rPrChange w:id="92" w:author="Greg Landry" w:date="2017-06-09T15:49:00Z">
            <w:rPr>
              <w:i/>
            </w:rPr>
          </w:rPrChange>
        </w:rPr>
        <w:t>.cypress.com", &amp;serverAddress, 10000</w:t>
      </w:r>
      <w:ins w:id="93" w:author="gjl@cypress.com" w:date="2017-05-30T14:13:00Z">
        <w:r w:rsidR="000907D9" w:rsidRPr="00C327F5">
          <w:rPr>
            <w:rFonts w:ascii="Courier New" w:hAnsi="Courier New" w:cs="Courier New"/>
            <w:rPrChange w:id="94" w:author="Greg Landry" w:date="2017-06-09T15:49:00Z">
              <w:rPr>
                <w:i/>
              </w:rPr>
            </w:rPrChange>
          </w:rPr>
          <w:t>, WICED_STA_INTERFACE</w:t>
        </w:r>
      </w:ins>
      <w:r w:rsidRPr="00C327F5">
        <w:rPr>
          <w:rFonts w:ascii="Courier New" w:hAnsi="Courier New" w:cs="Courier New"/>
          <w:rPrChange w:id="95"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6" w:author="Greg Landry" w:date="2017-06-09T15:49:00Z">
            <w:rPr>
              <w:i/>
            </w:rPr>
          </w:rPrChange>
        </w:rPr>
        <w:pPrChange w:id="97" w:author="Greg Landry" w:date="2017-06-09T15:49:00Z">
          <w:pPr>
            <w:ind w:left="1080" w:firstLine="270"/>
          </w:pPr>
        </w:pPrChange>
      </w:pPr>
      <w:r w:rsidRPr="00C327F5">
        <w:rPr>
          <w:rFonts w:ascii="Courier New" w:hAnsi="Courier New" w:cs="Courier New"/>
          <w:rPrChange w:id="98" w:author="Greg Landry" w:date="2017-06-09T15:49:00Z">
            <w:rPr>
              <w:i/>
            </w:rPr>
          </w:rPrChange>
        </w:rPr>
        <w:t>wiced_tcp_connect(</w:t>
      </w:r>
      <w:r w:rsidR="00BB48E7" w:rsidRPr="00C327F5">
        <w:rPr>
          <w:rFonts w:ascii="Courier New" w:hAnsi="Courier New" w:cs="Courier New"/>
          <w:rPrChange w:id="99" w:author="Greg Landry" w:date="2017-06-09T15:49:00Z">
            <w:rPr>
              <w:i/>
            </w:rPr>
          </w:rPrChange>
        </w:rPr>
        <w:t xml:space="preserve"> </w:t>
      </w:r>
      <w:r w:rsidR="00364C65" w:rsidRPr="00C327F5">
        <w:rPr>
          <w:rFonts w:ascii="Courier New" w:hAnsi="Courier New" w:cs="Courier New"/>
          <w:rPrChange w:id="100" w:author="Greg Landry" w:date="2017-06-09T15:49:00Z">
            <w:rPr>
              <w:i/>
            </w:rPr>
          </w:rPrChange>
        </w:rPr>
        <w:t>&amp;socket,</w:t>
      </w:r>
      <w:r w:rsidR="00BB48E7" w:rsidRPr="00C327F5">
        <w:rPr>
          <w:rFonts w:ascii="Courier New" w:hAnsi="Courier New" w:cs="Courier New"/>
          <w:rPrChange w:id="101" w:author="Greg Landry" w:date="2017-06-09T15:49:00Z">
            <w:rPr>
              <w:i/>
            </w:rPr>
          </w:rPrChange>
        </w:rPr>
        <w:t xml:space="preserve"> </w:t>
      </w:r>
      <w:r w:rsidR="00364C65" w:rsidRPr="00C327F5">
        <w:rPr>
          <w:rFonts w:ascii="Courier New" w:hAnsi="Courier New" w:cs="Courier New"/>
          <w:rPrChange w:id="102" w:author="Greg Landry" w:date="2017-06-09T15:49:00Z">
            <w:rPr>
              <w:i/>
            </w:rPr>
          </w:rPrChange>
        </w:rPr>
        <w:t>&amp;server</w:t>
      </w:r>
      <w:r w:rsidR="00BB48E7" w:rsidRPr="00C327F5">
        <w:rPr>
          <w:rFonts w:ascii="Courier New" w:hAnsi="Courier New" w:cs="Courier New"/>
          <w:rPrChange w:id="103" w:author="Greg Landry" w:date="2017-06-09T15:49:00Z">
            <w:rPr>
              <w:i/>
            </w:rPr>
          </w:rPrChange>
        </w:rPr>
        <w:t>A</w:t>
      </w:r>
      <w:r w:rsidR="00364C65" w:rsidRPr="00C327F5">
        <w:rPr>
          <w:rFonts w:ascii="Courier New" w:hAnsi="Courier New" w:cs="Courier New"/>
          <w:rPrChange w:id="104" w:author="Greg Landry" w:date="2017-06-09T15:49:00Z">
            <w:rPr>
              <w:i/>
            </w:rPr>
          </w:rPrChange>
        </w:rPr>
        <w:t>ddress,</w:t>
      </w:r>
      <w:r w:rsidR="00BB48E7" w:rsidRPr="00C327F5">
        <w:rPr>
          <w:rFonts w:ascii="Courier New" w:hAnsi="Courier New" w:cs="Courier New"/>
          <w:rPrChange w:id="105" w:author="Greg Landry" w:date="2017-06-09T15:49:00Z">
            <w:rPr>
              <w:i/>
            </w:rPr>
          </w:rPrChange>
        </w:rPr>
        <w:t xml:space="preserve"> </w:t>
      </w:r>
      <w:r w:rsidR="00364C65" w:rsidRPr="00C327F5">
        <w:rPr>
          <w:rFonts w:ascii="Courier New" w:hAnsi="Courier New" w:cs="Courier New"/>
          <w:rPrChange w:id="106" w:author="Greg Landry" w:date="2017-06-09T15:49:00Z">
            <w:rPr>
              <w:i/>
            </w:rPr>
          </w:rPrChange>
        </w:rPr>
        <w:t>27708,</w:t>
      </w:r>
      <w:r w:rsidR="00BB48E7" w:rsidRPr="00C327F5">
        <w:rPr>
          <w:rFonts w:ascii="Courier New" w:hAnsi="Courier New" w:cs="Courier New"/>
          <w:rPrChange w:id="107" w:author="Greg Landry" w:date="2017-06-09T15:49:00Z">
            <w:rPr>
              <w:i/>
            </w:rPr>
          </w:rPrChange>
        </w:rPr>
        <w:t xml:space="preserve"> </w:t>
      </w:r>
      <w:r w:rsidR="00364C65" w:rsidRPr="00C327F5">
        <w:rPr>
          <w:rFonts w:ascii="Courier New" w:hAnsi="Courier New" w:cs="Courier New"/>
          <w:rPrChange w:id="108" w:author="Greg Landry" w:date="2017-06-09T15:49:00Z">
            <w:rPr>
              <w:i/>
            </w:rPr>
          </w:rPrChange>
        </w:rPr>
        <w:t>TIMEOUT);</w:t>
      </w:r>
    </w:p>
    <w:p w14:paraId="00E5A290" w14:textId="77777777" w:rsidR="0097550F" w:rsidRDefault="0097550F">
      <w:pPr>
        <w:rPr>
          <w:ins w:id="109" w:author="Greg Landry [2]" w:date="2017-07-17T16:32:00Z"/>
          <w:rFonts w:ascii="Cambria" w:eastAsia="Times New Roman" w:hAnsi="Cambria"/>
          <w:b/>
          <w:bCs/>
          <w:color w:val="4F81BD"/>
        </w:rPr>
      </w:pPr>
      <w:ins w:id="110" w:author="Greg Landry [2]" w:date="2017-07-17T16:32:00Z">
        <w:r>
          <w:br w:type="page"/>
        </w:r>
      </w:ins>
    </w:p>
    <w:p w14:paraId="22FF2212" w14:textId="4486C2A2" w:rsidR="00707B39" w:rsidRDefault="00707B39" w:rsidP="00707B39">
      <w:pPr>
        <w:pStyle w:val="Heading3"/>
      </w:pPr>
      <w:r>
        <w:lastRenderedPageBreak/>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1"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2"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3" w:author="Greg Landry" w:date="2017-06-09T15:49:00Z">
            <w:rPr>
              <w:i/>
            </w:rPr>
          </w:rPrChange>
        </w:rPr>
      </w:pPr>
      <w:r w:rsidRPr="00C327F5">
        <w:rPr>
          <w:rFonts w:ascii="Courier New" w:eastAsia="Times New Roman" w:hAnsi="Courier New" w:cs="Courier New"/>
          <w:color w:val="548DD4"/>
          <w:kern w:val="28"/>
          <w:sz w:val="18"/>
          <w:szCs w:val="18"/>
          <w:rPrChange w:id="114"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5" w:author="Greg Landry" w:date="2017-03-01T15:30:00Z">
        <w:r w:rsidDel="00FF054F">
          <w:delText xml:space="preserve">method </w:delText>
        </w:r>
      </w:del>
      <w:ins w:id="116"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7"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18"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9" w:author="Greg Landry" w:date="2017-06-09T15:50:00Z">
            <w:rPr>
              <w:i/>
            </w:rPr>
          </w:rPrChange>
        </w:rPr>
        <w:pPrChange w:id="120" w:author="Greg Landry" w:date="2017-06-09T15:50:00Z">
          <w:pPr>
            <w:ind w:firstLine="720"/>
          </w:pPr>
        </w:pPrChange>
      </w:pPr>
      <w:r w:rsidRPr="00C327F5">
        <w:rPr>
          <w:rFonts w:ascii="Courier New" w:eastAsia="Times New Roman" w:hAnsi="Courier New" w:cs="Courier New"/>
          <w:color w:val="548DD4"/>
          <w:kern w:val="28"/>
          <w:sz w:val="18"/>
          <w:szCs w:val="18"/>
          <w:rPrChange w:id="121"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2" w:author="Greg Landry" w:date="2017-06-09T15:50:00Z">
            <w:rPr>
              <w:i/>
            </w:rPr>
          </w:rPrChange>
        </w:rPr>
      </w:pPr>
      <w:r w:rsidRPr="00C327F5">
        <w:rPr>
          <w:rFonts w:ascii="Courier New" w:eastAsia="Times New Roman" w:hAnsi="Courier New" w:cs="Courier New"/>
          <w:color w:val="548DD4"/>
          <w:kern w:val="28"/>
          <w:sz w:val="18"/>
          <w:szCs w:val="18"/>
          <w:rPrChange w:id="123"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4"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5" w:author="Greg Landry" w:date="2017-06-09T15:50:00Z">
            <w:rPr>
              <w:i/>
            </w:rPr>
          </w:rPrChange>
        </w:rPr>
        <w:t xml:space="preserve">result = wiced_tcp_stream_read(&amp;stream, rbuffer, 11, 500); </w:t>
      </w:r>
    </w:p>
    <w:p w14:paraId="6E969352" w14:textId="30112144" w:rsidR="00C82F7F" w:rsidRDefault="00C82F7F" w:rsidP="00C82F7F">
      <w:pPr>
        <w:rPr>
          <w:ins w:id="126"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7" w:author="Greg Landry" w:date="2017-04-03T16:29:00Z" w:name="move479000290"/>
      <w:moveTo w:id="128" w:author="Greg Landry" w:date="2017-04-03T16:29:00Z">
        <w:r>
          <w:t xml:space="preserve">Given the above, the </w:t>
        </w:r>
        <w:del w:id="129" w:author="Greg Landry" w:date="2017-04-03T16:33:00Z">
          <w:r w:rsidDel="00823A0D">
            <w:delText xml:space="preserve">transmit </w:delText>
          </w:r>
        </w:del>
        <w:r>
          <w:t xml:space="preserve">firmware </w:t>
        </w:r>
      </w:moveTo>
      <w:ins w:id="130" w:author="Greg Landry" w:date="2017-04-03T16:33:00Z">
        <w:r w:rsidR="00823A0D">
          <w:t xml:space="preserve">to transmit date using streams </w:t>
        </w:r>
      </w:ins>
      <w:moveTo w:id="131" w:author="Greg Landry" w:date="2017-04-03T16:29:00Z">
        <w:del w:id="132" w:author="Greg Landry" w:date="2017-04-03T16:33:00Z">
          <w:r w:rsidDel="00887985">
            <w:delText>will</w:delText>
          </w:r>
        </w:del>
      </w:moveTo>
      <w:ins w:id="133" w:author="Greg Landry" w:date="2017-04-03T16:33:00Z">
        <w:r>
          <w:t>might</w:t>
        </w:r>
      </w:ins>
      <w:moveTo w:id="134" w:author="Greg Landry" w:date="2017-04-03T16:29:00Z">
        <w:r>
          <w:t xml:space="preserve"> look something like this:</w:t>
        </w:r>
      </w:moveTo>
    </w:p>
    <w:p w14:paraId="41237201" w14:textId="3CFF8537" w:rsidR="00966E89" w:rsidRPr="00C327F5" w:rsidRDefault="00966E89">
      <w:pPr>
        <w:pStyle w:val="CCode"/>
        <w:spacing w:after="0"/>
        <w:rPr>
          <w:ins w:id="135" w:author="Greg Landry" w:date="2017-04-03T16:34:00Z"/>
          <w:rFonts w:ascii="Courier New" w:hAnsi="Courier New" w:cs="Courier New"/>
          <w:rPrChange w:id="136" w:author="Greg Landry" w:date="2017-06-09T15:50:00Z">
            <w:rPr>
              <w:ins w:id="137" w:author="Greg Landry" w:date="2017-04-03T16:34:00Z"/>
            </w:rPr>
          </w:rPrChange>
        </w:rPr>
        <w:pPrChange w:id="138" w:author="Greg Landry" w:date="2017-04-03T16:35:00Z">
          <w:pPr>
            <w:pStyle w:val="CCode"/>
          </w:pPr>
        </w:pPrChange>
      </w:pPr>
      <w:ins w:id="139" w:author="Greg Landry" w:date="2017-04-03T16:34:00Z">
        <w:r w:rsidRPr="00C327F5">
          <w:rPr>
            <w:rFonts w:ascii="Courier New" w:hAnsi="Courier New" w:cs="Courier New"/>
            <w:rPrChange w:id="140" w:author="Greg Landry" w:date="2017-06-09T15:50:00Z">
              <w:rPr/>
            </w:rPrChange>
          </w:rPr>
          <w:t>#define SERVER_PORT  (27708)</w:t>
        </w:r>
      </w:ins>
    </w:p>
    <w:p w14:paraId="07D978E4" w14:textId="31A66646" w:rsidR="00966E89" w:rsidRPr="00C327F5" w:rsidDel="0097550F" w:rsidRDefault="00966E89">
      <w:pPr>
        <w:pStyle w:val="CCode"/>
        <w:spacing w:after="0"/>
        <w:rPr>
          <w:ins w:id="141" w:author="Greg Landry" w:date="2017-04-03T16:35:00Z"/>
          <w:del w:id="142" w:author="Greg Landry [2]" w:date="2017-07-17T16:32:00Z"/>
          <w:rFonts w:ascii="Courier New" w:hAnsi="Courier New" w:cs="Courier New"/>
          <w:rPrChange w:id="143" w:author="Greg Landry" w:date="2017-06-09T15:50:00Z">
            <w:rPr>
              <w:ins w:id="144" w:author="Greg Landry" w:date="2017-04-03T16:35:00Z"/>
              <w:del w:id="145" w:author="Greg Landry [2]" w:date="2017-07-17T16:32:00Z"/>
            </w:rPr>
          </w:rPrChange>
        </w:rPr>
        <w:pPrChange w:id="146" w:author="Greg Landry" w:date="2017-04-03T16:35:00Z">
          <w:pPr>
            <w:pStyle w:val="CCode"/>
          </w:pPr>
        </w:pPrChange>
      </w:pPr>
      <w:ins w:id="147" w:author="Greg Landry" w:date="2017-04-03T16:35:00Z">
        <w:r w:rsidRPr="00C327F5">
          <w:rPr>
            <w:rFonts w:ascii="Courier New" w:hAnsi="Courier New" w:cs="Courier New"/>
            <w:rPrChange w:id="148" w:author="Greg Landry" w:date="2017-06-09T15:50:00Z">
              <w:rPr/>
            </w:rPrChange>
          </w:rPr>
          <w:t>#define TIMEOUT (2000)</w:t>
        </w:r>
      </w:ins>
    </w:p>
    <w:p w14:paraId="57AE565B" w14:textId="1D44B0CF" w:rsidR="00966E89" w:rsidRPr="00C327F5" w:rsidRDefault="00966E89">
      <w:pPr>
        <w:pStyle w:val="CCode"/>
        <w:spacing w:after="0"/>
        <w:rPr>
          <w:ins w:id="149" w:author="Greg Landry" w:date="2017-04-03T16:35:00Z"/>
          <w:rFonts w:ascii="Courier New" w:hAnsi="Courier New" w:cs="Courier New"/>
          <w:rPrChange w:id="150" w:author="Greg Landry" w:date="2017-06-09T15:50:00Z">
            <w:rPr>
              <w:ins w:id="151" w:author="Greg Landry" w:date="2017-04-03T16:35:00Z"/>
            </w:rPr>
          </w:rPrChange>
        </w:rPr>
        <w:pPrChange w:id="152" w:author="Greg Landry [2]" w:date="2017-07-17T16:32:00Z">
          <w:pPr>
            <w:pStyle w:val="CCode"/>
          </w:pPr>
        </w:pPrChange>
      </w:pPr>
      <w:ins w:id="153" w:author="Greg Landry" w:date="2017-04-03T16:35:00Z">
        <w:del w:id="154" w:author="Greg Landry [2]" w:date="2017-07-17T16:32:00Z">
          <w:r w:rsidRPr="00C327F5" w:rsidDel="0097550F">
            <w:rPr>
              <w:rFonts w:ascii="Courier New" w:hAnsi="Courier New" w:cs="Courier New"/>
              <w:rPrChange w:id="155" w:author="Greg Landry" w:date="2017-06-09T15:50:00Z">
                <w:rPr/>
              </w:rPrChange>
            </w:rPr>
            <w:delText>.</w:delText>
          </w:r>
        </w:del>
      </w:ins>
    </w:p>
    <w:p w14:paraId="5633D379" w14:textId="6F3FC598" w:rsidR="00966E89" w:rsidRPr="00C327F5" w:rsidRDefault="00966E89">
      <w:pPr>
        <w:pStyle w:val="CCode"/>
        <w:spacing w:after="0"/>
        <w:rPr>
          <w:ins w:id="156" w:author="Greg Landry" w:date="2017-04-03T16:34:00Z"/>
          <w:rFonts w:ascii="Courier New" w:hAnsi="Courier New" w:cs="Courier New"/>
          <w:rPrChange w:id="157" w:author="Greg Landry" w:date="2017-06-09T15:50:00Z">
            <w:rPr>
              <w:ins w:id="158" w:author="Greg Landry" w:date="2017-04-03T16:34:00Z"/>
            </w:rPr>
          </w:rPrChange>
        </w:rPr>
        <w:pPrChange w:id="159" w:author="Greg Landry" w:date="2017-04-03T16:35:00Z">
          <w:pPr>
            <w:pStyle w:val="CCode"/>
          </w:pPr>
        </w:pPrChange>
      </w:pPr>
      <w:ins w:id="160" w:author="Greg Landry" w:date="2017-04-03T16:35:00Z">
        <w:r w:rsidRPr="00C327F5">
          <w:rPr>
            <w:rFonts w:ascii="Courier New" w:hAnsi="Courier New" w:cs="Courier New"/>
            <w:rPrChange w:id="161"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62" w:author="Greg Landry" w:date="2017-06-09T15:50:00Z">
            <w:rPr/>
          </w:rPrChange>
        </w:rPr>
        <w:pPrChange w:id="163" w:author="Greg Landry" w:date="2017-04-03T16:35:00Z">
          <w:pPr>
            <w:pStyle w:val="CCode"/>
          </w:pPr>
        </w:pPrChange>
      </w:pPr>
      <w:moveTo w:id="164" w:author="Greg Landry" w:date="2017-04-03T16:29:00Z">
        <w:r w:rsidRPr="00C327F5">
          <w:rPr>
            <w:rFonts w:ascii="Courier New" w:hAnsi="Courier New" w:cs="Courier New"/>
            <w:rPrChange w:id="165" w:author="Greg Landry" w:date="2017-06-09T15:50:00Z">
              <w:rPr/>
            </w:rPrChange>
          </w:rPr>
          <w:t>wiced_tcp_socket_t socket;</w:t>
        </w:r>
      </w:moveTo>
    </w:p>
    <w:p w14:paraId="6240EDCA" w14:textId="64CA6259" w:rsidR="00887985" w:rsidRPr="00C327F5" w:rsidDel="00966E89" w:rsidRDefault="00887985">
      <w:pPr>
        <w:pStyle w:val="CCode"/>
        <w:spacing w:after="0"/>
        <w:rPr>
          <w:del w:id="166" w:author="Greg Landry" w:date="2017-04-03T16:35:00Z"/>
          <w:rFonts w:ascii="Courier New" w:hAnsi="Courier New" w:cs="Courier New"/>
          <w:rPrChange w:id="167" w:author="Greg Landry" w:date="2017-06-09T15:50:00Z">
            <w:rPr>
              <w:del w:id="168" w:author="Greg Landry" w:date="2017-04-03T16:35:00Z"/>
            </w:rPr>
          </w:rPrChange>
        </w:rPr>
        <w:pPrChange w:id="169" w:author="Greg Landry" w:date="2017-04-03T16:35:00Z">
          <w:pPr>
            <w:pStyle w:val="CCode"/>
          </w:pPr>
        </w:pPrChange>
      </w:pPr>
      <w:moveTo w:id="170" w:author="Greg Landry" w:date="2017-04-03T16:29:00Z">
        <w:r w:rsidRPr="00C327F5">
          <w:rPr>
            <w:rFonts w:ascii="Courier New" w:hAnsi="Courier New" w:cs="Courier New"/>
            <w:rPrChange w:id="171" w:author="Greg Landry" w:date="2017-06-09T15:50:00Z">
              <w:rPr/>
            </w:rPrChange>
          </w:rPr>
          <w:t>wiced_</w:t>
        </w:r>
        <w:del w:id="172" w:author="Greg Landry" w:date="2017-04-03T16:29:00Z">
          <w:r w:rsidRPr="00C327F5" w:rsidDel="00887985">
            <w:rPr>
              <w:rFonts w:ascii="Courier New" w:hAnsi="Courier New" w:cs="Courier New"/>
              <w:rPrChange w:id="173" w:author="Greg Landry" w:date="2017-06-09T15:50:00Z">
                <w:rPr/>
              </w:rPrChange>
            </w:rPr>
            <w:delText>packet</w:delText>
          </w:r>
        </w:del>
      </w:moveTo>
      <w:ins w:id="174" w:author="Greg Landry" w:date="2017-04-03T16:29:00Z">
        <w:r w:rsidRPr="00C327F5">
          <w:rPr>
            <w:rFonts w:ascii="Courier New" w:hAnsi="Courier New" w:cs="Courier New"/>
            <w:rPrChange w:id="175" w:author="Greg Landry" w:date="2017-06-09T15:50:00Z">
              <w:rPr/>
            </w:rPrChange>
          </w:rPr>
          <w:t>tcp_stream</w:t>
        </w:r>
      </w:ins>
      <w:ins w:id="176" w:author="Greg Landry" w:date="2017-04-03T16:30:00Z">
        <w:r w:rsidRPr="00C327F5">
          <w:rPr>
            <w:rFonts w:ascii="Courier New" w:hAnsi="Courier New" w:cs="Courier New"/>
            <w:rPrChange w:id="177" w:author="Greg Landry" w:date="2017-06-09T15:50:00Z">
              <w:rPr/>
            </w:rPrChange>
          </w:rPr>
          <w:t>_</w:t>
        </w:r>
      </w:ins>
      <w:moveTo w:id="178" w:author="Greg Landry" w:date="2017-04-03T16:29:00Z">
        <w:del w:id="179" w:author="Greg Landry" w:date="2017-04-03T16:30:00Z">
          <w:r w:rsidRPr="00C327F5" w:rsidDel="00887985">
            <w:rPr>
              <w:rFonts w:ascii="Courier New" w:hAnsi="Courier New" w:cs="Courier New"/>
              <w:rPrChange w:id="180" w:author="Greg Landry" w:date="2017-06-09T15:50:00Z">
                <w:rPr/>
              </w:rPrChange>
            </w:rPr>
            <w:delText>_</w:delText>
          </w:r>
        </w:del>
        <w:r w:rsidRPr="00C327F5">
          <w:rPr>
            <w:rFonts w:ascii="Courier New" w:hAnsi="Courier New" w:cs="Courier New"/>
            <w:rPrChange w:id="181" w:author="Greg Landry" w:date="2017-06-09T15:50:00Z">
              <w:rPr/>
            </w:rPrChange>
          </w:rPr>
          <w:t xml:space="preserve">t </w:t>
        </w:r>
        <w:del w:id="182" w:author="Greg Landry" w:date="2017-04-03T16:30:00Z">
          <w:r w:rsidRPr="00C327F5" w:rsidDel="00887985">
            <w:rPr>
              <w:rFonts w:ascii="Courier New" w:hAnsi="Courier New" w:cs="Courier New"/>
              <w:rPrChange w:id="183" w:author="Greg Landry" w:date="2017-06-09T15:50:00Z">
                <w:rPr/>
              </w:rPrChange>
            </w:rPr>
            <w:delText>*myPacket</w:delText>
          </w:r>
        </w:del>
      </w:moveTo>
      <w:ins w:id="184" w:author="Greg Landry" w:date="2017-04-03T16:30:00Z">
        <w:r w:rsidRPr="00C327F5">
          <w:rPr>
            <w:rFonts w:ascii="Courier New" w:hAnsi="Courier New" w:cs="Courier New"/>
            <w:rPrChange w:id="185" w:author="Greg Landry" w:date="2017-06-09T15:50:00Z">
              <w:rPr/>
            </w:rPrChange>
          </w:rPr>
          <w:t>stream</w:t>
        </w:r>
      </w:ins>
      <w:moveTo w:id="186" w:author="Greg Landry" w:date="2017-04-03T16:29:00Z">
        <w:r w:rsidRPr="00C327F5">
          <w:rPr>
            <w:rFonts w:ascii="Courier New" w:hAnsi="Courier New" w:cs="Courier New"/>
            <w:rPrChange w:id="187" w:author="Greg Landry" w:date="2017-06-09T15:50:00Z">
              <w:rPr/>
            </w:rPrChange>
          </w:rPr>
          <w:t>;</w:t>
        </w:r>
      </w:moveTo>
    </w:p>
    <w:p w14:paraId="7C8C5499" w14:textId="77777777" w:rsidR="00966E89" w:rsidRPr="00C327F5" w:rsidRDefault="00966E89">
      <w:pPr>
        <w:pStyle w:val="CCode"/>
        <w:spacing w:after="0"/>
        <w:rPr>
          <w:ins w:id="188" w:author="Greg Landry" w:date="2017-04-03T16:35:00Z"/>
          <w:rFonts w:ascii="Courier New" w:hAnsi="Courier New" w:cs="Courier New"/>
          <w:rPrChange w:id="189" w:author="Greg Landry" w:date="2017-06-09T15:50:00Z">
            <w:rPr>
              <w:ins w:id="190" w:author="Greg Landry" w:date="2017-04-03T16:35:00Z"/>
            </w:rPr>
          </w:rPrChange>
        </w:rPr>
        <w:pPrChange w:id="191" w:author="Greg Landry" w:date="2017-04-03T16:35:00Z">
          <w:pPr>
            <w:pStyle w:val="CCode"/>
          </w:pPr>
        </w:pPrChange>
      </w:pPr>
    </w:p>
    <w:p w14:paraId="6FEF4FC9" w14:textId="3E4409A6" w:rsidR="00887985" w:rsidRPr="00C327F5" w:rsidDel="00887985" w:rsidRDefault="00887985">
      <w:pPr>
        <w:pStyle w:val="CCode"/>
        <w:spacing w:after="0"/>
        <w:rPr>
          <w:del w:id="192" w:author="Greg Landry" w:date="2017-04-03T16:30:00Z"/>
          <w:rFonts w:ascii="Courier New" w:hAnsi="Courier New" w:cs="Courier New"/>
          <w:rPrChange w:id="193" w:author="Greg Landry" w:date="2017-06-09T15:50:00Z">
            <w:rPr>
              <w:del w:id="194" w:author="Greg Landry" w:date="2017-04-03T16:30:00Z"/>
            </w:rPr>
          </w:rPrChange>
        </w:rPr>
        <w:pPrChange w:id="195" w:author="Greg Landry" w:date="2017-04-03T16:35:00Z">
          <w:pPr>
            <w:pStyle w:val="CCode"/>
          </w:pPr>
        </w:pPrChange>
      </w:pPr>
      <w:moveTo w:id="196" w:author="Greg Landry" w:date="2017-04-03T16:29:00Z">
        <w:del w:id="197" w:author="Greg Landry" w:date="2017-04-03T16:30:00Z">
          <w:r w:rsidRPr="00C327F5" w:rsidDel="00887985">
            <w:rPr>
              <w:rFonts w:ascii="Courier New" w:hAnsi="Courier New" w:cs="Courier New"/>
              <w:rPrChange w:id="198" w:author="Greg Landry" w:date="2017-06-09T15:50:00Z">
                <w:rPr/>
              </w:rPrChange>
            </w:rPr>
            <w:delText>uint8_t *data;</w:delText>
          </w:r>
        </w:del>
      </w:moveTo>
    </w:p>
    <w:p w14:paraId="4AD4BBAB" w14:textId="533306B6" w:rsidR="00887985" w:rsidRPr="00C327F5" w:rsidDel="00887985" w:rsidRDefault="00887985">
      <w:pPr>
        <w:pStyle w:val="CCode"/>
        <w:spacing w:after="0"/>
        <w:rPr>
          <w:del w:id="199" w:author="Greg Landry" w:date="2017-04-03T16:30:00Z"/>
          <w:rFonts w:ascii="Courier New" w:hAnsi="Courier New" w:cs="Courier New"/>
          <w:rPrChange w:id="200" w:author="Greg Landry" w:date="2017-06-09T15:50:00Z">
            <w:rPr>
              <w:del w:id="201" w:author="Greg Landry" w:date="2017-04-03T16:30:00Z"/>
            </w:rPr>
          </w:rPrChange>
        </w:rPr>
        <w:pPrChange w:id="202" w:author="Greg Landry" w:date="2017-04-03T16:35:00Z">
          <w:pPr>
            <w:pStyle w:val="CCode"/>
          </w:pPr>
        </w:pPrChange>
      </w:pPr>
      <w:moveTo w:id="203" w:author="Greg Landry" w:date="2017-04-03T16:29:00Z">
        <w:del w:id="204" w:author="Greg Landry" w:date="2017-04-03T16:30:00Z">
          <w:r w:rsidRPr="00C327F5" w:rsidDel="00887985">
            <w:rPr>
              <w:rFonts w:ascii="Courier New" w:hAnsi="Courier New" w:cs="Courier New"/>
              <w:rPrChange w:id="205" w:author="Greg Landry" w:date="2017-06-09T15:50:00Z">
                <w:rPr/>
              </w:rPrChange>
            </w:rPr>
            <w:delText>uint16_t availableDataSize;</w:delText>
          </w:r>
        </w:del>
      </w:moveTo>
    </w:p>
    <w:p w14:paraId="5E306D74" w14:textId="300704B1" w:rsidR="00887985" w:rsidRPr="00C327F5" w:rsidDel="0097550F" w:rsidRDefault="00887985">
      <w:pPr>
        <w:pStyle w:val="CCode"/>
        <w:spacing w:after="0"/>
        <w:rPr>
          <w:ins w:id="206" w:author="Greg Landry" w:date="2017-04-03T16:35:00Z"/>
          <w:del w:id="207" w:author="Greg Landry [2]" w:date="2017-07-17T16:32:00Z"/>
          <w:rFonts w:ascii="Courier New" w:hAnsi="Courier New" w:cs="Courier New"/>
          <w:rPrChange w:id="208" w:author="Greg Landry" w:date="2017-06-09T15:50:00Z">
            <w:rPr>
              <w:ins w:id="209" w:author="Greg Landry" w:date="2017-04-03T16:35:00Z"/>
              <w:del w:id="210" w:author="Greg Landry [2]" w:date="2017-07-17T16:32:00Z"/>
            </w:rPr>
          </w:rPrChange>
        </w:rPr>
        <w:pPrChange w:id="211" w:author="Greg Landry" w:date="2017-04-03T16:35:00Z">
          <w:pPr>
            <w:pStyle w:val="CCode"/>
          </w:pPr>
        </w:pPrChange>
      </w:pPr>
      <w:moveTo w:id="212" w:author="Greg Landry" w:date="2017-04-03T16:29:00Z">
        <w:r w:rsidRPr="00C327F5">
          <w:rPr>
            <w:rFonts w:ascii="Courier New" w:hAnsi="Courier New" w:cs="Courier New"/>
            <w:rPrChange w:id="213" w:author="Greg Landry" w:date="2017-06-09T15:50:00Z">
              <w:rPr/>
            </w:rPrChange>
          </w:rPr>
          <w:t xml:space="preserve">char </w:t>
        </w:r>
        <w:del w:id="214" w:author="Greg Landry" w:date="2017-04-03T16:30:00Z">
          <w:r w:rsidRPr="00C327F5" w:rsidDel="00887985">
            <w:rPr>
              <w:rFonts w:ascii="Courier New" w:hAnsi="Courier New" w:cs="Courier New"/>
              <w:rPrChange w:id="215" w:author="Greg Landry" w:date="2017-06-09T15:50:00Z">
                <w:rPr/>
              </w:rPrChange>
            </w:rPr>
            <w:delText>my</w:delText>
          </w:r>
        </w:del>
      </w:moveTo>
      <w:ins w:id="216" w:author="Greg Landry" w:date="2017-04-03T16:30:00Z">
        <w:r w:rsidRPr="00C327F5">
          <w:rPr>
            <w:rFonts w:ascii="Courier New" w:hAnsi="Courier New" w:cs="Courier New"/>
            <w:rPrChange w:id="217" w:author="Greg Landry" w:date="2017-06-09T15:50:00Z">
              <w:rPr/>
            </w:rPrChange>
          </w:rPr>
          <w:t>send</w:t>
        </w:r>
      </w:ins>
      <w:moveTo w:id="218" w:author="Greg Landry" w:date="2017-04-03T16:29:00Z">
        <w:r w:rsidRPr="00C327F5">
          <w:rPr>
            <w:rFonts w:ascii="Courier New" w:hAnsi="Courier New" w:cs="Courier New"/>
            <w:rPrChange w:id="219" w:author="Greg Landry" w:date="2017-06-09T15:50:00Z">
              <w:rPr/>
            </w:rPrChange>
          </w:rPr>
          <w:t>M</w:t>
        </w:r>
      </w:moveTo>
      <w:ins w:id="220" w:author="Greg Landry" w:date="2017-04-03T16:32:00Z">
        <w:r w:rsidRPr="00C327F5">
          <w:rPr>
            <w:rFonts w:ascii="Courier New" w:hAnsi="Courier New" w:cs="Courier New"/>
            <w:rPrChange w:id="221" w:author="Greg Landry" w:date="2017-06-09T15:50:00Z">
              <w:rPr/>
            </w:rPrChange>
          </w:rPr>
          <w:t>es</w:t>
        </w:r>
      </w:ins>
      <w:moveTo w:id="222" w:author="Greg Landry" w:date="2017-04-03T16:29:00Z">
        <w:r w:rsidRPr="00C327F5">
          <w:rPr>
            <w:rFonts w:ascii="Courier New" w:hAnsi="Courier New" w:cs="Courier New"/>
            <w:rPrChange w:id="223" w:author="Greg Landry" w:date="2017-06-09T15:50:00Z">
              <w:rPr/>
            </w:rPrChange>
          </w:rPr>
          <w:t>s</w:t>
        </w:r>
      </w:moveTo>
      <w:ins w:id="224" w:author="Greg Landry" w:date="2017-04-03T16:32:00Z">
        <w:r w:rsidRPr="00C327F5">
          <w:rPr>
            <w:rFonts w:ascii="Courier New" w:hAnsi="Courier New" w:cs="Courier New"/>
            <w:rPrChange w:id="225" w:author="Greg Landry" w:date="2017-06-09T15:50:00Z">
              <w:rPr/>
            </w:rPrChange>
          </w:rPr>
          <w:t>a</w:t>
        </w:r>
      </w:ins>
      <w:moveTo w:id="226" w:author="Greg Landry" w:date="2017-04-03T16:29:00Z">
        <w:r w:rsidRPr="00C327F5">
          <w:rPr>
            <w:rFonts w:ascii="Courier New" w:hAnsi="Courier New" w:cs="Courier New"/>
            <w:rPrChange w:id="227" w:author="Greg Landry" w:date="2017-06-09T15:50:00Z">
              <w:rPr/>
            </w:rPrChange>
          </w:rPr>
          <w:t>g</w:t>
        </w:r>
      </w:moveTo>
      <w:ins w:id="228" w:author="Greg Landry" w:date="2017-04-03T16:32:00Z">
        <w:r w:rsidRPr="00C327F5">
          <w:rPr>
            <w:rFonts w:ascii="Courier New" w:hAnsi="Courier New" w:cs="Courier New"/>
            <w:rPrChange w:id="229" w:author="Greg Landry" w:date="2017-06-09T15:50:00Z">
              <w:rPr/>
            </w:rPrChange>
          </w:rPr>
          <w:t>e</w:t>
        </w:r>
      </w:ins>
      <w:moveTo w:id="230" w:author="Greg Landry" w:date="2017-04-03T16:29:00Z">
        <w:r w:rsidRPr="00C327F5">
          <w:rPr>
            <w:rFonts w:ascii="Courier New" w:hAnsi="Courier New" w:cs="Courier New"/>
            <w:rPrChange w:id="231" w:author="Greg Landry" w:date="2017-06-09T15:50:00Z">
              <w:rPr/>
            </w:rPrChange>
          </w:rPr>
          <w:t>[]=”WABCD051234”;</w:t>
        </w:r>
      </w:moveTo>
    </w:p>
    <w:p w14:paraId="2E965F81" w14:textId="32D23B3D" w:rsidR="00966E89" w:rsidRPr="00C327F5" w:rsidRDefault="00966E89">
      <w:pPr>
        <w:pStyle w:val="CCode"/>
        <w:spacing w:after="0"/>
        <w:rPr>
          <w:ins w:id="232" w:author="Greg Landry" w:date="2017-04-03T16:35:00Z"/>
          <w:rFonts w:ascii="Courier New" w:hAnsi="Courier New" w:cs="Courier New"/>
          <w:rPrChange w:id="233" w:author="Greg Landry" w:date="2017-06-09T15:50:00Z">
            <w:rPr>
              <w:ins w:id="234" w:author="Greg Landry" w:date="2017-04-03T16:35:00Z"/>
            </w:rPr>
          </w:rPrChange>
        </w:rPr>
        <w:pPrChange w:id="235" w:author="Greg Landry [2]" w:date="2017-07-17T16:32:00Z">
          <w:pPr>
            <w:pStyle w:val="CCode"/>
          </w:pPr>
        </w:pPrChange>
      </w:pPr>
      <w:ins w:id="236" w:author="Greg Landry" w:date="2017-04-03T16:35:00Z">
        <w:del w:id="237" w:author="Greg Landry [2]" w:date="2017-07-17T16:32:00Z">
          <w:r w:rsidRPr="00C327F5" w:rsidDel="0097550F">
            <w:rPr>
              <w:rFonts w:ascii="Courier New" w:hAnsi="Courier New" w:cs="Courier New"/>
              <w:rPrChange w:id="238" w:author="Greg Landry" w:date="2017-06-09T15:50:00Z">
                <w:rPr/>
              </w:rPrChange>
            </w:rPr>
            <w:delText>.</w:delText>
          </w:r>
        </w:del>
      </w:ins>
    </w:p>
    <w:p w14:paraId="59DA9D52" w14:textId="463774F1" w:rsidR="00966E89" w:rsidRPr="00C327F5" w:rsidRDefault="00966E89">
      <w:pPr>
        <w:pStyle w:val="CCode"/>
        <w:spacing w:after="0"/>
        <w:rPr>
          <w:rFonts w:ascii="Courier New" w:hAnsi="Courier New" w:cs="Courier New"/>
          <w:rPrChange w:id="239" w:author="Greg Landry" w:date="2017-06-09T15:50:00Z">
            <w:rPr/>
          </w:rPrChange>
        </w:rPr>
        <w:pPrChange w:id="240" w:author="Greg Landry" w:date="2017-04-03T16:35:00Z">
          <w:pPr>
            <w:pStyle w:val="CCode"/>
          </w:pPr>
        </w:pPrChange>
      </w:pPr>
      <w:ins w:id="241" w:author="Greg Landry" w:date="2017-04-03T16:35:00Z">
        <w:r w:rsidRPr="00C327F5">
          <w:rPr>
            <w:rFonts w:ascii="Courier New" w:hAnsi="Courier New" w:cs="Courier New"/>
            <w:rPrChange w:id="242" w:author="Greg Landry" w:date="2017-06-09T15:50:00Z">
              <w:rPr/>
            </w:rPrChange>
          </w:rPr>
          <w:t>.</w:t>
        </w:r>
      </w:ins>
    </w:p>
    <w:p w14:paraId="02E3EF49" w14:textId="0837D37C" w:rsidR="00887985" w:rsidRPr="00C327F5" w:rsidDel="00887985" w:rsidRDefault="00887985">
      <w:pPr>
        <w:pStyle w:val="CCode"/>
        <w:spacing w:after="0"/>
        <w:rPr>
          <w:del w:id="243" w:author="Greg Landry" w:date="2017-04-03T16:32:00Z"/>
          <w:rFonts w:ascii="Courier New" w:hAnsi="Courier New" w:cs="Courier New"/>
          <w:rPrChange w:id="244" w:author="Greg Landry" w:date="2017-06-09T15:50:00Z">
            <w:rPr>
              <w:del w:id="245" w:author="Greg Landry" w:date="2017-04-03T16:32:00Z"/>
            </w:rPr>
          </w:rPrChange>
        </w:rPr>
        <w:pPrChange w:id="246" w:author="Greg Landry" w:date="2017-04-03T16:35:00Z">
          <w:pPr>
            <w:pStyle w:val="CCode"/>
          </w:pPr>
        </w:pPrChange>
      </w:pPr>
      <w:moveTo w:id="247" w:author="Greg Landry" w:date="2017-04-03T16:29:00Z">
        <w:del w:id="248" w:author="Greg Landry" w:date="2017-04-03T16:32:00Z">
          <w:r w:rsidRPr="00C327F5" w:rsidDel="00887985">
            <w:rPr>
              <w:rFonts w:ascii="Courier New" w:hAnsi="Courier New" w:cs="Courier New"/>
              <w:rPrChange w:id="249" w:author="Greg Landry" w:date="2017-06-09T15:50:00Z">
                <w:rPr/>
              </w:rPrChange>
            </w:rPr>
            <w:delText xml:space="preserve">uint16_t msgLen=strlen( </w:delText>
          </w:r>
        </w:del>
        <w:del w:id="250" w:author="Greg Landry" w:date="2017-04-03T16:30:00Z">
          <w:r w:rsidRPr="00C327F5" w:rsidDel="00887985">
            <w:rPr>
              <w:rFonts w:ascii="Courier New" w:hAnsi="Courier New" w:cs="Courier New"/>
              <w:rPrChange w:id="251" w:author="Greg Landry" w:date="2017-06-09T15:50:00Z">
                <w:rPr/>
              </w:rPrChange>
            </w:rPr>
            <w:delText>my</w:delText>
          </w:r>
        </w:del>
        <w:del w:id="252" w:author="Greg Landry" w:date="2017-04-03T16:32:00Z">
          <w:r w:rsidRPr="00C327F5" w:rsidDel="00887985">
            <w:rPr>
              <w:rFonts w:ascii="Courier New" w:hAnsi="Courier New" w:cs="Courier New"/>
              <w:rPrChange w:id="253"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54" w:author="Greg Landry" w:date="2017-06-09T15:50:00Z">
            <w:rPr/>
          </w:rPrChange>
        </w:rPr>
        <w:pPrChange w:id="255" w:author="Greg Landry" w:date="2017-04-03T16:35:00Z">
          <w:pPr>
            <w:pStyle w:val="CCode"/>
          </w:pPr>
        </w:pPrChange>
      </w:pPr>
      <w:moveTo w:id="256" w:author="Greg Landry" w:date="2017-04-03T16:29:00Z">
        <w:r w:rsidRPr="00C327F5">
          <w:rPr>
            <w:rFonts w:ascii="Courier New" w:hAnsi="Courier New" w:cs="Courier New"/>
            <w:rPrChange w:id="257"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8" w:author="Greg Landry" w:date="2017-06-09T15:50:00Z">
            <w:rPr/>
          </w:rPrChange>
        </w:rPr>
        <w:pPrChange w:id="259" w:author="Greg Landry" w:date="2017-04-03T16:35:00Z">
          <w:pPr>
            <w:pStyle w:val="CCode"/>
          </w:pPr>
        </w:pPrChange>
      </w:pPr>
      <w:moveTo w:id="260" w:author="Greg Landry" w:date="2017-04-03T16:29:00Z">
        <w:r w:rsidRPr="00C327F5">
          <w:rPr>
            <w:rFonts w:ascii="Courier New" w:hAnsi="Courier New" w:cs="Courier New"/>
            <w:rPrChange w:id="261"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62" w:author="Greg Landry" w:date="2017-06-09T15:50:00Z">
            <w:rPr/>
          </w:rPrChange>
        </w:rPr>
        <w:pPrChange w:id="263" w:author="Greg Landry" w:date="2017-04-03T16:35:00Z">
          <w:pPr>
            <w:pStyle w:val="CCode"/>
          </w:pPr>
        </w:pPrChange>
      </w:pPr>
      <w:moveTo w:id="264" w:author="Greg Landry" w:date="2017-04-03T16:29:00Z">
        <w:r w:rsidRPr="00C327F5">
          <w:rPr>
            <w:rFonts w:ascii="Courier New" w:hAnsi="Courier New" w:cs="Courier New"/>
            <w:rPrChange w:id="265"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6" w:author="Greg Landry" w:date="2017-04-03T16:31:00Z"/>
          <w:rFonts w:ascii="Courier New" w:hAnsi="Courier New" w:cs="Courier New"/>
          <w:rPrChange w:id="267" w:author="Greg Landry" w:date="2017-06-09T15:50:00Z">
            <w:rPr>
              <w:ins w:id="268" w:author="Greg Landry" w:date="2017-04-03T16:31:00Z"/>
            </w:rPr>
          </w:rPrChange>
        </w:rPr>
        <w:pPrChange w:id="269" w:author="Greg Landry" w:date="2017-04-03T16:35:00Z">
          <w:pPr>
            <w:pStyle w:val="CCode"/>
          </w:pPr>
        </w:pPrChange>
      </w:pPr>
      <w:ins w:id="270" w:author="Greg Landry" w:date="2017-04-03T16:31:00Z">
        <w:r w:rsidRPr="00C327F5">
          <w:rPr>
            <w:rFonts w:ascii="Courier New" w:hAnsi="Courier New" w:cs="Courier New"/>
            <w:rPrChange w:id="271" w:author="Greg Landry" w:date="2017-06-09T15:50:00Z">
              <w:rPr/>
            </w:rPrChange>
          </w:rPr>
          <w:t>wiced_tcp_stream_init(&amp;stream, &amp;socket);</w:t>
        </w:r>
      </w:ins>
    </w:p>
    <w:p w14:paraId="376FBBCF" w14:textId="4CF82DA2" w:rsidR="00887985" w:rsidRPr="00C327F5" w:rsidRDefault="00887985">
      <w:pPr>
        <w:pStyle w:val="CCode"/>
        <w:spacing w:after="0"/>
        <w:rPr>
          <w:ins w:id="272" w:author="Greg Landry" w:date="2017-04-03T16:31:00Z"/>
          <w:rFonts w:ascii="Courier New" w:hAnsi="Courier New" w:cs="Courier New"/>
          <w:rPrChange w:id="273" w:author="Greg Landry" w:date="2017-06-09T15:50:00Z">
            <w:rPr>
              <w:ins w:id="274" w:author="Greg Landry" w:date="2017-04-03T16:31:00Z"/>
            </w:rPr>
          </w:rPrChange>
        </w:rPr>
        <w:pPrChange w:id="275" w:author="Greg Landry" w:date="2017-04-03T16:35:00Z">
          <w:pPr>
            <w:pStyle w:val="CCode"/>
          </w:pPr>
        </w:pPrChange>
      </w:pPr>
      <w:ins w:id="276" w:author="Greg Landry" w:date="2017-04-03T16:31:00Z">
        <w:r w:rsidRPr="00C327F5">
          <w:rPr>
            <w:rFonts w:ascii="Courier New" w:hAnsi="Courier New" w:cs="Courier New"/>
            <w:rPrChange w:id="277"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8" w:author="Greg Landry" w:date="2017-04-03T16:32:00Z"/>
          <w:rFonts w:ascii="Courier New" w:hAnsi="Courier New" w:cs="Courier New"/>
          <w:rPrChange w:id="279" w:author="Greg Landry" w:date="2017-06-09T15:50:00Z">
            <w:rPr>
              <w:ins w:id="280" w:author="Greg Landry" w:date="2017-04-03T16:32:00Z"/>
            </w:rPr>
          </w:rPrChange>
        </w:rPr>
        <w:pPrChange w:id="281" w:author="Greg Landry" w:date="2017-04-03T16:35:00Z">
          <w:pPr>
            <w:pStyle w:val="CCode"/>
          </w:pPr>
        </w:pPrChange>
      </w:pPr>
      <w:ins w:id="282" w:author="Greg Landry" w:date="2017-04-03T16:32:00Z">
        <w:r w:rsidRPr="00C327F5">
          <w:rPr>
            <w:rFonts w:ascii="Courier New" w:hAnsi="Courier New" w:cs="Courier New"/>
            <w:rPrChange w:id="283" w:author="Greg Landry" w:date="2017-06-09T15:50:00Z">
              <w:rPr/>
            </w:rPrChange>
          </w:rPr>
          <w:t>wiced_tcp_stream_flush(&amp;stream);</w:t>
        </w:r>
      </w:ins>
    </w:p>
    <w:p w14:paraId="40139F50" w14:textId="4BD39BED" w:rsidR="00887985" w:rsidRPr="00C327F5" w:rsidRDefault="00887985">
      <w:pPr>
        <w:pStyle w:val="CCode"/>
        <w:spacing w:after="0"/>
        <w:rPr>
          <w:ins w:id="284" w:author="Greg Landry" w:date="2017-04-03T16:32:00Z"/>
          <w:rFonts w:ascii="Courier New" w:hAnsi="Courier New" w:cs="Courier New"/>
          <w:rPrChange w:id="285" w:author="Greg Landry" w:date="2017-06-09T15:50:00Z">
            <w:rPr>
              <w:ins w:id="286" w:author="Greg Landry" w:date="2017-04-03T16:32:00Z"/>
            </w:rPr>
          </w:rPrChange>
        </w:rPr>
        <w:pPrChange w:id="287" w:author="Greg Landry" w:date="2017-04-03T16:35:00Z">
          <w:pPr>
            <w:pStyle w:val="CCode"/>
          </w:pPr>
        </w:pPrChange>
      </w:pPr>
      <w:ins w:id="288" w:author="Greg Landry" w:date="2017-04-03T16:32:00Z">
        <w:r w:rsidRPr="00C327F5">
          <w:rPr>
            <w:rFonts w:ascii="Courier New" w:hAnsi="Courier New" w:cs="Courier New"/>
            <w:rPrChange w:id="289" w:author="Greg Landry" w:date="2017-06-09T15:50:00Z">
              <w:rPr/>
            </w:rPrChange>
          </w:rPr>
          <w:t>wiced_tcp_stream_deinit(&amp;stream);</w:t>
        </w:r>
      </w:ins>
    </w:p>
    <w:p w14:paraId="65E2CF4D" w14:textId="0B94B4B7" w:rsidR="00887985" w:rsidRPr="00C327F5" w:rsidDel="00887985" w:rsidRDefault="00887985" w:rsidP="00887985">
      <w:pPr>
        <w:pStyle w:val="CCode"/>
        <w:rPr>
          <w:del w:id="290" w:author="Greg Landry" w:date="2017-04-03T16:32:00Z"/>
          <w:rFonts w:ascii="Courier New" w:hAnsi="Courier New" w:cs="Courier New"/>
          <w:rPrChange w:id="291" w:author="Greg Landry" w:date="2017-06-09T15:50:00Z">
            <w:rPr>
              <w:del w:id="292" w:author="Greg Landry" w:date="2017-04-03T16:32:00Z"/>
            </w:rPr>
          </w:rPrChange>
        </w:rPr>
      </w:pPr>
      <w:moveTo w:id="293" w:author="Greg Landry" w:date="2017-04-03T16:29:00Z">
        <w:del w:id="294" w:author="Greg Landry" w:date="2017-04-03T16:32:00Z">
          <w:r w:rsidRPr="00C327F5" w:rsidDel="00887985">
            <w:rPr>
              <w:rFonts w:ascii="Courier New" w:hAnsi="Courier New" w:cs="Courier New"/>
              <w:rPrChange w:id="295"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6" w:author="Greg Landry" w:date="2017-04-03T16:32:00Z"/>
          <w:rFonts w:ascii="Courier New" w:hAnsi="Courier New" w:cs="Courier New"/>
          <w:rPrChange w:id="297" w:author="Greg Landry" w:date="2017-06-09T15:50:00Z">
            <w:rPr>
              <w:del w:id="298" w:author="Greg Landry" w:date="2017-04-03T16:32:00Z"/>
            </w:rPr>
          </w:rPrChange>
        </w:rPr>
      </w:pPr>
      <w:moveTo w:id="299" w:author="Greg Landry" w:date="2017-04-03T16:29:00Z">
        <w:del w:id="300" w:author="Greg Landry" w:date="2017-04-03T16:32:00Z">
          <w:r w:rsidRPr="00C327F5" w:rsidDel="00887985">
            <w:rPr>
              <w:rFonts w:ascii="Courier New" w:hAnsi="Courier New" w:cs="Courier New"/>
              <w:rPrChange w:id="301"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02" w:author="Greg Landry" w:date="2017-04-03T16:32:00Z"/>
          <w:rFonts w:ascii="Courier New" w:hAnsi="Courier New" w:cs="Courier New"/>
          <w:rPrChange w:id="303" w:author="Greg Landry" w:date="2017-06-09T15:50:00Z">
            <w:rPr>
              <w:del w:id="304" w:author="Greg Landry" w:date="2017-04-03T16:32:00Z"/>
            </w:rPr>
          </w:rPrChange>
        </w:rPr>
      </w:pPr>
      <w:moveTo w:id="305" w:author="Greg Landry" w:date="2017-04-03T16:29:00Z">
        <w:del w:id="306" w:author="Greg Landry" w:date="2017-04-03T16:32:00Z">
          <w:r w:rsidRPr="00C327F5" w:rsidDel="00887985">
            <w:rPr>
              <w:rFonts w:ascii="Courier New" w:hAnsi="Courier New" w:cs="Courier New"/>
              <w:rPrChange w:id="307"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8" w:author="Greg Landry" w:date="2017-04-03T16:32:00Z"/>
          <w:rFonts w:ascii="Courier New" w:hAnsi="Courier New" w:cs="Courier New"/>
          <w:rPrChange w:id="309" w:author="Greg Landry" w:date="2017-06-09T15:50:00Z">
            <w:rPr>
              <w:del w:id="310" w:author="Greg Landry" w:date="2017-04-03T16:32:00Z"/>
            </w:rPr>
          </w:rPrChange>
        </w:rPr>
      </w:pPr>
      <w:moveTo w:id="311" w:author="Greg Landry" w:date="2017-04-03T16:29:00Z">
        <w:del w:id="312" w:author="Greg Landry" w:date="2017-04-03T16:32:00Z">
          <w:r w:rsidRPr="00C327F5" w:rsidDel="00887985">
            <w:rPr>
              <w:rFonts w:ascii="Courier New" w:hAnsi="Courier New" w:cs="Courier New"/>
              <w:rPrChange w:id="313"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14" w:author="Greg Landry" w:date="2017-04-03T16:32:00Z"/>
          <w:rFonts w:ascii="Courier New" w:hAnsi="Courier New" w:cs="Courier New"/>
          <w:rPrChange w:id="315" w:author="Greg Landry" w:date="2017-06-09T15:50:00Z">
            <w:rPr>
              <w:del w:id="316" w:author="Greg Landry" w:date="2017-04-03T16:32:00Z"/>
            </w:rPr>
          </w:rPrChange>
        </w:rPr>
      </w:pPr>
      <w:moveTo w:id="317" w:author="Greg Landry" w:date="2017-04-03T16:29:00Z">
        <w:del w:id="318" w:author="Greg Landry" w:date="2017-04-03T16:32:00Z">
          <w:r w:rsidRPr="00C327F5" w:rsidDel="00887985">
            <w:rPr>
              <w:rFonts w:ascii="Courier New" w:hAnsi="Courier New" w:cs="Courier New"/>
              <w:rPrChange w:id="319" w:author="Greg Landry" w:date="2017-06-09T15:50:00Z">
                <w:rPr/>
              </w:rPrChange>
            </w:rPr>
            <w:delText>wiced_packet_delete( myPacket );</w:delText>
          </w:r>
        </w:del>
      </w:moveTo>
    </w:p>
    <w:p w14:paraId="6332C59F" w14:textId="6A7099BD" w:rsidR="00887985" w:rsidRPr="00C327F5" w:rsidDel="0097550F" w:rsidRDefault="00887985" w:rsidP="00887985">
      <w:pPr>
        <w:pStyle w:val="CCode"/>
        <w:rPr>
          <w:del w:id="320" w:author="Greg Landry [2]" w:date="2017-07-17T16:32:00Z"/>
          <w:rFonts w:ascii="Courier New" w:hAnsi="Courier New" w:cs="Courier New"/>
          <w:rPrChange w:id="321" w:author="Greg Landry" w:date="2017-06-09T15:50:00Z">
            <w:rPr>
              <w:del w:id="322" w:author="Greg Landry [2]" w:date="2017-07-17T16:32:00Z"/>
            </w:rPr>
          </w:rPrChange>
        </w:rPr>
      </w:pPr>
      <w:moveTo w:id="323" w:author="Greg Landry" w:date="2017-04-03T16:29:00Z">
        <w:r w:rsidRPr="00C327F5">
          <w:rPr>
            <w:rFonts w:ascii="Courier New" w:hAnsi="Courier New" w:cs="Courier New"/>
            <w:rPrChange w:id="324" w:author="Greg Landry" w:date="2017-06-09T15:50:00Z">
              <w:rPr/>
            </w:rPrChange>
          </w:rPr>
          <w:t>wiced_</w:t>
        </w:r>
      </w:moveTo>
      <w:ins w:id="325" w:author="Greg Landry" w:date="2017-06-03T09:54:00Z">
        <w:r w:rsidR="00EF7445" w:rsidRPr="00C327F5">
          <w:rPr>
            <w:rFonts w:ascii="Courier New" w:hAnsi="Courier New" w:cs="Courier New"/>
            <w:rPrChange w:id="326" w:author="Greg Landry" w:date="2017-06-09T15:50:00Z">
              <w:rPr/>
            </w:rPrChange>
          </w:rPr>
          <w:t>tcp_delete_</w:t>
        </w:r>
      </w:ins>
      <w:moveTo w:id="327" w:author="Greg Landry" w:date="2017-04-03T16:29:00Z">
        <w:r w:rsidRPr="00C327F5">
          <w:rPr>
            <w:rFonts w:ascii="Courier New" w:hAnsi="Courier New" w:cs="Courier New"/>
            <w:rPrChange w:id="328" w:author="Greg Landry" w:date="2017-06-09T15:50:00Z">
              <w:rPr/>
            </w:rPrChange>
          </w:rPr>
          <w:t>socket</w:t>
        </w:r>
      </w:moveTo>
      <w:ins w:id="329" w:author="Greg Landry" w:date="2017-06-03T09:54:00Z">
        <w:r w:rsidR="00EF7445" w:rsidRPr="00C327F5" w:rsidDel="00EF7445">
          <w:rPr>
            <w:rFonts w:ascii="Courier New" w:hAnsi="Courier New" w:cs="Courier New"/>
            <w:rPrChange w:id="330" w:author="Greg Landry" w:date="2017-06-09T15:50:00Z">
              <w:rPr/>
            </w:rPrChange>
          </w:rPr>
          <w:t xml:space="preserve"> </w:t>
        </w:r>
      </w:ins>
      <w:moveTo w:id="331" w:author="Greg Landry" w:date="2017-04-03T16:29:00Z">
        <w:del w:id="332" w:author="Greg Landry" w:date="2017-06-03T09:54:00Z">
          <w:r w:rsidRPr="00C327F5" w:rsidDel="00EF7445">
            <w:rPr>
              <w:rFonts w:ascii="Courier New" w:hAnsi="Courier New" w:cs="Courier New"/>
              <w:rPrChange w:id="333" w:author="Greg Landry" w:date="2017-06-09T15:50:00Z">
                <w:rPr/>
              </w:rPrChange>
            </w:rPr>
            <w:delText>_delete</w:delText>
          </w:r>
        </w:del>
        <w:r w:rsidRPr="00C327F5">
          <w:rPr>
            <w:rFonts w:ascii="Courier New" w:hAnsi="Courier New" w:cs="Courier New"/>
            <w:rPrChange w:id="334" w:author="Greg Landry" w:date="2017-06-09T15:50:00Z">
              <w:rPr/>
            </w:rPrChange>
          </w:rPr>
          <w:t>(&amp;socket);</w:t>
        </w:r>
      </w:moveTo>
    </w:p>
    <w:moveToRangeEnd w:id="127"/>
    <w:p w14:paraId="66C9E09C" w14:textId="091718A5" w:rsidR="001B44DA" w:rsidRDefault="001B44DA">
      <w:pPr>
        <w:pStyle w:val="CCode"/>
        <w:rPr>
          <w:ins w:id="335" w:author="Greg Landry" w:date="2017-06-09T11:00:00Z"/>
          <w:rFonts w:ascii="Cambria" w:hAnsi="Cambria"/>
          <w:b/>
          <w:bCs/>
          <w:color w:val="4F81BD"/>
        </w:rPr>
        <w:pPrChange w:id="336" w:author="Greg Landry [2]" w:date="2017-07-17T16:32:00Z">
          <w:pPr/>
        </w:pPrChange>
      </w:pPr>
      <w:ins w:id="337" w:author="Greg Landry" w:date="2017-06-09T11:00:00Z">
        <w:r>
          <w:br w:type="page"/>
        </w:r>
      </w:ins>
    </w:p>
    <w:p w14:paraId="56193A8C" w14:textId="77777777" w:rsidR="00887985" w:rsidDel="00887985" w:rsidRDefault="00887985" w:rsidP="00C82F7F">
      <w:pPr>
        <w:rPr>
          <w:del w:id="338" w:author="Greg Landry" w:date="2017-04-03T16:29:00Z"/>
        </w:rPr>
      </w:pPr>
    </w:p>
    <w:p w14:paraId="074254A7" w14:textId="0AD6F749" w:rsidR="00793556" w:rsidDel="00E87B5F" w:rsidRDefault="00AC6F35" w:rsidP="00592A79">
      <w:pPr>
        <w:pStyle w:val="Heading3"/>
        <w:rPr>
          <w:del w:id="339" w:author="Alan Hawse" w:date="2017-06-18T12:36:00Z"/>
        </w:rPr>
      </w:pPr>
      <w:del w:id="340"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41" w:author="Alan Hawse" w:date="2017-06-18T12:36:00Z"/>
        </w:rPr>
      </w:pPr>
      <w:del w:id="342"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43" w:author="Alan Hawse" w:date="2017-06-18T12:36:00Z"/>
        </w:rPr>
      </w:pPr>
      <w:del w:id="344"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45" w:author="Alan Hawse" w:date="2017-06-18T12:36:00Z"/>
        </w:rPr>
      </w:pPr>
      <w:del w:id="346"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47" w:author="Alan Hawse" w:date="2017-06-18T12:36:00Z"/>
        </w:rPr>
      </w:pPr>
      <w:del w:id="348"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9" w:author="Alan Hawse" w:date="2017-06-18T12:36:00Z"/>
        </w:rPr>
      </w:pPr>
      <w:del w:id="350"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51" w:author="Alan Hawse" w:date="2017-06-18T12:36:00Z"/>
        </w:rPr>
      </w:pPr>
      <w:del w:id="352"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53" w:author="Alan Hawse" w:date="2017-06-18T12:36:00Z"/>
        </w:rPr>
      </w:pPr>
      <w:del w:id="354" w:author="Alan Hawse" w:date="2017-06-18T12:36:00Z">
        <w:r w:rsidDel="00E87B5F">
          <w:delText>The TCP packet overhead</w:delText>
        </w:r>
      </w:del>
    </w:p>
    <w:p w14:paraId="4E125B41" w14:textId="22CFE94A" w:rsidR="00553A91" w:rsidDel="00E87B5F" w:rsidRDefault="003676ED" w:rsidP="00A91B39">
      <w:pPr>
        <w:keepNext/>
        <w:rPr>
          <w:del w:id="355" w:author="Alan Hawse" w:date="2017-06-18T12:36:00Z"/>
        </w:rPr>
      </w:pPr>
      <w:del w:id="356"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57" w:author="Greg Landry" w:date="2017-06-09T15:51:00Z"/>
          <w:del w:id="358" w:author="Alan Hawse" w:date="2017-06-18T12:36:00Z"/>
          <w:rFonts w:ascii="Courier New" w:hAnsi="Courier New" w:cs="Courier New"/>
        </w:rPr>
        <w:pPrChange w:id="359" w:author="Greg Landry" w:date="2017-06-09T15:51:00Z">
          <w:pPr>
            <w:keepNext/>
            <w:ind w:left="720"/>
          </w:pPr>
        </w:pPrChange>
      </w:pPr>
      <w:del w:id="360" w:author="Alan Hawse" w:date="2017-06-18T12:36:00Z">
        <w:r w:rsidRPr="00C327F5" w:rsidDel="00E87B5F">
          <w:rPr>
            <w:rFonts w:ascii="Courier New" w:hAnsi="Courier New" w:cs="Courier New"/>
            <w:rPrChange w:id="361"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62" w:author="Alan Hawse" w:date="2017-06-18T12:36:00Z"/>
          <w:rFonts w:ascii="Courier New" w:hAnsi="Courier New" w:cs="Courier New"/>
          <w:rPrChange w:id="363" w:author="Greg Landry" w:date="2017-06-09T15:51:00Z">
            <w:rPr>
              <w:del w:id="364" w:author="Alan Hawse" w:date="2017-06-18T12:36:00Z"/>
            </w:rPr>
          </w:rPrChange>
        </w:rPr>
        <w:pPrChange w:id="365" w:author="Greg Landry" w:date="2017-06-09T15:51:00Z">
          <w:pPr>
            <w:keepNext/>
            <w:ind w:left="720"/>
          </w:pPr>
        </w:pPrChange>
      </w:pPr>
      <w:del w:id="366" w:author="Alan Hawse" w:date="2017-06-18T12:36:00Z">
        <w:r w:rsidRPr="00C327F5" w:rsidDel="00E87B5F">
          <w:rPr>
            <w:rFonts w:ascii="Courier New" w:hAnsi="Courier New" w:cs="Courier New"/>
            <w:rPrChange w:id="367"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68" w:author="Alan Hawse" w:date="2017-06-18T12:36:00Z"/>
          <w:rFonts w:ascii="Courier New" w:hAnsi="Courier New" w:cs="Courier New"/>
          <w:rPrChange w:id="369" w:author="Greg Landry" w:date="2017-06-09T15:51:00Z">
            <w:rPr>
              <w:del w:id="370" w:author="Alan Hawse" w:date="2017-06-18T12:36:00Z"/>
            </w:rPr>
          </w:rPrChange>
        </w:rPr>
        <w:pPrChange w:id="371" w:author="Greg Landry" w:date="2017-06-09T15:51:00Z">
          <w:pPr>
            <w:keepNext/>
            <w:ind w:left="1440"/>
          </w:pPr>
        </w:pPrChange>
      </w:pPr>
      <w:del w:id="372" w:author="Alan Hawse" w:date="2017-06-18T12:36:00Z">
        <w:r w:rsidRPr="00C327F5" w:rsidDel="00E87B5F">
          <w:rPr>
            <w:rFonts w:ascii="Courier New" w:hAnsi="Courier New" w:cs="Courier New"/>
            <w:rPrChange w:id="373"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74" w:author="Alan Hawse" w:date="2017-06-18T12:36:00Z"/>
          <w:rFonts w:ascii="Courier New" w:hAnsi="Courier New" w:cs="Courier New"/>
          <w:rPrChange w:id="375" w:author="Greg Landry" w:date="2017-06-09T15:51:00Z">
            <w:rPr>
              <w:del w:id="376" w:author="Alan Hawse" w:date="2017-06-18T12:36:00Z"/>
            </w:rPr>
          </w:rPrChange>
        </w:rPr>
        <w:pPrChange w:id="377" w:author="Greg Landry" w:date="2017-06-09T15:51:00Z">
          <w:pPr>
            <w:keepNext/>
            <w:ind w:left="1440"/>
          </w:pPr>
        </w:pPrChange>
      </w:pPr>
      <w:del w:id="378" w:author="Alan Hawse" w:date="2017-06-18T12:36:00Z">
        <w:r w:rsidRPr="00C327F5" w:rsidDel="00E87B5F">
          <w:rPr>
            <w:rFonts w:ascii="Courier New" w:hAnsi="Courier New" w:cs="Courier New"/>
            <w:rPrChange w:id="379"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80" w:author="Alan Hawse" w:date="2017-06-18T12:36:00Z"/>
          <w:rFonts w:ascii="Courier New" w:hAnsi="Courier New" w:cs="Courier New"/>
          <w:rPrChange w:id="381" w:author="Greg Landry" w:date="2017-06-09T15:51:00Z">
            <w:rPr>
              <w:del w:id="382" w:author="Alan Hawse" w:date="2017-06-18T12:36:00Z"/>
            </w:rPr>
          </w:rPrChange>
        </w:rPr>
        <w:pPrChange w:id="383" w:author="Greg Landry" w:date="2017-06-09T15:51:00Z">
          <w:pPr>
            <w:keepNext/>
            <w:ind w:left="1440"/>
          </w:pPr>
        </w:pPrChange>
      </w:pPr>
      <w:del w:id="384" w:author="Alan Hawse" w:date="2017-06-18T12:36:00Z">
        <w:r w:rsidRPr="00C327F5" w:rsidDel="00E87B5F">
          <w:rPr>
            <w:rFonts w:ascii="Courier New" w:hAnsi="Courier New" w:cs="Courier New"/>
            <w:rPrChange w:id="385"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86" w:author="Alan Hawse" w:date="2017-06-18T12:36:00Z"/>
          <w:rFonts w:ascii="Courier New" w:hAnsi="Courier New" w:cs="Courier New"/>
          <w:rPrChange w:id="387" w:author="Greg Landry" w:date="2017-06-09T15:51:00Z">
            <w:rPr>
              <w:del w:id="388" w:author="Alan Hawse" w:date="2017-06-18T12:36:00Z"/>
            </w:rPr>
          </w:rPrChange>
        </w:rPr>
        <w:pPrChange w:id="389" w:author="Greg Landry" w:date="2017-06-09T15:51:00Z">
          <w:pPr>
            <w:ind w:left="1440"/>
          </w:pPr>
        </w:pPrChange>
      </w:pPr>
      <w:del w:id="390" w:author="Alan Hawse" w:date="2017-06-18T12:36:00Z">
        <w:r w:rsidRPr="00C327F5" w:rsidDel="00E87B5F">
          <w:rPr>
            <w:rFonts w:ascii="Courier New" w:hAnsi="Courier New" w:cs="Courier New"/>
            <w:rPrChange w:id="391" w:author="Greg Landry" w:date="2017-06-09T15:51:00Z">
              <w:rPr/>
            </w:rPrChange>
          </w:rPr>
          <w:delText>uint16_t* available_space )</w:delText>
        </w:r>
        <w:r w:rsidR="00EA3121" w:rsidRPr="00C327F5" w:rsidDel="00E87B5F">
          <w:rPr>
            <w:rFonts w:ascii="Courier New" w:hAnsi="Courier New" w:cs="Courier New"/>
            <w:rPrChange w:id="392" w:author="Greg Landry" w:date="2017-06-09T15:51:00Z">
              <w:rPr/>
            </w:rPrChange>
          </w:rPr>
          <w:delText>;</w:delText>
        </w:r>
      </w:del>
    </w:p>
    <w:p w14:paraId="42207F1A" w14:textId="65DB179A" w:rsidR="00A51686" w:rsidDel="00E87B5F" w:rsidRDefault="00553A91" w:rsidP="00793556">
      <w:pPr>
        <w:rPr>
          <w:del w:id="393" w:author="Alan Hawse" w:date="2017-06-18T12:36:00Z"/>
        </w:rPr>
      </w:pPr>
      <w:del w:id="394"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95" w:author="Alan Hawse" w:date="2017-06-18T12:36:00Z"/>
        </w:rPr>
      </w:pPr>
      <w:del w:id="396"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97" w:author="Alan Hawse" w:date="2017-06-18T12:36:00Z"/>
        </w:rPr>
      </w:pPr>
      <w:del w:id="398"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9" w:author="Alan Hawse" w:date="2017-06-18T12:36:00Z"/>
        </w:rPr>
      </w:pPr>
      <w:del w:id="400"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401" w:author="Alan Hawse" w:date="2017-06-18T12:36:00Z"/>
        </w:rPr>
      </w:pPr>
      <w:del w:id="402"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403" w:author="Alan Hawse" w:date="2017-06-18T12:36:00Z"/>
        </w:rPr>
      </w:pPr>
      <w:del w:id="404"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405" w:author="Alan Hawse" w:date="2017-06-18T12:36:00Z"/>
        </w:rPr>
      </w:pPr>
      <w:del w:id="406"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407" w:author="Alan Hawse" w:date="2017-06-18T12:36:00Z"/>
        </w:rPr>
      </w:pPr>
      <w:del w:id="408"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9" w:author="Alan Hawse" w:date="2017-06-18T12:36:00Z"/>
        </w:rPr>
      </w:pPr>
      <w:del w:id="410"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11" w:author="Alan Hawse" w:date="2017-06-18T12:36:00Z"/>
        </w:rPr>
      </w:pPr>
      <w:del w:id="412"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13" w:author="Alan Hawse" w:date="2017-06-18T12:36:00Z"/>
        </w:rPr>
      </w:pPr>
      <w:del w:id="414"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15" w:author="Alan Hawse" w:date="2017-06-18T12:36:00Z"/>
        </w:rPr>
        <w:pPrChange w:id="416" w:author="Greg Landry" w:date="2017-06-09T11:00:00Z">
          <w:pPr/>
        </w:pPrChange>
      </w:pPr>
      <w:moveFromRangeStart w:id="417" w:author="Greg Landry" w:date="2017-04-03T16:29:00Z" w:name="move479000290"/>
      <w:moveFrom w:id="418" w:author="Greg Landry" w:date="2017-04-03T16:29:00Z">
        <w:del w:id="419"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20" w:author="Alan Hawse" w:date="2017-06-18T12:36:00Z"/>
        </w:rPr>
        <w:pPrChange w:id="421" w:author="Greg Landry" w:date="2017-06-09T11:00:00Z">
          <w:pPr>
            <w:pStyle w:val="CCode"/>
          </w:pPr>
        </w:pPrChange>
      </w:pPr>
      <w:moveFrom w:id="422" w:author="Greg Landry" w:date="2017-04-03T16:29:00Z">
        <w:del w:id="423" w:author="Alan Hawse" w:date="2017-06-18T12:36:00Z">
          <w:r w:rsidDel="00E87B5F">
            <w:delText>wiced_tcp_socket_t socket;</w:delText>
          </w:r>
        </w:del>
      </w:moveFrom>
    </w:p>
    <w:p w14:paraId="56009D87" w14:textId="2A058A0C" w:rsidR="00EA3121" w:rsidDel="00E87B5F" w:rsidRDefault="001B1BEC">
      <w:pPr>
        <w:pStyle w:val="ListParagraph"/>
        <w:rPr>
          <w:del w:id="424" w:author="Alan Hawse" w:date="2017-06-18T12:36:00Z"/>
        </w:rPr>
        <w:pPrChange w:id="425" w:author="Greg Landry" w:date="2017-06-09T11:00:00Z">
          <w:pPr>
            <w:pStyle w:val="CCode"/>
          </w:pPr>
        </w:pPrChange>
      </w:pPr>
      <w:moveFrom w:id="426" w:author="Greg Landry" w:date="2017-04-03T16:29:00Z">
        <w:del w:id="427"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28" w:author="Alan Hawse" w:date="2017-06-18T12:36:00Z"/>
        </w:rPr>
        <w:pPrChange w:id="429" w:author="Greg Landry" w:date="2017-06-09T11:00:00Z">
          <w:pPr>
            <w:pStyle w:val="CCode"/>
          </w:pPr>
        </w:pPrChange>
      </w:pPr>
      <w:moveFrom w:id="430" w:author="Greg Landry" w:date="2017-04-03T16:29:00Z">
        <w:del w:id="431" w:author="Alan Hawse" w:date="2017-06-18T12:36:00Z">
          <w:r w:rsidDel="00E87B5F">
            <w:delText>uint8_t *data;</w:delText>
          </w:r>
        </w:del>
      </w:moveFrom>
    </w:p>
    <w:p w14:paraId="54FC0C1E" w14:textId="33C0A03F" w:rsidR="001B1BEC" w:rsidDel="00E87B5F" w:rsidRDefault="001B1BEC">
      <w:pPr>
        <w:pStyle w:val="ListParagraph"/>
        <w:rPr>
          <w:del w:id="432" w:author="Alan Hawse" w:date="2017-06-18T12:36:00Z"/>
        </w:rPr>
        <w:pPrChange w:id="433" w:author="Greg Landry" w:date="2017-06-09T11:00:00Z">
          <w:pPr>
            <w:pStyle w:val="CCode"/>
          </w:pPr>
        </w:pPrChange>
      </w:pPr>
      <w:moveFrom w:id="434" w:author="Greg Landry" w:date="2017-04-03T16:29:00Z">
        <w:del w:id="435" w:author="Alan Hawse" w:date="2017-06-18T12:36:00Z">
          <w:r w:rsidDel="00E87B5F">
            <w:delText>uint16_t availableDataSize;</w:delText>
          </w:r>
        </w:del>
      </w:moveFrom>
    </w:p>
    <w:p w14:paraId="486C8FA1" w14:textId="3666BCBC" w:rsidR="001B1BEC" w:rsidDel="00E87B5F" w:rsidRDefault="00E16F40">
      <w:pPr>
        <w:pStyle w:val="ListParagraph"/>
        <w:rPr>
          <w:del w:id="436" w:author="Alan Hawse" w:date="2017-06-18T12:36:00Z"/>
        </w:rPr>
        <w:pPrChange w:id="437" w:author="Greg Landry" w:date="2017-06-09T11:00:00Z">
          <w:pPr>
            <w:pStyle w:val="CCode"/>
          </w:pPr>
        </w:pPrChange>
      </w:pPr>
      <w:moveFrom w:id="438" w:author="Greg Landry" w:date="2017-04-03T16:29:00Z">
        <w:del w:id="439"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40" w:author="Alan Hawse" w:date="2017-06-18T12:36:00Z"/>
        </w:rPr>
        <w:pPrChange w:id="441" w:author="Greg Landry" w:date="2017-06-09T11:00:00Z">
          <w:pPr>
            <w:pStyle w:val="CCode"/>
          </w:pPr>
        </w:pPrChange>
      </w:pPr>
      <w:moveFrom w:id="442" w:author="Greg Landry" w:date="2017-04-03T16:29:00Z">
        <w:del w:id="443"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44" w:author="Alan Hawse" w:date="2017-06-18T12:36:00Z"/>
        </w:rPr>
        <w:pPrChange w:id="445" w:author="Greg Landry" w:date="2017-06-09T11:00:00Z">
          <w:pPr>
            <w:pStyle w:val="CCode"/>
          </w:pPr>
        </w:pPrChange>
      </w:pPr>
      <w:moveFrom w:id="446" w:author="Greg Landry" w:date="2017-04-03T16:29:00Z">
        <w:del w:id="447"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48" w:author="Alan Hawse" w:date="2017-06-18T12:36:00Z"/>
        </w:rPr>
        <w:pPrChange w:id="449" w:author="Greg Landry" w:date="2017-06-09T11:00:00Z">
          <w:pPr>
            <w:pStyle w:val="CCode"/>
          </w:pPr>
        </w:pPrChange>
      </w:pPr>
      <w:moveFrom w:id="450" w:author="Greg Landry" w:date="2017-04-03T16:29:00Z">
        <w:del w:id="451" w:author="Alan Hawse" w:date="2017-06-18T12:36:00Z">
          <w:r w:rsidDel="00E87B5F">
            <w:delText>wiced_tcp_bind(&amp;socket, WICED_ANY_PORT );</w:delText>
          </w:r>
        </w:del>
      </w:moveFrom>
    </w:p>
    <w:p w14:paraId="5BCBEBEF" w14:textId="3DE473EB" w:rsidR="00530EC8" w:rsidDel="00E87B5F" w:rsidRDefault="00530EC8">
      <w:pPr>
        <w:pStyle w:val="ListParagraph"/>
        <w:rPr>
          <w:del w:id="452" w:author="Alan Hawse" w:date="2017-06-18T12:36:00Z"/>
        </w:rPr>
        <w:pPrChange w:id="453" w:author="Greg Landry" w:date="2017-06-09T11:00:00Z">
          <w:pPr>
            <w:pStyle w:val="CCode"/>
          </w:pPr>
        </w:pPrChange>
      </w:pPr>
      <w:moveFrom w:id="454" w:author="Greg Landry" w:date="2017-04-03T16:29:00Z">
        <w:del w:id="455"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56" w:author="Alan Hawse" w:date="2017-06-18T12:36:00Z"/>
        </w:rPr>
        <w:pPrChange w:id="457" w:author="Greg Landry" w:date="2017-06-09T11:00:00Z">
          <w:pPr>
            <w:pStyle w:val="CCode"/>
          </w:pPr>
        </w:pPrChange>
      </w:pPr>
      <w:moveFrom w:id="458" w:author="Greg Landry" w:date="2017-04-03T16:29:00Z">
        <w:del w:id="459"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60" w:author="Alan Hawse" w:date="2017-06-18T12:36:00Z"/>
        </w:rPr>
        <w:pPrChange w:id="461" w:author="Greg Landry" w:date="2017-06-09T11:00:00Z">
          <w:pPr>
            <w:pStyle w:val="CCode"/>
          </w:pPr>
        </w:pPrChange>
      </w:pPr>
      <w:moveFrom w:id="462" w:author="Greg Landry" w:date="2017-04-03T16:29:00Z">
        <w:del w:id="463"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64" w:author="Alan Hawse" w:date="2017-06-18T12:36:00Z"/>
        </w:rPr>
        <w:pPrChange w:id="465" w:author="Greg Landry" w:date="2017-06-09T11:00:00Z">
          <w:pPr>
            <w:pStyle w:val="CCode"/>
          </w:pPr>
        </w:pPrChange>
      </w:pPr>
      <w:moveFrom w:id="466" w:author="Greg Landry" w:date="2017-04-03T16:29:00Z">
        <w:del w:id="467"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68" w:author="Alan Hawse" w:date="2017-06-18T12:36:00Z"/>
        </w:rPr>
        <w:pPrChange w:id="469" w:author="Greg Landry" w:date="2017-06-09T11:00:00Z">
          <w:pPr>
            <w:pStyle w:val="CCode"/>
          </w:pPr>
        </w:pPrChange>
      </w:pPr>
      <w:moveFrom w:id="470" w:author="Greg Landry" w:date="2017-04-03T16:29:00Z">
        <w:del w:id="471"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72" w:author="Alan Hawse" w:date="2017-06-18T12:36:00Z"/>
        </w:rPr>
        <w:pPrChange w:id="473" w:author="Greg Landry" w:date="2017-06-09T11:00:00Z">
          <w:pPr>
            <w:pStyle w:val="CCode"/>
          </w:pPr>
        </w:pPrChange>
      </w:pPr>
      <w:moveFrom w:id="474" w:author="Greg Landry" w:date="2017-04-03T16:29:00Z">
        <w:del w:id="475"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76" w:author="Alan Hawse" w:date="2017-06-18T12:36:00Z"/>
        </w:rPr>
        <w:pPrChange w:id="477" w:author="Greg Landry" w:date="2017-06-09T11:00:00Z">
          <w:pPr>
            <w:pStyle w:val="CCode"/>
          </w:pPr>
        </w:pPrChange>
      </w:pPr>
      <w:moveFrom w:id="478" w:author="Greg Landry" w:date="2017-04-03T16:29:00Z">
        <w:del w:id="479" w:author="Alan Hawse" w:date="2017-06-18T12:36:00Z">
          <w:r w:rsidDel="00E87B5F">
            <w:delText>wiced_socket_delete(&amp;socket);</w:delText>
          </w:r>
        </w:del>
      </w:moveFrom>
    </w:p>
    <w:moveFromRangeEnd w:id="417"/>
    <w:p w14:paraId="2C0B9A70" w14:textId="67183D30" w:rsidR="00631E97" w:rsidDel="00E87B5F" w:rsidRDefault="00631E97" w:rsidP="00631E97">
      <w:pPr>
        <w:rPr>
          <w:del w:id="480" w:author="Alan Hawse" w:date="2017-06-18T12:36:00Z"/>
        </w:rPr>
      </w:pPr>
      <w:del w:id="481"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82" w:author="Alan Hawse" w:date="2017-06-18T12:36:00Z"/>
        </w:rPr>
      </w:pPr>
      <w:del w:id="483"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84" w:author="Alan Hawse" w:date="2017-06-18T12:36:00Z"/>
        </w:rPr>
      </w:pPr>
      <w:del w:id="485"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86" w:author="Alan Hawse" w:date="2017-06-18T12:36:00Z"/>
        </w:rPr>
      </w:pPr>
      <w:del w:id="487"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88" w:author="Alan Hawse" w:date="2017-06-18T12:36:00Z"/>
        </w:rPr>
      </w:pPr>
      <w:del w:id="489"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90" w:author="Alan Hawse" w:date="2017-06-18T12:36:00Z"/>
        </w:rPr>
      </w:pPr>
      <w:del w:id="491"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92" w:author="Alan Hawse" w:date="2017-06-18T12:36:00Z"/>
        </w:rPr>
      </w:pPr>
      <w:del w:id="493"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94" w:author="Alan Hawse" w:date="2017-06-18T12:36:00Z"/>
        </w:rPr>
      </w:pPr>
      <w:del w:id="495"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96" w:author="Alan Hawse" w:date="2017-06-18T12:36:00Z"/>
        </w:rPr>
      </w:pPr>
      <w:del w:id="497"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98" w:author="Greg Landry" w:date="2017-06-09T15:52:00Z"/>
          <w:del w:id="499" w:author="Alan Hawse" w:date="2017-06-18T12:36:00Z"/>
          <w:rFonts w:ascii="Courier New" w:hAnsi="Courier New" w:cs="Courier New"/>
        </w:rPr>
        <w:pPrChange w:id="500" w:author="Greg Landry" w:date="2017-06-12T08:26:00Z">
          <w:pPr>
            <w:ind w:left="720"/>
          </w:pPr>
        </w:pPrChange>
      </w:pPr>
      <w:del w:id="501" w:author="Alan Hawse" w:date="2017-06-18T12:36:00Z">
        <w:r w:rsidRPr="00C327F5" w:rsidDel="00E87B5F">
          <w:rPr>
            <w:rFonts w:ascii="Courier New" w:hAnsi="Courier New" w:cs="Courier New"/>
            <w:rPrChange w:id="502"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503" w:author="Alan Hawse" w:date="2017-06-18T12:36:00Z"/>
          <w:rFonts w:ascii="Courier New" w:hAnsi="Courier New" w:cs="Courier New"/>
          <w:rPrChange w:id="504" w:author="Greg Landry" w:date="2017-06-09T15:51:00Z">
            <w:rPr>
              <w:del w:id="505" w:author="Alan Hawse" w:date="2017-06-18T12:36:00Z"/>
            </w:rPr>
          </w:rPrChange>
        </w:rPr>
        <w:pPrChange w:id="506" w:author="Greg Landry" w:date="2017-06-09T15:52:00Z">
          <w:pPr>
            <w:ind w:left="720"/>
          </w:pPr>
        </w:pPrChange>
      </w:pPr>
      <w:del w:id="507" w:author="Alan Hawse" w:date="2017-06-18T12:36:00Z">
        <w:r w:rsidRPr="00C327F5" w:rsidDel="00E87B5F">
          <w:rPr>
            <w:rFonts w:ascii="Courier New" w:hAnsi="Courier New" w:cs="Courier New"/>
            <w:rPrChange w:id="508"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9" w:author="Alan Hawse" w:date="2017-06-18T12:36:00Z"/>
          <w:rFonts w:ascii="Courier New" w:hAnsi="Courier New" w:cs="Courier New"/>
          <w:rPrChange w:id="510" w:author="Greg Landry" w:date="2017-06-09T15:51:00Z">
            <w:rPr>
              <w:del w:id="511" w:author="Alan Hawse" w:date="2017-06-18T12:36:00Z"/>
            </w:rPr>
          </w:rPrChange>
        </w:rPr>
        <w:pPrChange w:id="512" w:author="Greg Landry" w:date="2017-06-09T15:52:00Z">
          <w:pPr>
            <w:ind w:left="2880"/>
          </w:pPr>
        </w:pPrChange>
      </w:pPr>
      <w:del w:id="513" w:author="Alan Hawse" w:date="2017-06-18T12:36:00Z">
        <w:r w:rsidRPr="00C327F5" w:rsidDel="00E87B5F">
          <w:rPr>
            <w:rFonts w:ascii="Courier New" w:hAnsi="Courier New" w:cs="Courier New"/>
            <w:rPrChange w:id="514"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15" w:author="Alan Hawse" w:date="2017-06-18T12:36:00Z"/>
          <w:rFonts w:ascii="Courier New" w:hAnsi="Courier New" w:cs="Courier New"/>
          <w:rPrChange w:id="516" w:author="Greg Landry" w:date="2017-06-09T15:51:00Z">
            <w:rPr>
              <w:del w:id="517" w:author="Alan Hawse" w:date="2017-06-18T12:36:00Z"/>
            </w:rPr>
          </w:rPrChange>
        </w:rPr>
        <w:pPrChange w:id="518" w:author="Greg Landry" w:date="2017-06-09T15:52:00Z">
          <w:pPr>
            <w:ind w:left="2880"/>
          </w:pPr>
        </w:pPrChange>
      </w:pPr>
      <w:del w:id="519" w:author="Alan Hawse" w:date="2017-06-18T12:36:00Z">
        <w:r w:rsidRPr="00C327F5" w:rsidDel="00E87B5F">
          <w:rPr>
            <w:rFonts w:ascii="Courier New" w:hAnsi="Courier New" w:cs="Courier New"/>
            <w:rPrChange w:id="520" w:author="Greg Landry" w:date="2017-06-09T15:51:00Z">
              <w:rPr/>
            </w:rPrChange>
          </w:rPr>
          <w:delText>uint32_t timeout )</w:delText>
        </w:r>
      </w:del>
      <w:ins w:id="521" w:author="Greg Landry" w:date="2017-06-09T15:52:00Z">
        <w:del w:id="522"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23" w:author="Alan Hawse" w:date="2017-06-18T12:36:00Z"/>
        </w:rPr>
      </w:pPr>
      <w:del w:id="524"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25" w:author="Alan Hawse" w:date="2017-06-18T12:36:00Z"/>
        </w:rPr>
      </w:pPr>
      <w:del w:id="526"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27" w:author="Alan Hawse" w:date="2017-06-18T12:36:00Z"/>
          <w:rFonts w:ascii="Courier New" w:eastAsia="Times New Roman" w:hAnsi="Courier New" w:cs="Courier New"/>
          <w:color w:val="548DD4"/>
          <w:kern w:val="28"/>
          <w:sz w:val="18"/>
          <w:szCs w:val="18"/>
          <w:rPrChange w:id="528" w:author="Greg Landry" w:date="2017-06-09T15:52:00Z">
            <w:rPr>
              <w:del w:id="529" w:author="Alan Hawse" w:date="2017-06-18T12:36:00Z"/>
            </w:rPr>
          </w:rPrChange>
        </w:rPr>
        <w:pPrChange w:id="530" w:author="Greg Landry" w:date="2017-06-12T08:27:00Z">
          <w:pPr>
            <w:ind w:left="720"/>
          </w:pPr>
        </w:pPrChange>
      </w:pPr>
      <w:del w:id="531" w:author="Alan Hawse" w:date="2017-06-18T12:36:00Z">
        <w:r w:rsidRPr="00C327F5" w:rsidDel="00E87B5F">
          <w:rPr>
            <w:rFonts w:ascii="Courier New" w:eastAsia="Times New Roman" w:hAnsi="Courier New" w:cs="Courier New"/>
            <w:color w:val="548DD4"/>
            <w:kern w:val="28"/>
            <w:sz w:val="18"/>
            <w:szCs w:val="18"/>
            <w:rPrChange w:id="532"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33" w:author="Alan Hawse" w:date="2017-06-18T12:36:00Z"/>
          <w:rFonts w:ascii="Courier New" w:eastAsia="Times New Roman" w:hAnsi="Courier New" w:cs="Courier New"/>
          <w:color w:val="548DD4"/>
          <w:kern w:val="28"/>
          <w:sz w:val="18"/>
          <w:szCs w:val="18"/>
          <w:rPrChange w:id="534" w:author="Greg Landry" w:date="2017-06-09T15:52:00Z">
            <w:rPr>
              <w:del w:id="535" w:author="Alan Hawse" w:date="2017-06-18T12:36:00Z"/>
            </w:rPr>
          </w:rPrChange>
        </w:rPr>
        <w:pPrChange w:id="536" w:author="Greg Landry" w:date="2017-06-12T08:27:00Z">
          <w:pPr>
            <w:ind w:left="2160"/>
          </w:pPr>
        </w:pPrChange>
      </w:pPr>
      <w:del w:id="537" w:author="Alan Hawse" w:date="2017-06-18T12:36:00Z">
        <w:r w:rsidRPr="00C327F5" w:rsidDel="00E87B5F">
          <w:rPr>
            <w:rFonts w:ascii="Courier New" w:eastAsia="Times New Roman" w:hAnsi="Courier New" w:cs="Courier New"/>
            <w:color w:val="548DD4"/>
            <w:kern w:val="28"/>
            <w:sz w:val="18"/>
            <w:szCs w:val="18"/>
            <w:rPrChange w:id="538" w:author="Greg Landry" w:date="2017-06-09T15:52:00Z">
              <w:rPr/>
            </w:rPrChange>
          </w:rPr>
          <w:delText xml:space="preserve">wiced_packet_t* packet, </w:delText>
        </w:r>
      </w:del>
    </w:p>
    <w:p w14:paraId="69C921AF" w14:textId="575D26F5" w:rsidR="00E37BE9" w:rsidRPr="00C327F5" w:rsidDel="00E87B5F" w:rsidRDefault="00E37BE9">
      <w:pPr>
        <w:ind w:left="1440"/>
        <w:rPr>
          <w:del w:id="539" w:author="Alan Hawse" w:date="2017-06-18T12:36:00Z"/>
          <w:rFonts w:ascii="Courier New" w:eastAsia="Times New Roman" w:hAnsi="Courier New" w:cs="Courier New"/>
          <w:color w:val="548DD4"/>
          <w:kern w:val="28"/>
          <w:sz w:val="18"/>
          <w:szCs w:val="18"/>
          <w:rPrChange w:id="540" w:author="Greg Landry" w:date="2017-06-09T15:52:00Z">
            <w:rPr>
              <w:del w:id="541" w:author="Alan Hawse" w:date="2017-06-18T12:36:00Z"/>
            </w:rPr>
          </w:rPrChange>
        </w:rPr>
        <w:pPrChange w:id="542" w:author="Greg Landry" w:date="2017-06-12T08:27:00Z">
          <w:pPr>
            <w:ind w:left="2160"/>
          </w:pPr>
        </w:pPrChange>
      </w:pPr>
      <w:del w:id="543" w:author="Alan Hawse" w:date="2017-06-18T12:36:00Z">
        <w:r w:rsidRPr="00C327F5" w:rsidDel="00E87B5F">
          <w:rPr>
            <w:rFonts w:ascii="Courier New" w:eastAsia="Times New Roman" w:hAnsi="Courier New" w:cs="Courier New"/>
            <w:color w:val="548DD4"/>
            <w:kern w:val="28"/>
            <w:sz w:val="18"/>
            <w:szCs w:val="18"/>
            <w:rPrChange w:id="544" w:author="Greg Landry" w:date="2017-06-09T15:52:00Z">
              <w:rPr/>
            </w:rPrChange>
          </w:rPr>
          <w:delText xml:space="preserve">uint16_t offset, </w:delText>
        </w:r>
      </w:del>
    </w:p>
    <w:p w14:paraId="719C1657" w14:textId="12D886F1" w:rsidR="00E37BE9" w:rsidRPr="00C327F5" w:rsidDel="00E87B5F" w:rsidRDefault="00E37BE9">
      <w:pPr>
        <w:ind w:left="1440"/>
        <w:rPr>
          <w:del w:id="545" w:author="Alan Hawse" w:date="2017-06-18T12:36:00Z"/>
          <w:rFonts w:ascii="Courier New" w:eastAsia="Times New Roman" w:hAnsi="Courier New" w:cs="Courier New"/>
          <w:color w:val="548DD4"/>
          <w:kern w:val="28"/>
          <w:sz w:val="18"/>
          <w:szCs w:val="18"/>
          <w:rPrChange w:id="546" w:author="Greg Landry" w:date="2017-06-09T15:52:00Z">
            <w:rPr>
              <w:del w:id="547" w:author="Alan Hawse" w:date="2017-06-18T12:36:00Z"/>
            </w:rPr>
          </w:rPrChange>
        </w:rPr>
        <w:pPrChange w:id="548" w:author="Greg Landry" w:date="2017-06-12T08:27:00Z">
          <w:pPr>
            <w:ind w:left="2160"/>
          </w:pPr>
        </w:pPrChange>
      </w:pPr>
      <w:del w:id="549" w:author="Alan Hawse" w:date="2017-06-18T12:36:00Z">
        <w:r w:rsidRPr="00C327F5" w:rsidDel="00E87B5F">
          <w:rPr>
            <w:rFonts w:ascii="Courier New" w:eastAsia="Times New Roman" w:hAnsi="Courier New" w:cs="Courier New"/>
            <w:color w:val="548DD4"/>
            <w:kern w:val="28"/>
            <w:sz w:val="18"/>
            <w:szCs w:val="18"/>
            <w:rPrChange w:id="550" w:author="Greg Landry" w:date="2017-06-09T15:52:00Z">
              <w:rPr/>
            </w:rPrChange>
          </w:rPr>
          <w:delText xml:space="preserve">uint8_t** data, </w:delText>
        </w:r>
      </w:del>
    </w:p>
    <w:p w14:paraId="27D9E35E" w14:textId="5A7A2FD4" w:rsidR="00E37BE9" w:rsidRPr="00C327F5" w:rsidDel="00E87B5F" w:rsidRDefault="00E37BE9">
      <w:pPr>
        <w:ind w:left="1440"/>
        <w:rPr>
          <w:del w:id="551" w:author="Alan Hawse" w:date="2017-06-18T12:36:00Z"/>
          <w:rFonts w:ascii="Courier New" w:eastAsia="Times New Roman" w:hAnsi="Courier New" w:cs="Courier New"/>
          <w:color w:val="548DD4"/>
          <w:kern w:val="28"/>
          <w:sz w:val="18"/>
          <w:szCs w:val="18"/>
          <w:rPrChange w:id="552" w:author="Greg Landry" w:date="2017-06-09T15:52:00Z">
            <w:rPr>
              <w:del w:id="553" w:author="Alan Hawse" w:date="2017-06-18T12:36:00Z"/>
            </w:rPr>
          </w:rPrChange>
        </w:rPr>
        <w:pPrChange w:id="554" w:author="Greg Landry" w:date="2017-06-12T08:27:00Z">
          <w:pPr>
            <w:ind w:left="2160"/>
          </w:pPr>
        </w:pPrChange>
      </w:pPr>
      <w:del w:id="555" w:author="Alan Hawse" w:date="2017-06-18T12:36:00Z">
        <w:r w:rsidRPr="00C327F5" w:rsidDel="00E87B5F">
          <w:rPr>
            <w:rFonts w:ascii="Courier New" w:eastAsia="Times New Roman" w:hAnsi="Courier New" w:cs="Courier New"/>
            <w:color w:val="548DD4"/>
            <w:kern w:val="28"/>
            <w:sz w:val="18"/>
            <w:szCs w:val="18"/>
            <w:rPrChange w:id="556"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57" w:author="Alan Hawse" w:date="2017-06-18T12:36:00Z"/>
          <w:rFonts w:ascii="Courier New" w:eastAsia="Times New Roman" w:hAnsi="Courier New" w:cs="Courier New"/>
          <w:color w:val="548DD4"/>
          <w:kern w:val="28"/>
          <w:sz w:val="18"/>
          <w:szCs w:val="18"/>
          <w:rPrChange w:id="558" w:author="Greg Landry" w:date="2017-06-09T15:52:00Z">
            <w:rPr>
              <w:del w:id="559" w:author="Alan Hawse" w:date="2017-06-18T12:36:00Z"/>
            </w:rPr>
          </w:rPrChange>
        </w:rPr>
        <w:pPrChange w:id="560" w:author="Greg Landry" w:date="2017-06-12T08:26:00Z">
          <w:pPr>
            <w:ind w:left="2160"/>
          </w:pPr>
        </w:pPrChange>
      </w:pPr>
      <w:del w:id="561" w:author="Alan Hawse" w:date="2017-06-18T12:36:00Z">
        <w:r w:rsidRPr="00C327F5" w:rsidDel="00E87B5F">
          <w:rPr>
            <w:rFonts w:ascii="Courier New" w:eastAsia="Times New Roman" w:hAnsi="Courier New" w:cs="Courier New"/>
            <w:color w:val="548DD4"/>
            <w:kern w:val="28"/>
            <w:sz w:val="18"/>
            <w:szCs w:val="18"/>
            <w:rPrChange w:id="562" w:author="Greg Landry" w:date="2017-06-09T15:52:00Z">
              <w:rPr/>
            </w:rPrChange>
          </w:rPr>
          <w:delText>uint16_t *total_available_data_length )</w:delText>
        </w:r>
      </w:del>
      <w:ins w:id="563" w:author="Greg Landry" w:date="2017-06-09T15:52:00Z">
        <w:del w:id="564"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65" w:author="Alan Hawse" w:date="2017-06-18T12:36:00Z"/>
        </w:rPr>
      </w:pPr>
      <w:del w:id="566"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67" w:author="Alan Hawse" w:date="2017-06-18T12:36:00Z"/>
        </w:rPr>
      </w:pPr>
      <w:del w:id="568"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9" w:author="Alan Hawse" w:date="2017-06-18T12:36:00Z"/>
          <w:rFonts w:ascii="Courier New" w:eastAsia="Times New Roman" w:hAnsi="Courier New" w:cs="Courier New"/>
          <w:color w:val="548DD4"/>
          <w:kern w:val="28"/>
          <w:sz w:val="18"/>
          <w:szCs w:val="18"/>
          <w:rPrChange w:id="570" w:author="Greg Landry" w:date="2017-06-09T15:52:00Z">
            <w:rPr>
              <w:del w:id="571" w:author="Alan Hawse" w:date="2017-06-18T12:36:00Z"/>
            </w:rPr>
          </w:rPrChange>
        </w:rPr>
      </w:pPr>
      <w:del w:id="572" w:author="Alan Hawse" w:date="2017-06-18T12:36:00Z">
        <w:r w:rsidRPr="00C327F5" w:rsidDel="00E87B5F">
          <w:rPr>
            <w:rFonts w:ascii="Courier New" w:eastAsia="Times New Roman" w:hAnsi="Courier New" w:cs="Courier New"/>
            <w:color w:val="548DD4"/>
            <w:kern w:val="28"/>
            <w:sz w:val="18"/>
            <w:szCs w:val="18"/>
            <w:rPrChange w:id="573" w:author="Greg Landry" w:date="2017-06-09T15:52:00Z">
              <w:rPr/>
            </w:rPrChange>
          </w:rPr>
          <w:delText>while(1)</w:delText>
        </w:r>
      </w:del>
    </w:p>
    <w:p w14:paraId="4D1115D8" w14:textId="755A03DC" w:rsidR="007758BE" w:rsidRPr="00C327F5" w:rsidDel="00E87B5F" w:rsidRDefault="007758BE">
      <w:pPr>
        <w:keepNext/>
        <w:ind w:left="720"/>
        <w:rPr>
          <w:del w:id="574" w:author="Alan Hawse" w:date="2017-06-18T12:36:00Z"/>
          <w:rFonts w:ascii="Courier New" w:eastAsia="Times New Roman" w:hAnsi="Courier New" w:cs="Courier New"/>
          <w:color w:val="548DD4"/>
          <w:kern w:val="28"/>
          <w:sz w:val="18"/>
          <w:szCs w:val="18"/>
          <w:rPrChange w:id="575" w:author="Greg Landry" w:date="2017-06-09T15:52:00Z">
            <w:rPr>
              <w:del w:id="576" w:author="Alan Hawse" w:date="2017-06-18T12:36:00Z"/>
            </w:rPr>
          </w:rPrChange>
        </w:rPr>
      </w:pPr>
      <w:del w:id="577" w:author="Alan Hawse" w:date="2017-06-18T12:36:00Z">
        <w:r w:rsidRPr="00C327F5" w:rsidDel="00E87B5F">
          <w:rPr>
            <w:rFonts w:ascii="Courier New" w:eastAsia="Times New Roman" w:hAnsi="Courier New" w:cs="Courier New"/>
            <w:color w:val="548DD4"/>
            <w:kern w:val="28"/>
            <w:sz w:val="18"/>
            <w:szCs w:val="18"/>
            <w:rPrChange w:id="578" w:author="Greg Landry" w:date="2017-06-09T15:52:00Z">
              <w:rPr/>
            </w:rPrChange>
          </w:rPr>
          <w:delText>{</w:delText>
        </w:r>
      </w:del>
    </w:p>
    <w:p w14:paraId="3FEFF30D" w14:textId="1F02B835" w:rsidR="007758BE" w:rsidRPr="00C327F5" w:rsidDel="00E87B5F" w:rsidRDefault="007758BE">
      <w:pPr>
        <w:keepNext/>
        <w:ind w:left="720" w:firstLine="720"/>
        <w:rPr>
          <w:del w:id="579" w:author="Alan Hawse" w:date="2017-06-18T12:36:00Z"/>
          <w:rFonts w:ascii="Courier New" w:eastAsia="Times New Roman" w:hAnsi="Courier New" w:cs="Courier New"/>
          <w:color w:val="548DD4"/>
          <w:kern w:val="28"/>
          <w:sz w:val="18"/>
          <w:szCs w:val="18"/>
          <w:rPrChange w:id="580" w:author="Greg Landry" w:date="2017-06-09T15:52:00Z">
            <w:rPr>
              <w:del w:id="581" w:author="Alan Hawse" w:date="2017-06-18T12:36:00Z"/>
            </w:rPr>
          </w:rPrChange>
        </w:rPr>
        <w:pPrChange w:id="582" w:author="Greg Landry" w:date="2017-06-12T08:27:00Z">
          <w:pPr>
            <w:keepNext/>
            <w:ind w:left="1440"/>
          </w:pPr>
        </w:pPrChange>
      </w:pPr>
      <w:del w:id="583" w:author="Alan Hawse" w:date="2017-06-18T12:36:00Z">
        <w:r w:rsidRPr="00C327F5" w:rsidDel="00E87B5F">
          <w:rPr>
            <w:rFonts w:ascii="Courier New" w:eastAsia="Times New Roman" w:hAnsi="Courier New" w:cs="Courier New"/>
            <w:color w:val="548DD4"/>
            <w:kern w:val="28"/>
            <w:sz w:val="18"/>
            <w:szCs w:val="18"/>
            <w:rPrChange w:id="584"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85" w:author="Alan Hawse" w:date="2017-06-18T12:36:00Z"/>
          <w:rFonts w:ascii="Courier New" w:eastAsia="Times New Roman" w:hAnsi="Courier New" w:cs="Courier New"/>
          <w:color w:val="548DD4"/>
          <w:kern w:val="28"/>
          <w:sz w:val="18"/>
          <w:szCs w:val="18"/>
          <w:rPrChange w:id="586" w:author="Greg Landry" w:date="2017-06-09T15:52:00Z">
            <w:rPr>
              <w:del w:id="587" w:author="Alan Hawse" w:date="2017-06-18T12:36:00Z"/>
            </w:rPr>
          </w:rPrChange>
        </w:rPr>
      </w:pPr>
      <w:del w:id="588" w:author="Alan Hawse" w:date="2017-06-18T12:36:00Z">
        <w:r w:rsidRPr="00C327F5" w:rsidDel="00E87B5F">
          <w:rPr>
            <w:rFonts w:ascii="Courier New" w:eastAsia="Times New Roman" w:hAnsi="Courier New" w:cs="Courier New"/>
            <w:color w:val="548DD4"/>
            <w:kern w:val="28"/>
            <w:sz w:val="18"/>
            <w:szCs w:val="18"/>
            <w:rPrChange w:id="589" w:author="Greg Landry" w:date="2017-06-09T15:52:00Z">
              <w:rPr/>
            </w:rPrChange>
          </w:rPr>
          <w:delText xml:space="preserve">uint8_t </w:delText>
        </w:r>
      </w:del>
      <w:ins w:id="590" w:author="Greg Landry" w:date="2017-06-09T15:53:00Z">
        <w:del w:id="591"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2" w:author="Alan Hawse" w:date="2017-06-18T12:36:00Z">
        <w:r w:rsidRPr="00C327F5" w:rsidDel="00E87B5F">
          <w:rPr>
            <w:rFonts w:ascii="Courier New" w:eastAsia="Times New Roman" w:hAnsi="Courier New" w:cs="Courier New"/>
            <w:color w:val="548DD4"/>
            <w:kern w:val="28"/>
            <w:sz w:val="18"/>
            <w:szCs w:val="18"/>
            <w:rPrChange w:id="593" w:author="Greg Landry" w:date="2017-06-09T15:52:00Z">
              <w:rPr/>
            </w:rPrChange>
          </w:rPr>
          <w:delText>*myData;</w:delText>
        </w:r>
      </w:del>
    </w:p>
    <w:p w14:paraId="5FFF29B1" w14:textId="6EF29AAB" w:rsidR="007758BE" w:rsidDel="00E87B5F" w:rsidRDefault="007758BE" w:rsidP="00B20D53">
      <w:pPr>
        <w:keepNext/>
        <w:ind w:left="1440"/>
        <w:rPr>
          <w:ins w:id="594" w:author="Greg Landry" w:date="2017-06-09T15:53:00Z"/>
          <w:del w:id="595" w:author="Alan Hawse" w:date="2017-06-18T12:36:00Z"/>
          <w:rFonts w:ascii="Courier New" w:eastAsia="Times New Roman" w:hAnsi="Courier New" w:cs="Courier New"/>
          <w:color w:val="548DD4"/>
          <w:kern w:val="28"/>
          <w:sz w:val="18"/>
          <w:szCs w:val="18"/>
        </w:rPr>
      </w:pPr>
      <w:del w:id="596" w:author="Alan Hawse" w:date="2017-06-18T12:36:00Z">
        <w:r w:rsidRPr="00C327F5" w:rsidDel="00E87B5F">
          <w:rPr>
            <w:rFonts w:ascii="Courier New" w:eastAsia="Times New Roman" w:hAnsi="Courier New" w:cs="Courier New"/>
            <w:color w:val="548DD4"/>
            <w:kern w:val="28"/>
            <w:sz w:val="18"/>
            <w:szCs w:val="18"/>
            <w:rPrChange w:id="597" w:author="Greg Landry" w:date="2017-06-09T15:52:00Z">
              <w:rPr/>
            </w:rPrChange>
          </w:rPr>
          <w:delText xml:space="preserve">uint16_t </w:delText>
        </w:r>
      </w:del>
      <w:ins w:id="598" w:author="Greg Landry" w:date="2017-06-09T15:53:00Z">
        <w:del w:id="599"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600" w:author="Alan Hawse" w:date="2017-06-18T12:36:00Z">
        <w:r w:rsidRPr="00C327F5" w:rsidDel="00E87B5F">
          <w:rPr>
            <w:rFonts w:ascii="Courier New" w:eastAsia="Times New Roman" w:hAnsi="Courier New" w:cs="Courier New"/>
            <w:color w:val="548DD4"/>
            <w:kern w:val="28"/>
            <w:sz w:val="18"/>
            <w:szCs w:val="18"/>
            <w:rPrChange w:id="601" w:author="Greg Landry" w:date="2017-06-09T15:52:00Z">
              <w:rPr/>
            </w:rPrChange>
          </w:rPr>
          <w:delText>frag_len,avail_len;</w:delText>
        </w:r>
      </w:del>
    </w:p>
    <w:p w14:paraId="06B4E839" w14:textId="6C24958B" w:rsidR="00C327F5" w:rsidRPr="00C327F5" w:rsidDel="00E87B5F" w:rsidRDefault="00C327F5">
      <w:pPr>
        <w:keepNext/>
        <w:ind w:left="1440"/>
        <w:rPr>
          <w:del w:id="602" w:author="Alan Hawse" w:date="2017-06-18T12:36:00Z"/>
          <w:rFonts w:ascii="Courier New" w:eastAsia="Times New Roman" w:hAnsi="Courier New" w:cs="Courier New"/>
          <w:color w:val="548DD4"/>
          <w:kern w:val="28"/>
          <w:sz w:val="18"/>
          <w:szCs w:val="18"/>
          <w:rPrChange w:id="603" w:author="Greg Landry" w:date="2017-06-09T15:52:00Z">
            <w:rPr>
              <w:del w:id="604" w:author="Alan Hawse" w:date="2017-06-18T12:36:00Z"/>
            </w:rPr>
          </w:rPrChange>
        </w:rPr>
      </w:pPr>
    </w:p>
    <w:p w14:paraId="04AB5820" w14:textId="4A292BC4" w:rsidR="00791B69" w:rsidRPr="00C327F5" w:rsidDel="00E87B5F" w:rsidRDefault="007758BE">
      <w:pPr>
        <w:keepNext/>
        <w:ind w:left="1440"/>
        <w:rPr>
          <w:del w:id="605" w:author="Alan Hawse" w:date="2017-06-18T12:36:00Z"/>
          <w:rFonts w:ascii="Courier New" w:eastAsia="Times New Roman" w:hAnsi="Courier New" w:cs="Courier New"/>
          <w:color w:val="548DD4"/>
          <w:kern w:val="28"/>
          <w:sz w:val="18"/>
          <w:szCs w:val="18"/>
          <w:rPrChange w:id="606" w:author="Greg Landry" w:date="2017-06-09T15:52:00Z">
            <w:rPr>
              <w:del w:id="607" w:author="Alan Hawse" w:date="2017-06-18T12:36:00Z"/>
            </w:rPr>
          </w:rPrChange>
        </w:rPr>
      </w:pPr>
      <w:del w:id="608" w:author="Alan Hawse" w:date="2017-06-18T12:36:00Z">
        <w:r w:rsidRPr="00C327F5" w:rsidDel="00E87B5F">
          <w:rPr>
            <w:rFonts w:ascii="Courier New" w:eastAsia="Times New Roman" w:hAnsi="Courier New" w:cs="Courier New"/>
            <w:color w:val="548DD4"/>
            <w:kern w:val="28"/>
            <w:sz w:val="18"/>
            <w:szCs w:val="18"/>
            <w:rPrChange w:id="609"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1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1"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1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3"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14"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15"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16" w:author="Greg Landry" w:date="2017-06-09T15:52:00Z">
              <w:rPr/>
            </w:rPrChange>
          </w:rPr>
          <w:delText>thread will suspend</w:delText>
        </w:r>
      </w:del>
      <w:ins w:id="617" w:author="Greg Landry" w:date="2017-06-09T15:53:00Z">
        <w:del w:id="618" w:author="Alan Hawse" w:date="2017-06-18T12:36:00Z">
          <w:r w:rsidR="00C327F5" w:rsidDel="00E87B5F">
            <w:rPr>
              <w:rFonts w:ascii="Courier New" w:eastAsia="Times New Roman" w:hAnsi="Courier New" w:cs="Courier New"/>
              <w:color w:val="548DD4"/>
              <w:kern w:val="28"/>
              <w:sz w:val="18"/>
              <w:szCs w:val="18"/>
            </w:rPr>
            <w:delText>Suspend</w:delText>
          </w:r>
        </w:del>
      </w:ins>
      <w:del w:id="619" w:author="Alan Hawse" w:date="2017-06-18T12:36:00Z">
        <w:r w:rsidR="009D76E2" w:rsidRPr="00C327F5" w:rsidDel="00E87B5F">
          <w:rPr>
            <w:rFonts w:ascii="Courier New" w:eastAsia="Times New Roman" w:hAnsi="Courier New" w:cs="Courier New"/>
            <w:color w:val="548DD4"/>
            <w:kern w:val="28"/>
            <w:sz w:val="18"/>
            <w:szCs w:val="18"/>
            <w:rPrChange w:id="620" w:author="Greg Landry" w:date="2017-06-09T15:52:00Z">
              <w:rPr/>
            </w:rPrChange>
          </w:rPr>
          <w:delText xml:space="preserve"> until a packet is received</w:delText>
        </w:r>
      </w:del>
    </w:p>
    <w:p w14:paraId="6A9F43E9" w14:textId="2880DEA3" w:rsidR="00C327F5" w:rsidDel="00E87B5F" w:rsidRDefault="00C327F5">
      <w:pPr>
        <w:keepNext/>
        <w:ind w:left="1440"/>
        <w:rPr>
          <w:ins w:id="621" w:author="Greg Landry" w:date="2017-06-09T15:54:00Z"/>
          <w:del w:id="622"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23" w:author="Alan Hawse" w:date="2017-06-18T12:36:00Z"/>
          <w:rFonts w:ascii="Courier New" w:eastAsia="Times New Roman" w:hAnsi="Courier New" w:cs="Courier New"/>
          <w:color w:val="548DD4"/>
          <w:kern w:val="28"/>
          <w:sz w:val="18"/>
          <w:szCs w:val="18"/>
          <w:rPrChange w:id="624" w:author="Greg Landry" w:date="2017-06-09T15:52:00Z">
            <w:rPr>
              <w:del w:id="625" w:author="Alan Hawse" w:date="2017-06-18T12:36:00Z"/>
            </w:rPr>
          </w:rPrChange>
        </w:rPr>
      </w:pPr>
      <w:del w:id="626" w:author="Alan Hawse" w:date="2017-06-18T12:36:00Z">
        <w:r w:rsidRPr="00C327F5" w:rsidDel="00E87B5F">
          <w:rPr>
            <w:rFonts w:ascii="Courier New" w:eastAsia="Times New Roman" w:hAnsi="Courier New" w:cs="Courier New"/>
            <w:color w:val="548DD4"/>
            <w:kern w:val="28"/>
            <w:sz w:val="18"/>
            <w:szCs w:val="18"/>
            <w:rPrChange w:id="627"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28"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30"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31"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32" w:author="Greg Landry" w:date="2017-06-09T15:52:00Z">
              <w:rPr/>
            </w:rPrChange>
          </w:rPr>
          <w:delText>robably a timeout occurred</w:delText>
        </w:r>
      </w:del>
    </w:p>
    <w:p w14:paraId="7E3015CB" w14:textId="641ECD5A" w:rsidR="007758BE" w:rsidRPr="00C327F5" w:rsidDel="00E87B5F" w:rsidRDefault="007758BE">
      <w:pPr>
        <w:keepNext/>
        <w:ind w:left="2340"/>
        <w:rPr>
          <w:del w:id="633" w:author="Alan Hawse" w:date="2017-06-18T12:36:00Z"/>
          <w:rFonts w:ascii="Courier New" w:eastAsia="Times New Roman" w:hAnsi="Courier New" w:cs="Courier New"/>
          <w:color w:val="548DD4"/>
          <w:kern w:val="28"/>
          <w:sz w:val="18"/>
          <w:szCs w:val="18"/>
          <w:rPrChange w:id="634" w:author="Greg Landry" w:date="2017-06-09T15:52:00Z">
            <w:rPr>
              <w:del w:id="635" w:author="Alan Hawse" w:date="2017-06-18T12:36:00Z"/>
            </w:rPr>
          </w:rPrChange>
        </w:rPr>
      </w:pPr>
      <w:del w:id="636" w:author="Alan Hawse" w:date="2017-06-18T12:36:00Z">
        <w:r w:rsidRPr="00C327F5" w:rsidDel="00E87B5F">
          <w:rPr>
            <w:rFonts w:ascii="Courier New" w:eastAsia="Times New Roman" w:hAnsi="Courier New" w:cs="Courier New"/>
            <w:color w:val="548DD4"/>
            <w:kern w:val="28"/>
            <w:sz w:val="18"/>
            <w:szCs w:val="18"/>
            <w:rPrChange w:id="637"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38"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9"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40" w:author="Greg Landry" w:date="2017-06-09T15:52:00Z">
              <w:rPr/>
            </w:rPrChange>
          </w:rPr>
          <w:delText xml:space="preserve"> loop</w:delText>
        </w:r>
      </w:del>
    </w:p>
    <w:p w14:paraId="6DCCC9A3" w14:textId="0CB8E51E" w:rsidR="00C327F5" w:rsidDel="00E87B5F" w:rsidRDefault="00C327F5">
      <w:pPr>
        <w:keepNext/>
        <w:ind w:left="1440"/>
        <w:rPr>
          <w:ins w:id="641" w:author="Greg Landry" w:date="2017-06-09T15:53:00Z"/>
          <w:del w:id="642"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43" w:author="Alan Hawse" w:date="2017-06-18T12:36:00Z"/>
          <w:rFonts w:ascii="Courier New" w:eastAsia="Times New Roman" w:hAnsi="Courier New" w:cs="Courier New"/>
          <w:color w:val="548DD4"/>
          <w:kern w:val="28"/>
          <w:sz w:val="18"/>
          <w:szCs w:val="18"/>
          <w:rPrChange w:id="644" w:author="Greg Landry" w:date="2017-06-09T15:52:00Z">
            <w:rPr>
              <w:del w:id="645" w:author="Alan Hawse" w:date="2017-06-18T12:36:00Z"/>
            </w:rPr>
          </w:rPrChange>
        </w:rPr>
      </w:pPr>
      <w:del w:id="646" w:author="Alan Hawse" w:date="2017-06-18T12:36:00Z">
        <w:r w:rsidRPr="00C327F5" w:rsidDel="00E87B5F">
          <w:rPr>
            <w:rFonts w:ascii="Courier New" w:eastAsia="Times New Roman" w:hAnsi="Courier New" w:cs="Courier New"/>
            <w:color w:val="548DD4"/>
            <w:kern w:val="28"/>
            <w:sz w:val="18"/>
            <w:szCs w:val="18"/>
            <w:rPrChange w:id="647"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4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9"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5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1"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5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3"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5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5" w:author="Greg Landry" w:date="2017-06-09T15:52:00Z">
              <w:rPr/>
            </w:rPrChange>
          </w:rPr>
          <w:delText>);</w:delText>
        </w:r>
      </w:del>
    </w:p>
    <w:p w14:paraId="587BE914" w14:textId="71FF4691" w:rsidR="00791B69" w:rsidRPr="00C327F5" w:rsidDel="00E87B5F" w:rsidRDefault="007758BE">
      <w:pPr>
        <w:keepNext/>
        <w:ind w:left="1440"/>
        <w:rPr>
          <w:del w:id="656" w:author="Alan Hawse" w:date="2017-06-18T12:36:00Z"/>
          <w:rFonts w:ascii="Courier New" w:eastAsia="Times New Roman" w:hAnsi="Courier New" w:cs="Courier New"/>
          <w:color w:val="548DD4"/>
          <w:kern w:val="28"/>
          <w:sz w:val="18"/>
          <w:szCs w:val="18"/>
          <w:rPrChange w:id="657" w:author="Greg Landry" w:date="2017-06-09T15:52:00Z">
            <w:rPr>
              <w:del w:id="658" w:author="Alan Hawse" w:date="2017-06-18T12:36:00Z"/>
            </w:rPr>
          </w:rPrChange>
        </w:rPr>
      </w:pPr>
      <w:del w:id="659" w:author="Alan Hawse" w:date="2017-06-18T12:36:00Z">
        <w:r w:rsidRPr="00C327F5" w:rsidDel="00E87B5F">
          <w:rPr>
            <w:rFonts w:ascii="Courier New" w:eastAsia="Times New Roman" w:hAnsi="Courier New" w:cs="Courier New"/>
            <w:color w:val="548DD4"/>
            <w:kern w:val="28"/>
            <w:sz w:val="18"/>
            <w:szCs w:val="18"/>
            <w:rPrChange w:id="660"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6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2"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6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4"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6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6"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6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8"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0"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7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2" w:author="Greg Landry" w:date="2017-06-09T15:52:00Z">
              <w:rPr/>
            </w:rPrChange>
          </w:rPr>
          <w:delText>);</w:delText>
        </w:r>
      </w:del>
    </w:p>
    <w:p w14:paraId="7822DF59" w14:textId="28CEC739" w:rsidR="007758BE" w:rsidRPr="00C327F5" w:rsidDel="00E87B5F" w:rsidRDefault="007758BE">
      <w:pPr>
        <w:keepNext/>
        <w:ind w:left="1440"/>
        <w:rPr>
          <w:del w:id="673" w:author="Alan Hawse" w:date="2017-06-18T12:36:00Z"/>
          <w:rFonts w:ascii="Courier New" w:eastAsia="Times New Roman" w:hAnsi="Courier New" w:cs="Courier New"/>
          <w:color w:val="548DD4"/>
          <w:kern w:val="28"/>
          <w:sz w:val="18"/>
          <w:szCs w:val="18"/>
          <w:rPrChange w:id="674" w:author="Greg Landry" w:date="2017-06-09T15:52:00Z">
            <w:rPr>
              <w:del w:id="675" w:author="Alan Hawse" w:date="2017-06-18T12:36:00Z"/>
            </w:rPr>
          </w:rPrChange>
        </w:rPr>
      </w:pPr>
      <w:del w:id="676" w:author="Alan Hawse" w:date="2017-06-18T12:36:00Z">
        <w:r w:rsidRPr="00C327F5" w:rsidDel="00E87B5F">
          <w:rPr>
            <w:rFonts w:ascii="Courier New" w:eastAsia="Times New Roman" w:hAnsi="Courier New" w:cs="Courier New"/>
            <w:color w:val="548DD4"/>
            <w:kern w:val="28"/>
            <w:sz w:val="18"/>
            <w:szCs w:val="18"/>
            <w:rPrChange w:id="677"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7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9"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80"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81"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82"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83"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84"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85" w:author="Greg Landry" w:date="2017-06-09T15:52:00Z">
              <w:rPr/>
            </w:rPrChange>
          </w:rPr>
          <w:delText xml:space="preserve"> </w:delText>
        </w:r>
      </w:del>
    </w:p>
    <w:p w14:paraId="38AD07DD" w14:textId="1FBDAE46" w:rsidR="00C327F5" w:rsidDel="00E87B5F" w:rsidRDefault="00C327F5">
      <w:pPr>
        <w:keepNext/>
        <w:ind w:left="1440"/>
        <w:rPr>
          <w:ins w:id="686" w:author="Greg Landry" w:date="2017-06-09T15:53:00Z"/>
          <w:del w:id="687"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88" w:author="Alan Hawse" w:date="2017-06-18T12:36:00Z"/>
          <w:rFonts w:ascii="Courier New" w:eastAsia="Times New Roman" w:hAnsi="Courier New" w:cs="Courier New"/>
          <w:color w:val="548DD4"/>
          <w:kern w:val="28"/>
          <w:sz w:val="18"/>
          <w:szCs w:val="18"/>
          <w:rPrChange w:id="689" w:author="Greg Landry" w:date="2017-06-09T15:52:00Z">
            <w:rPr>
              <w:del w:id="690" w:author="Alan Hawse" w:date="2017-06-18T12:36:00Z"/>
            </w:rPr>
          </w:rPrChange>
        </w:rPr>
      </w:pPr>
      <w:del w:id="691" w:author="Alan Hawse" w:date="2017-06-18T12:36:00Z">
        <w:r w:rsidRPr="00C327F5" w:rsidDel="00E87B5F">
          <w:rPr>
            <w:rFonts w:ascii="Courier New" w:eastAsia="Times New Roman" w:hAnsi="Courier New" w:cs="Courier New"/>
            <w:color w:val="548DD4"/>
            <w:kern w:val="28"/>
            <w:sz w:val="18"/>
            <w:szCs w:val="18"/>
            <w:rPrChange w:id="692"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9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4" w:author="Greg Landry" w:date="2017-06-09T15:52:00Z">
              <w:rPr/>
            </w:rPrChange>
          </w:rPr>
          <w:delText>myData));</w:delText>
        </w:r>
      </w:del>
    </w:p>
    <w:p w14:paraId="029EEDC6" w14:textId="1B3FD835" w:rsidR="00C327F5" w:rsidDel="00E87B5F" w:rsidRDefault="00C327F5">
      <w:pPr>
        <w:keepNext/>
        <w:ind w:left="1440"/>
        <w:rPr>
          <w:ins w:id="695" w:author="Greg Landry" w:date="2017-06-09T15:53:00Z"/>
          <w:del w:id="696"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97" w:author="Alan Hawse" w:date="2017-06-18T12:36:00Z"/>
          <w:rFonts w:ascii="Courier New" w:eastAsia="Times New Roman" w:hAnsi="Courier New" w:cs="Courier New"/>
          <w:color w:val="548DD4"/>
          <w:kern w:val="28"/>
          <w:sz w:val="18"/>
          <w:szCs w:val="18"/>
          <w:rPrChange w:id="698" w:author="Greg Landry" w:date="2017-06-09T15:52:00Z">
            <w:rPr>
              <w:del w:id="699" w:author="Alan Hawse" w:date="2017-06-18T12:36:00Z"/>
            </w:rPr>
          </w:rPrChange>
        </w:rPr>
      </w:pPr>
      <w:del w:id="700" w:author="Alan Hawse" w:date="2017-06-18T12:36:00Z">
        <w:r w:rsidRPr="00C327F5" w:rsidDel="00E87B5F">
          <w:rPr>
            <w:rFonts w:ascii="Courier New" w:eastAsia="Times New Roman" w:hAnsi="Courier New" w:cs="Courier New"/>
            <w:color w:val="548DD4"/>
            <w:kern w:val="28"/>
            <w:sz w:val="18"/>
            <w:szCs w:val="18"/>
            <w:rPrChange w:id="701"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70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3"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0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5" w:author="Greg Landry" w:date="2017-06-09T15:52:00Z">
              <w:rPr/>
            </w:rPrChange>
          </w:rPr>
          <w:delText>);</w:delText>
        </w:r>
      </w:del>
    </w:p>
    <w:p w14:paraId="3F0768DB" w14:textId="35D9C3CF" w:rsidR="000C17C9" w:rsidRPr="00C327F5" w:rsidDel="00E87B5F" w:rsidRDefault="000C17C9">
      <w:pPr>
        <w:keepNext/>
        <w:ind w:left="1440"/>
        <w:rPr>
          <w:del w:id="706" w:author="Alan Hawse" w:date="2017-06-18T12:36:00Z"/>
          <w:rFonts w:ascii="Courier New" w:eastAsia="Times New Roman" w:hAnsi="Courier New" w:cs="Courier New"/>
          <w:color w:val="548DD4"/>
          <w:kern w:val="28"/>
          <w:sz w:val="18"/>
          <w:szCs w:val="18"/>
          <w:rPrChange w:id="707" w:author="Greg Landry" w:date="2017-06-09T15:52:00Z">
            <w:rPr>
              <w:del w:id="708" w:author="Alan Hawse" w:date="2017-06-18T12:36:00Z"/>
            </w:rPr>
          </w:rPrChange>
        </w:rPr>
      </w:pPr>
      <w:del w:id="709" w:author="Alan Hawse" w:date="2017-06-18T12:36:00Z">
        <w:r w:rsidRPr="00C327F5" w:rsidDel="00E87B5F">
          <w:rPr>
            <w:rFonts w:ascii="Courier New" w:eastAsia="Times New Roman" w:hAnsi="Courier New" w:cs="Courier New"/>
            <w:color w:val="548DD4"/>
            <w:kern w:val="28"/>
            <w:sz w:val="18"/>
            <w:szCs w:val="18"/>
            <w:rPrChange w:id="710" w:author="Greg Landry" w:date="2017-06-09T15:52:00Z">
              <w:rPr/>
            </w:rPrChange>
          </w:rPr>
          <w:delText>wiced_tcp_disconnect(&amp;socket);</w:delText>
        </w:r>
      </w:del>
    </w:p>
    <w:p w14:paraId="4AA66930" w14:textId="07400CDA" w:rsidR="007758BE" w:rsidRPr="00C327F5" w:rsidDel="00E87B5F" w:rsidRDefault="007758BE" w:rsidP="00A91B39">
      <w:pPr>
        <w:ind w:left="720"/>
        <w:rPr>
          <w:del w:id="711" w:author="Alan Hawse" w:date="2017-06-18T12:36:00Z"/>
          <w:rFonts w:ascii="Courier New" w:eastAsia="Times New Roman" w:hAnsi="Courier New" w:cs="Courier New"/>
          <w:color w:val="548DD4"/>
          <w:kern w:val="28"/>
          <w:sz w:val="18"/>
          <w:szCs w:val="18"/>
          <w:rPrChange w:id="712" w:author="Greg Landry" w:date="2017-06-09T15:52:00Z">
            <w:rPr>
              <w:del w:id="713" w:author="Alan Hawse" w:date="2017-06-18T12:36:00Z"/>
            </w:rPr>
          </w:rPrChange>
        </w:rPr>
      </w:pPr>
      <w:del w:id="714" w:author="Alan Hawse" w:date="2017-06-18T12:36:00Z">
        <w:r w:rsidRPr="00C327F5" w:rsidDel="00E87B5F">
          <w:rPr>
            <w:rFonts w:ascii="Courier New" w:eastAsia="Times New Roman" w:hAnsi="Courier New" w:cs="Courier New"/>
            <w:color w:val="548DD4"/>
            <w:kern w:val="28"/>
            <w:sz w:val="18"/>
            <w:szCs w:val="18"/>
            <w:rPrChange w:id="715" w:author="Greg Landry" w:date="2017-06-09T15:52:00Z">
              <w:rPr/>
            </w:rPrChange>
          </w:rPr>
          <w:delText>}</w:delText>
        </w:r>
      </w:del>
    </w:p>
    <w:p w14:paraId="3C70AB79" w14:textId="082658C4" w:rsidR="007758BE" w:rsidDel="00E87B5F" w:rsidRDefault="007758BE" w:rsidP="007758BE">
      <w:pPr>
        <w:rPr>
          <w:del w:id="716" w:author="Alan Hawse" w:date="2017-06-18T12:36:00Z"/>
        </w:rPr>
      </w:pPr>
      <w:del w:id="717"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18" w:author="Alan Hawse" w:date="2017-06-18T12:36:00Z"/>
        </w:rPr>
      </w:pPr>
      <w:del w:id="719"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20" w:author="Alan Hawse" w:date="2017-06-18T12:36:00Z"/>
          <w:rFonts w:ascii="Cambria" w:eastAsia="Times New Roman" w:hAnsi="Cambria"/>
          <w:b/>
          <w:bCs/>
          <w:color w:val="4F81BD"/>
        </w:rPr>
      </w:pPr>
      <w:del w:id="721"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E211F71" w:rsidR="003A03BF" w:rsidRDefault="007B1C45" w:rsidP="00913728">
      <w:pPr>
        <w:pStyle w:val="Heading3"/>
      </w:pPr>
      <w:ins w:id="722" w:author="Greg Landry [2]" w:date="2017-07-17T16:25:00Z">
        <w:r>
          <w:lastRenderedPageBreak/>
          <w:t xml:space="preserve">Security: </w:t>
        </w:r>
      </w:ins>
      <w:del w:id="723"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24"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25"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D76D7E"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26" w:author="Greg Landry" w:date="2017-06-12T08:29:00Z">
        <w:r w:rsidR="002765CD">
          <w:t xml:space="preserve"> -</w:t>
        </w:r>
      </w:ins>
      <w:del w:id="727"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D76D7E"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28" w:author="Greg Landry" w:date="2017-06-12T08:29:00Z">
        <w:r w:rsidR="003A03BF" w:rsidDel="00E35355">
          <w:delText xml:space="preserve">they </w:delText>
        </w:r>
      </w:del>
      <w:ins w:id="729"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30" w:author="Greg Landry" w:date="2017-06-12T08:30:00Z">
        <w:r w:rsidR="00BC13B0" w:rsidDel="00E35355">
          <w:delText xml:space="preserve">will </w:delText>
        </w:r>
      </w:del>
      <w:ins w:id="731" w:author="Greg Landry" w:date="2017-06-12T08:30:00Z">
        <w:r w:rsidR="00E35355">
          <w:t xml:space="preserve">is </w:t>
        </w:r>
      </w:ins>
      <w:r w:rsidR="00BC13B0">
        <w:t xml:space="preserve">then </w:t>
      </w:r>
      <w:del w:id="732"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06DB7520" w14:textId="3137E20E" w:rsidR="00F74D6B" w:rsidRDefault="003A03BF" w:rsidP="00EA3121">
      <w:pPr>
        <w:pStyle w:val="ListParagraph"/>
        <w:numPr>
          <w:ilvl w:val="0"/>
          <w:numId w:val="1"/>
        </w:numPr>
        <w:rPr>
          <w:ins w:id="733" w:author="Alan Hawse" w:date="2017-07-17T11:03:00Z"/>
        </w:rPr>
      </w:pPr>
      <w:del w:id="734" w:author="Alan Hawse" w:date="2017-07-17T11:02:00Z">
        <w:r w:rsidDel="00F74D6B">
          <w:delText>You give out you</w:delText>
        </w:r>
      </w:del>
      <w:ins w:id="735" w:author="Alan Hawse" w:date="2017-07-17T11:02:00Z">
        <w:r w:rsidR="00F74D6B">
          <w:t xml:space="preserve">The server sends you </w:t>
        </w:r>
      </w:ins>
      <w:del w:id="736" w:author="Alan Hawse" w:date="2017-07-17T11:02:00Z">
        <w:r w:rsidDel="00F74D6B">
          <w:delText xml:space="preserve">r </w:delText>
        </w:r>
      </w:del>
      <w:ins w:id="737" w:author="Alan Hawse" w:date="2017-07-17T11:02:00Z">
        <w:r w:rsidR="00F74D6B">
          <w:t xml:space="preserve">its </w:t>
        </w:r>
      </w:ins>
      <w:r>
        <w:t>public key</w:t>
      </w:r>
      <w:del w:id="738" w:author="Alan Hawse" w:date="2017-07-17T11:03:00Z">
        <w:r w:rsidDel="00F74D6B">
          <w:delText xml:space="preserve"> </w:delText>
        </w:r>
      </w:del>
    </w:p>
    <w:p w14:paraId="5EC26955" w14:textId="28E378B3" w:rsidR="003A03BF" w:rsidDel="00F74D6B" w:rsidRDefault="003A03BF" w:rsidP="00EA3121">
      <w:pPr>
        <w:pStyle w:val="ListParagraph"/>
        <w:numPr>
          <w:ilvl w:val="0"/>
          <w:numId w:val="1"/>
        </w:numPr>
        <w:rPr>
          <w:del w:id="739" w:author="Alan Hawse" w:date="2017-07-17T11:03:00Z"/>
        </w:rPr>
      </w:pPr>
      <w:del w:id="740" w:author="Alan Hawse" w:date="2017-07-17T11:02:00Z">
        <w:r w:rsidDel="00F74D6B">
          <w:delText>to the server</w:delText>
        </w:r>
        <w:r w:rsidR="002D54F4" w:rsidDel="00F74D6B">
          <w:delText xml:space="preserve"> </w:delText>
        </w:r>
      </w:del>
    </w:p>
    <w:p w14:paraId="634FB99E" w14:textId="7E0DAC53" w:rsidR="003A03BF" w:rsidRDefault="003A03BF" w:rsidP="00EA3121">
      <w:pPr>
        <w:pStyle w:val="ListParagraph"/>
        <w:numPr>
          <w:ilvl w:val="0"/>
          <w:numId w:val="1"/>
        </w:numPr>
      </w:pPr>
      <w:r>
        <w:t xml:space="preserve">The </w:t>
      </w:r>
      <w:del w:id="741" w:author="Alan Hawse" w:date="2017-07-17T11:03:00Z">
        <w:r w:rsidDel="00F74D6B">
          <w:delText>server</w:delText>
        </w:r>
      </w:del>
      <w:ins w:id="742" w:author="Alan Hawse" w:date="2017-07-17T11:03:00Z">
        <w:r w:rsidR="00F74D6B">
          <w:t>client</w:t>
        </w:r>
      </w:ins>
      <w:r>
        <w:t xml:space="preserve"> </w:t>
      </w:r>
      <w:del w:id="743" w:author="Greg Landry" w:date="2017-06-12T08:30:00Z">
        <w:r w:rsidDel="001C624C">
          <w:delText xml:space="preserve">then </w:delText>
        </w:r>
      </w:del>
      <w:r>
        <w:t>creates a random symmetric key</w:t>
      </w:r>
    </w:p>
    <w:p w14:paraId="0490D724" w14:textId="3EC90D3A" w:rsidR="003A03BF" w:rsidRDefault="003A03BF" w:rsidP="00EA3121">
      <w:pPr>
        <w:pStyle w:val="ListParagraph"/>
        <w:numPr>
          <w:ilvl w:val="0"/>
          <w:numId w:val="1"/>
        </w:numPr>
      </w:pPr>
      <w:r>
        <w:t xml:space="preserve">The </w:t>
      </w:r>
      <w:del w:id="744" w:author="Alan Hawse" w:date="2017-07-17T11:03:00Z">
        <w:r w:rsidDel="00F74D6B">
          <w:delText xml:space="preserve">server </w:delText>
        </w:r>
      </w:del>
      <w:ins w:id="745" w:author="Alan Hawse" w:date="2017-07-17T11:03:00Z">
        <w:r w:rsidR="00F74D6B">
          <w:t xml:space="preserve">client </w:t>
        </w:r>
      </w:ins>
      <w:del w:id="746" w:author="Greg Landry" w:date="2017-06-12T08:30:00Z">
        <w:r w:rsidDel="001C624C">
          <w:delText xml:space="preserve">then </w:delText>
        </w:r>
      </w:del>
      <w:r>
        <w:t xml:space="preserve">encrypts its newly created random symmetric key using </w:t>
      </w:r>
      <w:del w:id="747" w:author="Alan Hawse" w:date="2017-07-17T11:03:00Z">
        <w:r w:rsidDel="00F74D6B">
          <w:delText>your</w:delText>
        </w:r>
      </w:del>
      <w:ins w:id="748" w:author="Alan Hawse" w:date="2017-07-17T11:03:00Z">
        <w:r w:rsidR="00F74D6B">
          <w:t>the server</w:t>
        </w:r>
      </w:ins>
      <w:r>
        <w:t xml:space="preserve"> public key and sends it back to </w:t>
      </w:r>
      <w:del w:id="749" w:author="Alan Hawse" w:date="2017-07-17T11:04:00Z">
        <w:r w:rsidDel="00F74D6B">
          <w:delText>you</w:delText>
        </w:r>
      </w:del>
      <w:ins w:id="750" w:author="Alan Hawse" w:date="2017-07-17T11:04:00Z">
        <w:r w:rsidR="00F74D6B">
          <w:t>server</w:t>
        </w:r>
      </w:ins>
    </w:p>
    <w:p w14:paraId="439A3367" w14:textId="2DCF35D9" w:rsidR="003A03BF" w:rsidDel="0059243D" w:rsidRDefault="003A03BF">
      <w:pPr>
        <w:pStyle w:val="ListParagraph"/>
        <w:numPr>
          <w:ilvl w:val="0"/>
          <w:numId w:val="1"/>
        </w:numPr>
        <w:rPr>
          <w:del w:id="751" w:author="Alan Hawse" w:date="2017-07-17T11:26:00Z"/>
        </w:rPr>
      </w:pPr>
      <w:del w:id="752" w:author="Alan Hawse" w:date="2017-07-17T11:25:00Z">
        <w:r w:rsidDel="0059243D">
          <w:delText>You use</w:delText>
        </w:r>
      </w:del>
      <w:ins w:id="753" w:author="Alan Hawse" w:date="2017-07-17T11:25:00Z">
        <w:r w:rsidR="0059243D">
          <w:t xml:space="preserve">The Server decrypts </w:t>
        </w:r>
      </w:ins>
      <w:ins w:id="754" w:author="Alan Hawse" w:date="2017-07-17T11:26:00Z">
        <w:r w:rsidR="0059243D">
          <w:t xml:space="preserve">the symmetric key </w:t>
        </w:r>
      </w:ins>
      <w:ins w:id="755" w:author="Alan Hawse" w:date="2017-07-17T11:25:00Z">
        <w:r w:rsidR="0059243D">
          <w:t>using its private key</w:t>
        </w:r>
      </w:ins>
      <w:del w:id="756" w:author="Alan Hawse" w:date="2017-07-17T11:25:00Z">
        <w:r w:rsidDel="0059243D">
          <w:delText xml:space="preserve"> your private key to decrypt </w:delText>
        </w:r>
      </w:del>
      <w:del w:id="757" w:author="Alan Hawse" w:date="2017-07-17T11:26:00Z">
        <w:r w:rsidDel="0059243D">
          <w:delText>the symmetric key</w:delText>
        </w:r>
      </w:del>
    </w:p>
    <w:p w14:paraId="015198A2" w14:textId="77777777" w:rsidR="0059243D" w:rsidRDefault="0059243D">
      <w:pPr>
        <w:pStyle w:val="ListParagraph"/>
        <w:numPr>
          <w:ilvl w:val="0"/>
          <w:numId w:val="1"/>
        </w:numPr>
        <w:rPr>
          <w:ins w:id="758" w:author="Alan Hawse" w:date="2017-07-17T11:26:00Z"/>
        </w:rPr>
      </w:pPr>
    </w:p>
    <w:p w14:paraId="0DB2E085" w14:textId="77777777" w:rsidR="003A03BF" w:rsidRDefault="003A03BF">
      <w:pPr>
        <w:pStyle w:val="ListParagraph"/>
        <w:numPr>
          <w:ilvl w:val="0"/>
          <w:numId w:val="1"/>
        </w:numPr>
        <w:rPr>
          <w:ins w:id="759" w:author="Alan Hawse" w:date="2017-07-17T11:24:00Z"/>
        </w:rPr>
      </w:pPr>
      <w:r>
        <w:t>You open a new channel using symmetric key encryption</w:t>
      </w:r>
    </w:p>
    <w:p w14:paraId="6448E624" w14:textId="771E67DF" w:rsidR="00E7592D" w:rsidRDefault="0059243D">
      <w:pPr>
        <w:pPrChange w:id="760" w:author="Alan Hawse" w:date="2017-07-17T11:24:00Z">
          <w:pPr>
            <w:pStyle w:val="ListParagraph"/>
            <w:numPr>
              <w:numId w:val="1"/>
            </w:numPr>
            <w:ind w:hanging="360"/>
          </w:pPr>
        </w:pPrChange>
      </w:pPr>
      <w:ins w:id="761" w:author="Alan Hawse" w:date="2017-07-17T11:25:00Z">
        <w:r w:rsidRPr="0059243D">
          <w:rPr>
            <w:noProof/>
          </w:rPr>
          <w:lastRenderedPageBreak/>
          <w:drawing>
            <wp:inline distT="0" distB="0" distL="0" distR="0" wp14:anchorId="6483D04B" wp14:editId="2FDAB7DF">
              <wp:extent cx="5791200" cy="4610100"/>
              <wp:effectExtent l="0" t="0" r="0" b="1270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610100"/>
                      </a:xfrm>
                      <a:prstGeom prst="rect">
                        <a:avLst/>
                      </a:prstGeom>
                    </pic:spPr>
                  </pic:pic>
                </a:graphicData>
              </a:graphic>
            </wp:inline>
          </w:drawing>
        </w:r>
      </w:ins>
    </w:p>
    <w:p w14:paraId="3F0AF06E" w14:textId="77777777" w:rsidR="00913728" w:rsidRDefault="00913728" w:rsidP="00913728">
      <w:pPr>
        <w:pStyle w:val="ListParagraph"/>
      </w:pPr>
    </w:p>
    <w:p w14:paraId="3FE88CF8" w14:textId="43C30440" w:rsidR="003A03BF" w:rsidRDefault="00913728" w:rsidP="003A03BF">
      <w:del w:id="762" w:author="Alan Hawse" w:date="2017-07-17T11:02:00Z">
        <w:r w:rsidDel="006E3F62">
          <w:rPr>
            <w:noProof/>
          </w:rPr>
          <w:drawing>
            <wp:inline distT="0" distB="0" distL="0" distR="0" wp14:anchorId="1D6B120C" wp14:editId="7D41F0E9">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del>
    </w:p>
    <w:p w14:paraId="21B686C7" w14:textId="77777777" w:rsidR="00913728" w:rsidRDefault="00913728" w:rsidP="003A03BF"/>
    <w:p w14:paraId="38B171A7" w14:textId="46F6D406" w:rsidR="003A03BF" w:rsidRDefault="003A03BF" w:rsidP="003A03BF">
      <w:r>
        <w:t xml:space="preserve">This scheme is completely effective against eavesdropping.  </w:t>
      </w:r>
      <w:r w:rsidR="00BC13B0">
        <w:t>But, w</w:t>
      </w:r>
      <w:r>
        <w:t>hat happens if someone eavesdrops the original public key?  That is OK because they won’t have the “</w:t>
      </w:r>
      <w:del w:id="763" w:author="Alan Hawse" w:date="2017-07-17T11:26:00Z">
        <w:r w:rsidDel="0059243D">
          <w:delText xml:space="preserve">client </w:delText>
        </w:r>
      </w:del>
      <w:ins w:id="764" w:author="Alan Hawse" w:date="2017-07-17T11:26:00Z">
        <w:r w:rsidR="0059243D">
          <w:t xml:space="preserve">server </w:t>
        </w:r>
      </w:ins>
      <w:r>
        <w:t xml:space="preserve">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2AEBC73B" w:rsidR="003A03BF" w:rsidRDefault="003A03BF" w:rsidP="00EA3121">
      <w:pPr>
        <w:pStyle w:val="ListParagraph"/>
        <w:numPr>
          <w:ilvl w:val="0"/>
          <w:numId w:val="2"/>
        </w:numPr>
      </w:pPr>
      <w:r>
        <w:t xml:space="preserve">You open an unencrypted connection to a </w:t>
      </w:r>
      <w:del w:id="765" w:author="Alan Hawse" w:date="2017-07-17T11:28:00Z">
        <w:r w:rsidDel="0059243D">
          <w:delText xml:space="preserve">server </w:delText>
        </w:r>
      </w:del>
      <w:ins w:id="766" w:author="Alan Hawse" w:date="2017-07-17T11:28:00Z">
        <w:r w:rsidR="0059243D">
          <w:t xml:space="preserve">Server </w:t>
        </w:r>
      </w:ins>
      <w:r>
        <w:t>[but it really turns out that it is a MIM]</w:t>
      </w:r>
    </w:p>
    <w:p w14:paraId="6A5FE035" w14:textId="33CF0846" w:rsidR="003A03BF" w:rsidDel="0059243D" w:rsidRDefault="003A03BF" w:rsidP="00EA3121">
      <w:pPr>
        <w:pStyle w:val="ListParagraph"/>
        <w:numPr>
          <w:ilvl w:val="0"/>
          <w:numId w:val="2"/>
        </w:numPr>
        <w:rPr>
          <w:del w:id="767" w:author="Alan Hawse" w:date="2017-07-17T11:27:00Z"/>
        </w:rPr>
      </w:pPr>
      <w:del w:id="768" w:author="Alan Hawse" w:date="2017-07-17T11:27:00Z">
        <w:r w:rsidDel="0059243D">
          <w:delText>You send your public key to the MIM</w:delText>
        </w:r>
      </w:del>
    </w:p>
    <w:p w14:paraId="7B293521" w14:textId="542A9F69" w:rsidR="003A03BF" w:rsidRDefault="003A03BF" w:rsidP="00EA3121">
      <w:pPr>
        <w:pStyle w:val="ListParagraph"/>
        <w:numPr>
          <w:ilvl w:val="0"/>
          <w:numId w:val="2"/>
        </w:numPr>
      </w:pPr>
      <w:r>
        <w:t xml:space="preserve">The MIM opens a channel to the </w:t>
      </w:r>
      <w:del w:id="769" w:author="Alan Hawse" w:date="2017-07-17T11:28:00Z">
        <w:r w:rsidDel="0059243D">
          <w:delText>server</w:delText>
        </w:r>
      </w:del>
      <w:ins w:id="770" w:author="Alan Hawse" w:date="2017-07-17T11:28:00Z">
        <w:r w:rsidR="0059243D">
          <w:t>Server</w:t>
        </w:r>
      </w:ins>
    </w:p>
    <w:p w14:paraId="76E8380F" w14:textId="5B6325BC" w:rsidR="003A03BF" w:rsidDel="0059243D" w:rsidRDefault="003A03BF" w:rsidP="00EA3121">
      <w:pPr>
        <w:pStyle w:val="ListParagraph"/>
        <w:numPr>
          <w:ilvl w:val="0"/>
          <w:numId w:val="2"/>
        </w:numPr>
        <w:rPr>
          <w:del w:id="771" w:author="Alan Hawse" w:date="2017-07-17T11:28:00Z"/>
        </w:rPr>
      </w:pPr>
      <w:del w:id="772" w:author="Alan Hawse" w:date="2017-07-17T11:28:00Z">
        <w:r w:rsidDel="0059243D">
          <w:delText>The MIM sends its public key to the server</w:delText>
        </w:r>
      </w:del>
    </w:p>
    <w:p w14:paraId="79572CC8" w14:textId="4E5E57E3" w:rsidR="0059243D" w:rsidRDefault="003A03BF">
      <w:pPr>
        <w:pStyle w:val="ListParagraph"/>
        <w:numPr>
          <w:ilvl w:val="0"/>
          <w:numId w:val="2"/>
        </w:numPr>
        <w:rPr>
          <w:ins w:id="773" w:author="Alan Hawse" w:date="2017-07-17T11:28:00Z"/>
        </w:rPr>
      </w:pPr>
      <w:r>
        <w:t xml:space="preserve">The Server </w:t>
      </w:r>
      <w:ins w:id="774" w:author="Alan Hawse" w:date="2017-07-17T11:28:00Z">
        <w:r w:rsidR="0059243D">
          <w:t>sends its public key to the MIM</w:t>
        </w:r>
      </w:ins>
    </w:p>
    <w:p w14:paraId="61A8B98D" w14:textId="77777777" w:rsidR="0059243D" w:rsidRDefault="0059243D">
      <w:pPr>
        <w:pStyle w:val="ListParagraph"/>
        <w:numPr>
          <w:ilvl w:val="0"/>
          <w:numId w:val="44"/>
        </w:numPr>
        <w:rPr>
          <w:ins w:id="775" w:author="Alan Hawse" w:date="2017-07-17T11:29:00Z"/>
        </w:rPr>
        <w:pPrChange w:id="776" w:author="Alan Hawse" w:date="2017-07-17T11:29:00Z">
          <w:pPr>
            <w:pStyle w:val="ListParagraph"/>
            <w:numPr>
              <w:numId w:val="2"/>
            </w:numPr>
            <w:ind w:hanging="360"/>
          </w:pPr>
        </w:pPrChange>
      </w:pPr>
      <w:ins w:id="777" w:author="Alan Hawse" w:date="2017-07-17T11:28:00Z">
        <w:r>
          <w:t xml:space="preserve">The MIM then sends its public key to the </w:t>
        </w:r>
      </w:ins>
      <w:ins w:id="778" w:author="Alan Hawse" w:date="2017-07-17T11:29:00Z">
        <w:r>
          <w:t>C</w:t>
        </w:r>
      </w:ins>
      <w:ins w:id="779" w:author="Alan Hawse" w:date="2017-07-17T11:28:00Z">
        <w:r>
          <w:t>lient</w:t>
        </w:r>
      </w:ins>
    </w:p>
    <w:p w14:paraId="029E78B5" w14:textId="77777777" w:rsidR="0059243D" w:rsidRDefault="0059243D">
      <w:pPr>
        <w:pStyle w:val="ListParagraph"/>
        <w:numPr>
          <w:ilvl w:val="0"/>
          <w:numId w:val="44"/>
        </w:numPr>
        <w:rPr>
          <w:ins w:id="780" w:author="Alan Hawse" w:date="2017-07-17T11:29:00Z"/>
        </w:rPr>
        <w:pPrChange w:id="781" w:author="Alan Hawse" w:date="2017-07-17T11:29:00Z">
          <w:pPr>
            <w:pStyle w:val="ListParagraph"/>
            <w:numPr>
              <w:numId w:val="2"/>
            </w:numPr>
            <w:ind w:hanging="360"/>
          </w:pPr>
        </w:pPrChange>
      </w:pPr>
      <w:ins w:id="782" w:author="Alan Hawse" w:date="2017-07-17T11:29:00Z">
        <w:r>
          <w:t>The Client creates a random symmetric key, encrypts it with the MIM Public key (which it thinks is really the Server Public Key)</w:t>
        </w:r>
      </w:ins>
    </w:p>
    <w:p w14:paraId="45BB8811" w14:textId="74AD4195" w:rsidR="003A03BF" w:rsidDel="0059243D" w:rsidRDefault="0059243D">
      <w:pPr>
        <w:pStyle w:val="ListParagraph"/>
        <w:numPr>
          <w:ilvl w:val="0"/>
          <w:numId w:val="2"/>
        </w:numPr>
        <w:rPr>
          <w:del w:id="783" w:author="Alan Hawse" w:date="2017-07-17T11:28:00Z"/>
        </w:rPr>
      </w:pPr>
      <w:ins w:id="784" w:author="Alan Hawse" w:date="2017-07-17T11:29:00Z">
        <w:r>
          <w:t>The Client sends it to the MIM (which it thinks is the server)</w:t>
        </w:r>
      </w:ins>
      <w:del w:id="785" w:author="Alan Hawse" w:date="2017-07-17T11:28:00Z">
        <w:r w:rsidR="003A03BF" w:rsidDel="0059243D">
          <w:delText>encrypts a symmetric key using the MIMs public key and send</w:delText>
        </w:r>
        <w:r w:rsidR="00515081" w:rsidDel="0059243D">
          <w:delText>s</w:delText>
        </w:r>
        <w:r w:rsidR="003A03BF" w:rsidDel="0059243D">
          <w:delText xml:space="preserve"> it back to the MIM</w:delText>
        </w:r>
      </w:del>
    </w:p>
    <w:p w14:paraId="616D1862" w14:textId="77777777" w:rsidR="0059243D" w:rsidRDefault="0059243D">
      <w:pPr>
        <w:pStyle w:val="ListParagraph"/>
        <w:numPr>
          <w:ilvl w:val="0"/>
          <w:numId w:val="44"/>
        </w:numPr>
        <w:rPr>
          <w:ins w:id="786" w:author="Alan Hawse" w:date="2017-07-17T11:28:00Z"/>
        </w:rPr>
        <w:pPrChange w:id="787" w:author="Alan Hawse" w:date="2017-07-17T11:29:00Z">
          <w:pPr>
            <w:pStyle w:val="ListParagraph"/>
            <w:numPr>
              <w:numId w:val="2"/>
            </w:numPr>
            <w:ind w:hanging="360"/>
          </w:pPr>
        </w:pPrChange>
      </w:pPr>
    </w:p>
    <w:p w14:paraId="465FCE51" w14:textId="60F9C84D" w:rsidR="003A03BF" w:rsidDel="0059243D" w:rsidRDefault="003A03BF">
      <w:pPr>
        <w:pStyle w:val="ListParagraph"/>
        <w:numPr>
          <w:ilvl w:val="0"/>
          <w:numId w:val="2"/>
        </w:numPr>
        <w:rPr>
          <w:del w:id="788" w:author="Alan Hawse" w:date="2017-07-17T11:28:00Z"/>
        </w:rPr>
      </w:pPr>
      <w:del w:id="789" w:author="Alan Hawse" w:date="2017-07-17T11:28:00Z">
        <w:r w:rsidDel="0059243D">
          <w:delText>The MIM decrypts the symmetric key using its private key</w:delText>
        </w:r>
      </w:del>
    </w:p>
    <w:p w14:paraId="647AC09B" w14:textId="54B36408" w:rsidR="003A03BF" w:rsidRDefault="003A03BF">
      <w:pPr>
        <w:pStyle w:val="ListParagraph"/>
        <w:numPr>
          <w:ilvl w:val="0"/>
          <w:numId w:val="2"/>
        </w:numPr>
      </w:pPr>
      <w:r>
        <w:t xml:space="preserve">The </w:t>
      </w:r>
      <w:ins w:id="790" w:author="Alan Hawse" w:date="2017-07-17T11:30:00Z">
        <w:r w:rsidR="0059243D">
          <w:t>MIM unencrypts the symmetric key, then rencrypts using the Server Public Key</w:t>
        </w:r>
      </w:ins>
      <w:del w:id="791" w:author="Alan Hawse" w:date="2017-07-17T11:30:00Z">
        <w:r w:rsidDel="0059243D">
          <w:delText>MIM send</w:delText>
        </w:r>
        <w:r w:rsidR="00AD5D66" w:rsidDel="0059243D">
          <w:delText>s</w:delText>
        </w:r>
        <w:r w:rsidDel="0059243D">
          <w:delText xml:space="preserve"> you the symmetric key encrypted with your public key</w:delText>
        </w:r>
      </w:del>
    </w:p>
    <w:p w14:paraId="543BE994" w14:textId="13490A98" w:rsidR="003A03BF" w:rsidDel="0059243D" w:rsidRDefault="003A03BF" w:rsidP="00EA3121">
      <w:pPr>
        <w:pStyle w:val="ListParagraph"/>
        <w:numPr>
          <w:ilvl w:val="0"/>
          <w:numId w:val="2"/>
        </w:numPr>
        <w:rPr>
          <w:del w:id="792" w:author="Alan Hawse" w:date="2017-07-17T11:30:00Z"/>
        </w:rPr>
      </w:pPr>
      <w:del w:id="793" w:author="Alan Hawse" w:date="2017-07-17T11:30:00Z">
        <w:r w:rsidDel="0059243D">
          <w:lastRenderedPageBreak/>
          <w:delText>You unencrypt the MIM symmetric key using your private key</w:delText>
        </w:r>
      </w:del>
    </w:p>
    <w:p w14:paraId="197CA27E" w14:textId="7428345F" w:rsidR="003A03BF" w:rsidDel="0059243D" w:rsidRDefault="003A03BF" w:rsidP="00EA3121">
      <w:pPr>
        <w:pStyle w:val="ListParagraph"/>
        <w:numPr>
          <w:ilvl w:val="0"/>
          <w:numId w:val="2"/>
        </w:numPr>
        <w:rPr>
          <w:del w:id="794" w:author="Alan Hawse" w:date="2017-07-17T11:30:00Z"/>
        </w:rPr>
      </w:pPr>
      <w:del w:id="795" w:author="Alan Hawse" w:date="2017-07-17T11:30:00Z">
        <w:r w:rsidDel="0059243D">
          <w:delText>Then you open new channel to the MIM using the symmetric key</w:delText>
        </w:r>
      </w:del>
    </w:p>
    <w:p w14:paraId="5D727970" w14:textId="456E0CF8" w:rsidR="003A03BF" w:rsidRDefault="003A03BF" w:rsidP="00EA3121">
      <w:pPr>
        <w:pStyle w:val="ListParagraph"/>
        <w:numPr>
          <w:ilvl w:val="0"/>
          <w:numId w:val="2"/>
        </w:numPr>
      </w:pPr>
      <w:r>
        <w:t>The MIM opens up a channel to the server using the</w:t>
      </w:r>
      <w:ins w:id="796" w:author="Alan Hawse" w:date="2017-07-17T11:31:00Z">
        <w:r w:rsidR="0059243D">
          <w:t xml:space="preserve"> rencrypted </w:t>
        </w:r>
      </w:ins>
      <w:del w:id="797" w:author="Alan Hawse" w:date="2017-07-17T11:31:00Z">
        <w:r w:rsidDel="0059243D">
          <w:delText xml:space="preserve"> </w:delText>
        </w:r>
      </w:del>
      <w:r>
        <w:t>symmetric key</w:t>
      </w:r>
    </w:p>
    <w:p w14:paraId="5840E185" w14:textId="2D5B96A6" w:rsidR="00F115A1" w:rsidRDefault="003A03BF" w:rsidP="003A03BF">
      <w:r>
        <w:t xml:space="preserve">Once the MIM is in the middle it can read </w:t>
      </w:r>
      <w:del w:id="798" w:author="Alan Hawse" w:date="2017-06-11T08:36:00Z">
        <w:r w:rsidDel="004331E3">
          <w:delText>all of</w:delText>
        </w:r>
      </w:del>
      <w:ins w:id="799"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800"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801"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802" w:author="Alan Hawse" w:date="2017-06-11T08:30:00Z">
        <w:r w:rsidR="003235D8" w:rsidDel="00BD4779">
          <w:delText>are</w:delText>
        </w:r>
        <w:r w:rsidR="003A03BF" w:rsidDel="00BD4779">
          <w:delText xml:space="preserve"> </w:delText>
        </w:r>
      </w:del>
      <w:ins w:id="803" w:author="Alan Hawse" w:date="2017-06-11T08:30:00Z">
        <w:r w:rsidR="00BD4779">
          <w:t xml:space="preserve">is </w:t>
        </w:r>
      </w:ins>
      <w:r w:rsidR="003A03BF">
        <w:t xml:space="preserve">only </w:t>
      </w:r>
      <w:del w:id="804" w:author="Alan Hawse" w:date="2017-06-11T08:30:00Z">
        <w:r w:rsidR="003235D8" w:rsidDel="00BD4779">
          <w:delText xml:space="preserve">two </w:delText>
        </w:r>
        <w:r w:rsidR="003A03BF" w:rsidDel="00BD4779">
          <w:delText>way</w:delText>
        </w:r>
      </w:del>
      <w:del w:id="805" w:author="Alan Hawse" w:date="2017-06-11T08:31:00Z">
        <w:r w:rsidR="003235D8" w:rsidDel="00BD4779">
          <w:delText>s</w:delText>
        </w:r>
      </w:del>
      <w:ins w:id="806" w:author="Alan Hawse" w:date="2017-06-11T08:31:00Z">
        <w:r w:rsidR="00BD4779">
          <w:t>one good way</w:t>
        </w:r>
      </w:ins>
      <w:r w:rsidR="003A03BF">
        <w:t xml:space="preserve"> to protect against MIM attacks</w:t>
      </w:r>
      <w:ins w:id="807" w:author="Alan Hawse" w:date="2017-06-11T08:31:00Z">
        <w:r w:rsidR="00BD4779">
          <w:t xml:space="preserve">, specifically </w:t>
        </w:r>
      </w:ins>
      <w:ins w:id="808" w:author="Greg Landry" w:date="2017-06-14T13:31:00Z">
        <w:r w:rsidR="00280E0E">
          <w:t xml:space="preserve">by </w:t>
        </w:r>
      </w:ins>
      <w:del w:id="809" w:author="Alan Hawse" w:date="2017-06-11T08:31:00Z">
        <w:r w:rsidR="00515081" w:rsidDel="00BD4779">
          <w:delText>:</w:delText>
        </w:r>
      </w:del>
    </w:p>
    <w:p w14:paraId="0E521DAA" w14:textId="77E57460" w:rsidR="003235D8" w:rsidDel="00BD4779" w:rsidRDefault="003235D8">
      <w:pPr>
        <w:rPr>
          <w:del w:id="810" w:author="Alan Hawse" w:date="2017-06-11T08:31:00Z"/>
        </w:rPr>
        <w:pPrChange w:id="811" w:author="Alan Hawse" w:date="2017-06-11T08:31:00Z">
          <w:pPr>
            <w:pStyle w:val="ListParagraph"/>
            <w:numPr>
              <w:numId w:val="3"/>
            </w:numPr>
            <w:ind w:hanging="360"/>
          </w:pPr>
        </w:pPrChange>
      </w:pPr>
      <w:del w:id="812"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813" w:author="Alan Hawse" w:date="2017-06-11T08:31:00Z">
          <w:pPr>
            <w:pStyle w:val="ListParagraph"/>
            <w:numPr>
              <w:numId w:val="3"/>
            </w:numPr>
            <w:ind w:hanging="360"/>
          </w:pPr>
        </w:pPrChange>
      </w:pPr>
      <w:del w:id="814" w:author="Alan Hawse" w:date="2017-06-11T08:31:00Z">
        <w:r w:rsidDel="00BD4779">
          <w:delText>U</w:delText>
        </w:r>
      </w:del>
      <w:ins w:id="815" w:author="Alan Hawse" w:date="2017-06-11T08:31:00Z">
        <w:r w:rsidR="00BD4779">
          <w:t>u</w:t>
        </w:r>
      </w:ins>
      <w:r>
        <w:t>s</w:t>
      </w:r>
      <w:ins w:id="816" w:author="Greg Landry" w:date="2017-06-14T13:31:00Z">
        <w:r w:rsidR="00280E0E">
          <w:t>ing</w:t>
        </w:r>
      </w:ins>
      <w:del w:id="817"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818" w:author="Alan Hawse" w:date="2017-06-11T08:31:00Z">
        <w:r w:rsidR="00BD4779">
          <w:t xml:space="preserve">.  </w:t>
        </w:r>
      </w:ins>
      <w:ins w:id="819" w:author="Greg Landry" w:date="2017-06-14T12:01:00Z">
        <w:r w:rsidR="00531740">
          <w:t xml:space="preserve">There are Root </w:t>
        </w:r>
      </w:ins>
      <w:ins w:id="820" w:author="Greg Landry" w:date="2017-06-14T12:02:00Z">
        <w:r w:rsidR="00531740">
          <w:t>CAs</w:t>
        </w:r>
      </w:ins>
      <w:ins w:id="821" w:author="Greg Landry" w:date="2017-06-14T12:01:00Z">
        <w:r w:rsidR="00531740">
          <w:t xml:space="preserve"> as well as Intermediate C</w:t>
        </w:r>
      </w:ins>
      <w:ins w:id="822" w:author="Greg Landry" w:date="2017-06-14T12:02:00Z">
        <w:r w:rsidR="00531740">
          <w:t>A</w:t>
        </w:r>
      </w:ins>
      <w:ins w:id="823" w:author="Greg Landry" w:date="2017-06-14T12:01:00Z">
        <w:r w:rsidR="00531740">
          <w:t>s</w:t>
        </w:r>
      </w:ins>
      <w:ins w:id="824" w:author="Greg Landry" w:date="2017-06-14T12:34:00Z">
        <w:r w:rsidR="00204CE6">
          <w:t>,</w:t>
        </w:r>
      </w:ins>
      <w:ins w:id="825" w:author="Greg Landry" w:date="2017-06-14T12:13:00Z">
        <w:r w:rsidR="00091649">
          <w:t xml:space="preserve"> which we will discuss in a minute</w:t>
        </w:r>
      </w:ins>
      <w:ins w:id="826" w:author="Greg Landry" w:date="2017-06-14T12:01:00Z">
        <w:r w:rsidR="00531740">
          <w:t>.</w:t>
        </w:r>
      </w:ins>
      <w:ins w:id="827" w:author="Greg Landry" w:date="2017-06-14T12:02:00Z">
        <w:r w:rsidR="00531740">
          <w:t xml:space="preserve"> The process works </w:t>
        </w:r>
      </w:ins>
      <w:ins w:id="828" w:author="Alan Hawse" w:date="2017-06-11T08:31:00Z">
        <w:del w:id="829"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830" w:author="Alan Hawse" w:date="2017-06-11T07:35:00Z"/>
        </w:rPr>
      </w:pPr>
      <w:del w:id="831" w:author="Alan Hawse" w:date="2017-06-11T07:36:00Z">
        <w:r w:rsidDel="00393F95">
          <w:delText xml:space="preserve">A CA is a server on the internet </w:delText>
        </w:r>
      </w:del>
      <w:del w:id="832"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833" w:author="Alan Hawse" w:date="2017-06-11T08:32:00Z"/>
        </w:rPr>
      </w:pPr>
      <w:ins w:id="834" w:author="Alan Hawse" w:date="2017-06-11T07:36:00Z">
        <w:r>
          <w:t xml:space="preserve">When you connect to an unknown server it will send a </w:t>
        </w:r>
      </w:ins>
      <w:ins w:id="835" w:author="Alan Hawse" w:date="2017-06-11T07:40:00Z">
        <w:r>
          <w:t>C</w:t>
        </w:r>
      </w:ins>
      <w:ins w:id="836" w:author="Alan Hawse" w:date="2017-06-11T07:36:00Z">
        <w:r>
          <w:t xml:space="preserve">ertificate </w:t>
        </w:r>
      </w:ins>
      <w:ins w:id="837" w:author="Alan Hawse" w:date="2017-06-11T07:41:00Z">
        <w:r>
          <w:t>(in X.509 Format</w:t>
        </w:r>
      </w:ins>
      <w:ins w:id="838" w:author="Greg Landry" w:date="2017-06-14T12:26:00Z">
        <w:r w:rsidR="00182CDF">
          <w:t xml:space="preserve"> – more on that later</w:t>
        </w:r>
      </w:ins>
      <w:ins w:id="839" w:author="Alan Hawse" w:date="2017-06-11T07:41:00Z">
        <w:r>
          <w:t>)</w:t>
        </w:r>
      </w:ins>
      <w:ins w:id="840" w:author="Alan Hawse" w:date="2017-06-11T08:11:00Z">
        <w:r w:rsidR="00326930">
          <w:t xml:space="preserve"> </w:t>
        </w:r>
      </w:ins>
      <w:ins w:id="841" w:author="Alan Hawse" w:date="2017-06-11T07:36:00Z">
        <w:r>
          <w:t>to you that contains</w:t>
        </w:r>
      </w:ins>
      <w:ins w:id="842" w:author="Alan Hawse" w:date="2017-06-11T07:37:00Z">
        <w:r>
          <w:t xml:space="preserve"> public keys for the </w:t>
        </w:r>
      </w:ins>
      <w:ins w:id="843" w:author="Alan Hawse" w:date="2017-06-11T07:39:00Z">
        <w:r>
          <w:t>C</w:t>
        </w:r>
      </w:ins>
      <w:ins w:id="844" w:author="Alan Hawse" w:date="2017-06-11T07:37:00Z">
        <w:r>
          <w:t xml:space="preserve">ertificate </w:t>
        </w:r>
      </w:ins>
      <w:ins w:id="845" w:author="Alan Hawse" w:date="2017-06-11T07:39:00Z">
        <w:r>
          <w:t>A</w:t>
        </w:r>
      </w:ins>
      <w:ins w:id="846" w:author="Alan Hawse" w:date="2017-06-11T07:37:00Z">
        <w:r>
          <w:t>uthorit</w:t>
        </w:r>
      </w:ins>
      <w:ins w:id="847" w:author="Greg Landry" w:date="2017-06-14T12:01:00Z">
        <w:r w:rsidR="00531740">
          <w:t>ies</w:t>
        </w:r>
      </w:ins>
      <w:ins w:id="848" w:author="Alan Hawse" w:date="2017-06-11T07:37:00Z">
        <w:del w:id="849" w:author="Greg Landry" w:date="2017-06-14T12:01:00Z">
          <w:r w:rsidDel="00531740">
            <w:delText>y</w:delText>
          </w:r>
        </w:del>
      </w:ins>
      <w:ins w:id="850" w:author="Greg Landry" w:date="2017-06-14T12:01:00Z">
        <w:r w:rsidR="00531740">
          <w:t xml:space="preserve"> </w:t>
        </w:r>
      </w:ins>
      <w:ins w:id="851" w:author="Greg Landry" w:date="2017-06-14T13:57:00Z">
        <w:r w:rsidR="00CF5BD9">
          <w:t xml:space="preserve"> </w:t>
        </w:r>
      </w:ins>
      <w:ins w:id="852" w:author="Greg Landry" w:date="2017-06-14T12:01:00Z">
        <w:r w:rsidR="00531740">
          <w:t xml:space="preserve">(Root </w:t>
        </w:r>
      </w:ins>
      <w:ins w:id="853" w:author="Greg Landry" w:date="2017-06-14T13:57:00Z">
        <w:r w:rsidR="00CF5BD9">
          <w:t>CA</w:t>
        </w:r>
      </w:ins>
      <w:ins w:id="854" w:author="Greg Landry" w:date="2017-06-14T12:27:00Z">
        <w:r w:rsidR="00435AFF">
          <w:t xml:space="preserve"> </w:t>
        </w:r>
      </w:ins>
      <w:ins w:id="855" w:author="Greg Landry" w:date="2017-06-14T12:01:00Z">
        <w:r w:rsidR="00531740">
          <w:t xml:space="preserve">and/or </w:t>
        </w:r>
      </w:ins>
      <w:ins w:id="856" w:author="Alan Hawse" w:date="2017-06-11T07:37:00Z">
        <w:del w:id="857" w:author="Greg Landry" w:date="2017-06-14T12:01:00Z">
          <w:r w:rsidDel="00531740">
            <w:delText xml:space="preserve">, </w:delText>
          </w:r>
        </w:del>
        <w:del w:id="858" w:author="Greg Landry" w:date="2017-06-14T11:37:00Z">
          <w:r w:rsidDel="001E1DF0">
            <w:delText>an</w:delText>
          </w:r>
        </w:del>
      </w:ins>
      <w:ins w:id="859" w:author="Greg Landry" w:date="2017-06-14T11:37:00Z">
        <w:r w:rsidR="001E1DF0">
          <w:t>one or more</w:t>
        </w:r>
      </w:ins>
      <w:ins w:id="860" w:author="Alan Hawse" w:date="2017-06-11T07:37:00Z">
        <w:r>
          <w:t xml:space="preserve"> </w:t>
        </w:r>
      </w:ins>
      <w:ins w:id="861" w:author="Alan Hawse" w:date="2017-06-11T07:39:00Z">
        <w:r>
          <w:t>I</w:t>
        </w:r>
      </w:ins>
      <w:ins w:id="862" w:author="Alan Hawse" w:date="2017-06-11T07:37:00Z">
        <w:r>
          <w:t>ntermediate</w:t>
        </w:r>
      </w:ins>
      <w:ins w:id="863" w:author="Greg Landry" w:date="2017-06-14T12:26:00Z">
        <w:r w:rsidR="00435AFF">
          <w:t xml:space="preserve"> </w:t>
        </w:r>
      </w:ins>
      <w:ins w:id="864" w:author="Greg Landry" w:date="2017-06-14T13:57:00Z">
        <w:r w:rsidR="00CF5BD9">
          <w:t>CA</w:t>
        </w:r>
      </w:ins>
      <w:ins w:id="865" w:author="Greg Landry" w:date="2017-06-14T12:01:00Z">
        <w:r w:rsidR="00531740">
          <w:t>)</w:t>
        </w:r>
      </w:ins>
      <w:ins w:id="866" w:author="Alan Hawse" w:date="2017-06-11T07:37:00Z">
        <w:del w:id="867" w:author="Greg Landry" w:date="2017-06-14T12:01:00Z">
          <w:r w:rsidDel="00531740">
            <w:delText xml:space="preserve"> </w:delText>
          </w:r>
        </w:del>
      </w:ins>
      <w:ins w:id="868" w:author="Alan Hawse" w:date="2017-06-11T07:39:00Z">
        <w:del w:id="869" w:author="Greg Landry" w:date="2017-06-14T12:01:00Z">
          <w:r w:rsidDel="00531740">
            <w:delText>A</w:delText>
          </w:r>
        </w:del>
      </w:ins>
      <w:ins w:id="870" w:author="Alan Hawse" w:date="2017-06-11T07:37:00Z">
        <w:del w:id="871" w:author="Greg Landry" w:date="2017-06-14T12:01:00Z">
          <w:r w:rsidDel="00531740">
            <w:delText>uthorit</w:delText>
          </w:r>
        </w:del>
        <w:del w:id="872" w:author="Greg Landry" w:date="2017-06-14T11:37:00Z">
          <w:r w:rsidDel="001E1DF0">
            <w:delText>y</w:delText>
          </w:r>
        </w:del>
        <w:r>
          <w:t xml:space="preserve"> and the server itself.   </w:t>
        </w:r>
      </w:ins>
      <w:ins w:id="873" w:author="Alan Hawse" w:date="2017-06-11T07:40:00Z">
        <w:r>
          <w:t>If you recognize either the Intermediate</w:t>
        </w:r>
      </w:ins>
      <w:ins w:id="874" w:author="Greg Landry" w:date="2017-06-14T13:58:00Z">
        <w:r w:rsidR="00CF5BD9">
          <w:t xml:space="preserve"> CA</w:t>
        </w:r>
      </w:ins>
      <w:ins w:id="875" w:author="Alan Hawse" w:date="2017-06-11T07:40:00Z">
        <w:r>
          <w:t xml:space="preserve"> Public Key or the </w:t>
        </w:r>
        <w:del w:id="876" w:author="Greg Landry" w:date="2017-06-14T12:08:00Z">
          <w:r w:rsidDel="00437777">
            <w:delText xml:space="preserve">CAs </w:delText>
          </w:r>
        </w:del>
      </w:ins>
      <w:ins w:id="877" w:author="Greg Landry" w:date="2017-06-14T12:08:00Z">
        <w:r w:rsidR="00437777">
          <w:t>Root</w:t>
        </w:r>
        <w:r w:rsidR="00CF5BD9">
          <w:t xml:space="preserve"> CA</w:t>
        </w:r>
        <w:r w:rsidR="00437777">
          <w:t xml:space="preserve"> P</w:t>
        </w:r>
      </w:ins>
      <w:ins w:id="878" w:author="Alan Hawse" w:date="2017-06-11T07:40:00Z">
        <w:del w:id="879" w:author="Greg Landry" w:date="2017-06-14T12:08:00Z">
          <w:r w:rsidDel="00437777">
            <w:delText>p</w:delText>
          </w:r>
        </w:del>
        <w:r>
          <w:t xml:space="preserve">ublic </w:t>
        </w:r>
      </w:ins>
      <w:ins w:id="880" w:author="Greg Landry" w:date="2017-06-14T12:08:00Z">
        <w:r w:rsidR="00437777">
          <w:t>K</w:t>
        </w:r>
      </w:ins>
      <w:ins w:id="881" w:author="Alan Hawse" w:date="2017-06-11T07:40:00Z">
        <w:del w:id="882" w:author="Greg Landry" w:date="2017-06-14T12:08:00Z">
          <w:r w:rsidDel="00437777">
            <w:delText>k</w:delText>
          </w:r>
        </w:del>
        <w:r>
          <w:t xml:space="preserve">ey then you have validated the connection. </w:t>
        </w:r>
      </w:ins>
      <w:ins w:id="883" w:author="Alan Hawse" w:date="2017-06-11T07:37:00Z">
        <w:r>
          <w:t xml:space="preserve"> </w:t>
        </w:r>
      </w:ins>
      <w:del w:id="884"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85" w:author="Alan Hawse" w:date="2017-06-11T07:40:00Z">
        <w:r w:rsidR="003A03BF" w:rsidDel="00393F95">
          <w:delText xml:space="preserve"> </w:delText>
        </w:r>
      </w:del>
      <w:r w:rsidR="003A03BF">
        <w:t>This morning when I looked at the certificates on my Mac there were 179</w:t>
      </w:r>
      <w:del w:id="886" w:author="Greg Landry" w:date="2017-06-14T12:09:00Z">
        <w:r w:rsidR="003A03BF" w:rsidDel="00437777">
          <w:delText xml:space="preserve"> </w:delText>
        </w:r>
      </w:del>
      <w:ins w:id="887" w:author="Greg Landry" w:date="2017-06-14T12:08:00Z">
        <w:r w:rsidR="00437777">
          <w:t xml:space="preserve"> </w:t>
        </w:r>
      </w:ins>
      <w:r w:rsidR="003A03BF">
        <w:t xml:space="preserve">built in, valid </w:t>
      </w:r>
      <w:ins w:id="888" w:author="Greg Landry" w:date="2017-06-14T12:08:00Z">
        <w:r w:rsidR="00437777">
          <w:t xml:space="preserve">Root </w:t>
        </w:r>
      </w:ins>
      <w:r w:rsidR="003A03BF">
        <w:t>certificates.</w:t>
      </w:r>
      <w:ins w:id="889" w:author="Alan Hawse" w:date="2017-06-11T07:41:00Z">
        <w:del w:id="890" w:author="Greg Landry" w:date="2017-06-12T08:34:00Z">
          <w:r w:rsidDel="0024060A">
            <w:delText xml:space="preserve">  </w:delText>
          </w:r>
        </w:del>
      </w:ins>
    </w:p>
    <w:p w14:paraId="20629AA1" w14:textId="17A0A7D1" w:rsidR="00393F95" w:rsidDel="001E1DF0" w:rsidRDefault="004331E3" w:rsidP="00393F95">
      <w:pPr>
        <w:rPr>
          <w:ins w:id="891" w:author="Alan Hawse" w:date="2017-06-11T08:19:00Z"/>
          <w:del w:id="892" w:author="Greg Landry" w:date="2017-06-14T11:39:00Z"/>
        </w:rPr>
      </w:pPr>
      <w:ins w:id="893" w:author="Alan Hawse" w:date="2017-06-11T08:32:00Z">
        <w:r>
          <w:t>T</w:t>
        </w:r>
      </w:ins>
      <w:ins w:id="894" w:author="Alan Hawse" w:date="2017-06-11T07:41:00Z">
        <w:r w:rsidR="00393F95">
          <w:t>he last question is, “How do you know that the Certificate has not been tampered with?”</w:t>
        </w:r>
        <w:r>
          <w:t xml:space="preserve">  </w:t>
        </w:r>
      </w:ins>
      <w:ins w:id="895" w:author="Alan Hawse" w:date="2017-06-11T07:42:00Z">
        <w:r w:rsidR="00393F95">
          <w:t xml:space="preserve">The answer </w:t>
        </w:r>
      </w:ins>
      <w:ins w:id="896" w:author="Greg Landry" w:date="2017-06-12T08:32:00Z">
        <w:r w:rsidR="00A471D2">
          <w:t xml:space="preserve">is that </w:t>
        </w:r>
      </w:ins>
      <w:ins w:id="897" w:author="Greg Landry" w:date="2017-06-14T11:38:00Z">
        <w:r w:rsidR="001E1DF0">
          <w:t xml:space="preserve">the </w:t>
        </w:r>
      </w:ins>
      <w:ins w:id="898" w:author="Greg Landry" w:date="2017-06-14T12:09:00Z">
        <w:r w:rsidR="00437777">
          <w:t>CA</w:t>
        </w:r>
      </w:ins>
      <w:ins w:id="899" w:author="Greg Landry" w:date="2017-06-14T11:38:00Z">
        <w:r w:rsidR="001E1DF0">
          <w:t xml:space="preserve"> provides you with a “signed</w:t>
        </w:r>
      </w:ins>
      <w:ins w:id="900" w:author="Greg Landry" w:date="2017-06-14T13:59:00Z">
        <w:r w:rsidR="00CF5BD9">
          <w:t>”</w:t>
        </w:r>
      </w:ins>
      <w:ins w:id="901" w:author="Greg Landry" w:date="2017-06-14T11:38:00Z">
        <w:r w:rsidR="001E1DF0">
          <w:t xml:space="preserve"> certificate. The process of signing uses </w:t>
        </w:r>
      </w:ins>
      <w:ins w:id="902" w:author="Greg Landry" w:date="2017-06-14T13:59:00Z">
        <w:r w:rsidR="00CF5BD9">
          <w:t>an encrypted</w:t>
        </w:r>
      </w:ins>
      <w:ins w:id="903" w:author="Alan Hawse" w:date="2017-06-11T08:11:00Z">
        <w:del w:id="904" w:author="Greg Landry" w:date="2017-06-14T11:39:00Z">
          <w:r w:rsidR="00B76A89" w:rsidDel="001E1DF0">
            <w:delText>you</w:delText>
          </w:r>
        </w:del>
      </w:ins>
      <w:ins w:id="905" w:author="Alan Hawse" w:date="2017-06-11T07:42:00Z">
        <w:del w:id="906" w:author="Greg Landry" w:date="2017-06-14T11:39:00Z">
          <w:r w:rsidR="00393F95" w:rsidDel="001E1DF0">
            <w:delText xml:space="preserve"> use </w:delText>
          </w:r>
        </w:del>
        <w:del w:id="907" w:author="Greg Landry" w:date="2017-06-14T13:59:00Z">
          <w:r w:rsidR="00393F95" w:rsidDel="00CF5BD9">
            <w:delText>a</w:delText>
          </w:r>
        </w:del>
        <w:r w:rsidR="00393F95">
          <w:t xml:space="preserve"> </w:t>
        </w:r>
      </w:ins>
      <w:ins w:id="908"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909" w:author="Alan Hawse" w:date="2017-06-11T07:42:00Z">
        <w:r w:rsidR="000851B7">
          <w:t xml:space="preserve"> which is essentially a fancy checksum.  </w:t>
        </w:r>
      </w:ins>
      <w:ins w:id="910" w:author="Alan Hawse" w:date="2017-06-11T07:53:00Z">
        <w:r w:rsidR="000851B7">
          <w:t>With a simple checksum you just add up all of the valu</w:t>
        </w:r>
        <w:r w:rsidR="00B76A89">
          <w:t>es in a file mod-25</w:t>
        </w:r>
      </w:ins>
      <w:ins w:id="911" w:author="Alan Hawse" w:date="2017-06-11T08:14:00Z">
        <w:r w:rsidR="00B76A89">
          <w:t>6</w:t>
        </w:r>
      </w:ins>
      <w:ins w:id="912" w:author="Alan Hawse" w:date="2017-06-11T07:53:00Z">
        <w:r w:rsidR="00B76A89">
          <w:t xml:space="preserve"> </w:t>
        </w:r>
        <w:r w:rsidR="000851B7">
          <w:t>so you will end up with a value between 0-255</w:t>
        </w:r>
      </w:ins>
      <w:ins w:id="913" w:author="Alan Hawse" w:date="2017-06-11T08:12:00Z">
        <w:r w:rsidR="00B76A89">
          <w:t xml:space="preserve"> (or mod-2^16 or mod-2^32)</w:t>
        </w:r>
      </w:ins>
      <w:ins w:id="914" w:author="Alan Hawse" w:date="2017-06-11T07:53:00Z">
        <w:r w:rsidR="000851B7">
          <w:t>.</w:t>
        </w:r>
      </w:ins>
      <w:ins w:id="915" w:author="Alan Hawse" w:date="2017-06-11T07:54:00Z">
        <w:r w:rsidR="000851B7">
          <w:t xml:space="preserve">  </w:t>
        </w:r>
      </w:ins>
      <w:ins w:id="916" w:author="Alan Hawse" w:date="2017-06-11T08:13:00Z">
        <w:r w:rsidR="00B76A89">
          <w:t xml:space="preserve">Even with big checksums (2^32) it is easy to come up with </w:t>
        </w:r>
      </w:ins>
      <w:ins w:id="917" w:author="Alan Hawse" w:date="2017-06-11T08:38:00Z">
        <w:r w:rsidR="00026C5A">
          <w:t>two input files that have the same checksum i.e. there is a collision</w:t>
        </w:r>
      </w:ins>
      <w:ins w:id="918" w:author="Alan Hawse" w:date="2017-06-11T08:13:00Z">
        <w:r w:rsidR="00B76A89">
          <w:t>.  These collision</w:t>
        </w:r>
      </w:ins>
      <w:ins w:id="919" w:author="Alan Hawse" w:date="2017-06-11T08:18:00Z">
        <w:r w:rsidR="00794699">
          <w:t>s</w:t>
        </w:r>
      </w:ins>
      <w:ins w:id="920" w:author="Alan Hawse" w:date="2017-06-11T08:13:00Z">
        <w:r w:rsidR="00B76A89">
          <w:t xml:space="preserve"> </w:t>
        </w:r>
      </w:ins>
      <w:ins w:id="921" w:author="Alan Hawse" w:date="2017-06-11T08:18:00Z">
        <w:r w:rsidR="00794699">
          <w:t>can</w:t>
        </w:r>
      </w:ins>
      <w:ins w:id="922" w:author="Alan Hawse" w:date="2017-06-11T08:13:00Z">
        <w:r w:rsidR="00B76A89">
          <w:t xml:space="preserve"> lead to a checksum being falsified.</w:t>
        </w:r>
      </w:ins>
      <w:ins w:id="923" w:author="Alan Hawse" w:date="2017-06-11T08:14:00Z">
        <w:r w:rsidR="00B76A89">
          <w:t xml:space="preserve">  </w:t>
        </w:r>
      </w:ins>
      <w:ins w:id="924" w:author="Alan Hawse" w:date="2017-06-11T07:54:00Z">
        <w:r w:rsidR="000851B7">
          <w:t>To prevent collisions</w:t>
        </w:r>
      </w:ins>
      <w:ins w:id="925" w:author="Alan Hawse" w:date="2017-06-11T07:55:00Z">
        <w:r w:rsidR="000851B7">
          <w:t xml:space="preserve">, there </w:t>
        </w:r>
      </w:ins>
      <w:ins w:id="926" w:author="Alan Hawse" w:date="2017-06-11T08:14:00Z">
        <w:r w:rsidR="00B76A89">
          <w:t>are</w:t>
        </w:r>
      </w:ins>
      <w:ins w:id="927" w:author="Alan Hawse" w:date="2017-06-11T07:55:00Z">
        <w:r w:rsidR="000851B7">
          <w:t xml:space="preserve"> several algorithms including </w:t>
        </w:r>
      </w:ins>
      <w:ins w:id="928"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929" w:author="Alan Hawse" w:date="2017-06-11T07:55:00Z">
        <w:r w:rsidR="000851B7">
          <w:t xml:space="preserve"> and </w:t>
        </w:r>
      </w:ins>
      <w:ins w:id="930"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931" w:author="Alan Hawse" w:date="2017-06-11T08:19:00Z">
        <w:r>
          <w:t xml:space="preserve"> which for all practical purposes create a unique </w:t>
        </w:r>
      </w:ins>
      <w:ins w:id="932" w:author="Alan Hawse" w:date="2017-06-11T08:38:00Z">
        <w:r w:rsidR="00026C5A">
          <w:t>outp</w:t>
        </w:r>
        <w:del w:id="933" w:author="Greg Landry" w:date="2017-06-12T08:32:00Z">
          <w:r w:rsidR="00026C5A" w:rsidDel="00A471D2">
            <w:delText>t</w:delText>
          </w:r>
        </w:del>
        <w:r w:rsidR="00026C5A">
          <w:t>ut</w:t>
        </w:r>
      </w:ins>
      <w:ins w:id="934" w:author="Alan Hawse" w:date="2017-06-11T08:19:00Z">
        <w:r>
          <w:t xml:space="preserve"> for every known input.  </w:t>
        </w:r>
      </w:ins>
      <w:ins w:id="935" w:author="Alan Hawse" w:date="2017-06-11T08:25:00Z">
        <w:r w:rsidR="00F85721">
          <w:t>The output of a Cryptographic Hash is commonly called a Digest</w:t>
        </w:r>
        <w:del w:id="936" w:author="Greg Landry" w:date="2017-06-12T08:32:00Z">
          <w:r w:rsidR="00F85721" w:rsidDel="00A471D2">
            <w:delText>.</w:delText>
          </w:r>
        </w:del>
        <w:r w:rsidR="00F85721">
          <w:t xml:space="preserve"> (just a short string of bytes).</w:t>
        </w:r>
      </w:ins>
      <w:ins w:id="937" w:author="Greg Landry" w:date="2017-06-14T11:39:00Z">
        <w:r w:rsidR="001E1DF0">
          <w:t xml:space="preserve"> Once the Digest is encrypted, you </w:t>
        </w:r>
      </w:ins>
      <w:ins w:id="938" w:author="Greg Landry" w:date="2017-06-14T12:09:00Z">
        <w:r w:rsidR="00C56C60">
          <w:t xml:space="preserve">then </w:t>
        </w:r>
      </w:ins>
      <w:ins w:id="939" w:author="Greg Landry" w:date="2017-06-14T11:39:00Z">
        <w:r w:rsidR="001E1DF0">
          <w:t>have the “Signature” for the certificate.</w:t>
        </w:r>
      </w:ins>
    </w:p>
    <w:p w14:paraId="71785624" w14:textId="77777777" w:rsidR="00D74C54" w:rsidRDefault="00D74C54" w:rsidP="00393F95">
      <w:pPr>
        <w:rPr>
          <w:ins w:id="940" w:author="Greg Landry" w:date="2017-06-13T21:54:00Z"/>
        </w:rPr>
      </w:pPr>
    </w:p>
    <w:p w14:paraId="0CDD6FBD" w14:textId="7259CFF0" w:rsidR="001E1DF0" w:rsidRDefault="00CD4D8B" w:rsidP="00393F95">
      <w:pPr>
        <w:rPr>
          <w:ins w:id="941" w:author="Greg Landry" w:date="2017-06-14T11:40:00Z"/>
        </w:rPr>
      </w:pPr>
      <w:ins w:id="942" w:author="Greg Landry" w:date="2017-06-14T11:52:00Z">
        <w:r>
          <w:t>Let’s say you need to get a signed certificate</w:t>
        </w:r>
      </w:ins>
      <w:ins w:id="943" w:author="Greg Landry" w:date="2017-06-14T11:53:00Z">
        <w:r w:rsidR="00CF5BD9">
          <w:t xml:space="preserve"> from a</w:t>
        </w:r>
        <w:r>
          <w:t xml:space="preserve"> </w:t>
        </w:r>
      </w:ins>
      <w:ins w:id="944" w:author="Greg Landry" w:date="2017-06-14T14:00:00Z">
        <w:r w:rsidR="00CF5BD9">
          <w:t>CA</w:t>
        </w:r>
      </w:ins>
      <w:ins w:id="945" w:author="Greg Landry" w:date="2017-06-14T11:52:00Z">
        <w:r>
          <w:t xml:space="preserve"> (for example to set up a secure web site). </w:t>
        </w:r>
      </w:ins>
      <w:ins w:id="946" w:author="Greg Landry" w:date="2017-06-14T11:40:00Z">
        <w:r>
          <w:t xml:space="preserve">The process </w:t>
        </w:r>
        <w:r w:rsidR="001E1DF0">
          <w:t>is as follows</w:t>
        </w:r>
      </w:ins>
      <w:ins w:id="947" w:author="Greg Landry" w:date="2017-06-14T11:52:00Z">
        <w:r>
          <w:t>:</w:t>
        </w:r>
      </w:ins>
    </w:p>
    <w:p w14:paraId="4CE4A857" w14:textId="0F00B722" w:rsidR="001E1DF0" w:rsidRDefault="001E1DF0">
      <w:pPr>
        <w:pStyle w:val="ListParagraph"/>
        <w:numPr>
          <w:ilvl w:val="0"/>
          <w:numId w:val="43"/>
        </w:numPr>
        <w:rPr>
          <w:ins w:id="948" w:author="Greg Landry" w:date="2017-06-14T11:41:00Z"/>
        </w:rPr>
        <w:pPrChange w:id="949" w:author="Greg Landry" w:date="2017-06-14T11:41:00Z">
          <w:pPr/>
        </w:pPrChange>
      </w:pPr>
      <w:ins w:id="950" w:author="Greg Landry" w:date="2017-06-14T11:41:00Z">
        <w:r>
          <w:t>Take you</w:t>
        </w:r>
      </w:ins>
      <w:ins w:id="951" w:author="Greg Landry" w:date="2017-06-14T14:01:00Z">
        <w:r w:rsidR="00CF5BD9">
          <w:t>r</w:t>
        </w:r>
      </w:ins>
      <w:ins w:id="952" w:author="Greg Landry" w:date="2017-06-14T11:41:00Z">
        <w:r>
          <w:t xml:space="preserve"> public key and send it to the </w:t>
        </w:r>
      </w:ins>
      <w:ins w:id="953" w:author="Greg Landry" w:date="2017-06-14T13:32:00Z">
        <w:r w:rsidR="00CF123B">
          <w:t>CA</w:t>
        </w:r>
      </w:ins>
      <w:ins w:id="954" w:author="Greg Landry" w:date="2017-06-14T11:41:00Z">
        <w:r>
          <w:t xml:space="preserve"> that </w:t>
        </w:r>
      </w:ins>
      <w:ins w:id="955" w:author="Greg Landry" w:date="2017-06-14T12:31:00Z">
        <w:r w:rsidR="00204CE6">
          <w:t>is providing</w:t>
        </w:r>
      </w:ins>
      <w:ins w:id="956" w:author="Greg Landry" w:date="2017-06-14T11:41:00Z">
        <w:r>
          <w:t xml:space="preserve"> </w:t>
        </w:r>
      </w:ins>
      <w:ins w:id="957" w:author="Greg Landry" w:date="2017-06-14T12:32:00Z">
        <w:r w:rsidR="00204CE6">
          <w:t>the signed</w:t>
        </w:r>
      </w:ins>
      <w:ins w:id="958" w:author="Greg Landry" w:date="2017-06-14T11:41:00Z">
        <w:r>
          <w:t xml:space="preserve"> certificate.</w:t>
        </w:r>
      </w:ins>
    </w:p>
    <w:p w14:paraId="6BB3CA5F" w14:textId="02264D4A" w:rsidR="001E1DF0" w:rsidRDefault="001E1DF0">
      <w:pPr>
        <w:pStyle w:val="ListParagraph"/>
        <w:numPr>
          <w:ilvl w:val="0"/>
          <w:numId w:val="43"/>
        </w:numPr>
        <w:rPr>
          <w:ins w:id="959" w:author="Greg Landry" w:date="2017-06-14T11:41:00Z"/>
        </w:rPr>
        <w:pPrChange w:id="960" w:author="Greg Landry" w:date="2017-06-14T11:41:00Z">
          <w:pPr/>
        </w:pPrChange>
      </w:pPr>
      <w:ins w:id="961" w:author="Greg Landry" w:date="2017-06-14T11:41:00Z">
        <w:r>
          <w:t xml:space="preserve">The </w:t>
        </w:r>
      </w:ins>
      <w:ins w:id="962" w:author="Greg Landry" w:date="2017-06-14T13:32:00Z">
        <w:r w:rsidR="00CF123B">
          <w:t>CA</w:t>
        </w:r>
      </w:ins>
      <w:ins w:id="963" w:author="Greg Landry" w:date="2017-06-14T11:41:00Z">
        <w:r w:rsidR="00CD4D8B">
          <w:t xml:space="preserve"> will take </w:t>
        </w:r>
      </w:ins>
      <w:ins w:id="964" w:author="Greg Landry" w:date="2017-06-14T11:52:00Z">
        <w:r w:rsidR="00CD4D8B">
          <w:t>its</w:t>
        </w:r>
      </w:ins>
      <w:ins w:id="965" w:author="Greg Landry" w:date="2017-06-14T11:41:00Z">
        <w:r w:rsidR="00CD4D8B">
          <w:t xml:space="preserve"> public key</w:t>
        </w:r>
        <w:r>
          <w:t xml:space="preserve"> and you</w:t>
        </w:r>
      </w:ins>
      <w:ins w:id="966" w:author="Greg Landry" w:date="2017-06-14T11:52:00Z">
        <w:r w:rsidR="00CD4D8B">
          <w:t>r</w:t>
        </w:r>
      </w:ins>
      <w:ins w:id="967" w:author="Greg Landry" w:date="2017-06-14T11:41:00Z">
        <w:r>
          <w:t xml:space="preserve"> public key and will hash them to create </w:t>
        </w:r>
      </w:ins>
      <w:ins w:id="968" w:author="Greg Landry" w:date="2017-06-14T11:53:00Z">
        <w:r w:rsidR="00CD4D8B">
          <w:t>a</w:t>
        </w:r>
      </w:ins>
      <w:ins w:id="969" w:author="Greg Landry" w:date="2017-06-14T11:41:00Z">
        <w:r>
          <w:t xml:space="preserve"> Digest</w:t>
        </w:r>
      </w:ins>
    </w:p>
    <w:p w14:paraId="60B6053D" w14:textId="2DC830D8" w:rsidR="001E1DF0" w:rsidRDefault="001E1DF0">
      <w:pPr>
        <w:pStyle w:val="ListParagraph"/>
        <w:numPr>
          <w:ilvl w:val="0"/>
          <w:numId w:val="43"/>
        </w:numPr>
        <w:rPr>
          <w:ins w:id="970" w:author="Greg Landry" w:date="2017-06-14T11:55:00Z"/>
        </w:rPr>
        <w:pPrChange w:id="971" w:author="Greg Landry" w:date="2017-06-14T11:41:00Z">
          <w:pPr/>
        </w:pPrChange>
      </w:pPr>
      <w:ins w:id="972" w:author="Greg Landry" w:date="2017-06-14T11:42:00Z">
        <w:r>
          <w:t xml:space="preserve">The </w:t>
        </w:r>
      </w:ins>
      <w:ins w:id="973" w:author="Greg Landry" w:date="2017-06-14T13:32:00Z">
        <w:r w:rsidR="00CF123B">
          <w:t>CA</w:t>
        </w:r>
      </w:ins>
      <w:ins w:id="974" w:author="Greg Landry" w:date="2017-06-14T11:42:00Z">
        <w:r>
          <w:t xml:space="preserve"> </w:t>
        </w:r>
      </w:ins>
      <w:ins w:id="975" w:author="Greg Landry" w:date="2017-06-14T14:01:00Z">
        <w:r w:rsidR="00CF5BD9">
          <w:t xml:space="preserve">then </w:t>
        </w:r>
      </w:ins>
      <w:ins w:id="976" w:author="Greg Landry" w:date="2017-06-14T11:42:00Z">
        <w:r>
          <w:t xml:space="preserve">encrypts the Digest with </w:t>
        </w:r>
      </w:ins>
      <w:ins w:id="977" w:author="Greg Landry" w:date="2017-06-14T11:53:00Z">
        <w:r w:rsidR="00CD4D8B">
          <w:t>its</w:t>
        </w:r>
      </w:ins>
      <w:ins w:id="978" w:author="Greg Landry" w:date="2017-06-14T11:42:00Z">
        <w:r>
          <w:t xml:space="preserve"> </w:t>
        </w:r>
        <w:r w:rsidRPr="00091649">
          <w:rPr>
            <w:u w:val="single"/>
            <w:rPrChange w:id="979" w:author="Greg Landry" w:date="2017-06-14T12:13:00Z">
              <w:rPr/>
            </w:rPrChange>
          </w:rPr>
          <w:t>private</w:t>
        </w:r>
        <w:r>
          <w:t xml:space="preserve"> key. The</w:t>
        </w:r>
        <w:r w:rsidR="00CD4D8B">
          <w:t xml:space="preserve"> result is the signature.</w:t>
        </w:r>
      </w:ins>
      <w:ins w:id="980" w:author="Greg Landry" w:date="2017-06-14T12:13:00Z">
        <w:r w:rsidR="00091649">
          <w:t xml:space="preserve"> Because the </w:t>
        </w:r>
      </w:ins>
      <w:ins w:id="981" w:author="Greg Landry" w:date="2017-06-14T13:32:00Z">
        <w:r w:rsidR="00CF123B">
          <w:t>CA</w:t>
        </w:r>
      </w:ins>
      <w:ins w:id="982" w:author="Greg Landry" w:date="2017-06-14T12:13:00Z">
        <w:r w:rsidR="00091649">
          <w:t xml:space="preserve"> is using its private key, </w:t>
        </w:r>
      </w:ins>
      <w:ins w:id="983" w:author="Greg Landry" w:date="2017-06-14T12:14:00Z">
        <w:r w:rsidR="00091649">
          <w:t xml:space="preserve">it is </w:t>
        </w:r>
      </w:ins>
      <w:ins w:id="984" w:author="Greg Landry" w:date="2017-06-14T12:15:00Z">
        <w:r w:rsidR="00091649">
          <w:t xml:space="preserve">the only one capable of creating that </w:t>
        </w:r>
      </w:ins>
      <w:ins w:id="985" w:author="Greg Landry" w:date="2017-06-14T12:32:00Z">
        <w:r w:rsidR="00204CE6">
          <w:t xml:space="preserve">particular </w:t>
        </w:r>
      </w:ins>
      <w:ins w:id="986" w:author="Greg Landry" w:date="2017-06-14T12:15:00Z">
        <w:r w:rsidR="00091649">
          <w:t xml:space="preserve">encryption but </w:t>
        </w:r>
      </w:ins>
      <w:ins w:id="987" w:author="Greg Landry" w:date="2017-06-14T12:13:00Z">
        <w:r w:rsidR="00091649" w:rsidRPr="00204CE6">
          <w:rPr>
            <w:u w:val="single"/>
            <w:rPrChange w:id="988" w:author="Greg Landry" w:date="2017-06-14T12:32:00Z">
              <w:rPr/>
            </w:rPrChange>
          </w:rPr>
          <w:t>anyone</w:t>
        </w:r>
        <w:r w:rsidR="00091649">
          <w:t xml:space="preserve"> can decrypt it (using the </w:t>
        </w:r>
      </w:ins>
      <w:ins w:id="989" w:author="Greg Landry" w:date="2017-06-14T13:32:00Z">
        <w:r w:rsidR="00CF123B">
          <w:t>CA’s</w:t>
        </w:r>
      </w:ins>
      <w:ins w:id="990" w:author="Greg Landry" w:date="2017-06-14T12:14:00Z">
        <w:r w:rsidR="00091649">
          <w:t xml:space="preserve"> public key).</w:t>
        </w:r>
      </w:ins>
    </w:p>
    <w:p w14:paraId="652EEE68" w14:textId="12AB870F" w:rsidR="00CD4D8B" w:rsidRDefault="00CD4D8B">
      <w:pPr>
        <w:pStyle w:val="ListParagraph"/>
        <w:numPr>
          <w:ilvl w:val="0"/>
          <w:numId w:val="43"/>
        </w:numPr>
        <w:rPr>
          <w:ins w:id="991" w:author="Greg Landry" w:date="2017-06-14T11:42:00Z"/>
        </w:rPr>
        <w:pPrChange w:id="992" w:author="Greg Landry" w:date="2017-06-14T11:41:00Z">
          <w:pPr/>
        </w:pPrChange>
      </w:pPr>
      <w:ins w:id="993" w:author="Greg Landry" w:date="2017-06-14T11:55:00Z">
        <w:r>
          <w:t xml:space="preserve">The </w:t>
        </w:r>
      </w:ins>
      <w:ins w:id="994" w:author="Greg Landry" w:date="2017-06-14T13:32:00Z">
        <w:r w:rsidR="00CF123B">
          <w:t>CA</w:t>
        </w:r>
      </w:ins>
      <w:ins w:id="995" w:author="Greg Landry" w:date="2017-06-14T11:55:00Z">
        <w:r>
          <w:t xml:space="preserve"> sends you </w:t>
        </w:r>
      </w:ins>
      <w:ins w:id="996" w:author="Greg Landry" w:date="2017-06-14T11:56:00Z">
        <w:r w:rsidR="00204CE6">
          <w:t xml:space="preserve">the </w:t>
        </w:r>
      </w:ins>
      <w:ins w:id="997" w:author="Greg Landry" w:date="2017-06-14T11:55:00Z">
        <w:r>
          <w:t xml:space="preserve">certificate which has </w:t>
        </w:r>
      </w:ins>
      <w:ins w:id="998" w:author="Greg Landry" w:date="2017-06-14T11:56:00Z">
        <w:r>
          <w:t xml:space="preserve">the public keys and </w:t>
        </w:r>
      </w:ins>
      <w:ins w:id="999" w:author="Greg Landry" w:date="2017-06-14T11:55:00Z">
        <w:r w:rsidR="00531740">
          <w:t xml:space="preserve">the signature embedded in it along with lots of other </w:t>
        </w:r>
      </w:ins>
      <w:ins w:id="1000" w:author="Greg Landry" w:date="2017-06-14T11:56:00Z">
        <w:r w:rsidR="00531740">
          <w:t>information</w:t>
        </w:r>
      </w:ins>
      <w:ins w:id="1001" w:author="Greg Landry" w:date="2017-06-14T11:55:00Z">
        <w:r w:rsidR="00531740">
          <w:t>.</w:t>
        </w:r>
      </w:ins>
    </w:p>
    <w:p w14:paraId="02592AC2" w14:textId="33801248" w:rsidR="004D2D03" w:rsidDel="001E1DF0" w:rsidRDefault="001E1DF0" w:rsidP="00393F95">
      <w:pPr>
        <w:rPr>
          <w:ins w:id="1002" w:author="Alan Hawse" w:date="2017-06-13T21:30:00Z"/>
          <w:del w:id="1003" w:author="Greg Landry" w:date="2017-06-14T11:45:00Z"/>
        </w:rPr>
      </w:pPr>
      <w:ins w:id="1004" w:author="Greg Landry" w:date="2017-06-14T11:42:00Z">
        <w:r>
          <w:t xml:space="preserve">Note that this </w:t>
        </w:r>
      </w:ins>
      <w:moveToRangeStart w:id="1005" w:author="Greg Landry" w:date="2017-06-14T11:45:00Z" w:name="move485204060"/>
      <w:moveTo w:id="1006" w:author="Greg Landry" w:date="2017-06-14T11:45:00Z">
        <w:del w:id="1007" w:author="Greg Landry" w:date="2017-06-14T11:45:00Z">
          <w:r w:rsidDel="001E1DF0">
            <w:delText xml:space="preserve">This </w:delText>
          </w:r>
        </w:del>
        <w:r>
          <w:t xml:space="preserve">process can be done hierarchically to </w:t>
        </w:r>
        <w:del w:id="1008" w:author="Greg Landry" w:date="2017-06-14T11:57:00Z">
          <w:r w:rsidDel="00531740">
            <w:delText>verify</w:delText>
          </w:r>
        </w:del>
      </w:moveTo>
      <w:ins w:id="1009" w:author="Greg Landry" w:date="2017-06-14T11:57:00Z">
        <w:r w:rsidR="00531740">
          <w:t>create</w:t>
        </w:r>
      </w:ins>
      <w:moveTo w:id="1010" w:author="Greg Landry" w:date="2017-06-14T11:45:00Z">
        <w:r>
          <w:t xml:space="preserve"> a chain of signed certificates</w:t>
        </w:r>
        <w:del w:id="1011" w:author="Greg Landry" w:date="2017-06-14T11:45:00Z">
          <w:r w:rsidDel="001E1DF0">
            <w:delText>.</w:delText>
          </w:r>
        </w:del>
      </w:moveTo>
      <w:moveToRangeEnd w:id="1005"/>
      <w:ins w:id="1012" w:author="Greg Landry" w:date="2017-06-14T11:42:00Z">
        <w:r>
          <w:t xml:space="preserve">. That is, the </w:t>
        </w:r>
      </w:ins>
      <w:ins w:id="1013" w:author="Greg Landry" w:date="2017-06-14T12:15:00Z">
        <w:r w:rsidR="0057278D">
          <w:t>server</w:t>
        </w:r>
      </w:ins>
      <w:ins w:id="1014" w:author="Greg Landry" w:date="2017-06-14T11:42:00Z">
        <w:r>
          <w:t xml:space="preserve"> </w:t>
        </w:r>
      </w:ins>
      <w:ins w:id="1015" w:author="Greg Landry" w:date="2017-06-14T11:43:00Z">
        <w:r>
          <w:t xml:space="preserve">gets its identity validated by an intermediate authority who, in turn, gets its </w:t>
        </w:r>
      </w:ins>
      <w:ins w:id="1016" w:author="Greg Landry" w:date="2017-06-14T11:44:00Z">
        <w:r>
          <w:t>identity</w:t>
        </w:r>
      </w:ins>
      <w:ins w:id="1017" w:author="Greg Landry" w:date="2017-06-14T11:43:00Z">
        <w:r>
          <w:t xml:space="preserve"> validated by a </w:t>
        </w:r>
      </w:ins>
      <w:ins w:id="1018" w:author="Greg Landry" w:date="2017-06-14T11:44:00Z">
        <w:r>
          <w:t xml:space="preserve">“higher” intermediate authority or by a root </w:t>
        </w:r>
        <w:r w:rsidR="00181347">
          <w:t>a</w:t>
        </w:r>
        <w:r>
          <w:t>uthority.</w:t>
        </w:r>
      </w:ins>
      <w:ins w:id="1019" w:author="Greg Landry" w:date="2017-06-14T11:43:00Z">
        <w:r>
          <w:t xml:space="preserve"> </w:t>
        </w:r>
      </w:ins>
      <w:ins w:id="1020" w:author="Greg Landry" w:date="2017-06-14T11:44:00Z">
        <w:r>
          <w:t>Therefore, any cert</w:t>
        </w:r>
        <w:r w:rsidR="00181347">
          <w:t>ificate eventually chains to a R</w:t>
        </w:r>
        <w:r>
          <w:t xml:space="preserve">oot </w:t>
        </w:r>
      </w:ins>
      <w:ins w:id="1021" w:author="Greg Landry" w:date="2017-06-14T12:10:00Z">
        <w:r w:rsidR="00181347">
          <w:t>CA</w:t>
        </w:r>
      </w:ins>
      <w:ins w:id="1022" w:author="Greg Landry" w:date="2017-06-14T11:44:00Z">
        <w:r>
          <w:t>.</w:t>
        </w:r>
      </w:ins>
      <w:ins w:id="1023" w:author="Alan Hawse" w:date="2017-06-13T21:30:00Z">
        <w:del w:id="1024"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1025" w:author="Alan Hawse" w:date="2017-06-13T21:31:00Z">
        <w:del w:id="1026" w:author="Greg Landry" w:date="2017-06-14T11:45:00Z">
          <w:r w:rsidR="007848C5" w:rsidDel="001E1DF0">
            <w:delText xml:space="preserve"> </w:delText>
          </w:r>
        </w:del>
      </w:ins>
      <w:moveFromRangeStart w:id="1027" w:author="Greg Landry" w:date="2017-06-14T11:45:00Z" w:name="move485204060"/>
      <w:moveFrom w:id="1028" w:author="Greg Landry" w:date="2017-06-14T11:45:00Z">
        <w:ins w:id="1029" w:author="Alan Hawse" w:date="2017-06-13T21:31:00Z">
          <w:del w:id="1030" w:author="Greg Landry" w:date="2017-06-14T11:45:00Z">
            <w:r w:rsidR="007848C5" w:rsidDel="001E1DF0">
              <w:delText>This process can be done hierarchically to verify a chain of signed certificates.</w:delText>
            </w:r>
          </w:del>
        </w:ins>
      </w:moveFrom>
      <w:moveFromRangeEnd w:id="1027"/>
    </w:p>
    <w:p w14:paraId="5A2B9A1A" w14:textId="77777777" w:rsidR="007848C5" w:rsidDel="00CD4D8B" w:rsidRDefault="007848C5" w:rsidP="00393F95">
      <w:pPr>
        <w:rPr>
          <w:ins w:id="1031" w:author="Alan Hawse" w:date="2017-06-13T21:30:00Z"/>
          <w:del w:id="1032" w:author="Greg Landry" w:date="2017-06-14T11:50:00Z"/>
        </w:rPr>
      </w:pPr>
    </w:p>
    <w:p w14:paraId="72387A5C" w14:textId="77777777" w:rsidR="004409B2" w:rsidRDefault="004409B2" w:rsidP="00393F95">
      <w:pPr>
        <w:rPr>
          <w:ins w:id="1033" w:author="Greg Landry" w:date="2017-06-14T11:46:00Z"/>
        </w:rPr>
      </w:pPr>
    </w:p>
    <w:p w14:paraId="1576A502" w14:textId="146E9AE2" w:rsidR="00BE361C" w:rsidDel="001E1DF0" w:rsidRDefault="00BE361C" w:rsidP="00393F95">
      <w:pPr>
        <w:rPr>
          <w:ins w:id="1034" w:author="Alan Hawse" w:date="2017-06-13T21:17:00Z"/>
          <w:del w:id="1035" w:author="Greg Landry" w:date="2017-06-14T11:45:00Z"/>
        </w:rPr>
      </w:pPr>
      <w:ins w:id="1036" w:author="Alan Hawse" w:date="2017-06-13T21:17:00Z">
        <w:del w:id="1037"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1038" w:author="Alan Hawse" w:date="2017-06-13T21:16:00Z"/>
          <w:del w:id="1039" w:author="Greg Landry" w:date="2017-06-14T11:45:00Z"/>
        </w:rPr>
        <w:pPrChange w:id="1040" w:author="Alan Hawse" w:date="2017-06-13T21:17:00Z">
          <w:pPr/>
        </w:pPrChange>
      </w:pPr>
      <w:ins w:id="1041" w:author="Alan Hawse" w:date="2017-06-13T21:17:00Z">
        <w:del w:id="1042" w:author="Greg Landry" w:date="2017-06-14T11:45:00Z">
          <w:r w:rsidDel="001E1DF0">
            <w:delText xml:space="preserve">The CA </w:delText>
          </w:r>
        </w:del>
      </w:ins>
    </w:p>
    <w:p w14:paraId="36C6BD46" w14:textId="4F182E69" w:rsidR="00794699" w:rsidDel="00CD4D8B" w:rsidRDefault="00794699" w:rsidP="00393F95">
      <w:pPr>
        <w:rPr>
          <w:ins w:id="1043" w:author="Alan Hawse" w:date="2017-06-11T08:19:00Z"/>
          <w:del w:id="1044" w:author="Greg Landry" w:date="2017-06-14T11:50:00Z"/>
        </w:rPr>
      </w:pPr>
      <w:ins w:id="1045" w:author="Alan Hawse" w:date="2017-06-11T08:19:00Z">
        <w:del w:id="1046"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1047" w:author="Alan Hawse" w:date="2017-06-11T08:20:00Z"/>
          <w:del w:id="1048" w:author="Greg Landry" w:date="2017-06-14T11:50:00Z"/>
        </w:rPr>
        <w:pPrChange w:id="1049" w:author="Alan Hawse" w:date="2017-06-11T08:20:00Z">
          <w:pPr/>
        </w:pPrChange>
      </w:pPr>
      <w:ins w:id="1050" w:author="Alan Hawse" w:date="2017-06-11T08:20:00Z">
        <w:del w:id="1051" w:author="Greg Landry" w:date="2017-06-12T08:35:00Z">
          <w:r w:rsidDel="00EC2D39">
            <w:delText>You c</w:delText>
          </w:r>
        </w:del>
        <w:del w:id="1052" w:author="Greg Landry" w:date="2017-06-14T11:50:00Z">
          <w:r w:rsidDel="00CD4D8B">
            <w:delText xml:space="preserve">reate a </w:delText>
          </w:r>
        </w:del>
      </w:ins>
      <w:ins w:id="1053" w:author="Alan Hawse" w:date="2017-06-13T21:13:00Z">
        <w:del w:id="1054" w:author="Greg Landry" w:date="2017-06-14T11:50:00Z">
          <w:r w:rsidR="00694292" w:rsidDel="00CD4D8B">
            <w:delText xml:space="preserve">server </w:delText>
          </w:r>
        </w:del>
      </w:ins>
      <w:ins w:id="1055" w:author="Alan Hawse" w:date="2017-06-11T08:20:00Z">
        <w:del w:id="1056"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1057" w:author="Alan Hawse" w:date="2017-06-11T08:20:00Z"/>
          <w:del w:id="1058" w:author="Greg Landry" w:date="2017-06-14T11:50:00Z"/>
        </w:rPr>
        <w:pPrChange w:id="1059" w:author="Alan Hawse" w:date="2017-06-11T08:20:00Z">
          <w:pPr/>
        </w:pPrChange>
      </w:pPr>
      <w:ins w:id="1060" w:author="Alan Hawse" w:date="2017-06-11T08:20:00Z">
        <w:del w:id="1061" w:author="Greg Landry" w:date="2017-06-12T08:35:00Z">
          <w:r w:rsidDel="00EC2D39">
            <w:delText>You s</w:delText>
          </w:r>
        </w:del>
        <w:del w:id="1062"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1063" w:author="Alan Hawse" w:date="2017-06-11T08:20:00Z"/>
          <w:del w:id="1064" w:author="Greg Landry" w:date="2017-06-14T11:50:00Z"/>
        </w:rPr>
        <w:pPrChange w:id="1065" w:author="Alan Hawse" w:date="2017-06-11T08:20:00Z">
          <w:pPr/>
        </w:pPrChange>
      </w:pPr>
      <w:ins w:id="1066" w:author="Alan Hawse" w:date="2017-06-11T08:20:00Z">
        <w:del w:id="1067" w:author="Greg Landry" w:date="2017-06-12T08:35:00Z">
          <w:r w:rsidDel="00EC2D39">
            <w:delText>They t</w:delText>
          </w:r>
        </w:del>
        <w:del w:id="1068" w:author="Greg Landry" w:date="2017-06-14T11:50:00Z">
          <w:r w:rsidDel="00CD4D8B">
            <w:delText xml:space="preserve">ake </w:delText>
          </w:r>
        </w:del>
        <w:del w:id="1069" w:author="Greg Landry" w:date="2017-06-12T08:36:00Z">
          <w:r w:rsidDel="00EC2D39">
            <w:delText>your</w:delText>
          </w:r>
        </w:del>
        <w:del w:id="1070" w:author="Greg Landry" w:date="2017-06-14T11:50:00Z">
          <w:r w:rsidDel="00CD4D8B">
            <w:delText xml:space="preserve"> </w:delText>
          </w:r>
        </w:del>
      </w:ins>
      <w:ins w:id="1071" w:author="Alan Hawse" w:date="2017-06-11T08:25:00Z">
        <w:del w:id="1072" w:author="Greg Landry" w:date="2017-06-14T11:50:00Z">
          <w:r w:rsidR="00F85721" w:rsidDel="00CD4D8B">
            <w:delText xml:space="preserve">public </w:delText>
          </w:r>
        </w:del>
      </w:ins>
      <w:ins w:id="1073" w:author="Alan Hawse" w:date="2017-06-11T08:20:00Z">
        <w:del w:id="1074" w:author="Greg Landry" w:date="2017-06-14T11:50:00Z">
          <w:r w:rsidDel="00CD4D8B">
            <w:delText xml:space="preserve">key + </w:delText>
          </w:r>
        </w:del>
      </w:ins>
      <w:ins w:id="1075" w:author="Alan Hawse" w:date="2017-06-13T21:07:00Z">
        <w:del w:id="1076" w:author="Greg Landry" w:date="2017-06-14T11:50:00Z">
          <w:r w:rsidR="00B20D53" w:rsidDel="00CD4D8B">
            <w:delText>its public</w:delText>
          </w:r>
        </w:del>
      </w:ins>
      <w:ins w:id="1077" w:author="Alan Hawse" w:date="2017-06-11T08:20:00Z">
        <w:del w:id="1078" w:author="Greg Landry" w:date="2017-06-14T11:50:00Z">
          <w:r w:rsidDel="00CD4D8B">
            <w:delText xml:space="preserve"> key and hash it with one of the cryptographic hash</w:delText>
          </w:r>
        </w:del>
        <w:del w:id="1079" w:author="Greg Landry" w:date="2017-06-12T08:33:00Z">
          <w:r w:rsidDel="0024060A">
            <w:delText>s</w:delText>
          </w:r>
        </w:del>
      </w:ins>
      <w:ins w:id="1080" w:author="Alan Hawse" w:date="2017-06-11T08:33:00Z">
        <w:del w:id="1081"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82" w:author="Alan Hawse" w:date="2017-06-11T08:26:00Z"/>
          <w:del w:id="1083" w:author="Greg Landry" w:date="2017-06-14T11:50:00Z"/>
        </w:rPr>
        <w:pPrChange w:id="1084" w:author="Alan Hawse" w:date="2017-06-11T08:20:00Z">
          <w:pPr/>
        </w:pPrChange>
      </w:pPr>
      <w:ins w:id="1085" w:author="Alan Hawse" w:date="2017-06-11T08:21:00Z">
        <w:del w:id="1086" w:author="Greg Landry" w:date="2017-06-12T08:36:00Z">
          <w:r w:rsidDel="00EC2D39">
            <w:delText>They</w:delText>
          </w:r>
        </w:del>
        <w:del w:id="1087" w:author="Greg Landry" w:date="2017-06-14T11:50:00Z">
          <w:r w:rsidDel="00CD4D8B">
            <w:delText xml:space="preserve"> encrypt </w:delText>
          </w:r>
        </w:del>
      </w:ins>
      <w:ins w:id="1088" w:author="Alan Hawse" w:date="2017-06-11T08:26:00Z">
        <w:del w:id="1089" w:author="Greg Landry" w:date="2017-06-14T11:50:00Z">
          <w:r w:rsidR="00F85721" w:rsidDel="00CD4D8B">
            <w:delText xml:space="preserve">the digest with </w:delText>
          </w:r>
        </w:del>
        <w:del w:id="1090" w:author="Greg Landry" w:date="2017-06-12T08:39:00Z">
          <w:r w:rsidR="00F85721" w:rsidDel="00EC2D39">
            <w:delText>their</w:delText>
          </w:r>
        </w:del>
        <w:del w:id="1091"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92" w:author="Alan Hawse" w:date="2017-06-11T08:28:00Z"/>
          <w:del w:id="1093" w:author="Greg Landry" w:date="2017-06-14T11:50:00Z"/>
        </w:rPr>
        <w:pPrChange w:id="1094" w:author="Alan Hawse" w:date="2017-06-11T08:20:00Z">
          <w:pPr/>
        </w:pPrChange>
      </w:pPr>
      <w:commentRangeStart w:id="1095"/>
      <w:ins w:id="1096" w:author="Alan Hawse" w:date="2017-06-11T08:26:00Z">
        <w:del w:id="1097" w:author="Greg Landry" w:date="2017-06-12T08:36:00Z">
          <w:r w:rsidDel="00EC2D39">
            <w:delText>Then</w:delText>
          </w:r>
        </w:del>
        <w:del w:id="1098" w:author="Greg Landry" w:date="2017-06-14T11:50:00Z">
          <w:r w:rsidDel="00CD4D8B">
            <w:delText xml:space="preserve"> </w:delText>
          </w:r>
        </w:del>
        <w:del w:id="1099" w:author="Greg Landry" w:date="2017-06-12T08:37:00Z">
          <w:r w:rsidDel="00EC2D39">
            <w:delText>H</w:delText>
          </w:r>
        </w:del>
        <w:del w:id="1100" w:author="Greg Landry" w:date="2017-06-14T11:50:00Z">
          <w:r w:rsidDel="00CD4D8B">
            <w:delText>a</w:delText>
          </w:r>
          <w:r w:rsidR="004331E3" w:rsidDel="00CD4D8B">
            <w:delText xml:space="preserve">sh the output of the encryption (the </w:delText>
          </w:r>
        </w:del>
        <w:del w:id="1101" w:author="Greg Landry" w:date="2017-06-12T08:37:00Z">
          <w:r w:rsidR="004331E3" w:rsidDel="00EC2D39">
            <w:delText>output</w:delText>
          </w:r>
        </w:del>
        <w:del w:id="1102" w:author="Greg Landry" w:date="2017-06-14T11:50:00Z">
          <w:r w:rsidR="004331E3" w:rsidDel="00CD4D8B">
            <w:delText xml:space="preserve"> </w:delText>
          </w:r>
        </w:del>
      </w:ins>
      <w:ins w:id="1103" w:author="Alan Hawse" w:date="2017-06-13T21:07:00Z">
        <w:del w:id="1104" w:author="Greg Landry" w:date="2017-06-14T11:50:00Z">
          <w:r w:rsidR="00B20D53" w:rsidDel="00CD4D8B">
            <w:delText xml:space="preserve">result </w:delText>
          </w:r>
        </w:del>
      </w:ins>
      <w:ins w:id="1105" w:author="Alan Hawse" w:date="2017-06-11T08:26:00Z">
        <w:del w:id="1106" w:author="Greg Landry" w:date="2017-06-14T11:50:00Z">
          <w:r w:rsidR="004331E3" w:rsidDel="00CD4D8B">
            <w:delText xml:space="preserve">is called </w:delText>
          </w:r>
        </w:del>
      </w:ins>
      <w:ins w:id="1107" w:author="Alan Hawse" w:date="2017-06-11T08:34:00Z">
        <w:del w:id="1108" w:author="Greg Landry" w:date="2017-06-14T11:50:00Z">
          <w:r w:rsidR="004331E3" w:rsidDel="00CD4D8B">
            <w:delText>“the signature”)</w:delText>
          </w:r>
        </w:del>
      </w:ins>
      <w:commentRangeEnd w:id="1095"/>
      <w:del w:id="1109" w:author="Greg Landry" w:date="2017-06-14T11:50:00Z">
        <w:r w:rsidR="00933E5E" w:rsidDel="00CD4D8B">
          <w:rPr>
            <w:rStyle w:val="CommentReference"/>
          </w:rPr>
          <w:commentReference w:id="1095"/>
        </w:r>
      </w:del>
    </w:p>
    <w:p w14:paraId="3217CFDD" w14:textId="0F03C4AA" w:rsidR="00BD4779" w:rsidRDefault="00026C5A">
      <w:pPr>
        <w:rPr>
          <w:ins w:id="1110" w:author="Alan Hawse" w:date="2017-06-11T08:28:00Z"/>
        </w:rPr>
      </w:pPr>
      <w:ins w:id="1111" w:author="Alan Hawse" w:date="2017-06-11T08:39:00Z">
        <w:r>
          <w:t xml:space="preserve">When a </w:t>
        </w:r>
      </w:ins>
      <w:ins w:id="1112" w:author="Greg Landry" w:date="2017-06-14T11:57:00Z">
        <w:r w:rsidR="00531740">
          <w:t xml:space="preserve">client opens a </w:t>
        </w:r>
      </w:ins>
      <w:ins w:id="1113" w:author="Alan Hawse" w:date="2017-06-11T08:39:00Z">
        <w:r>
          <w:t xml:space="preserve">connection </w:t>
        </w:r>
        <w:del w:id="1114" w:author="Greg Landry" w:date="2017-06-14T12:10:00Z">
          <w:r w:rsidDel="00181347">
            <w:delText xml:space="preserve">is opened </w:delText>
          </w:r>
        </w:del>
        <w:r>
          <w:t xml:space="preserve">to an unknown server, </w:t>
        </w:r>
        <w:del w:id="1115" w:author="Greg Landry" w:date="2017-06-14T11:57:00Z">
          <w:r w:rsidDel="00531740">
            <w:delText>it</w:delText>
          </w:r>
        </w:del>
      </w:ins>
      <w:ins w:id="1116" w:author="Greg Landry" w:date="2017-06-14T11:57:00Z">
        <w:r w:rsidR="00531740">
          <w:t>the server</w:t>
        </w:r>
      </w:ins>
      <w:ins w:id="1117" w:author="Alan Hawse" w:date="2017-06-11T08:39:00Z">
        <w:r>
          <w:t xml:space="preserve"> sends its certificate.</w:t>
        </w:r>
      </w:ins>
    </w:p>
    <w:p w14:paraId="0931DFA7" w14:textId="00E6E2C5" w:rsidR="00BD4779" w:rsidRDefault="00BD4779">
      <w:pPr>
        <w:rPr>
          <w:ins w:id="1118" w:author="Alan Hawse" w:date="2017-06-11T08:28:00Z"/>
        </w:rPr>
      </w:pPr>
      <w:ins w:id="1119" w:author="Alan Hawse" w:date="2017-06-11T08:28:00Z">
        <w:r>
          <w:t xml:space="preserve">When </w:t>
        </w:r>
      </w:ins>
      <w:ins w:id="1120" w:author="Alan Hawse" w:date="2017-06-11T08:39:00Z">
        <w:r w:rsidR="00026C5A">
          <w:t>the client gets the certificate, it follows this process</w:t>
        </w:r>
      </w:ins>
      <w:ins w:id="1121" w:author="Alan Hawse" w:date="2017-06-11T08:28:00Z">
        <w:r>
          <w:t>:</w:t>
        </w:r>
      </w:ins>
    </w:p>
    <w:p w14:paraId="02ECB165" w14:textId="65B41DE3" w:rsidR="00BD4779" w:rsidRDefault="00BD4779">
      <w:pPr>
        <w:pStyle w:val="ListParagraph"/>
        <w:numPr>
          <w:ilvl w:val="0"/>
          <w:numId w:val="40"/>
        </w:numPr>
        <w:rPr>
          <w:ins w:id="1122" w:author="Alan Hawse" w:date="2017-06-11T08:28:00Z"/>
        </w:rPr>
        <w:pPrChange w:id="1123" w:author="Alan Hawse" w:date="2017-06-11T08:28:00Z">
          <w:pPr/>
        </w:pPrChange>
      </w:pPr>
      <w:ins w:id="1124" w:author="Alan Hawse" w:date="2017-06-11T08:28:00Z">
        <w:r>
          <w:t>Hash the public keys</w:t>
        </w:r>
      </w:ins>
      <w:ins w:id="1125" w:author="Greg Landry" w:date="2017-06-12T08:37:00Z">
        <w:r w:rsidR="00CD4D8B">
          <w:t xml:space="preserve"> for the</w:t>
        </w:r>
        <w:r w:rsidR="00EC2D39">
          <w:t xml:space="preserve"> server</w:t>
        </w:r>
      </w:ins>
      <w:ins w:id="1126" w:author="Greg Landry" w:date="2017-06-12T08:38:00Z">
        <w:r w:rsidR="00EC2D39">
          <w:t xml:space="preserve"> </w:t>
        </w:r>
      </w:ins>
      <w:ins w:id="1127" w:author="Greg Landry" w:date="2017-06-14T11:51:00Z">
        <w:r w:rsidR="00CD4D8B">
          <w:t xml:space="preserve">and for the </w:t>
        </w:r>
      </w:ins>
      <w:ins w:id="1128" w:author="Greg Landry" w:date="2017-06-14T13:33:00Z">
        <w:r w:rsidR="00CF123B">
          <w:t>CA</w:t>
        </w:r>
      </w:ins>
      <w:ins w:id="1129" w:author="Greg Landry" w:date="2017-06-14T11:51:00Z">
        <w:r w:rsidR="00CD4D8B">
          <w:t xml:space="preserve"> </w:t>
        </w:r>
      </w:ins>
      <w:ins w:id="1130" w:author="Greg Landry" w:date="2017-06-12T08:38:00Z">
        <w:r w:rsidR="00EC2D39">
          <w:t xml:space="preserve">– this reproduces the digest from the </w:t>
        </w:r>
      </w:ins>
      <w:ins w:id="1131" w:author="Greg Landry" w:date="2017-06-14T13:33:00Z">
        <w:r w:rsidR="00CF123B">
          <w:t>CA</w:t>
        </w:r>
      </w:ins>
      <w:ins w:id="1132" w:author="Greg Landry" w:date="2017-06-14T12:11:00Z">
        <w:r w:rsidR="00A646ED">
          <w:t>.</w:t>
        </w:r>
      </w:ins>
    </w:p>
    <w:p w14:paraId="533AA912" w14:textId="75BB07B8" w:rsidR="00BD4779" w:rsidRDefault="00BD4779">
      <w:pPr>
        <w:pStyle w:val="ListParagraph"/>
        <w:numPr>
          <w:ilvl w:val="0"/>
          <w:numId w:val="40"/>
        </w:numPr>
        <w:rPr>
          <w:ins w:id="1133" w:author="Alan Hawse" w:date="2017-06-11T08:28:00Z"/>
        </w:rPr>
        <w:pPrChange w:id="1134" w:author="Alan Hawse" w:date="2017-06-11T08:28:00Z">
          <w:pPr/>
        </w:pPrChange>
      </w:pPr>
      <w:ins w:id="1135" w:author="Alan Hawse" w:date="2017-06-11T08:28:00Z">
        <w:r>
          <w:lastRenderedPageBreak/>
          <w:t xml:space="preserve">Unencrypt the signature </w:t>
        </w:r>
      </w:ins>
      <w:ins w:id="1136" w:author="Alan Hawse" w:date="2017-06-13T21:10:00Z">
        <w:r w:rsidR="00441731">
          <w:t>from the</w:t>
        </w:r>
      </w:ins>
      <w:ins w:id="1137" w:author="Alan Hawse" w:date="2017-06-11T08:34:00Z">
        <w:r w:rsidR="004331E3">
          <w:t xml:space="preserve"> </w:t>
        </w:r>
      </w:ins>
      <w:ins w:id="1138" w:author="Alan Hawse" w:date="2017-06-11T08:35:00Z">
        <w:del w:id="1139" w:author="Greg Landry" w:date="2017-06-12T08:41:00Z">
          <w:r w:rsidR="004331E3" w:rsidDel="00EC2D39">
            <w:delText>CA</w:delText>
          </w:r>
        </w:del>
      </w:ins>
      <w:ins w:id="1140" w:author="Greg Landry" w:date="2017-06-14T13:33:00Z">
        <w:r w:rsidR="00CF123B">
          <w:t>CA</w:t>
        </w:r>
      </w:ins>
      <w:ins w:id="1141" w:author="Greg Landry" w:date="2017-06-12T08:39:00Z">
        <w:r w:rsidR="00EC2D39">
          <w:t xml:space="preserve"> </w:t>
        </w:r>
      </w:ins>
      <w:ins w:id="1142" w:author="Greg Landry" w:date="2017-06-14T11:51:00Z">
        <w:r w:rsidR="00CD4D8B">
          <w:t xml:space="preserve">using the </w:t>
        </w:r>
      </w:ins>
      <w:ins w:id="1143" w:author="Greg Landry" w:date="2017-06-14T13:33:00Z">
        <w:r w:rsidR="00CF123B">
          <w:t>CA’s</w:t>
        </w:r>
      </w:ins>
      <w:ins w:id="1144" w:author="Greg Landry" w:date="2017-06-14T11:51:00Z">
        <w:r w:rsidR="00CD4D8B">
          <w:t xml:space="preserve"> </w:t>
        </w:r>
        <w:r w:rsidR="00CD4D8B" w:rsidRPr="0057278D">
          <w:rPr>
            <w:u w:val="single"/>
            <w:rPrChange w:id="1145" w:author="Greg Landry" w:date="2017-06-14T12:15:00Z">
              <w:rPr/>
            </w:rPrChange>
          </w:rPr>
          <w:t>public</w:t>
        </w:r>
        <w:r w:rsidR="00CD4D8B">
          <w:t xml:space="preserve"> key </w:t>
        </w:r>
      </w:ins>
      <w:ins w:id="1146" w:author="Greg Landry" w:date="2017-06-12T08:39:00Z">
        <w:del w:id="1147" w:author="Alan Hawse" w:date="2017-06-13T21:10:00Z">
          <w:r w:rsidR="00EC2D39" w:rsidDel="00441731">
            <w:delText>– this unencrypts</w:delText>
          </w:r>
        </w:del>
      </w:ins>
      <w:ins w:id="1148" w:author="Alan Hawse" w:date="2017-06-13T21:10:00Z">
        <w:r w:rsidR="00441731">
          <w:t>to recover</w:t>
        </w:r>
      </w:ins>
      <w:ins w:id="1149" w:author="Greg Landry" w:date="2017-06-12T08:39:00Z">
        <w:r w:rsidR="00EC2D39">
          <w:t xml:space="preserve"> the digest</w:t>
        </w:r>
      </w:ins>
      <w:ins w:id="1150" w:author="Greg Landry" w:date="2017-06-14T12:11:00Z">
        <w:r w:rsidR="00A646ED">
          <w:t>.</w:t>
        </w:r>
      </w:ins>
      <w:ins w:id="1151" w:author="Greg Landry" w:date="2017-06-12T08:39:00Z">
        <w:del w:id="1152"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153" w:author="Alan Hawse" w:date="2017-06-11T08:28:00Z"/>
        </w:rPr>
        <w:pPrChange w:id="1154" w:author="Alan Hawse" w:date="2017-06-11T08:28:00Z">
          <w:pPr/>
        </w:pPrChange>
      </w:pPr>
      <w:ins w:id="1155" w:author="Alan Hawse" w:date="2017-06-11T08:28:00Z">
        <w:r>
          <w:t xml:space="preserve">Compare your calculated </w:t>
        </w:r>
        <w:del w:id="1156" w:author="Greg Landry" w:date="2017-06-14T14:09:00Z">
          <w:r w:rsidDel="005E303D">
            <w:delText>hash</w:delText>
          </w:r>
        </w:del>
      </w:ins>
      <w:ins w:id="1157" w:author="Greg Landry" w:date="2017-06-14T14:09:00Z">
        <w:r w:rsidR="005E303D">
          <w:t>digest</w:t>
        </w:r>
      </w:ins>
      <w:ins w:id="1158" w:author="Alan Hawse" w:date="2017-06-11T08:28:00Z">
        <w:r>
          <w:t xml:space="preserve"> </w:t>
        </w:r>
        <w:r w:rsidR="004331E3">
          <w:t xml:space="preserve">with the unencrypted </w:t>
        </w:r>
        <w:del w:id="1159" w:author="Greg Landry" w:date="2017-06-14T14:09:00Z">
          <w:r w:rsidR="004331E3" w:rsidDel="005E303D">
            <w:delText>hash</w:delText>
          </w:r>
        </w:del>
      </w:ins>
      <w:ins w:id="1160" w:author="Greg Landry" w:date="2017-06-14T14:09:00Z">
        <w:r w:rsidR="005E303D">
          <w:t>digest</w:t>
        </w:r>
      </w:ins>
      <w:ins w:id="1161" w:author="Alan Hawse" w:date="2017-06-11T08:28:00Z">
        <w:r>
          <w:t>. If they match then nothing has been changed</w:t>
        </w:r>
      </w:ins>
      <w:ins w:id="1162" w:author="Alan Hawse" w:date="2017-06-11T08:34:00Z">
        <w:r w:rsidR="004331E3">
          <w:t xml:space="preserve"> (</w:t>
        </w:r>
        <w:del w:id="1163" w:author="Greg Landry" w:date="2017-06-14T12:25:00Z">
          <w:r w:rsidR="004331E3" w:rsidDel="0041512A">
            <w:delText>you have an untampere</w:delText>
          </w:r>
        </w:del>
        <w:del w:id="1164" w:author="Greg Landry" w:date="2017-06-14T11:58:00Z">
          <w:r w:rsidR="004331E3" w:rsidDel="00531740">
            <w:delText>d with</w:delText>
          </w:r>
        </w:del>
      </w:ins>
      <w:ins w:id="1165" w:author="Greg Landry" w:date="2017-06-14T12:25:00Z">
        <w:r w:rsidR="0041512A">
          <w:t>the</w:t>
        </w:r>
      </w:ins>
      <w:ins w:id="1166" w:author="Alan Hawse" w:date="2017-06-11T08:34:00Z">
        <w:r w:rsidR="004331E3">
          <w:t xml:space="preserve"> certificate</w:t>
        </w:r>
      </w:ins>
      <w:ins w:id="1167" w:author="Greg Landry" w:date="2017-06-14T12:25:00Z">
        <w:r w:rsidR="0041512A">
          <w:t xml:space="preserve"> has not been tampered with</w:t>
        </w:r>
      </w:ins>
      <w:ins w:id="1168" w:author="Alan Hawse" w:date="2017-06-11T08:34:00Z">
        <w:r w:rsidR="004331E3">
          <w:t>)</w:t>
        </w:r>
      </w:ins>
      <w:ins w:id="1169" w:author="Greg Landry" w:date="2017-06-14T12:11:00Z">
        <w:r w:rsidR="00A646ED">
          <w:t>.</w:t>
        </w:r>
      </w:ins>
    </w:p>
    <w:p w14:paraId="3133C407" w14:textId="7490A44E" w:rsidR="00BD4779" w:rsidRDefault="00BD4779">
      <w:pPr>
        <w:pStyle w:val="ListParagraph"/>
        <w:numPr>
          <w:ilvl w:val="0"/>
          <w:numId w:val="40"/>
        </w:numPr>
        <w:rPr>
          <w:ins w:id="1170" w:author="Alan Hawse" w:date="2017-06-11T07:53:00Z"/>
        </w:rPr>
        <w:pPrChange w:id="1171" w:author="Alan Hawse" w:date="2017-06-11T08:28:00Z">
          <w:pPr/>
        </w:pPrChange>
      </w:pPr>
      <w:ins w:id="1172" w:author="Alan Hawse" w:date="2017-06-11T08:29:00Z">
        <w:r>
          <w:t xml:space="preserve">Compare the </w:t>
        </w:r>
      </w:ins>
      <w:ins w:id="1173" w:author="Greg Landry" w:date="2017-06-14T13:33:00Z">
        <w:r w:rsidR="00CF123B">
          <w:t>CA’s</w:t>
        </w:r>
      </w:ins>
      <w:ins w:id="1174" w:author="Alan Hawse" w:date="2017-06-11T08:29:00Z">
        <w:del w:id="1175" w:author="Greg Landry" w:date="2017-06-14T11:58:00Z">
          <w:r w:rsidDel="00531740">
            <w:delText>CA</w:delText>
          </w:r>
        </w:del>
        <w:r>
          <w:t xml:space="preserve"> public key </w:t>
        </w:r>
      </w:ins>
      <w:ins w:id="1176" w:author="Greg Landry" w:date="2017-06-12T08:41:00Z">
        <w:r w:rsidR="00EC2D39">
          <w:t xml:space="preserve">(from the certificate) </w:t>
        </w:r>
      </w:ins>
      <w:ins w:id="1177" w:author="Alan Hawse" w:date="2017-06-11T08:29:00Z">
        <w:r>
          <w:t xml:space="preserve">against your known list (built into your firmware). If you recognize the key then you assume that the CA has “signed” for the server you are talking </w:t>
        </w:r>
      </w:ins>
      <w:ins w:id="1178" w:author="Alan Hawse" w:date="2017-06-11T08:35:00Z">
        <w:r w:rsidR="004331E3">
          <w:t>to</w:t>
        </w:r>
      </w:ins>
      <w:ins w:id="1179" w:author="Alan Hawse" w:date="2017-06-11T08:29:00Z">
        <w:r>
          <w:t xml:space="preserve"> and that it can be trusted</w:t>
        </w:r>
      </w:ins>
      <w:ins w:id="1180" w:author="Greg Landry" w:date="2017-06-14T12:11:00Z">
        <w:r w:rsidR="00A646ED">
          <w:t>.</w:t>
        </w:r>
      </w:ins>
    </w:p>
    <w:p w14:paraId="7ABB157D" w14:textId="77777777" w:rsidR="000851B7" w:rsidRDefault="000851B7" w:rsidP="00393F95">
      <w:pPr>
        <w:rPr>
          <w:ins w:id="1181" w:author="Alan Hawse" w:date="2017-06-11T07:50:00Z"/>
        </w:rPr>
      </w:pPr>
    </w:p>
    <w:p w14:paraId="7EDDBD36" w14:textId="6D040772" w:rsidR="00A175D3" w:rsidRDefault="00636BCE" w:rsidP="00393F95">
      <w:pPr>
        <w:rPr>
          <w:ins w:id="1182" w:author="Alan Hawse" w:date="2017-06-11T07:41:00Z"/>
        </w:rPr>
      </w:pPr>
      <w:ins w:id="1183" w:author="Greg Landry" w:date="2017-06-14T14:42:00Z">
        <w:r w:rsidRPr="00636BCE">
          <w:rPr>
            <w:noProof/>
          </w:rPr>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9145"/>
                      </a:xfrm>
                      <a:prstGeom prst="rect">
                        <a:avLst/>
                      </a:prstGeom>
                    </pic:spPr>
                  </pic:pic>
                </a:graphicData>
              </a:graphic>
            </wp:inline>
          </w:drawing>
        </w:r>
        <w:r w:rsidRPr="00636BCE" w:rsidDel="00636BCE">
          <w:t xml:space="preserve"> </w:t>
        </w:r>
      </w:ins>
      <w:ins w:id="1184" w:author="Alan Hawse" w:date="2017-06-11T07:52:00Z">
        <w:del w:id="1185"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86" w:author="Alan Hawse" w:date="2017-06-11T07:41:00Z">
        <w:r w:rsidDel="00393F95">
          <w:delText xml:space="preserve">  </w:delText>
        </w:r>
      </w:del>
    </w:p>
    <w:p w14:paraId="627D5B65" w14:textId="327B40D7" w:rsidR="003A03BF" w:rsidRPr="00AC6F35" w:rsidRDefault="00D76D7E" w:rsidP="003A03BF">
      <w:pPr>
        <w:pStyle w:val="Heading3"/>
        <w:rPr>
          <w:sz w:val="20"/>
        </w:rPr>
      </w:pPr>
      <w:hyperlink r:id="rId25"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187"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88" w:author="Alan Hawse" w:date="2017-06-08T13:57:00Z">
        <w:r w:rsidR="007C7A3D">
          <w:t>, more secure,</w:t>
        </w:r>
      </w:ins>
      <w:r w:rsidR="00A77388">
        <w:t xml:space="preserve"> TLS.</w:t>
      </w:r>
    </w:p>
    <w:p w14:paraId="2D8443BA" w14:textId="6D3537A5" w:rsidR="003235D8" w:rsidRDefault="003235D8" w:rsidP="003235D8">
      <w:r>
        <w:t xml:space="preserve">Both </w:t>
      </w:r>
      <w:del w:id="1189"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90"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91" w:author="Greg Landry" w:date="2017-06-12T08:48:00Z">
        <w:r w:rsidDel="00B75D42">
          <w:delText xml:space="preserve"> </w:delText>
        </w:r>
      </w:del>
      <w:r>
        <w:sym w:font="Wingdings" w:char="F0E0"/>
      </w:r>
      <w:del w:id="1192" w:author="Greg Landry" w:date="2017-06-12T08:48:00Z">
        <w:r w:rsidDel="00B75D42">
          <w:delText xml:space="preserve"> </w:delText>
        </w:r>
      </w:del>
      <w:r w:rsidR="00262EBB">
        <w:t>Wi-Fi</w:t>
      </w:r>
      <w:del w:id="1193" w:author="Greg Landry" w:date="2017-06-12T08:48:00Z">
        <w:r w:rsidR="00553CF2" w:rsidDel="00B75D42">
          <w:delText xml:space="preserve"> </w:delText>
        </w:r>
      </w:del>
      <w:r>
        <w:sym w:font="Wingdings" w:char="F0E0"/>
      </w:r>
      <w:del w:id="1194" w:author="Greg Landry" w:date="2017-06-12T08:48:00Z">
        <w:r w:rsidDel="00B75D42">
          <w:delText xml:space="preserve"> </w:delText>
        </w:r>
      </w:del>
      <w:r w:rsidR="00A77388">
        <w:t>Router</w:t>
      </w:r>
      <w:del w:id="1195" w:author="Greg Landry" w:date="2017-06-12T08:48:00Z">
        <w:r w:rsidR="00A77388" w:rsidDel="00B75D42">
          <w:delText xml:space="preserve"> </w:delText>
        </w:r>
      </w:del>
      <w:ins w:id="1196" w:author="Greg Landry" w:date="2017-06-12T08:48:00Z">
        <w:r w:rsidR="00B75D42">
          <w:sym w:font="Wingdings" w:char="F0E0"/>
        </w:r>
        <w:r w:rsidR="00B75D42">
          <w:t>WEB</w:t>
        </w:r>
      </w:ins>
      <w:r w:rsidR="00A77388">
        <w:sym w:font="Wingdings" w:char="F0E0"/>
      </w:r>
      <w:del w:id="1197"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98"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199" w:author="Alan Hawse" w:date="2017-06-08T13:58:00Z"/>
        </w:rPr>
        <w:pPrChange w:id="1200" w:author="Alan Hawse" w:date="2017-06-08T13:58:00Z">
          <w:pPr>
            <w:jc w:val="center"/>
          </w:pPr>
        </w:pPrChange>
      </w:pPr>
      <w:ins w:id="1201" w:author="Alan Hawse" w:date="2017-06-08T13:58:00Z">
        <w:r>
          <w:t>X.509 Certificates</w:t>
        </w:r>
      </w:ins>
    </w:p>
    <w:p w14:paraId="7A1CAC27" w14:textId="4097D896" w:rsidR="00246424" w:rsidRDefault="00246424">
      <w:pPr>
        <w:pStyle w:val="Heading4"/>
        <w:rPr>
          <w:ins w:id="1202" w:author="Greg Landry" w:date="2017-06-09T11:15:00Z"/>
        </w:rPr>
        <w:pPrChange w:id="1203" w:author="Greg Landry" w:date="2017-06-09T11:15:00Z">
          <w:pPr>
            <w:jc w:val="center"/>
          </w:pPr>
        </w:pPrChange>
      </w:pPr>
      <w:ins w:id="1204" w:author="Greg Landry" w:date="2017-06-09T11:15:00Z">
        <w:r>
          <w:t>Basics</w:t>
        </w:r>
      </w:ins>
    </w:p>
    <w:p w14:paraId="24EE8AD8" w14:textId="026BBC1F" w:rsidR="0008231F" w:rsidDel="009A6618" w:rsidRDefault="00534481">
      <w:pPr>
        <w:rPr>
          <w:ins w:id="1205" w:author="Alan Hawse" w:date="2017-06-09T08:03:00Z"/>
          <w:del w:id="1206" w:author="Greg Landry" w:date="2017-06-09T11:06:00Z"/>
        </w:rPr>
        <w:pPrChange w:id="1207" w:author="Alan Hawse" w:date="2017-06-08T13:59:00Z">
          <w:pPr>
            <w:jc w:val="center"/>
          </w:pPr>
        </w:pPrChange>
      </w:pPr>
      <w:ins w:id="1208" w:author="Alan Hawse" w:date="2017-06-08T16:36:00Z">
        <w:r>
          <w:t>To create a TLS connection, you need to</w:t>
        </w:r>
      </w:ins>
      <w:ins w:id="1209" w:author="Alan Hawse" w:date="2017-06-08T16:46:00Z">
        <w:r w:rsidR="00393345">
          <w:t xml:space="preserve"> have a </w:t>
        </w:r>
      </w:ins>
      <w:ins w:id="121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211" w:author="Alan Hawse" w:date="2017-06-09T07:51:00Z">
        <w:del w:id="1212" w:author="Greg Landry" w:date="2017-06-09T11:03:00Z">
          <w:r w:rsidR="0008231F" w:rsidDel="001B44DA">
            <w:delText>All of these</w:delText>
          </w:r>
        </w:del>
      </w:ins>
      <w:ins w:id="1213" w:author="Greg Landry" w:date="2017-06-09T11:03:00Z">
        <w:r w:rsidR="001B44DA">
          <w:t>The</w:t>
        </w:r>
      </w:ins>
      <w:ins w:id="1214" w:author="Alan Hawse" w:date="2017-06-09T07:51:00Z">
        <w:r w:rsidR="0008231F">
          <w:t xml:space="preserve"> certificates will be in one of several X.509 formats.  The two most common </w:t>
        </w:r>
      </w:ins>
      <w:ins w:id="1215" w:author="Alan Hawse" w:date="2017-06-09T08:02:00Z">
        <w:r w:rsidR="009E1604">
          <w:t xml:space="preserve">formats </w:t>
        </w:r>
      </w:ins>
      <w:ins w:id="1216" w:author="Alan Hawse" w:date="2017-06-09T07:51:00Z">
        <w:r w:rsidR="0008231F">
          <w:t xml:space="preserve">are </w:t>
        </w:r>
      </w:ins>
      <w:ins w:id="1217" w:author="Alan Hawse" w:date="2017-06-09T07:52:00Z">
        <w:r w:rsidR="0008231F">
          <w:t xml:space="preserve">“DER” which is a binary format, and “PEM” which is an ASCII format (and </w:t>
        </w:r>
      </w:ins>
      <w:ins w:id="1218" w:author="Greg Landry" w:date="2017-06-09T11:03:00Z">
        <w:r w:rsidR="001B44DA">
          <w:t xml:space="preserve">is </w:t>
        </w:r>
      </w:ins>
      <w:ins w:id="1219" w:author="Alan Hawse" w:date="2017-06-09T07:52:00Z">
        <w:r w:rsidR="0008231F">
          <w:t>the one that WICED uses</w:t>
        </w:r>
      </w:ins>
      <w:ins w:id="1220" w:author="Greg Landry" w:date="2017-06-09T11:03:00Z">
        <w:r w:rsidR="001B44DA">
          <w:t>)</w:t>
        </w:r>
      </w:ins>
      <w:ins w:id="1221" w:author="Alan Hawse" w:date="2017-06-09T07:52:00Z">
        <w:r w:rsidR="0008231F">
          <w:t>.</w:t>
        </w:r>
      </w:ins>
      <w:ins w:id="1222" w:author="Alan Hawse" w:date="2017-06-09T08:03:00Z">
        <w:del w:id="1223" w:author="Greg Landry" w:date="2017-06-09T11:03:00Z">
          <w:r w:rsidR="00C87520" w:rsidDel="001B44DA">
            <w:delText>)</w:delText>
          </w:r>
        </w:del>
      </w:ins>
    </w:p>
    <w:p w14:paraId="11D1DE07" w14:textId="77777777" w:rsidR="00C87520" w:rsidRDefault="00C87520">
      <w:pPr>
        <w:rPr>
          <w:ins w:id="1224" w:author="Alan Hawse" w:date="2017-06-09T08:03:00Z"/>
        </w:rPr>
        <w:pPrChange w:id="1225" w:author="Alan Hawse" w:date="2017-06-08T13:59:00Z">
          <w:pPr>
            <w:jc w:val="center"/>
          </w:pPr>
        </w:pPrChange>
      </w:pPr>
    </w:p>
    <w:p w14:paraId="444807D1" w14:textId="35A2145C" w:rsidR="00C87520" w:rsidRDefault="00C87520">
      <w:pPr>
        <w:keepNext/>
        <w:rPr>
          <w:ins w:id="1226" w:author="Alan Hawse" w:date="2017-06-09T08:03:00Z"/>
        </w:rPr>
        <w:pPrChange w:id="1227" w:author="Greg Landry" w:date="2017-06-12T08:49:00Z">
          <w:pPr>
            <w:jc w:val="center"/>
          </w:pPr>
        </w:pPrChange>
      </w:pPr>
      <w:ins w:id="1228" w:author="Alan Hawse" w:date="2017-06-09T08:03:00Z">
        <w:r>
          <w:lastRenderedPageBreak/>
          <w:t>The screenshot below is a PEM certificate:</w:t>
        </w:r>
      </w:ins>
    </w:p>
    <w:p w14:paraId="25F3E790" w14:textId="6826CC8D" w:rsidR="00C87520" w:rsidDel="00F379A9" w:rsidRDefault="00C87520">
      <w:pPr>
        <w:rPr>
          <w:ins w:id="1229" w:author="Alan Hawse" w:date="2017-06-09T07:54:00Z"/>
          <w:del w:id="1230" w:author="Greg Landry" w:date="2017-06-09T11:03:00Z"/>
        </w:rPr>
        <w:pPrChange w:id="1231" w:author="Alan Hawse" w:date="2017-06-08T13:59:00Z">
          <w:pPr>
            <w:jc w:val="center"/>
          </w:pPr>
        </w:pPrChange>
      </w:pPr>
    </w:p>
    <w:p w14:paraId="3FD5EF3C" w14:textId="0B77332D" w:rsidR="003A67DC" w:rsidDel="00F379A9" w:rsidRDefault="003A67DC">
      <w:pPr>
        <w:jc w:val="center"/>
        <w:rPr>
          <w:ins w:id="1232" w:author="Alan Hawse" w:date="2017-06-09T07:56:00Z"/>
          <w:del w:id="1233" w:author="Greg Landry" w:date="2017-06-09T11:04:00Z"/>
        </w:rPr>
      </w:pPr>
      <w:ins w:id="123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235" w:author="Alan Hawse" w:date="2017-06-09T07:56:00Z"/>
        </w:rPr>
      </w:pPr>
    </w:p>
    <w:p w14:paraId="160D671B" w14:textId="72214DBB" w:rsidR="00245C4A" w:rsidRDefault="00245C4A">
      <w:pPr>
        <w:rPr>
          <w:ins w:id="1236" w:author="Alan Hawse" w:date="2017-06-09T07:57:00Z"/>
        </w:rPr>
        <w:pPrChange w:id="1237" w:author="Alan Hawse" w:date="2017-06-08T13:59:00Z">
          <w:pPr>
            <w:jc w:val="center"/>
          </w:pPr>
        </w:pPrChange>
      </w:pPr>
      <w:ins w:id="1238" w:author="Alan Hawse" w:date="2017-06-09T07:56:00Z">
        <w:r>
          <w:t xml:space="preserve">X.509 certificates contain an insane amount of information and they </w:t>
        </w:r>
      </w:ins>
      <w:ins w:id="1239" w:author="Alan Hawse" w:date="2017-06-09T07:57:00Z">
        <w:r>
          <w:t>have</w:t>
        </w:r>
      </w:ins>
      <w:ins w:id="1240" w:author="Alan Hawse" w:date="2017-06-09T07:56:00Z">
        <w:r>
          <w:t xml:space="preserve"> </w:t>
        </w:r>
      </w:ins>
      <w:ins w:id="1241" w:author="Alan Hawse" w:date="2017-06-09T07:57:00Z">
        <w:r w:rsidR="00C87520">
          <w:t xml:space="preserve">a bunch </w:t>
        </w:r>
        <w:r>
          <w:t xml:space="preserve">of options.  However, </w:t>
        </w:r>
      </w:ins>
      <w:ins w:id="1242" w:author="Alan Hawse" w:date="2017-06-09T07:59:00Z">
        <w:r>
          <w:t>they generally contain:</w:t>
        </w:r>
      </w:ins>
    </w:p>
    <w:p w14:paraId="014D7131" w14:textId="1D691E0F" w:rsidR="00245C4A" w:rsidRDefault="00245C4A">
      <w:pPr>
        <w:pStyle w:val="ListParagraph"/>
        <w:numPr>
          <w:ilvl w:val="0"/>
          <w:numId w:val="32"/>
        </w:numPr>
        <w:rPr>
          <w:ins w:id="1243" w:author="Alan Hawse" w:date="2017-06-09T07:58:00Z"/>
        </w:rPr>
        <w:pPrChange w:id="1244" w:author="Alan Hawse" w:date="2017-06-09T07:58:00Z">
          <w:pPr>
            <w:jc w:val="center"/>
          </w:pPr>
        </w:pPrChange>
      </w:pPr>
      <w:ins w:id="1245" w:author="Alan Hawse" w:date="2017-06-09T07:58:00Z">
        <w:r>
          <w:t>The site</w:t>
        </w:r>
      </w:ins>
      <w:ins w:id="1246" w:author="Greg Landry" w:date="2017-06-09T11:04:00Z">
        <w:r w:rsidR="00F379A9">
          <w:t>’</w:t>
        </w:r>
      </w:ins>
      <w:ins w:id="1247" w:author="Alan Hawse" w:date="2017-06-09T07:58:00Z">
        <w:r>
          <w:t>s public key</w:t>
        </w:r>
      </w:ins>
    </w:p>
    <w:p w14:paraId="51385A51" w14:textId="195EFAEA" w:rsidR="00245C4A" w:rsidRDefault="00245C4A">
      <w:pPr>
        <w:pStyle w:val="ListParagraph"/>
        <w:numPr>
          <w:ilvl w:val="0"/>
          <w:numId w:val="32"/>
        </w:numPr>
        <w:rPr>
          <w:ins w:id="1248" w:author="Alan Hawse" w:date="2017-06-09T07:59:00Z"/>
        </w:rPr>
        <w:pPrChange w:id="1249" w:author="Alan Hawse" w:date="2017-06-09T07:58:00Z">
          <w:pPr>
            <w:jc w:val="center"/>
          </w:pPr>
        </w:pPrChange>
      </w:pPr>
      <w:ins w:id="1250" w:author="Alan Hawse" w:date="2017-06-09T07:58:00Z">
        <w:r>
          <w:t xml:space="preserve">An intermediate </w:t>
        </w:r>
      </w:ins>
      <w:ins w:id="1251" w:author="Alan Hawse" w:date="2017-06-09T07:59:00Z">
        <w:r>
          <w:t>authority’s</w:t>
        </w:r>
      </w:ins>
      <w:ins w:id="1252" w:author="Alan Hawse" w:date="2017-06-09T07:58:00Z">
        <w:r>
          <w:t xml:space="preserve"> public key</w:t>
        </w:r>
      </w:ins>
    </w:p>
    <w:p w14:paraId="6BCCA0D2" w14:textId="33AE66E4" w:rsidR="00245C4A" w:rsidRDefault="00245C4A">
      <w:pPr>
        <w:pStyle w:val="ListParagraph"/>
        <w:numPr>
          <w:ilvl w:val="0"/>
          <w:numId w:val="32"/>
        </w:numPr>
        <w:rPr>
          <w:ins w:id="1253" w:author="Alan Hawse" w:date="2017-06-09T07:59:00Z"/>
        </w:rPr>
        <w:pPrChange w:id="1254" w:author="Alan Hawse" w:date="2017-06-09T07:58:00Z">
          <w:pPr>
            <w:jc w:val="center"/>
          </w:pPr>
        </w:pPrChange>
      </w:pPr>
      <w:ins w:id="1255" w:author="Alan Hawse" w:date="2017-06-09T07:59:00Z">
        <w:r>
          <w:t>The root authority’s public key</w:t>
        </w:r>
      </w:ins>
    </w:p>
    <w:p w14:paraId="331B26DB" w14:textId="44AE0FAC" w:rsidR="00245C4A" w:rsidDel="00246424" w:rsidRDefault="00245C4A">
      <w:pPr>
        <w:pStyle w:val="ListParagraph"/>
        <w:numPr>
          <w:ilvl w:val="0"/>
          <w:numId w:val="32"/>
        </w:numPr>
        <w:rPr>
          <w:ins w:id="1256" w:author="Alan Hawse" w:date="2017-06-09T07:54:00Z"/>
          <w:del w:id="1257" w:author="Greg Landry" w:date="2017-06-09T11:15:00Z"/>
        </w:rPr>
        <w:pPrChange w:id="1258" w:author="Alan Hawse" w:date="2017-06-09T07:58:00Z">
          <w:pPr>
            <w:jc w:val="center"/>
          </w:pPr>
        </w:pPrChange>
      </w:pPr>
      <w:ins w:id="125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260" w:author="Alan Hawse" w:date="2017-06-09T07:51:00Z"/>
        </w:rPr>
        <w:pPrChange w:id="1261" w:author="Greg Landry" w:date="2017-06-09T11:15:00Z">
          <w:pPr>
            <w:jc w:val="center"/>
          </w:pPr>
        </w:pPrChange>
      </w:pPr>
    </w:p>
    <w:p w14:paraId="29299097" w14:textId="7AD041F2" w:rsidR="00F77067" w:rsidDel="00246424" w:rsidRDefault="00555C4A">
      <w:pPr>
        <w:rPr>
          <w:ins w:id="1262" w:author="Alan Hawse" w:date="2017-06-08T17:14:00Z"/>
        </w:rPr>
        <w:pPrChange w:id="1263" w:author="Alan Hawse" w:date="2017-06-08T13:59:00Z">
          <w:pPr>
            <w:jc w:val="center"/>
          </w:pPr>
        </w:pPrChange>
      </w:pPr>
      <w:moveFromRangeStart w:id="1264" w:author="Greg Landry" w:date="2017-06-09T11:16:00Z" w:name="move484770293"/>
      <w:moveFrom w:id="1265" w:author="Greg Landry" w:date="2017-06-09T11:16:00Z">
        <w:ins w:id="1266" w:author="Alan Hawse" w:date="2017-06-08T16:48:00Z">
          <w:r w:rsidDel="00246424">
            <w:t xml:space="preserve">You can get the </w:t>
          </w:r>
        </w:ins>
        <w:ins w:id="1267" w:author="Alan Hawse" w:date="2017-06-09T07:47:00Z">
          <w:r w:rsidR="00937558" w:rsidDel="00246424">
            <w:t xml:space="preserve">root or intermediate </w:t>
          </w:r>
        </w:ins>
        <w:ins w:id="1268" w:author="Alan Hawse" w:date="2017-06-08T16:48:00Z">
          <w:r w:rsidDel="00246424">
            <w:t>certificate for a website from the browser.</w:t>
          </w:r>
        </w:ins>
        <w:ins w:id="1269" w:author="Alan Hawse" w:date="2017-06-08T16:49:00Z">
          <w:r w:rsidDel="00246424">
            <w:t xml:space="preserve">  </w:t>
          </w:r>
        </w:ins>
      </w:moveFrom>
    </w:p>
    <w:moveFromRangeEnd w:id="1264"/>
    <w:p w14:paraId="3ADF1647" w14:textId="77777777" w:rsidR="007023CF" w:rsidRDefault="007023CF">
      <w:pPr>
        <w:rPr>
          <w:ins w:id="1270" w:author="Greg Landry" w:date="2017-06-09T13:38:00Z"/>
          <w:rFonts w:asciiTheme="majorHAnsi" w:eastAsiaTheme="majorEastAsia" w:hAnsiTheme="majorHAnsi" w:cstheme="majorBidi"/>
          <w:i/>
          <w:iCs/>
          <w:color w:val="2E74B5" w:themeColor="accent1" w:themeShade="BF"/>
        </w:rPr>
      </w:pPr>
      <w:ins w:id="1271" w:author="Greg Landry" w:date="2017-06-09T13:38:00Z">
        <w:r>
          <w:br w:type="page"/>
        </w:r>
      </w:ins>
    </w:p>
    <w:p w14:paraId="2913A320" w14:textId="7E5FC395" w:rsidR="00F77067" w:rsidRDefault="00246424">
      <w:pPr>
        <w:pStyle w:val="Heading4"/>
        <w:rPr>
          <w:ins w:id="1272" w:author="Alan Hawse" w:date="2017-06-08T17:14:00Z"/>
        </w:rPr>
        <w:pPrChange w:id="1273" w:author="Greg Landry" w:date="2017-06-09T11:15:00Z">
          <w:pPr>
            <w:jc w:val="center"/>
          </w:pPr>
        </w:pPrChange>
      </w:pPr>
      <w:ins w:id="1274" w:author="Greg Landry" w:date="2017-06-09T11:15:00Z">
        <w:r>
          <w:lastRenderedPageBreak/>
          <w:t>Downloading Certificates</w:t>
        </w:r>
      </w:ins>
    </w:p>
    <w:p w14:paraId="69314AE6" w14:textId="7DAE3C2F" w:rsidR="00246424" w:rsidRDefault="00246424" w:rsidP="00246424">
      <w:pPr>
        <w:rPr>
          <w:ins w:id="1275" w:author="Greg Landry" w:date="2017-06-09T11:18:00Z"/>
        </w:rPr>
      </w:pPr>
      <w:moveToRangeStart w:id="1276" w:author="Greg Landry" w:date="2017-06-09T11:16:00Z" w:name="move484770293"/>
      <w:moveTo w:id="1277" w:author="Greg Landry" w:date="2017-06-09T11:16:00Z">
        <w:r>
          <w:t xml:space="preserve">You can get the root or intermediate certificate for a website from </w:t>
        </w:r>
        <w:del w:id="1278" w:author="Greg Landry" w:date="2017-06-09T11:18:00Z">
          <w:r w:rsidDel="00B70FC6">
            <w:delText>the</w:delText>
          </w:r>
        </w:del>
      </w:moveTo>
      <w:ins w:id="1279" w:author="Greg Landry" w:date="2017-06-09T11:18:00Z">
        <w:r w:rsidR="00B70FC6">
          <w:t>a</w:t>
        </w:r>
      </w:ins>
      <w:moveTo w:id="1280" w:author="Greg Landry" w:date="2017-06-09T11:16:00Z">
        <w:r>
          <w:t xml:space="preserve"> browser.  </w:t>
        </w:r>
      </w:moveTo>
      <w:ins w:id="1281"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82" w:author="Greg Landry" w:date="2017-06-09T11:40:00Z">
        <w:r w:rsidR="0029444C">
          <w:fldChar w:fldCharType="end"/>
        </w:r>
        <w:r w:rsidR="0029444C">
          <w:t xml:space="preserve"> as the site for which we want to retri</w:t>
        </w:r>
      </w:ins>
      <w:ins w:id="1283" w:author="Greg Landry" w:date="2017-06-09T11:41:00Z">
        <w:r w:rsidR="0029444C">
          <w:t>e</w:t>
        </w:r>
      </w:ins>
      <w:ins w:id="1284" w:author="Greg Landry" w:date="2017-06-09T11:40:00Z">
        <w:r w:rsidR="0029444C">
          <w:t>ve the certificate.</w:t>
        </w:r>
      </w:ins>
    </w:p>
    <w:p w14:paraId="12624325" w14:textId="5CD06C69" w:rsidR="00B70FC6" w:rsidRDefault="00B70FC6">
      <w:pPr>
        <w:pStyle w:val="Heading5"/>
        <w:pPrChange w:id="1285" w:author="Greg Landry" w:date="2017-06-09T11:18:00Z">
          <w:pPr/>
        </w:pPrChange>
      </w:pPr>
      <w:ins w:id="1286" w:author="Greg Landry" w:date="2017-06-09T11:18:00Z">
        <w:r>
          <w:t>Chrome</w:t>
        </w:r>
      </w:ins>
    </w:p>
    <w:moveToRangeEnd w:id="1276"/>
    <w:p w14:paraId="3BD45C9B" w14:textId="0FCE0D72" w:rsidR="00B70FC6" w:rsidRDefault="0029444C">
      <w:pPr>
        <w:rPr>
          <w:ins w:id="1287" w:author="Greg Landry" w:date="2017-06-09T11:41:00Z"/>
        </w:rPr>
        <w:pPrChange w:id="1288" w:author="Alan Hawse" w:date="2017-06-08T13:59:00Z">
          <w:pPr>
            <w:jc w:val="center"/>
          </w:pPr>
        </w:pPrChange>
      </w:pPr>
      <w:ins w:id="1289" w:author="Greg Landry" w:date="2017-06-09T11:41:00Z">
        <w:r>
          <w:t>In</w:t>
        </w:r>
      </w:ins>
      <w:ins w:id="1290" w:author="Greg Landry" w:date="2017-06-09T11:40:00Z">
        <w:r w:rsidR="00F84DA3">
          <w:t xml:space="preserve"> Chrome, </w:t>
        </w:r>
      </w:ins>
      <w:ins w:id="1291"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292"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293" w:author="Greg Landry" w:date="2017-06-09T11:57:00Z"/>
        </w:rPr>
        <w:pPrChange w:id="1294" w:author="Greg Landry" w:date="2017-06-09T12:04:00Z">
          <w:pPr>
            <w:jc w:val="center"/>
          </w:pPr>
        </w:pPrChange>
      </w:pPr>
      <w:ins w:id="1295"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296" w:author="Greg Landry" w:date="2017-06-09T11:57:00Z"/>
        </w:rPr>
        <w:pPrChange w:id="1297" w:author="Greg Landry" w:date="2017-06-09T11:58:00Z">
          <w:pPr>
            <w:jc w:val="center"/>
          </w:pPr>
        </w:pPrChange>
      </w:pPr>
      <w:ins w:id="1298"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8726F2"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299"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300" w:author="Greg Landry" w:date="2017-06-09T11:42:00Z"/>
        </w:rPr>
        <w:pPrChange w:id="1301" w:author="Greg Landry" w:date="2017-06-09T11:57:00Z">
          <w:pPr>
            <w:jc w:val="center"/>
          </w:pPr>
        </w:pPrChange>
      </w:pPr>
    </w:p>
    <w:p w14:paraId="4BA312F1" w14:textId="5E3EE04B" w:rsidR="00EA316E" w:rsidRDefault="0029444C">
      <w:pPr>
        <w:pStyle w:val="ListParagraph"/>
        <w:keepNext/>
        <w:numPr>
          <w:ilvl w:val="0"/>
          <w:numId w:val="34"/>
        </w:numPr>
        <w:rPr>
          <w:ins w:id="1302" w:author="Greg Landry" w:date="2017-06-09T11:58:00Z"/>
        </w:rPr>
        <w:pPrChange w:id="1303" w:author="Greg Landry" w:date="2017-06-09T12:05:00Z">
          <w:pPr>
            <w:jc w:val="center"/>
          </w:pPr>
        </w:pPrChange>
      </w:pPr>
      <w:ins w:id="1304" w:author="Greg Landry" w:date="2017-06-09T11:43:00Z">
        <w:r>
          <w:t>Click on “View certificate”.</w:t>
        </w:r>
      </w:ins>
    </w:p>
    <w:p w14:paraId="091172BB" w14:textId="2D2648CC" w:rsidR="00EA316E" w:rsidRDefault="00EA316E">
      <w:pPr>
        <w:pStyle w:val="ListParagraph"/>
        <w:jc w:val="center"/>
        <w:rPr>
          <w:ins w:id="1305" w:author="Greg Landry" w:date="2017-06-09T11:59:00Z"/>
        </w:rPr>
        <w:pPrChange w:id="1306" w:author="Greg Landry" w:date="2017-06-09T11:58:00Z">
          <w:pPr>
            <w:jc w:val="center"/>
          </w:pPr>
        </w:pPrChange>
      </w:pPr>
      <w:ins w:id="1307"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CCF38"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308"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309" w:author="Greg Landry" w:date="2017-06-09T11:43:00Z"/>
        </w:rPr>
        <w:pPrChange w:id="1310" w:author="Greg Landry" w:date="2017-06-09T11:58:00Z">
          <w:pPr>
            <w:jc w:val="center"/>
          </w:pPr>
        </w:pPrChange>
      </w:pPr>
    </w:p>
    <w:p w14:paraId="7D628D0F" w14:textId="60353948" w:rsidR="0029444C" w:rsidRDefault="0029444C">
      <w:pPr>
        <w:pStyle w:val="ListParagraph"/>
        <w:keepNext/>
        <w:numPr>
          <w:ilvl w:val="0"/>
          <w:numId w:val="34"/>
        </w:numPr>
        <w:rPr>
          <w:ins w:id="1311" w:author="Greg Landry" w:date="2017-06-09T15:56:00Z"/>
        </w:rPr>
        <w:pPrChange w:id="1312" w:author="Greg Landry" w:date="2017-06-09T12:04:00Z">
          <w:pPr>
            <w:jc w:val="center"/>
          </w:pPr>
        </w:pPrChange>
      </w:pPr>
      <w:ins w:id="1313" w:author="Greg Landry" w:date="2017-06-09T11:45:00Z">
        <w:r>
          <w:lastRenderedPageBreak/>
          <w:t>Click on the</w:t>
        </w:r>
      </w:ins>
      <w:ins w:id="1314" w:author="Greg Landry" w:date="2017-06-09T11:43:00Z">
        <w:r>
          <w:t xml:space="preserve"> “Certification Path” tab</w:t>
        </w:r>
      </w:ins>
      <w:ins w:id="1315" w:author="Greg Landry" w:date="2017-06-09T16:04:00Z">
        <w:r w:rsidR="002B34C1">
          <w:t>.</w:t>
        </w:r>
      </w:ins>
      <w:ins w:id="1316" w:author="Greg Landry" w:date="2017-06-09T11:43:00Z">
        <w:r>
          <w:t xml:space="preserve"> </w:t>
        </w:r>
      </w:ins>
      <w:ins w:id="1317"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318" w:author="Greg Landry" w:date="2017-06-09T16:05:00Z">
        <w:r w:rsidR="002B34C1">
          <w:t xml:space="preserve">signed </w:t>
        </w:r>
      </w:ins>
      <w:ins w:id="1319" w:author="Greg Landry" w:date="2017-06-09T16:04:00Z">
        <w:r w:rsidR="002B34C1">
          <w:t>intermediate certificate or the root certificate, not the httpbin.org certificate.</w:t>
        </w:r>
      </w:ins>
      <w:ins w:id="1320" w:author="Greg Landry" w:date="2017-06-09T15:54:00Z">
        <w:r w:rsidR="006C6E5B">
          <w:t xml:space="preserve"> </w:t>
        </w:r>
      </w:ins>
      <w:ins w:id="1321" w:author="Greg Landry" w:date="2017-06-09T16:05:00Z">
        <w:r w:rsidR="002B34C1">
          <w:t xml:space="preserve">Therefore, </w:t>
        </w:r>
      </w:ins>
      <w:ins w:id="1322" w:author="Greg Landry" w:date="2017-06-09T15:54:00Z">
        <w:r w:rsidR="002B34C1">
          <w:t>c</w:t>
        </w:r>
        <w:r w:rsidR="006C6E5B">
          <w:t xml:space="preserve">lick on either the root or </w:t>
        </w:r>
      </w:ins>
      <w:ins w:id="1323" w:author="Greg Landry" w:date="2017-06-09T15:55:00Z">
        <w:r w:rsidR="006C6E5B">
          <w:t>intermediate</w:t>
        </w:r>
      </w:ins>
      <w:ins w:id="1324" w:author="Greg Landry" w:date="2017-06-09T15:54:00Z">
        <w:r w:rsidR="006C6E5B">
          <w:t xml:space="preserve"> </w:t>
        </w:r>
      </w:ins>
      <w:ins w:id="1325" w:author="Greg Landry" w:date="2017-06-09T15:55:00Z">
        <w:r w:rsidR="006C6E5B">
          <w:t xml:space="preserve">certificate and </w:t>
        </w:r>
      </w:ins>
      <w:ins w:id="1326" w:author="Greg Landry" w:date="2017-06-09T16:05:00Z">
        <w:r w:rsidR="002B34C1">
          <w:t xml:space="preserve">then </w:t>
        </w:r>
      </w:ins>
      <w:ins w:id="1327" w:author="Greg Landry" w:date="2017-06-09T15:55:00Z">
        <w:r w:rsidR="006C6E5B">
          <w:t xml:space="preserve">click on “View Certificate” </w:t>
        </w:r>
      </w:ins>
      <w:ins w:id="1328" w:author="Greg Landry" w:date="2017-06-09T16:05:00Z">
        <w:r w:rsidR="002B34C1">
          <w:t>so</w:t>
        </w:r>
      </w:ins>
      <w:ins w:id="1329"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330" w:author="Greg Landry" w:date="2017-06-09T15:58:00Z"/>
        </w:rPr>
        <w:pPrChange w:id="1331" w:author="Greg Landry" w:date="2017-06-09T15:56:00Z">
          <w:pPr>
            <w:jc w:val="center"/>
          </w:pPr>
        </w:pPrChange>
      </w:pPr>
      <w:ins w:id="1332"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C426"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333"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5EF5F"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334"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D1E03"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335"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336" w:author="Greg Landry" w:date="2017-06-09T11:57:00Z"/>
        </w:rPr>
        <w:pPrChange w:id="1337" w:author="Greg Landry" w:date="2017-06-09T15:56:00Z">
          <w:pPr>
            <w:jc w:val="center"/>
          </w:pPr>
        </w:pPrChange>
      </w:pPr>
    </w:p>
    <w:p w14:paraId="759B25AA" w14:textId="78EDBAAC" w:rsidR="0029444C" w:rsidRDefault="006C6E5B">
      <w:pPr>
        <w:pStyle w:val="ListParagraph"/>
        <w:keepNext/>
        <w:numPr>
          <w:ilvl w:val="0"/>
          <w:numId w:val="34"/>
        </w:numPr>
        <w:rPr>
          <w:ins w:id="1338" w:author="Greg Landry" w:date="2017-06-09T12:00:00Z"/>
        </w:rPr>
        <w:pPrChange w:id="1339" w:author="Greg Landry" w:date="2017-06-09T15:59:00Z">
          <w:pPr>
            <w:jc w:val="center"/>
          </w:pPr>
        </w:pPrChange>
      </w:pPr>
      <w:ins w:id="1340" w:author="Greg Landry" w:date="2017-06-09T15:55:00Z">
        <w:r>
          <w:t xml:space="preserve">You will now have another window open </w:t>
        </w:r>
      </w:ins>
      <w:ins w:id="1341" w:author="Greg Landry" w:date="2017-06-09T16:00:00Z">
        <w:r w:rsidR="00F3364F">
          <w:t>showing information for</w:t>
        </w:r>
      </w:ins>
      <w:ins w:id="1342" w:author="Greg Landry" w:date="2017-06-09T15:55:00Z">
        <w:r>
          <w:t xml:space="preserve"> the </w:t>
        </w:r>
      </w:ins>
      <w:ins w:id="1343" w:author="Greg Landry" w:date="2017-06-09T15:56:00Z">
        <w:r w:rsidR="00F3364F">
          <w:t>signed certificate.</w:t>
        </w:r>
      </w:ins>
      <w:ins w:id="1344" w:author="Greg Landry" w:date="2017-06-09T15:59:00Z">
        <w:r w:rsidR="00F3364F">
          <w:t xml:space="preserve"> </w:t>
        </w:r>
      </w:ins>
      <w:ins w:id="1345" w:author="Greg Landry" w:date="2017-06-09T11:46:00Z">
        <w:r w:rsidR="0029444C">
          <w:t xml:space="preserve">Click on the “Details” tab and then on “Copy to File…” to </w:t>
        </w:r>
      </w:ins>
      <w:ins w:id="1346" w:author="Greg Landry" w:date="2017-06-09T16:00:00Z">
        <w:r w:rsidR="00F3364F">
          <w:t>open the Certificate Export Wizard</w:t>
        </w:r>
      </w:ins>
      <w:ins w:id="1347" w:author="Greg Landry" w:date="2017-06-09T11:46:00Z">
        <w:r w:rsidR="0029444C">
          <w:t>.</w:t>
        </w:r>
      </w:ins>
    </w:p>
    <w:p w14:paraId="0F63DAA3" w14:textId="14F82B5A" w:rsidR="00EA316E" w:rsidRDefault="00F3364F" w:rsidP="00EA316E">
      <w:pPr>
        <w:jc w:val="center"/>
        <w:rPr>
          <w:ins w:id="1348" w:author="Greg Landry" w:date="2017-06-09T12:03:00Z"/>
        </w:rPr>
      </w:pPr>
      <w:ins w:id="1349"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C9FCE"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350"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9D792"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351"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400" cy="3444818"/>
                      </a:xfrm>
                      <a:prstGeom prst="rect">
                        <a:avLst/>
                      </a:prstGeom>
                    </pic:spPr>
                  </pic:pic>
                </a:graphicData>
              </a:graphic>
            </wp:inline>
          </w:drawing>
        </w:r>
      </w:ins>
      <w:ins w:id="1352" w:author="Greg Landry" w:date="2017-06-09T12:00:00Z">
        <w:r w:rsidR="00EA316E">
          <w:t xml:space="preserve"> </w:t>
        </w:r>
      </w:ins>
    </w:p>
    <w:p w14:paraId="1B745867" w14:textId="23D3A56E" w:rsidR="00EA316E" w:rsidRDefault="00EA316E">
      <w:pPr>
        <w:pStyle w:val="ListParagraph"/>
        <w:keepNext/>
        <w:numPr>
          <w:ilvl w:val="0"/>
          <w:numId w:val="34"/>
        </w:numPr>
        <w:rPr>
          <w:ins w:id="1353" w:author="Greg Landry" w:date="2017-06-09T12:01:00Z"/>
        </w:rPr>
        <w:pPrChange w:id="1354" w:author="Greg Landry" w:date="2017-06-09T12:04:00Z">
          <w:pPr>
            <w:jc w:val="center"/>
          </w:pPr>
        </w:pPrChange>
      </w:pPr>
      <w:ins w:id="1355"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356" w:author="Greg Landry" w:date="2017-06-09T11:46:00Z"/>
        </w:rPr>
      </w:pPr>
      <w:ins w:id="1357"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52FDC"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4E049"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2BBC3"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50290"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77233"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358"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DF21E"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359"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360" w:author="Greg Landry" w:date="2017-06-09T11:18:00Z"/>
        </w:rPr>
        <w:pPrChange w:id="1361" w:author="Greg Landry" w:date="2017-06-09T12:04:00Z">
          <w:pPr>
            <w:jc w:val="center"/>
          </w:pPr>
        </w:pPrChange>
      </w:pPr>
      <w:ins w:id="1362" w:author="Greg Landry" w:date="2017-06-09T11:48:00Z">
        <w:r>
          <w:t>Once you have saved the certificate you can double-click on it to see the certificate information</w:t>
        </w:r>
      </w:ins>
      <w:ins w:id="1363" w:author="Greg Landry" w:date="2017-06-09T12:05:00Z">
        <w:r w:rsidR="00EA316E">
          <w:t xml:space="preserve"> again</w:t>
        </w:r>
      </w:ins>
      <w:ins w:id="1364" w:author="Greg Landry" w:date="2017-06-09T11:48:00Z">
        <w:r>
          <w:t>, or you can open it with a text viewer to see the actual ASCII code of the certificate.</w:t>
        </w:r>
      </w:ins>
    </w:p>
    <w:p w14:paraId="3B751A43" w14:textId="33726E27" w:rsidR="00B70FC6" w:rsidRDefault="00B70FC6">
      <w:pPr>
        <w:pStyle w:val="Heading5"/>
        <w:rPr>
          <w:ins w:id="1365" w:author="Greg Landry" w:date="2017-06-09T11:18:00Z"/>
        </w:rPr>
        <w:pPrChange w:id="1366" w:author="Greg Landry" w:date="2017-06-09T11:18:00Z">
          <w:pPr>
            <w:jc w:val="center"/>
          </w:pPr>
        </w:pPrChange>
      </w:pPr>
      <w:ins w:id="1367" w:author="Greg Landry" w:date="2017-06-09T11:18:00Z">
        <w:r>
          <w:t>Internet Explorer</w:t>
        </w:r>
      </w:ins>
    </w:p>
    <w:p w14:paraId="47F8A337" w14:textId="7FFA2F0E" w:rsidR="00B70FC6" w:rsidRDefault="00D20F2E">
      <w:pPr>
        <w:rPr>
          <w:ins w:id="1368" w:author="Greg Landry" w:date="2017-06-09T12:16:00Z"/>
        </w:rPr>
        <w:pPrChange w:id="1369" w:author="Greg Landry" w:date="2017-06-09T12:16:00Z">
          <w:pPr>
            <w:jc w:val="center"/>
          </w:pPr>
        </w:pPrChange>
      </w:pPr>
      <w:ins w:id="1370" w:author="Greg Landry" w:date="2017-06-09T12:12:00Z">
        <w:r>
          <w:t>In Internet Explorer,</w:t>
        </w:r>
      </w:ins>
      <w:ins w:id="1371" w:author="Greg Landry" w:date="2017-06-09T12:13:00Z">
        <w:r w:rsidR="00FC5323">
          <w:t xml:space="preserve"> </w:t>
        </w:r>
      </w:ins>
      <w:ins w:id="1372"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73" w:author="Greg Landry" w:date="2017-06-09T12:14:00Z">
        <w:r w:rsidR="00FC5323">
          <w:t xml:space="preserve">little padlock to the right of the URL and select </w:t>
        </w:r>
      </w:ins>
      <w:ins w:id="1374"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75" w:author="Greg Landry" w:date="2017-06-09T11:18:00Z"/>
        </w:rPr>
        <w:pPrChange w:id="1376" w:author="Greg Landry" w:date="2017-06-09T12:16:00Z">
          <w:pPr>
            <w:jc w:val="center"/>
          </w:pPr>
        </w:pPrChange>
      </w:pPr>
      <w:ins w:id="1377"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459FB3"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78"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79" w:author="Greg Landry" w:date="2017-06-09T11:18:00Z"/>
        </w:rPr>
        <w:pPrChange w:id="1380" w:author="Greg Landry" w:date="2017-06-09T11:18:00Z">
          <w:pPr>
            <w:jc w:val="center"/>
          </w:pPr>
        </w:pPrChange>
      </w:pPr>
      <w:ins w:id="1381" w:author="Greg Landry" w:date="2017-06-09T11:18:00Z">
        <w:r>
          <w:t>Safari</w:t>
        </w:r>
      </w:ins>
    </w:p>
    <w:p w14:paraId="6A1E08CC" w14:textId="40746695" w:rsidR="00555C4A" w:rsidRDefault="0041007E">
      <w:pPr>
        <w:rPr>
          <w:ins w:id="1382" w:author="Alan Hawse" w:date="2017-06-08T16:49:00Z"/>
        </w:rPr>
        <w:pPrChange w:id="1383" w:author="Alan Hawse" w:date="2017-06-08T13:59:00Z">
          <w:pPr>
            <w:jc w:val="center"/>
          </w:pPr>
        </w:pPrChange>
      </w:pPr>
      <w:ins w:id="1384"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989B1E"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85" w:author="Alan Hawse" w:date="2017-06-08T16:49:00Z">
        <w:del w:id="1386" w:author="Greg Landry" w:date="2017-06-09T12:12:00Z">
          <w:r w:rsidR="00555C4A" w:rsidDel="00D20F2E">
            <w:delText>For</w:delText>
          </w:r>
        </w:del>
      </w:ins>
      <w:ins w:id="1387" w:author="Greg Landry" w:date="2017-06-09T12:12:00Z">
        <w:r w:rsidR="00D20F2E">
          <w:t>In</w:t>
        </w:r>
      </w:ins>
      <w:ins w:id="1388" w:author="Alan Hawse" w:date="2017-06-08T16:49:00Z">
        <w:r w:rsidR="00FF2910">
          <w:t xml:space="preserve"> S</w:t>
        </w:r>
        <w:r w:rsidR="00555C4A">
          <w:t>afari</w:t>
        </w:r>
      </w:ins>
      <w:ins w:id="1389"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390" w:author="Alan Hawse" w:date="2017-06-08T16:49:00Z">
        <w:r w:rsidR="00555C4A">
          <w:t xml:space="preserve"> </w:t>
        </w:r>
      </w:ins>
      <w:ins w:id="1391" w:author="Alan Hawse" w:date="2017-06-08T16:50:00Z">
        <w:del w:id="1392" w:author="Greg Landry" w:date="2017-06-09T12:17:00Z">
          <w:r w:rsidR="00FF2910" w:rsidDel="00FC5323">
            <w:delText>if you</w:delText>
          </w:r>
        </w:del>
      </w:ins>
      <w:ins w:id="1393" w:author="Greg Landry" w:date="2017-06-09T12:17:00Z">
        <w:r w:rsidR="00FC5323">
          <w:t>and</w:t>
        </w:r>
      </w:ins>
      <w:ins w:id="1394" w:author="Alan Hawse" w:date="2017-06-08T16:50:00Z">
        <w:r w:rsidR="00FF2910">
          <w:t xml:space="preserve"> click on the little </w:t>
        </w:r>
      </w:ins>
      <w:ins w:id="1395" w:author="Greg Landry" w:date="2017-06-09T12:13:00Z">
        <w:r w:rsidR="008320CD">
          <w:t>pad</w:t>
        </w:r>
      </w:ins>
      <w:ins w:id="1396" w:author="Alan Hawse" w:date="2017-06-08T16:50:00Z">
        <w:r w:rsidR="00FF2910">
          <w:t xml:space="preserve">lock right next to </w:t>
        </w:r>
        <w:del w:id="1397" w:author="Greg Landry" w:date="2017-06-09T11:04:00Z">
          <w:r w:rsidR="00FF2910" w:rsidDel="00F379A9">
            <w:delText>httpbin.org</w:delText>
          </w:r>
        </w:del>
      </w:ins>
      <w:ins w:id="1398" w:author="Greg Landry" w:date="2017-06-09T11:04:00Z">
        <w:r w:rsidR="00F379A9">
          <w:t>URL</w:t>
        </w:r>
      </w:ins>
      <w:ins w:id="1399" w:author="Greg Landry" w:date="2017-06-09T12:18:00Z">
        <w:r w:rsidR="00FC5323">
          <w:t xml:space="preserve">. This </w:t>
        </w:r>
      </w:ins>
      <w:ins w:id="1400" w:author="Alan Hawse" w:date="2017-06-08T16:50:00Z">
        <w:del w:id="1401" w:author="Greg Landry" w:date="2017-06-09T12:18:00Z">
          <w:r w:rsidR="00FF2910" w:rsidDel="00FC5323">
            <w:delText xml:space="preserve"> it </w:delText>
          </w:r>
        </w:del>
        <w:r w:rsidR="00FF2910">
          <w:t xml:space="preserve">will bring up the certificate </w:t>
        </w:r>
      </w:ins>
      <w:ins w:id="1402" w:author="Alan Hawse" w:date="2017-06-08T17:14:00Z">
        <w:r w:rsidR="00F77067">
          <w:t>browser</w:t>
        </w:r>
      </w:ins>
      <w:ins w:id="1403" w:author="Alan Hawse" w:date="2017-06-08T16:50:00Z">
        <w:r w:rsidR="00937558">
          <w:t>.</w:t>
        </w:r>
        <w:del w:id="1404" w:author="Greg Landry" w:date="2017-06-09T12:23:00Z">
          <w:r w:rsidR="00937558" w:rsidDel="0041007E">
            <w:delText xml:space="preserve">  For example</w:delText>
          </w:r>
        </w:del>
      </w:ins>
      <w:ins w:id="1405" w:author="Alan Hawse" w:date="2017-06-09T07:50:00Z">
        <w:del w:id="1406" w:author="Greg Landry" w:date="2017-06-09T12:23:00Z">
          <w:r w:rsidR="0008231F" w:rsidDel="0041007E">
            <w:delText>,</w:delText>
          </w:r>
        </w:del>
      </w:ins>
      <w:ins w:id="1407" w:author="Alan Hawse" w:date="2017-06-08T16:50:00Z">
        <w:del w:id="1408" w:author="Greg Landry" w:date="2017-06-09T12:23:00Z">
          <w:r w:rsidR="00937558" w:rsidDel="0041007E">
            <w:delText xml:space="preserve"> the HTTP test site https://httpbin.org</w:delText>
          </w:r>
        </w:del>
      </w:ins>
    </w:p>
    <w:p w14:paraId="05B1C0BA" w14:textId="27CEB7F8" w:rsidR="00FF2910" w:rsidRDefault="00FF2910">
      <w:pPr>
        <w:rPr>
          <w:ins w:id="1409" w:author="Alan Hawse" w:date="2017-06-08T16:50:00Z"/>
        </w:rPr>
        <w:pPrChange w:id="1410" w:author="Alan Hawse" w:date="2017-06-08T13:59:00Z">
          <w:pPr>
            <w:jc w:val="center"/>
          </w:pPr>
        </w:pPrChange>
      </w:pPr>
      <w:ins w:id="1411"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412" w:author="Alan Hawse" w:date="2017-06-08T16:51:00Z"/>
        </w:rPr>
        <w:pPrChange w:id="1413" w:author="Alan Hawse" w:date="2017-06-08T13:59:00Z">
          <w:pPr>
            <w:jc w:val="center"/>
          </w:pPr>
        </w:pPrChange>
      </w:pPr>
    </w:p>
    <w:p w14:paraId="5D073FA0" w14:textId="77777777" w:rsidR="00BE1855" w:rsidRDefault="00BE1855">
      <w:pPr>
        <w:rPr>
          <w:ins w:id="1414" w:author="Greg Landry" w:date="2017-06-09T16:03:00Z"/>
        </w:rPr>
      </w:pPr>
      <w:ins w:id="1415" w:author="Greg Landry" w:date="2017-06-09T16:03:00Z">
        <w:r>
          <w:br w:type="page"/>
        </w:r>
      </w:ins>
    </w:p>
    <w:p w14:paraId="5277A05C" w14:textId="2FE7E777" w:rsidR="00FF2910" w:rsidDel="00BE1554" w:rsidRDefault="00FF2910">
      <w:pPr>
        <w:rPr>
          <w:ins w:id="1416" w:author="Alan Hawse" w:date="2017-06-08T16:50:00Z"/>
          <w:del w:id="1417" w:author="Greg Landry" w:date="2017-06-09T16:03:00Z"/>
        </w:rPr>
        <w:pPrChange w:id="1418" w:author="Alan Hawse" w:date="2017-06-08T13:59:00Z">
          <w:pPr>
            <w:jc w:val="center"/>
          </w:pPr>
        </w:pPrChange>
      </w:pPr>
      <w:ins w:id="1419" w:author="Alan Hawse" w:date="2017-06-08T16:50:00Z">
        <w:r>
          <w:lastRenderedPageBreak/>
          <w:t>Once you are in the certificate browser</w:t>
        </w:r>
        <w:del w:id="1420" w:author="Greg Landry" w:date="2017-06-09T16:02:00Z">
          <w:r w:rsidDel="00BE1855">
            <w:delText xml:space="preserve"> </w:delText>
          </w:r>
        </w:del>
      </w:ins>
      <w:ins w:id="1421" w:author="Greg Landry" w:date="2017-06-09T16:02:00Z">
        <w:r w:rsidR="00BE1855">
          <w:t xml:space="preserve"> </w:t>
        </w:r>
      </w:ins>
      <w:ins w:id="1422" w:author="Alan Hawse" w:date="2017-06-08T16:50:00Z">
        <w:r>
          <w:t xml:space="preserve">you can </w:t>
        </w:r>
      </w:ins>
      <w:ins w:id="1423"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424" w:author="Alan Hawse" w:date="2017-06-08T16:50:00Z">
        <w:del w:id="1425" w:author="Greg Landry" w:date="2017-06-12T12:38:00Z">
          <w:r w:rsidDel="0001298A">
            <w:delText>drag the certificate onto your desktop where it will create a file called httpbin.org.cer</w:delText>
          </w:r>
        </w:del>
      </w:ins>
      <w:ins w:id="1426" w:author="Alan Hawse" w:date="2017-06-08T16:51:00Z">
        <w:del w:id="1427" w:author="Greg Landry" w:date="2017-06-12T12:38:00Z">
          <w:r w:rsidDel="0001298A">
            <w:delText xml:space="preserve">.  You can also examine the certificate by clicking the little down arrows next to “trust” and </w:delText>
          </w:r>
        </w:del>
      </w:ins>
      <w:ins w:id="1428" w:author="Alan Hawse" w:date="2017-06-08T16:52:00Z">
        <w:del w:id="1429" w:author="Greg Landry" w:date="2017-06-12T12:38:00Z">
          <w:r w:rsidDel="0001298A">
            <w:delText xml:space="preserve">“details”.  In this </w:delText>
          </w:r>
        </w:del>
      </w:ins>
      <w:ins w:id="1430" w:author="Alan Hawse" w:date="2017-06-08T16:56:00Z">
        <w:del w:id="1431" w:author="Greg Landry" w:date="2017-06-12T12:38:00Z">
          <w:r w:rsidDel="0001298A">
            <w:delText>case,</w:delText>
          </w:r>
        </w:del>
      </w:ins>
      <w:ins w:id="1432" w:author="Alan Hawse" w:date="2017-06-08T16:52:00Z">
        <w:del w:id="1433" w:author="Greg Landry" w:date="2017-06-12T12:38:00Z">
          <w:r w:rsidDel="0001298A">
            <w:delText xml:space="preserve"> you can see that the certificate is </w:delText>
          </w:r>
        </w:del>
        <w:del w:id="1434" w:author="Greg Landry" w:date="2017-06-09T14:01:00Z">
          <w:r w:rsidDel="000C3273">
            <w:delText>signed</w:delText>
          </w:r>
        </w:del>
        <w:del w:id="1435" w:author="Greg Landry" w:date="2017-06-12T12:38:00Z">
          <w:r w:rsidDel="0001298A">
            <w:delText xml:space="preserve"> by “Let’s Encrypt Authority X3” and that the root certificate is “DST ROOT CA X3</w:delText>
          </w:r>
        </w:del>
      </w:ins>
      <w:ins w:id="1436" w:author="Alan Hawse" w:date="2017-06-08T16:53:00Z">
        <w:del w:id="1437" w:author="Greg Landry" w:date="2017-06-12T12:38:00Z">
          <w:r w:rsidDel="0001298A">
            <w:delText xml:space="preserve">”.  </w:delText>
          </w:r>
        </w:del>
        <w:del w:id="1438" w:author="Greg Landry" w:date="2017-06-09T11:05:00Z">
          <w:r w:rsidDel="009A6618">
            <w:delText>In order to</w:delText>
          </w:r>
        </w:del>
      </w:ins>
      <w:ins w:id="1439" w:author="Greg Landry" w:date="2017-06-09T11:05:00Z">
        <w:r w:rsidR="009A6618">
          <w:t>To</w:t>
        </w:r>
      </w:ins>
      <w:ins w:id="1440"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441" w:author="Greg Landry" w:date="2017-06-09T15:32:00Z">
        <w:r w:rsidR="001B6FB2">
          <w:t>, not the httpbin.org certificate</w:t>
        </w:r>
      </w:ins>
      <w:ins w:id="1442" w:author="Alan Hawse" w:date="2017-06-09T13:14:00Z">
        <w:r w:rsidR="00AA1847">
          <w:t>.</w:t>
        </w:r>
      </w:ins>
      <w:del w:id="1443" w:author="Alan Hawse" w:date="2017-06-09T13:14:00Z">
        <w:r w:rsidR="00FC20F7" w:rsidDel="00AA1847">
          <w:rPr>
            <w:rStyle w:val="CommentReference"/>
          </w:rPr>
          <w:commentReference w:id="1444"/>
        </w:r>
      </w:del>
      <w:ins w:id="1445" w:author="Greg Landry" w:date="2017-06-09T16:06:00Z">
        <w:r w:rsidR="00781383">
          <w:t xml:space="preserve"> Therefore, click on the certificate that you want to download </w:t>
        </w:r>
      </w:ins>
      <w:ins w:id="1446" w:author="Greg Landry" w:date="2017-06-12T12:38:00Z">
        <w:r w:rsidR="0001298A">
          <w:t>and then click-drag</w:t>
        </w:r>
      </w:ins>
      <w:ins w:id="1447" w:author="Greg Landry" w:date="2017-06-12T12:39:00Z">
        <w:r w:rsidR="0001298A">
          <w:t>-drop</w:t>
        </w:r>
      </w:ins>
      <w:ins w:id="1448" w:author="Greg Landry" w:date="2017-06-09T16:06:00Z">
        <w:r w:rsidR="00781383">
          <w:t xml:space="preserve"> </w:t>
        </w:r>
        <w:r w:rsidR="00E76F37">
          <w:t xml:space="preserve">it </w:t>
        </w:r>
        <w:r w:rsidR="00781383">
          <w:t>to your desktop.</w:t>
        </w:r>
      </w:ins>
      <w:ins w:id="1449" w:author="Greg Landry" w:date="2017-06-09T11:05:00Z">
        <w:del w:id="1450" w:author="Alan Hawse" w:date="2017-06-09T13:14:00Z">
          <w:r w:rsidR="009A6618" w:rsidDel="00AA1847">
            <w:delText>.</w:delText>
          </w:r>
        </w:del>
      </w:ins>
    </w:p>
    <w:p w14:paraId="3C765A2A" w14:textId="77777777" w:rsidR="00FF2910" w:rsidRDefault="00FF2910">
      <w:pPr>
        <w:rPr>
          <w:ins w:id="1451" w:author="Alan Hawse" w:date="2017-06-08T16:48:00Z"/>
        </w:rPr>
        <w:pPrChange w:id="1452" w:author="Alan Hawse" w:date="2017-06-08T13:59:00Z">
          <w:pPr>
            <w:jc w:val="center"/>
          </w:pPr>
        </w:pPrChange>
      </w:pPr>
    </w:p>
    <w:p w14:paraId="7F9838BC" w14:textId="0E1B7B41" w:rsidR="00825E6E" w:rsidDel="00AC2007" w:rsidRDefault="00BE1855">
      <w:pPr>
        <w:rPr>
          <w:ins w:id="1453" w:author="Alan Hawse" w:date="2017-06-08T16:41:00Z"/>
          <w:del w:id="1454" w:author="Greg Landry" w:date="2017-06-09T12:20:00Z"/>
        </w:rPr>
        <w:pPrChange w:id="1455" w:author="Alan Hawse" w:date="2017-06-08T13:59:00Z">
          <w:pPr>
            <w:jc w:val="center"/>
          </w:pPr>
        </w:pPrChange>
      </w:pPr>
      <w:ins w:id="1456"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B97C25"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457"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A3C59"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3D350"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458"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459" w:author="Alan Hawse" w:date="2017-06-08T16:48:00Z">
        <w:del w:id="1460"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461" w:author="Greg Landry" w:date="2017-06-09T11:20:00Z"/>
        </w:rPr>
        <w:pPrChange w:id="1462" w:author="Alan Hawse" w:date="2017-06-08T13:59:00Z">
          <w:pPr>
            <w:jc w:val="center"/>
          </w:pPr>
        </w:pPrChange>
      </w:pPr>
    </w:p>
    <w:p w14:paraId="7A9F5221" w14:textId="5A7800F7" w:rsidR="00B70FC6" w:rsidDel="00AC2007" w:rsidRDefault="00B70FC6">
      <w:pPr>
        <w:pStyle w:val="Heading4"/>
        <w:rPr>
          <w:ins w:id="1463" w:author="Alan Hawse" w:date="2017-06-08T16:48:00Z"/>
          <w:del w:id="1464" w:author="Greg Landry" w:date="2017-06-09T12:20:00Z"/>
        </w:rPr>
        <w:pPrChange w:id="1465" w:author="Greg Landry" w:date="2017-06-09T11:20:00Z">
          <w:pPr>
            <w:jc w:val="center"/>
          </w:pPr>
        </w:pPrChange>
      </w:pPr>
    </w:p>
    <w:p w14:paraId="0D41ACAD" w14:textId="28C3575B" w:rsidR="00FF2910" w:rsidRDefault="00FF2910">
      <w:pPr>
        <w:rPr>
          <w:ins w:id="1466" w:author="Alan Hawse" w:date="2017-06-08T16:57:00Z"/>
        </w:rPr>
        <w:pPrChange w:id="1467" w:author="Alan Hawse" w:date="2017-06-08T13:59:00Z">
          <w:pPr>
            <w:jc w:val="center"/>
          </w:pPr>
        </w:pPrChange>
      </w:pPr>
      <w:ins w:id="1468" w:author="Alan Hawse" w:date="2017-06-08T16:57:00Z">
        <w:del w:id="1469" w:author="Greg Landry" w:date="2017-06-09T12:20:00Z">
          <w:r w:rsidDel="00133740">
            <w:delText>The c</w:delText>
          </w:r>
        </w:del>
      </w:ins>
      <w:ins w:id="1470" w:author="Greg Landry" w:date="2017-06-09T12:20:00Z">
        <w:r w:rsidR="00133740">
          <w:t>C</w:t>
        </w:r>
      </w:ins>
      <w:ins w:id="1471" w:author="Alan Hawse" w:date="2017-06-08T16:57:00Z">
        <w:r>
          <w:t>ertificate</w:t>
        </w:r>
      </w:ins>
      <w:ins w:id="1472" w:author="Greg Landry" w:date="2017-06-09T12:20:00Z">
        <w:r w:rsidR="00133740">
          <w:t>s</w:t>
        </w:r>
      </w:ins>
      <w:ins w:id="1473" w:author="Alan Hawse" w:date="2017-06-08T16:57:00Z">
        <w:r>
          <w:t xml:space="preserve"> </w:t>
        </w:r>
        <w:del w:id="1474" w:author="Greg Landry" w:date="2017-06-09T12:20:00Z">
          <w:r w:rsidDel="00133740">
            <w:delText xml:space="preserve">will be </w:delText>
          </w:r>
        </w:del>
        <w:r>
          <w:t xml:space="preserve">downloaded </w:t>
        </w:r>
      </w:ins>
      <w:ins w:id="1475" w:author="Greg Landry" w:date="2017-06-09T12:20:00Z">
        <w:r w:rsidR="00133740">
          <w:t xml:space="preserve">from Safari will be </w:t>
        </w:r>
      </w:ins>
      <w:ins w:id="1476" w:author="Alan Hawse" w:date="2017-06-08T16:57:00Z">
        <w:r>
          <w:t xml:space="preserve">in the binary format called “DER” which Apple gives the extension of “.cer”.   </w:t>
        </w:r>
      </w:ins>
      <w:ins w:id="1477" w:author="Alan Hawse" w:date="2017-06-08T16:55:00Z">
        <w:r>
          <w:t>You can now examine the content of the certificate from the command line using “openssl” which is built into the Mac</w:t>
        </w:r>
      </w:ins>
      <w:ins w:id="1478" w:author="Greg Landry" w:date="2017-06-09T11:19:00Z">
        <w:r w:rsidR="00B70FC6">
          <w:t xml:space="preserve"> </w:t>
        </w:r>
      </w:ins>
      <w:ins w:id="1479" w:author="Alan Hawse" w:date="2017-06-08T16:55:00Z">
        <w:del w:id="1480" w:author="Greg Landry" w:date="2017-06-09T11:19:00Z">
          <w:r w:rsidDel="00B70FC6">
            <w:delText xml:space="preserve"> </w:delText>
          </w:r>
        </w:del>
      </w:ins>
      <w:ins w:id="1481" w:author="Greg Landry" w:date="2017-06-09T11:19:00Z">
        <w:r w:rsidR="00B70FC6">
          <w:t>OS</w:t>
        </w:r>
      </w:ins>
      <w:ins w:id="1482" w:author="Alan Hawse" w:date="2017-06-08T16:55:00Z">
        <w:del w:id="1483" w:author="Greg Landry" w:date="2017-06-09T11:19:00Z">
          <w:r w:rsidDel="00B70FC6">
            <w:delText>or can be downloaded in Cygwin</w:delText>
          </w:r>
        </w:del>
        <w:r>
          <w:t>.  For example</w:t>
        </w:r>
      </w:ins>
      <w:ins w:id="1484" w:author="Greg Landry" w:date="2017-06-09T11:07:00Z">
        <w:r w:rsidR="00D70300">
          <w:t>,</w:t>
        </w:r>
      </w:ins>
      <w:ins w:id="1485" w:author="Alan Hawse" w:date="2017-06-08T16:55:00Z">
        <w:r>
          <w:t xml:space="preserve"> you can look at the “</w:t>
        </w:r>
      </w:ins>
      <w:ins w:id="1486" w:author="Alan Hawse" w:date="2017-06-08T16:56:00Z">
        <w:r>
          <w:t>Let’s Encrypt Authority X3” by running:</w:t>
        </w:r>
      </w:ins>
    </w:p>
    <w:p w14:paraId="7EAD3E4D" w14:textId="565F9F03" w:rsidR="00FF2910" w:rsidDel="00B70FC6" w:rsidRDefault="00FF2910">
      <w:pPr>
        <w:rPr>
          <w:ins w:id="1487" w:author="Alan Hawse" w:date="2017-06-08T16:56:00Z"/>
          <w:del w:id="1488" w:author="Greg Landry" w:date="2017-06-09T11:19:00Z"/>
        </w:rPr>
        <w:pPrChange w:id="1489" w:author="Alan Hawse" w:date="2017-06-08T13:59:00Z">
          <w:pPr>
            <w:jc w:val="center"/>
          </w:pPr>
        </w:pPrChange>
      </w:pPr>
    </w:p>
    <w:p w14:paraId="03841E4E" w14:textId="1F434CC3" w:rsidR="00FF2910" w:rsidRDefault="00FF2910">
      <w:pPr>
        <w:ind w:left="720"/>
        <w:rPr>
          <w:ins w:id="1490" w:author="Alan Hawse" w:date="2017-06-08T16:57:00Z"/>
        </w:rPr>
        <w:pPrChange w:id="1491" w:author="Greg Landry" w:date="2017-06-09T11:19:00Z">
          <w:pPr>
            <w:jc w:val="center"/>
          </w:pPr>
        </w:pPrChange>
      </w:pPr>
      <w:ins w:id="1492" w:author="Alan Hawse" w:date="2017-06-08T16:56:00Z">
        <w:r>
          <w:t xml:space="preserve">openssl x509 -in </w:t>
        </w:r>
      </w:ins>
      <w:ins w:id="1493" w:author="Alan Hawse" w:date="2017-06-08T16:57:00Z">
        <w:r>
          <w:t xml:space="preserve">Let’s Encrypt Authority X3.cer </w:t>
        </w:r>
      </w:ins>
      <w:ins w:id="1494" w:author="Alan Hawse" w:date="2017-06-08T16:56:00Z">
        <w:r>
          <w:t xml:space="preserve">-inform der </w:t>
        </w:r>
      </w:ins>
      <w:ins w:id="1495" w:author="Alan Hawse" w:date="2017-06-11T16:11:00Z">
        <w:r w:rsidR="00A34D69">
          <w:t xml:space="preserve">-text </w:t>
        </w:r>
      </w:ins>
      <w:ins w:id="1496" w:author="Alan Hawse" w:date="2017-06-08T16:56:00Z">
        <w:r>
          <w:t xml:space="preserve">-noout  </w:t>
        </w:r>
      </w:ins>
    </w:p>
    <w:p w14:paraId="21D1FFDF" w14:textId="6ABD9417" w:rsidR="00FF2910" w:rsidDel="00133740" w:rsidRDefault="00FF2910">
      <w:pPr>
        <w:rPr>
          <w:ins w:id="1497" w:author="Alan Hawse" w:date="2017-06-09T07:49:00Z"/>
          <w:del w:id="1498" w:author="Greg Landry" w:date="2017-06-09T12:20:00Z"/>
        </w:rPr>
        <w:pPrChange w:id="1499" w:author="Alan Hawse" w:date="2017-06-08T13:59:00Z">
          <w:pPr>
            <w:jc w:val="center"/>
          </w:pPr>
        </w:pPrChange>
      </w:pPr>
    </w:p>
    <w:p w14:paraId="6F9D0168" w14:textId="0FC4DB79" w:rsidR="0008231F" w:rsidRDefault="0008231F">
      <w:pPr>
        <w:rPr>
          <w:ins w:id="1500" w:author="Alan Hawse" w:date="2017-06-09T07:50:00Z"/>
        </w:rPr>
        <w:pPrChange w:id="1501" w:author="Alan Hawse" w:date="2017-06-08T13:59:00Z">
          <w:pPr>
            <w:jc w:val="center"/>
          </w:pPr>
        </w:pPrChange>
      </w:pPr>
      <w:ins w:id="1502" w:author="Alan Hawse" w:date="2017-06-09T07:49:00Z">
        <w:r>
          <w:t xml:space="preserve">You can also examine the certificate by pasting it to </w:t>
        </w:r>
      </w:ins>
      <w:ins w:id="1503"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504" w:author="Alan Hawse" w:date="2017-06-08T16:55:00Z"/>
          <w:del w:id="1505" w:author="Greg Landry" w:date="2017-06-09T12:29:00Z"/>
        </w:rPr>
        <w:pPrChange w:id="1506" w:author="Alan Hawse" w:date="2017-06-08T13:59:00Z">
          <w:pPr>
            <w:jc w:val="center"/>
          </w:pPr>
        </w:pPrChange>
      </w:pPr>
    </w:p>
    <w:p w14:paraId="5FCBCF69" w14:textId="3E8BFFD9" w:rsidR="00534481" w:rsidDel="00D70300" w:rsidRDefault="00FF2910">
      <w:pPr>
        <w:rPr>
          <w:ins w:id="1507" w:author="Alan Hawse" w:date="2017-06-08T16:38:00Z"/>
          <w:del w:id="1508" w:author="Greg Landry" w:date="2017-06-09T11:08:00Z"/>
        </w:rPr>
        <w:pPrChange w:id="1509" w:author="Alan Hawse" w:date="2017-06-08T13:59:00Z">
          <w:pPr>
            <w:jc w:val="center"/>
          </w:pPr>
        </w:pPrChange>
      </w:pPr>
      <w:ins w:id="1510" w:author="Alan Hawse" w:date="2017-06-08T16:54:00Z">
        <w:del w:id="1511" w:author="Greg Landry" w:date="2017-06-09T11:08:00Z">
          <w:r w:rsidDel="00D70300">
            <w:delText>In order to</w:delText>
          </w:r>
        </w:del>
      </w:ins>
      <w:ins w:id="1512" w:author="Greg Landry" w:date="2017-06-09T11:08:00Z">
        <w:r w:rsidR="00D70300">
          <w:t>To</w:t>
        </w:r>
      </w:ins>
      <w:ins w:id="1513" w:author="Alan Hawse" w:date="2017-06-08T16:54:00Z">
        <w:r>
          <w:t xml:space="preserve"> use </w:t>
        </w:r>
      </w:ins>
      <w:ins w:id="1514" w:author="Alan Hawse" w:date="2017-06-08T16:58:00Z">
        <w:r>
          <w:t xml:space="preserve">the certificate in WICED you will need to transform it into the </w:t>
        </w:r>
      </w:ins>
      <w:ins w:id="1515" w:author="Alan Hawse" w:date="2017-06-09T08:47:00Z">
        <w:r w:rsidR="008559E3">
          <w:t>ASCII</w:t>
        </w:r>
      </w:ins>
      <w:ins w:id="1516" w:author="Alan Hawse" w:date="2017-06-08T16:58:00Z">
        <w:r>
          <w:t xml:space="preserve"> PEM format which can be done by running</w:t>
        </w:r>
      </w:ins>
      <w:ins w:id="1517" w:author="Alan Hawse" w:date="2017-06-09T08:47:00Z">
        <w:r w:rsidR="00A44ACA">
          <w:t>:</w:t>
        </w:r>
      </w:ins>
      <w:ins w:id="1518" w:author="Alan Hawse" w:date="2017-06-08T16:58:00Z">
        <w:r>
          <w:t xml:space="preserve"> </w:t>
        </w:r>
      </w:ins>
    </w:p>
    <w:p w14:paraId="78DAC92E" w14:textId="77777777" w:rsidR="00825E6E" w:rsidRDefault="00825E6E">
      <w:pPr>
        <w:rPr>
          <w:ins w:id="1519" w:author="Alan Hawse" w:date="2017-06-08T16:59:00Z"/>
        </w:rPr>
        <w:pPrChange w:id="1520" w:author="Alan Hawse" w:date="2017-06-08T13:59:00Z">
          <w:pPr>
            <w:jc w:val="center"/>
          </w:pPr>
        </w:pPrChange>
      </w:pPr>
    </w:p>
    <w:p w14:paraId="6799A137" w14:textId="5361DBE6" w:rsidR="00825E6E" w:rsidDel="00D70300" w:rsidRDefault="00195536">
      <w:pPr>
        <w:ind w:left="720"/>
        <w:rPr>
          <w:ins w:id="1521" w:author="Alan Hawse" w:date="2017-06-08T17:01:00Z"/>
          <w:del w:id="1522" w:author="Greg Landry" w:date="2017-06-09T11:08:00Z"/>
        </w:rPr>
        <w:pPrChange w:id="1523" w:author="Greg Landry" w:date="2017-06-09T11:08:00Z">
          <w:pPr>
            <w:jc w:val="center"/>
          </w:pPr>
        </w:pPrChange>
      </w:pPr>
      <w:ins w:id="1524"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525" w:author="Alan Hawse" w:date="2017-06-08T17:01:00Z"/>
        </w:rPr>
        <w:pPrChange w:id="1526" w:author="Greg Landry" w:date="2017-06-09T11:08:00Z">
          <w:pPr>
            <w:jc w:val="center"/>
          </w:pPr>
        </w:pPrChange>
      </w:pPr>
    </w:p>
    <w:p w14:paraId="033AFE05" w14:textId="07F12770" w:rsidR="00195536" w:rsidRDefault="00195536">
      <w:pPr>
        <w:rPr>
          <w:ins w:id="1527" w:author="Alan Hawse" w:date="2017-06-08T16:40:00Z"/>
        </w:rPr>
        <w:pPrChange w:id="1528" w:author="Alan Hawse" w:date="2017-06-08T17:01:00Z">
          <w:pPr>
            <w:jc w:val="center"/>
          </w:pPr>
        </w:pPrChange>
      </w:pPr>
      <w:ins w:id="1529" w:author="Alan Hawse" w:date="2017-06-08T17:01:00Z">
        <w:r>
          <w:t xml:space="preserve">You can </w:t>
        </w:r>
        <w:del w:id="1530"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531" w:author="Alan Hawse" w:date="2017-07-17T14:22:00Z"/>
        </w:rPr>
        <w:pPrChange w:id="1532" w:author="Greg Landry" w:date="2017-06-09T11:08:00Z">
          <w:pPr/>
        </w:pPrChange>
      </w:pPr>
      <w:ins w:id="1533" w:author="Alan Hawse" w:date="2017-06-08T16:40:00Z">
        <w:r>
          <w:t xml:space="preserve">openssl x509 -in </w:t>
        </w:r>
      </w:ins>
      <w:ins w:id="1534" w:author="Alan Hawse" w:date="2017-06-08T17:01:00Z">
        <w:r w:rsidR="00195536">
          <w:t xml:space="preserve">Let’s Encrypt Authority X3.cer </w:t>
        </w:r>
      </w:ins>
      <w:ins w:id="1535" w:author="Alan Hawse" w:date="2017-06-11T16:11:00Z">
        <w:r w:rsidR="00FB0578">
          <w:t>–text -</w:t>
        </w:r>
      </w:ins>
      <w:ins w:id="1536" w:author="Alan Hawse" w:date="2017-06-08T16:40:00Z">
        <w:r w:rsidR="00FB0578">
          <w:t>noout</w:t>
        </w:r>
        <w:r>
          <w:t xml:space="preserve"> </w:t>
        </w:r>
      </w:ins>
    </w:p>
    <w:p w14:paraId="5DCA3B2E" w14:textId="77777777" w:rsidR="00D21EE6" w:rsidRDefault="00D21EE6">
      <w:pPr>
        <w:rPr>
          <w:ins w:id="1537" w:author="Alan Hawse" w:date="2017-07-17T14:22:00Z"/>
        </w:rPr>
      </w:pPr>
    </w:p>
    <w:p w14:paraId="324D350B" w14:textId="270ACF30" w:rsidR="00D21EE6" w:rsidRDefault="00D21EE6">
      <w:pPr>
        <w:rPr>
          <w:ins w:id="1538" w:author="Alan Hawse" w:date="2017-06-08T16:40:00Z"/>
        </w:rPr>
      </w:pPr>
      <w:ins w:id="1539" w:author="Alan Hawse" w:date="2017-07-17T14:22:00Z">
        <w:r>
          <w:lastRenderedPageBreak/>
          <w:t xml:space="preserve">You can also decode a certificate at </w:t>
        </w:r>
        <w:r w:rsidRPr="00D21EE6">
          <w:t>https://www.sslshopper.com/certificate-decoder.html</w:t>
        </w:r>
      </w:ins>
    </w:p>
    <w:p w14:paraId="2DA1E359" w14:textId="1598BE56" w:rsidR="00BE289E" w:rsidRDefault="00BE289E">
      <w:pPr>
        <w:pStyle w:val="Heading4"/>
        <w:rPr>
          <w:ins w:id="1540" w:author="Alan Hawse" w:date="2017-06-11T18:36:00Z"/>
        </w:rPr>
        <w:pPrChange w:id="1541" w:author="Greg Landry" w:date="2017-06-09T11:16:00Z">
          <w:pPr>
            <w:jc w:val="center"/>
          </w:pPr>
        </w:pPrChange>
      </w:pPr>
      <w:ins w:id="1542" w:author="Alan Hawse" w:date="2017-06-11T18:36:00Z">
        <w:r>
          <w:t xml:space="preserve">Creating </w:t>
        </w:r>
      </w:ins>
      <w:ins w:id="1543" w:author="Greg Landry" w:date="2017-06-14T12:35:00Z">
        <w:r w:rsidR="00204CE6">
          <w:t xml:space="preserve">Your Own </w:t>
        </w:r>
      </w:ins>
      <w:ins w:id="1544" w:author="Alan Hawse" w:date="2017-06-11T18:36:00Z">
        <w:r>
          <w:t>Certificates</w:t>
        </w:r>
      </w:ins>
    </w:p>
    <w:p w14:paraId="0ABFA7CD" w14:textId="688CCA0F" w:rsidR="00BE289E" w:rsidRDefault="00BE289E">
      <w:pPr>
        <w:rPr>
          <w:ins w:id="1545" w:author="Alan Hawse" w:date="2017-06-11T18:36:00Z"/>
        </w:rPr>
        <w:pPrChange w:id="1546" w:author="Alan Hawse" w:date="2017-06-11T18:36:00Z">
          <w:pPr>
            <w:jc w:val="center"/>
          </w:pPr>
        </w:pPrChange>
      </w:pPr>
      <w:ins w:id="1547" w:author="Alan Hawse" w:date="2017-06-11T18:36:00Z">
        <w:r>
          <w:t>You can create your own “self</w:t>
        </w:r>
        <w:del w:id="1548" w:author="Greg Landry" w:date="2017-06-14T12:35:00Z">
          <w:r w:rsidDel="00A63E46">
            <w:delText>”</w:delText>
          </w:r>
        </w:del>
      </w:ins>
      <w:ins w:id="1549" w:author="Greg Landry" w:date="2017-06-14T12:35:00Z">
        <w:r w:rsidR="00A63E46">
          <w:t>-</w:t>
        </w:r>
      </w:ins>
      <w:ins w:id="1550" w:author="Alan Hawse" w:date="2017-06-11T18:36:00Z">
        <w:del w:id="1551" w:author="Greg Landry" w:date="2017-06-14T12:35:00Z">
          <w:r w:rsidDel="00A63E46">
            <w:delText xml:space="preserve"> </w:delText>
          </w:r>
        </w:del>
        <w:r>
          <w:t>signed</w:t>
        </w:r>
      </w:ins>
      <w:ins w:id="1552" w:author="Greg Landry" w:date="2017-06-14T12:35:00Z">
        <w:r w:rsidR="00A63E46">
          <w:t>”</w:t>
        </w:r>
      </w:ins>
      <w:ins w:id="1553" w:author="Alan Hawse" w:date="2017-06-11T18:36:00Z">
        <w:r>
          <w:t xml:space="preserve"> certificates by running </w:t>
        </w:r>
        <w:r w:rsidR="00F43816">
          <w:t>openssl</w:t>
        </w:r>
      </w:ins>
      <w:ins w:id="1554" w:author="Greg Landry" w:date="2017-06-12T08:52:00Z">
        <w:r w:rsidR="006263BE">
          <w:t xml:space="preserve">. </w:t>
        </w:r>
      </w:ins>
      <w:ins w:id="1555" w:author="Greg Landry" w:date="2017-06-14T14:44:00Z">
        <w:r w:rsidR="00576C4F">
          <w:t xml:space="preserve">This is built into MacOS and Linux. For </w:t>
        </w:r>
      </w:ins>
      <w:ins w:id="1556" w:author="Greg Landry" w:date="2017-06-14T14:45:00Z">
        <w:r w:rsidR="00576C4F">
          <w:t>Windows,</w:t>
        </w:r>
      </w:ins>
      <w:ins w:id="1557" w:author="Greg Landry" w:date="2017-06-14T14:44:00Z">
        <w:r w:rsidR="00576C4F">
          <w:t xml:space="preserve"> it can be downloaded and can run in Cygwin. </w:t>
        </w:r>
      </w:ins>
      <w:ins w:id="1558" w:author="Greg Landry" w:date="2017-06-12T08:52:00Z">
        <w:r w:rsidR="006263BE">
          <w:t>For example</w:t>
        </w:r>
      </w:ins>
      <w:ins w:id="1559" w:author="Alan Hawse" w:date="2017-06-11T18:36:00Z">
        <w:del w:id="1560" w:author="Greg Landry" w:date="2017-06-12T08:52:00Z">
          <w:r w:rsidR="00F43816" w:rsidDel="006263BE">
            <w:delText xml:space="preserve"> e.g.</w:delText>
          </w:r>
        </w:del>
      </w:ins>
      <w:ins w:id="1561" w:author="Greg Landry" w:date="2017-06-12T08:52:00Z">
        <w:r w:rsidR="006263BE">
          <w:rPr>
            <w:rStyle w:val="CommentReference"/>
          </w:rPr>
          <w:t>,</w:t>
        </w:r>
      </w:ins>
      <w:ins w:id="1562" w:author="Alan Hawse" w:date="2017-06-11T18:36:00Z">
        <w:r w:rsidR="00F43816">
          <w:t xml:space="preserve"> running </w:t>
        </w:r>
        <w:del w:id="1563" w:author="Greg Landry" w:date="2017-06-12T12:41:00Z">
          <w:r w:rsidR="00F43816" w:rsidDel="00A37FB4">
            <w:delText>this</w:delText>
          </w:r>
        </w:del>
      </w:ins>
      <w:ins w:id="1564" w:author="Greg Landry" w:date="2017-06-12T12:41:00Z">
        <w:r w:rsidR="00A37FB4">
          <w:t>the</w:t>
        </w:r>
      </w:ins>
      <w:ins w:id="1565" w:author="Alan Hawse" w:date="2017-06-11T18:36:00Z">
        <w:r w:rsidR="00F43816">
          <w:t xml:space="preserve"> command </w:t>
        </w:r>
      </w:ins>
      <w:ins w:id="1566" w:author="Greg Landry" w:date="2017-06-12T12:41:00Z">
        <w:r w:rsidR="00A37FB4">
          <w:t xml:space="preserve">below </w:t>
        </w:r>
      </w:ins>
      <w:ins w:id="1567" w:author="Alan Hawse" w:date="2017-06-11T18:36:00Z">
        <w:r w:rsidR="00F43816">
          <w:t>will create</w:t>
        </w:r>
      </w:ins>
      <w:ins w:id="1568" w:author="Greg Landry" w:date="2017-06-12T08:51:00Z">
        <w:r w:rsidR="008B1CD6">
          <w:t>:</w:t>
        </w:r>
      </w:ins>
      <w:ins w:id="1569" w:author="Alan Hawse" w:date="2017-06-11T18:36:00Z">
        <w:del w:id="1570"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571" w:author="Alan Hawse" w:date="2017-06-11T18:37:00Z"/>
        </w:rPr>
        <w:pPrChange w:id="1572" w:author="Alan Hawse" w:date="2017-06-11T18:37:00Z">
          <w:pPr>
            <w:jc w:val="center"/>
          </w:pPr>
        </w:pPrChange>
      </w:pPr>
      <w:ins w:id="1573"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74" w:author="Alan Hawse" w:date="2017-06-11T18:38:00Z"/>
          <w:del w:id="1575" w:author="Greg Landry" w:date="2017-06-12T12:41:00Z"/>
        </w:rPr>
        <w:pPrChange w:id="1576" w:author="Alan Hawse" w:date="2017-06-11T18:37:00Z">
          <w:pPr>
            <w:jc w:val="center"/>
          </w:pPr>
        </w:pPrChange>
      </w:pPr>
      <w:ins w:id="1577" w:author="Alan Hawse" w:date="2017-06-11T18:37:00Z">
        <w:r>
          <w:t>A new signed certificate called “certificate.pem</w:t>
        </w:r>
      </w:ins>
      <w:ins w:id="1578" w:author="Alan Hawse" w:date="2017-06-11T18:38:00Z">
        <w:r>
          <w:t xml:space="preserve">”.  The root authority will be the server </w:t>
        </w:r>
      </w:ins>
      <w:ins w:id="1579" w:author="Greg Landry" w:date="2017-06-12T08:53:00Z">
        <w:r w:rsidR="00D217D0">
          <w:t>(</w:t>
        </w:r>
      </w:ins>
      <w:ins w:id="1580" w:author="Alan Hawse" w:date="2017-06-11T18:38:00Z">
        <w:r>
          <w:t>i.e. it is signed by itself</w:t>
        </w:r>
      </w:ins>
      <w:ins w:id="1581" w:author="Greg Landry" w:date="2017-06-12T08:53:00Z">
        <w:r w:rsidR="00D217D0">
          <w:t>)</w:t>
        </w:r>
      </w:ins>
      <w:ins w:id="1582"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83" w:author="Alan Hawse" w:date="2017-06-11T18:36:00Z"/>
        </w:rPr>
        <w:pPrChange w:id="1584" w:author="Greg Landry" w:date="2017-06-12T12:41:00Z">
          <w:pPr>
            <w:jc w:val="center"/>
          </w:pPr>
        </w:pPrChange>
      </w:pPr>
    </w:p>
    <w:p w14:paraId="4E65957C" w14:textId="77777777" w:rsidR="00BE289E" w:rsidRPr="00A37FB4" w:rsidRDefault="00BE289E">
      <w:pPr>
        <w:ind w:left="720"/>
        <w:rPr>
          <w:ins w:id="1585" w:author="Alan Hawse" w:date="2017-06-11T18:37:00Z"/>
          <w:rPrChange w:id="1586" w:author="Greg Landry" w:date="2017-06-12T12:41:00Z">
            <w:rPr>
              <w:ins w:id="1587" w:author="Alan Hawse" w:date="2017-06-11T18:37:00Z"/>
              <w:rFonts w:ascii="Courier" w:hAnsi="Courier" w:cs="Courier New"/>
              <w:color w:val="323232"/>
            </w:rPr>
          </w:rPrChange>
        </w:rPr>
        <w:pPrChange w:id="1588"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589" w:author="Alan Hawse" w:date="2017-06-11T18:37:00Z">
        <w:r w:rsidRPr="00A37FB4">
          <w:rPr>
            <w:rPrChange w:id="1590"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591" w:author="Greg Landry" w:date="2017-06-09T11:16:00Z"/>
        </w:rPr>
        <w:pPrChange w:id="1592" w:author="Greg Landry" w:date="2017-06-09T11:16:00Z">
          <w:pPr>
            <w:jc w:val="center"/>
          </w:pPr>
        </w:pPrChange>
      </w:pPr>
      <w:ins w:id="1593" w:author="Greg Landry" w:date="2017-06-09T11:16:00Z">
        <w:r>
          <w:t>Using Certificates</w:t>
        </w:r>
      </w:ins>
      <w:ins w:id="1594" w:author="Greg Landry" w:date="2017-06-09T11:24:00Z">
        <w:r w:rsidR="00E85326">
          <w:t xml:space="preserve"> in WICED</w:t>
        </w:r>
      </w:ins>
    </w:p>
    <w:p w14:paraId="71BFA6B6" w14:textId="18B7B857" w:rsidR="00825E6E" w:rsidRDefault="00246424">
      <w:pPr>
        <w:rPr>
          <w:ins w:id="1595" w:author="Alan Hawse" w:date="2017-06-08T16:35:00Z"/>
        </w:rPr>
        <w:pPrChange w:id="1596" w:author="Alan Hawse" w:date="2017-06-08T13:59:00Z">
          <w:pPr>
            <w:jc w:val="center"/>
          </w:pPr>
        </w:pPrChange>
      </w:pPr>
      <w:ins w:id="1597" w:author="Greg Landry" w:date="2017-06-09T11:13:00Z">
        <w:r>
          <w:t xml:space="preserve">Once you have a certificate, there are three ways that you can access it from </w:t>
        </w:r>
      </w:ins>
      <w:ins w:id="1598" w:author="Greg Landry" w:date="2017-06-09T11:24:00Z">
        <w:r w:rsidR="00285F84">
          <w:t>your device</w:t>
        </w:r>
      </w:ins>
      <w:ins w:id="1599" w:author="Greg Landry" w:date="2017-06-09T11:13:00Z">
        <w:r>
          <w:t>. Each of these is discussed separately below.</w:t>
        </w:r>
      </w:ins>
    </w:p>
    <w:p w14:paraId="1963F3C6" w14:textId="58E81526" w:rsidR="00825E6E" w:rsidRDefault="00246424">
      <w:pPr>
        <w:pStyle w:val="Heading5"/>
        <w:rPr>
          <w:ins w:id="1600" w:author="Alan Hawse" w:date="2017-06-08T17:02:00Z"/>
        </w:rPr>
        <w:pPrChange w:id="1601" w:author="Greg Landry" w:date="2017-06-09T11:24:00Z">
          <w:pPr>
            <w:jc w:val="center"/>
          </w:pPr>
        </w:pPrChange>
      </w:pPr>
      <w:ins w:id="1602" w:author="Greg Landry" w:date="2017-06-09T11:14:00Z">
        <w:r>
          <w:t xml:space="preserve">Method 1: </w:t>
        </w:r>
      </w:ins>
      <w:ins w:id="1603" w:author="Alan Hawse" w:date="2017-06-08T16:42:00Z">
        <w:r w:rsidR="00825E6E">
          <w:t>Storing and using certificates from the DCT</w:t>
        </w:r>
      </w:ins>
    </w:p>
    <w:p w14:paraId="1ADC7845" w14:textId="54A788D3" w:rsidR="001159FE" w:rsidDel="00D70300" w:rsidRDefault="00195536">
      <w:pPr>
        <w:rPr>
          <w:ins w:id="1604" w:author="Alan Hawse" w:date="2017-06-08T17:08:00Z"/>
          <w:del w:id="1605" w:author="Greg Landry" w:date="2017-06-09T11:08:00Z"/>
        </w:rPr>
        <w:pPrChange w:id="1606" w:author="Alan Hawse" w:date="2017-06-08T17:06:00Z">
          <w:pPr>
            <w:pStyle w:val="ListParagraph"/>
            <w:numPr>
              <w:numId w:val="30"/>
            </w:numPr>
            <w:ind w:hanging="360"/>
          </w:pPr>
        </w:pPrChange>
      </w:pPr>
      <w:ins w:id="1607" w:author="Alan Hawse" w:date="2017-06-08T17:02:00Z">
        <w:r>
          <w:t xml:space="preserve">It is possible to have the WICED make system install your certificate into the DCT automatically.  To do this you </w:t>
        </w:r>
        <w:del w:id="1608" w:author="Greg Landry" w:date="2017-06-09T13:46:00Z">
          <w:r w:rsidDel="00681B7A">
            <w:delText xml:space="preserve">will </w:delText>
          </w:r>
        </w:del>
        <w:r>
          <w:t>need to</w:t>
        </w:r>
      </w:ins>
      <w:ins w:id="1609" w:author="Alan Hawse" w:date="2017-06-08T17:08:00Z">
        <w:r w:rsidR="001159FE">
          <w:t>:</w:t>
        </w:r>
      </w:ins>
    </w:p>
    <w:p w14:paraId="45C4D118" w14:textId="77777777" w:rsidR="001159FE" w:rsidRDefault="001159FE">
      <w:pPr>
        <w:rPr>
          <w:ins w:id="1610" w:author="Alan Hawse" w:date="2017-06-08T17:08:00Z"/>
        </w:rPr>
        <w:pPrChange w:id="1611"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612" w:author="Alan Hawse" w:date="2017-06-08T17:08:00Z"/>
        </w:rPr>
        <w:pPrChange w:id="1613" w:author="Alan Hawse" w:date="2017-06-08T17:09:00Z">
          <w:pPr>
            <w:pStyle w:val="ListParagraph"/>
            <w:numPr>
              <w:numId w:val="30"/>
            </w:numPr>
            <w:ind w:hanging="360"/>
          </w:pPr>
        </w:pPrChange>
      </w:pPr>
      <w:ins w:id="1614" w:author="Alan Hawse" w:date="2017-06-08T17:08:00Z">
        <w:r>
          <w:t>Convert your certificate to PEM format</w:t>
        </w:r>
      </w:ins>
      <w:ins w:id="1615" w:author="Greg Landry" w:date="2017-06-12T12:42:00Z">
        <w:r w:rsidR="00A37FB4">
          <w:t xml:space="preserve"> if it is not already in that format</w:t>
        </w:r>
      </w:ins>
      <w:ins w:id="1616" w:author="Alan Hawse" w:date="2017-06-08T17:08:00Z">
        <w:r>
          <w:t xml:space="preserve">, then store it in the directory </w:t>
        </w:r>
        <w:r w:rsidRPr="00681B7A">
          <w:rPr>
            <w:i/>
            <w:rPrChange w:id="1617" w:author="Greg Landry" w:date="2017-06-09T13:46:00Z">
              <w:rPr/>
            </w:rPrChange>
          </w:rPr>
          <w:t>resources/apps/yourapp/</w:t>
        </w:r>
      </w:ins>
    </w:p>
    <w:p w14:paraId="6A47B8FA" w14:textId="577F2697" w:rsidR="001159FE" w:rsidDel="00D70300" w:rsidRDefault="00667172">
      <w:pPr>
        <w:pStyle w:val="ListParagraph"/>
        <w:numPr>
          <w:ilvl w:val="0"/>
          <w:numId w:val="31"/>
        </w:numPr>
        <w:rPr>
          <w:ins w:id="1618" w:author="Alan Hawse" w:date="2017-06-08T17:07:00Z"/>
          <w:del w:id="1619" w:author="Greg Landry" w:date="2017-06-09T11:08:00Z"/>
        </w:rPr>
        <w:pPrChange w:id="1620" w:author="Greg Landry" w:date="2017-06-12T08:54:00Z">
          <w:pPr>
            <w:pStyle w:val="ListParagraph"/>
            <w:numPr>
              <w:numId w:val="30"/>
            </w:numPr>
            <w:ind w:hanging="360"/>
          </w:pPr>
        </w:pPrChange>
      </w:pPr>
      <w:ins w:id="1621" w:author="Greg Landry" w:date="2017-06-09T13:52:00Z">
        <w:r>
          <w:t>Assuming you</w:t>
        </w:r>
      </w:ins>
      <w:ins w:id="1622" w:author="Greg Landry" w:date="2017-06-09T13:53:00Z">
        <w:r>
          <w:t>r</w:t>
        </w:r>
      </w:ins>
      <w:ins w:id="1623" w:author="Greg Landry" w:date="2017-06-09T13:52:00Z">
        <w:r>
          <w:t xml:space="preserve">app is called </w:t>
        </w:r>
        <w:r w:rsidRPr="00667172">
          <w:rPr>
            <w:i/>
            <w:rPrChange w:id="1624" w:author="Greg Landry" w:date="2017-06-09T13:54:00Z">
              <w:rPr/>
            </w:rPrChange>
          </w:rPr>
          <w:t>httpbin_org</w:t>
        </w:r>
        <w:r>
          <w:t xml:space="preserve"> and your certificate file is called </w:t>
        </w:r>
        <w:r w:rsidRPr="00667172">
          <w:rPr>
            <w:i/>
            <w:rPrChange w:id="1625" w:author="Greg Landry" w:date="2017-06-09T13:55:00Z">
              <w:rPr/>
            </w:rPrChange>
          </w:rPr>
          <w:t>ca.pem</w:t>
        </w:r>
        <w:r>
          <w:t xml:space="preserve">, </w:t>
        </w:r>
      </w:ins>
      <w:ins w:id="1626" w:author="Greg Landry" w:date="2017-06-09T13:53:00Z">
        <w:r>
          <w:t>you would a</w:t>
        </w:r>
      </w:ins>
      <w:ins w:id="1627" w:author="Alan Hawse" w:date="2017-06-08T17:08:00Z">
        <w:del w:id="1628" w:author="Greg Landry" w:date="2017-06-09T13:53:00Z">
          <w:r w:rsidR="001159FE" w:rsidDel="00667172">
            <w:delText>A</w:delText>
          </w:r>
        </w:del>
      </w:ins>
      <w:ins w:id="1629" w:author="Alan Hawse" w:date="2017-06-08T17:03:00Z">
        <w:r w:rsidR="00195536">
          <w:t>dd</w:t>
        </w:r>
      </w:ins>
      <w:ins w:id="1630" w:author="Alan Hawse" w:date="2017-06-08T17:07:00Z">
        <w:r w:rsidR="001159FE">
          <w:t xml:space="preserve"> to your </w:t>
        </w:r>
      </w:ins>
      <w:ins w:id="1631" w:author="Greg Landry" w:date="2017-06-09T13:46:00Z">
        <w:r w:rsidR="00681B7A">
          <w:t>M</w:t>
        </w:r>
      </w:ins>
      <w:ins w:id="1632" w:author="Alan Hawse" w:date="2017-06-08T17:07:00Z">
        <w:del w:id="1633" w:author="Greg Landry" w:date="2017-06-09T13:46:00Z">
          <w:r w:rsidR="001159FE" w:rsidDel="00681B7A">
            <w:delText>m</w:delText>
          </w:r>
        </w:del>
        <w:r w:rsidR="001159FE">
          <w:t>akefile</w:t>
        </w:r>
        <w:del w:id="1634" w:author="Greg Landry" w:date="2017-06-09T13:39:00Z">
          <w:r w:rsidR="001159FE" w:rsidDel="00F64D11">
            <w:delText>,</w:delText>
          </w:r>
        </w:del>
      </w:ins>
      <w:ins w:id="1635" w:author="Alan Hawse" w:date="2017-06-08T17:03:00Z">
        <w:r w:rsidR="001159FE">
          <w:t xml:space="preserve"> the line:</w:t>
        </w:r>
      </w:ins>
    </w:p>
    <w:p w14:paraId="77482C1E" w14:textId="77777777" w:rsidR="001159FE" w:rsidRDefault="001159FE">
      <w:pPr>
        <w:pStyle w:val="ListParagraph"/>
        <w:numPr>
          <w:ilvl w:val="0"/>
          <w:numId w:val="31"/>
        </w:numPr>
        <w:rPr>
          <w:ins w:id="1636" w:author="Alan Hawse" w:date="2017-06-08T17:04:00Z"/>
        </w:rPr>
        <w:pPrChange w:id="1637"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638" w:author="Alan Hawse" w:date="2017-06-08T17:06:00Z"/>
          <w:del w:id="1639" w:author="Greg Landry" w:date="2017-06-09T11:09:00Z"/>
        </w:rPr>
        <w:pPrChange w:id="1640" w:author="Greg Landry" w:date="2017-06-12T08:54:00Z">
          <w:pPr>
            <w:pStyle w:val="ListParagraph"/>
            <w:numPr>
              <w:numId w:val="30"/>
            </w:numPr>
            <w:ind w:hanging="360"/>
          </w:pPr>
        </w:pPrChange>
      </w:pPr>
      <w:ins w:id="1641" w:author="Alan Hawse" w:date="2017-06-08T17:03:00Z">
        <w:r w:rsidRPr="00B20D53">
          <w:t>CERTIFICATE := $(SOURCE_ROOT)resources/apps/httpbin_org/ca.pem</w:t>
        </w:r>
      </w:ins>
    </w:p>
    <w:p w14:paraId="3A7855F3" w14:textId="77777777" w:rsidR="001159FE" w:rsidRPr="00B20D53" w:rsidRDefault="001159FE">
      <w:pPr>
        <w:pStyle w:val="CCode"/>
        <w:spacing w:after="0"/>
        <w:rPr>
          <w:ins w:id="1642" w:author="Alan Hawse" w:date="2017-06-08T17:07:00Z"/>
        </w:rPr>
        <w:pPrChange w:id="1643"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644" w:author="Alan Hawse" w:date="2017-06-08T17:03:00Z"/>
        </w:rPr>
        <w:pPrChange w:id="1645" w:author="Greg Landry" w:date="2017-06-12T08:54:00Z">
          <w:pPr>
            <w:pStyle w:val="ListParagraph"/>
            <w:numPr>
              <w:numId w:val="30"/>
            </w:numPr>
            <w:ind w:hanging="360"/>
          </w:pPr>
        </w:pPrChange>
      </w:pPr>
      <w:ins w:id="1646" w:author="Alan Hawse" w:date="2017-06-08T17:07:00Z">
        <w:r>
          <w:t>Then you can load the security section of the DCT into RAM</w:t>
        </w:r>
        <w:del w:id="1647" w:author="Greg Landry" w:date="2017-06-09T13:40:00Z">
          <w:r w:rsidDel="00AD0A9D">
            <w:delText>,</w:delText>
          </w:r>
        </w:del>
        <w:r>
          <w:t xml:space="preserve"> </w:t>
        </w:r>
        <w:del w:id="1648" w:author="Greg Landry" w:date="2017-06-09T13:40:00Z">
          <w:r w:rsidDel="00AD0A9D">
            <w:delText>then</w:delText>
          </w:r>
        </w:del>
      </w:ins>
      <w:ins w:id="1649" w:author="Greg Landry" w:date="2017-06-09T13:40:00Z">
        <w:r w:rsidR="00AD0A9D">
          <w:t>and</w:t>
        </w:r>
      </w:ins>
      <w:ins w:id="1650" w:author="Alan Hawse" w:date="2017-06-08T17:07:00Z">
        <w:r>
          <w:t xml:space="preserve"> use it to initialize </w:t>
        </w:r>
      </w:ins>
      <w:ins w:id="1651" w:author="Greg Landry" w:date="2017-06-09T13:40:00Z">
        <w:r w:rsidR="00AD0A9D">
          <w:t xml:space="preserve">the </w:t>
        </w:r>
      </w:ins>
      <w:ins w:id="1652" w:author="Alan Hawse" w:date="2017-06-08T17:11:00Z">
        <w:r w:rsidR="00F77067">
          <w:t>root certificate for the TLS connection.</w:t>
        </w:r>
      </w:ins>
    </w:p>
    <w:p w14:paraId="44754937" w14:textId="03954C1A" w:rsidR="001159FE" w:rsidDel="00D70300" w:rsidRDefault="001159FE" w:rsidP="001159FE">
      <w:pPr>
        <w:rPr>
          <w:ins w:id="1653" w:author="Alan Hawse" w:date="2017-06-08T17:06:00Z"/>
          <w:del w:id="1654" w:author="Greg Landry" w:date="2017-06-09T11:10:00Z"/>
        </w:rPr>
      </w:pPr>
    </w:p>
    <w:p w14:paraId="011527CD" w14:textId="4F45D125" w:rsidR="001159FE" w:rsidRPr="001159FE" w:rsidRDefault="001159FE">
      <w:pPr>
        <w:pStyle w:val="CCode"/>
        <w:spacing w:after="0"/>
        <w:rPr>
          <w:ins w:id="1655" w:author="Alan Hawse" w:date="2017-06-08T17:05:00Z"/>
        </w:rPr>
        <w:pPrChange w:id="1656" w:author="Greg Landry" w:date="2017-06-09T11:09:00Z">
          <w:pPr/>
        </w:pPrChange>
      </w:pPr>
      <w:ins w:id="1657" w:author="Alan Hawse" w:date="2017-06-08T17:06:00Z">
        <w:r>
          <w:t>p</w:t>
        </w:r>
      </w:ins>
      <w:ins w:id="1658"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659" w:author="Alan Hawse" w:date="2017-06-08T17:05:00Z"/>
        </w:rPr>
        <w:pPrChange w:id="1660" w:author="Greg Landry" w:date="2017-06-09T11:09:00Z">
          <w:pPr/>
        </w:pPrChange>
      </w:pPr>
    </w:p>
    <w:p w14:paraId="7DEEE68C" w14:textId="4331A7D5" w:rsidR="001159FE" w:rsidRPr="001159FE" w:rsidRDefault="001159FE">
      <w:pPr>
        <w:pStyle w:val="CCode"/>
        <w:spacing w:after="0"/>
        <w:rPr>
          <w:ins w:id="1661" w:author="Alan Hawse" w:date="2017-06-08T17:05:00Z"/>
        </w:rPr>
        <w:pPrChange w:id="1662" w:author="Greg Landry" w:date="2017-06-09T11:09:00Z">
          <w:pPr/>
        </w:pPrChange>
      </w:pPr>
      <w:ins w:id="1663"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664" w:author="Alan Hawse" w:date="2017-06-08T17:05:00Z"/>
        </w:rPr>
        <w:pPrChange w:id="1665" w:author="Greg Landry" w:date="2017-06-09T11:09:00Z">
          <w:pPr/>
        </w:pPrChange>
      </w:pPr>
      <w:ins w:id="1666"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667" w:author="Alan Hawse" w:date="2017-06-08T17:06:00Z"/>
        </w:rPr>
        <w:pPrChange w:id="1668" w:author="Greg Landry" w:date="2017-06-09T11:09:00Z">
          <w:pPr/>
        </w:pPrChange>
      </w:pPr>
    </w:p>
    <w:p w14:paraId="5D0B4105" w14:textId="1017AC76" w:rsidR="001159FE" w:rsidRPr="001159FE" w:rsidRDefault="001159FE">
      <w:pPr>
        <w:pStyle w:val="CCode"/>
        <w:spacing w:after="0"/>
        <w:rPr>
          <w:ins w:id="1669" w:author="Alan Hawse" w:date="2017-06-08T17:05:00Z"/>
        </w:rPr>
        <w:pPrChange w:id="1670" w:author="Greg Landry" w:date="2017-06-09T11:09:00Z">
          <w:pPr/>
        </w:pPrChange>
      </w:pPr>
      <w:ins w:id="1671"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672" w:author="Alan Hawse" w:date="2017-06-08T17:08:00Z"/>
        </w:rPr>
        <w:pPrChange w:id="1673" w:author="Greg Landry" w:date="2017-06-09T11:09:00Z">
          <w:pPr/>
        </w:pPrChange>
      </w:pPr>
      <w:ins w:id="1674" w:author="Alan Hawse" w:date="2017-06-08T17:06:00Z">
        <w:r>
          <w:t>{</w:t>
        </w:r>
      </w:ins>
    </w:p>
    <w:p w14:paraId="535711E5" w14:textId="3A356D9E" w:rsidR="001159FE" w:rsidRPr="001159FE" w:rsidRDefault="001159FE">
      <w:pPr>
        <w:pStyle w:val="CCode"/>
        <w:spacing w:after="0"/>
        <w:rPr>
          <w:ins w:id="1675" w:author="Alan Hawse" w:date="2017-06-08T17:05:00Z"/>
        </w:rPr>
        <w:pPrChange w:id="1676" w:author="Greg Landry" w:date="2017-06-09T11:09:00Z">
          <w:pPr/>
        </w:pPrChange>
      </w:pPr>
      <w:ins w:id="1677" w:author="Alan Hawse" w:date="2017-06-08T17:08:00Z">
        <w:r>
          <w:rPr>
            <w:rFonts w:eastAsiaTheme="majorEastAsia"/>
          </w:rPr>
          <w:t xml:space="preserve">     </w:t>
        </w:r>
      </w:ins>
      <w:ins w:id="1678"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79" w:author="Alan Hawse" w:date="2017-06-08T17:05:00Z"/>
        </w:rPr>
        <w:pPrChange w:id="1680" w:author="Greg Landry" w:date="2017-06-09T11:09:00Z">
          <w:pPr/>
        </w:pPrChange>
      </w:pPr>
      <w:ins w:id="1681" w:author="Alan Hawse" w:date="2017-06-08T17:05:00Z">
        <w:r>
          <w:rPr>
            <w:rFonts w:eastAsia="Calibri"/>
          </w:rPr>
          <w:t>     </w:t>
        </w:r>
        <w:r w:rsidRPr="001159FE">
          <w:t>return;</w:t>
        </w:r>
      </w:ins>
    </w:p>
    <w:p w14:paraId="63F73FFF" w14:textId="1AC1E0DF" w:rsidR="001159FE" w:rsidRPr="001159FE" w:rsidRDefault="001159FE">
      <w:pPr>
        <w:pStyle w:val="CCode"/>
        <w:spacing w:after="0"/>
        <w:rPr>
          <w:ins w:id="1682" w:author="Alan Hawse" w:date="2017-06-08T17:05:00Z"/>
        </w:rPr>
        <w:pPrChange w:id="1683" w:author="Greg Landry" w:date="2017-06-09T11:09:00Z">
          <w:pPr/>
        </w:pPrChange>
      </w:pPr>
      <w:ins w:id="1684" w:author="Alan Hawse" w:date="2017-06-08T17:05:00Z">
        <w:r>
          <w:rPr>
            <w:rFonts w:eastAsia="Calibri"/>
          </w:rPr>
          <w:t> </w:t>
        </w:r>
        <w:r w:rsidRPr="001159FE">
          <w:t>}</w:t>
        </w:r>
      </w:ins>
    </w:p>
    <w:p w14:paraId="1F5EFCFE" w14:textId="77777777" w:rsidR="001159FE" w:rsidRPr="001159FE" w:rsidRDefault="001159FE">
      <w:pPr>
        <w:pStyle w:val="CCode"/>
        <w:spacing w:after="0"/>
        <w:rPr>
          <w:ins w:id="1685" w:author="Alan Hawse" w:date="2017-06-08T17:05:00Z"/>
        </w:rPr>
        <w:pPrChange w:id="1686" w:author="Greg Landry" w:date="2017-06-09T11:09:00Z">
          <w:pPr/>
        </w:pPrChange>
      </w:pPr>
    </w:p>
    <w:p w14:paraId="1A1C7092" w14:textId="77777777" w:rsidR="001159FE" w:rsidRPr="001159FE" w:rsidRDefault="001159FE">
      <w:pPr>
        <w:pStyle w:val="CCode"/>
        <w:spacing w:after="0"/>
        <w:rPr>
          <w:ins w:id="1687" w:author="Alan Hawse" w:date="2017-06-08T17:05:00Z"/>
        </w:rPr>
        <w:pPrChange w:id="1688" w:author="Greg Landry" w:date="2017-06-09T11:09:00Z">
          <w:pPr/>
        </w:pPrChange>
      </w:pPr>
      <w:ins w:id="1689" w:author="Alan Hawse" w:date="2017-06-08T17:05:00Z">
        <w:del w:id="1690"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691" w:author="Alan Hawse" w:date="2017-06-08T17:05:00Z"/>
        </w:rPr>
        <w:pPrChange w:id="1692" w:author="Greg Landry" w:date="2017-06-09T11:09:00Z">
          <w:pPr/>
        </w:pPrChange>
      </w:pPr>
      <w:ins w:id="1693" w:author="Alan Hawse" w:date="2017-06-08T17:05:00Z">
        <w:del w:id="1694"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695" w:author="Alan Hawse" w:date="2017-06-08T17:05:00Z"/>
        </w:rPr>
        <w:pPrChange w:id="1696" w:author="Greg Landry" w:date="2017-06-09T11:09:00Z">
          <w:pPr/>
        </w:pPrChange>
      </w:pPr>
    </w:p>
    <w:p w14:paraId="56DA0329" w14:textId="77777777" w:rsidR="001159FE" w:rsidRPr="001159FE" w:rsidRDefault="001159FE">
      <w:pPr>
        <w:pStyle w:val="CCode"/>
        <w:spacing w:after="0"/>
        <w:rPr>
          <w:ins w:id="1697" w:author="Alan Hawse" w:date="2017-06-08T17:05:00Z"/>
        </w:rPr>
        <w:pPrChange w:id="1698" w:author="Greg Landry" w:date="2017-06-09T11:09:00Z">
          <w:pPr/>
        </w:pPrChange>
      </w:pPr>
      <w:ins w:id="1699" w:author="Alan Hawse" w:date="2017-06-08T17:05:00Z">
        <w:del w:id="1700"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701" w:author="Alan Hawse" w:date="2017-06-08T17:05:00Z"/>
        </w:rPr>
        <w:pPrChange w:id="1702" w:author="Greg Landry" w:date="2017-06-09T11:09:00Z">
          <w:pPr/>
        </w:pPrChange>
      </w:pPr>
      <w:ins w:id="1703" w:author="Alan Hawse" w:date="2017-06-08T17:05:00Z">
        <w:del w:id="1704" w:author="Greg Landry" w:date="2017-06-09T11:09:00Z">
          <w:r w:rsidRPr="001159FE" w:rsidDel="00D70300">
            <w:rPr>
              <w:rFonts w:eastAsia="Calibri"/>
            </w:rPr>
            <w:lastRenderedPageBreak/>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705" w:author="Alan Hawse" w:date="2017-06-08T17:05:00Z"/>
        </w:rPr>
        <w:pPrChange w:id="1706" w:author="Greg Landry" w:date="2017-06-09T11:09:00Z">
          <w:pPr/>
        </w:pPrChange>
      </w:pPr>
      <w:ins w:id="1707" w:author="Alan Hawse" w:date="2017-06-08T17:05:00Z">
        <w:del w:id="1708"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709" w:author="Alan Hawse" w:date="2017-06-08T17:05:00Z"/>
        </w:rPr>
        <w:pPrChange w:id="1710" w:author="Greg Landry" w:date="2017-06-09T11:09:00Z">
          <w:pPr/>
        </w:pPrChange>
      </w:pPr>
      <w:ins w:id="1711" w:author="Alan Hawse" w:date="2017-06-08T17:05:00Z">
        <w:r w:rsidRPr="001159FE">
          <w:rPr>
            <w:rFonts w:eastAsia="Calibri"/>
          </w:rPr>
          <w:t xml:space="preserve">    </w:t>
        </w:r>
        <w:del w:id="1712"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713" w:author="Alan Hawse" w:date="2017-06-08T17:05:00Z"/>
        </w:rPr>
        <w:pPrChange w:id="1714" w:author="Greg Landry" w:date="2017-06-09T11:09:00Z">
          <w:pPr/>
        </w:pPrChange>
      </w:pPr>
      <w:ins w:id="1715" w:author="Alan Hawse" w:date="2017-06-08T17:05:00Z">
        <w:r w:rsidRPr="001159FE">
          <w:rPr>
            <w:rFonts w:eastAsia="Calibri"/>
          </w:rPr>
          <w:t xml:space="preserve">    </w:t>
        </w:r>
        <w:del w:id="1716" w:author="Greg Landry" w:date="2017-06-09T11:10:00Z">
          <w:r w:rsidRPr="001159FE" w:rsidDel="00D70300">
            <w:rPr>
              <w:rFonts w:eastAsia="Calibri"/>
            </w:rPr>
            <w:delText xml:space="preserve">    </w:delText>
          </w:r>
        </w:del>
        <w:r w:rsidRPr="001159FE">
          <w:t>return;</w:t>
        </w:r>
      </w:ins>
    </w:p>
    <w:p w14:paraId="65D4179F" w14:textId="72A8F35C" w:rsidR="001159FE" w:rsidDel="009C2EFA" w:rsidRDefault="001159FE">
      <w:pPr>
        <w:pStyle w:val="CCode"/>
        <w:rPr>
          <w:del w:id="1717" w:author="Greg Landry" w:date="2017-06-12T08:54:00Z"/>
        </w:rPr>
        <w:pPrChange w:id="1718" w:author="Greg Landry" w:date="2017-06-12T08:54:00Z">
          <w:pPr>
            <w:jc w:val="center"/>
          </w:pPr>
        </w:pPrChange>
      </w:pPr>
      <w:ins w:id="1719" w:author="Alan Hawse" w:date="2017-06-08T17:05:00Z">
        <w:del w:id="1720" w:author="Greg Landry" w:date="2017-06-09T11:09:00Z">
          <w:r w:rsidRPr="001159FE" w:rsidDel="00D70300">
            <w:rPr>
              <w:rFonts w:eastAsia="Calibri"/>
            </w:rPr>
            <w:delText xml:space="preserve">    </w:delText>
          </w:r>
        </w:del>
        <w:r w:rsidRPr="001159FE">
          <w:t>}</w:t>
        </w:r>
      </w:ins>
    </w:p>
    <w:p w14:paraId="568D011D" w14:textId="77777777" w:rsidR="009C2EFA" w:rsidRPr="001159FE" w:rsidRDefault="009C2EFA">
      <w:pPr>
        <w:pStyle w:val="CCode"/>
        <w:rPr>
          <w:ins w:id="1721" w:author="Greg Landry [2]" w:date="2017-07-17T16:33:00Z"/>
        </w:rPr>
        <w:pPrChange w:id="1722" w:author="Alan Hawse" w:date="2017-06-08T17:06:00Z">
          <w:pPr/>
        </w:pPrChange>
      </w:pPr>
    </w:p>
    <w:p w14:paraId="32D595FB" w14:textId="77777777" w:rsidR="00195536" w:rsidRDefault="00195536">
      <w:pPr>
        <w:pStyle w:val="CCode"/>
        <w:rPr>
          <w:ins w:id="1723" w:author="Alan Hawse" w:date="2017-06-08T16:42:00Z"/>
        </w:rPr>
        <w:pPrChange w:id="1724" w:author="Greg Landry" w:date="2017-06-12T08:54:00Z">
          <w:pPr>
            <w:jc w:val="center"/>
          </w:pPr>
        </w:pPrChange>
      </w:pPr>
    </w:p>
    <w:p w14:paraId="3BFE2AF1" w14:textId="7D986EE4" w:rsidR="000A2E0F" w:rsidRDefault="00246424">
      <w:pPr>
        <w:pStyle w:val="Heading5"/>
        <w:rPr>
          <w:ins w:id="1725" w:author="Alan Hawse" w:date="2017-06-09T13:28:00Z"/>
          <w:u w:val="single"/>
        </w:rPr>
        <w:pPrChange w:id="1726" w:author="Alan Hawse" w:date="2017-06-09T13:28:00Z">
          <w:pPr/>
        </w:pPrChange>
      </w:pPr>
      <w:ins w:id="1727" w:author="Greg Landry" w:date="2017-06-09T11:14:00Z">
        <w:r>
          <w:t xml:space="preserve">Method 2: </w:t>
        </w:r>
      </w:ins>
      <w:ins w:id="1728" w:author="Alan Hawse" w:date="2017-06-08T16:42:00Z">
        <w:r w:rsidR="00825E6E">
          <w:t>Storing and using certificates in the Resources filesystem</w:t>
        </w:r>
      </w:ins>
    </w:p>
    <w:p w14:paraId="0CD7DA06" w14:textId="64B8AB0A" w:rsidR="00DE6F6A" w:rsidRDefault="00DE6F6A">
      <w:pPr>
        <w:rPr>
          <w:ins w:id="1729" w:author="Alan Hawse" w:date="2017-06-09T13:30:00Z"/>
        </w:rPr>
      </w:pPr>
      <w:ins w:id="1730" w:author="Alan Hawse" w:date="2017-06-09T13:29:00Z">
        <w:r>
          <w:t xml:space="preserve">WICED </w:t>
        </w:r>
      </w:ins>
      <w:ins w:id="1731" w:author="Alan Hawse" w:date="2017-06-09T13:30:00Z">
        <w:r>
          <w:t>can</w:t>
        </w:r>
      </w:ins>
      <w:ins w:id="1732" w:author="Alan Hawse" w:date="2017-06-09T13:29:00Z">
        <w:r>
          <w:t xml:space="preserve"> load files into a flash filesystem that </w:t>
        </w:r>
        <w:del w:id="1733" w:author="Greg Landry" w:date="2017-06-09T13:41:00Z">
          <w:r w:rsidDel="00681B7A">
            <w:delText xml:space="preserve">will </w:delText>
          </w:r>
        </w:del>
        <w:r>
          <w:t>reside</w:t>
        </w:r>
      </w:ins>
      <w:ins w:id="1734" w:author="Greg Landry" w:date="2017-06-09T13:41:00Z">
        <w:r w:rsidR="00681B7A">
          <w:t>s</w:t>
        </w:r>
      </w:ins>
      <w:ins w:id="1735" w:author="Alan Hawse" w:date="2017-06-09T13:29:00Z">
        <w:r>
          <w:t xml:space="preserve"> after the DCT.  You can then access those files from your firmware.</w:t>
        </w:r>
      </w:ins>
      <w:ins w:id="1736" w:author="Alan Hawse" w:date="2017-06-09T13:30:00Z">
        <w:r>
          <w:t xml:space="preserve">  You can store</w:t>
        </w:r>
      </w:ins>
      <w:ins w:id="1737" w:author="Alan Hawse" w:date="2017-06-09T13:31:00Z">
        <w:r>
          <w:t xml:space="preserve"> and use</w:t>
        </w:r>
      </w:ins>
      <w:ins w:id="1738" w:author="Alan Hawse" w:date="2017-06-09T13:30:00Z">
        <w:r>
          <w:t xml:space="preserve"> certificates in that filesystem by</w:t>
        </w:r>
      </w:ins>
      <w:ins w:id="1739" w:author="Greg Landry" w:date="2017-06-09T13:42:00Z">
        <w:r w:rsidR="00681B7A">
          <w:t xml:space="preserve"> doing the following</w:t>
        </w:r>
      </w:ins>
      <w:ins w:id="1740" w:author="Alan Hawse" w:date="2017-06-09T13:31:00Z">
        <w:r>
          <w:t>:</w:t>
        </w:r>
      </w:ins>
    </w:p>
    <w:p w14:paraId="36D2B786" w14:textId="5452FD7D" w:rsidR="00DE6F6A" w:rsidRDefault="00DE6F6A">
      <w:pPr>
        <w:pStyle w:val="ListParagraph"/>
        <w:numPr>
          <w:ilvl w:val="0"/>
          <w:numId w:val="37"/>
        </w:numPr>
        <w:rPr>
          <w:ins w:id="1741" w:author="Alan Hawse" w:date="2017-06-09T13:30:00Z"/>
        </w:rPr>
        <w:pPrChange w:id="1742" w:author="Alan Hawse" w:date="2017-06-09T13:30:00Z">
          <w:pPr/>
        </w:pPrChange>
      </w:pPr>
      <w:ins w:id="1743" w:author="Alan Hawse" w:date="2017-06-09T13:30:00Z">
        <w:del w:id="1744" w:author="Greg Landry" w:date="2017-06-09T13:48:00Z">
          <w:r w:rsidDel="0085303C">
            <w:delText>Add</w:delText>
          </w:r>
        </w:del>
        <w:del w:id="1745" w:author="Greg Landry" w:date="2017-06-09T13:41:00Z">
          <w:r w:rsidDel="00681B7A">
            <w:delText>ing</w:delText>
          </w:r>
        </w:del>
      </w:ins>
      <w:ins w:id="1746" w:author="Greg Landry" w:date="2017-06-09T13:48:00Z">
        <w:r w:rsidR="0085303C">
          <w:t>Store</w:t>
        </w:r>
      </w:ins>
      <w:ins w:id="1747" w:author="Alan Hawse" w:date="2017-06-09T13:30:00Z">
        <w:r>
          <w:t xml:space="preserve"> the file to the resources directory</w:t>
        </w:r>
      </w:ins>
      <w:ins w:id="1748" w:author="Greg Landry" w:date="2017-06-09T13:48:00Z">
        <w:r w:rsidR="0085303C">
          <w:t xml:space="preserve"> </w:t>
        </w:r>
        <w:r w:rsidR="0085303C" w:rsidRPr="00667172">
          <w:rPr>
            <w:i/>
          </w:rPr>
          <w:t>resources/apps/yourapp/</w:t>
        </w:r>
      </w:ins>
      <w:ins w:id="1749" w:author="Greg Landry" w:date="2017-06-09T13:46:00Z">
        <w:r w:rsidR="00681B7A">
          <w:t>.</w:t>
        </w:r>
      </w:ins>
    </w:p>
    <w:p w14:paraId="118EBA82" w14:textId="7952C1A5" w:rsidR="00DE6F6A" w:rsidRDefault="00667172">
      <w:pPr>
        <w:pStyle w:val="ListParagraph"/>
        <w:numPr>
          <w:ilvl w:val="0"/>
          <w:numId w:val="37"/>
        </w:numPr>
        <w:rPr>
          <w:ins w:id="1750" w:author="Greg Landry" w:date="2017-06-09T13:42:00Z"/>
        </w:rPr>
        <w:pPrChange w:id="1751" w:author="Alan Hawse" w:date="2017-06-09T13:30:00Z">
          <w:pPr/>
        </w:pPrChange>
      </w:pPr>
      <w:ins w:id="1752" w:author="Greg Landry" w:date="2017-06-09T13:53:00Z">
        <w:r>
          <w:t xml:space="preserve">Again, assuming an app name of </w:t>
        </w:r>
      </w:ins>
      <w:ins w:id="1753" w:author="Greg Landry" w:date="2017-06-09T13:54:00Z">
        <w:r w:rsidRPr="00667172">
          <w:rPr>
            <w:i/>
            <w:rPrChange w:id="1754" w:author="Greg Landry" w:date="2017-06-09T13:54:00Z">
              <w:rPr/>
            </w:rPrChange>
          </w:rPr>
          <w:t>httpbin_org</w:t>
        </w:r>
        <w:r>
          <w:t xml:space="preserve"> and certificate file name of </w:t>
        </w:r>
        <w:r w:rsidRPr="00667172">
          <w:rPr>
            <w:i/>
            <w:rPrChange w:id="1755" w:author="Greg Landry" w:date="2017-06-09T13:54:00Z">
              <w:rPr/>
            </w:rPrChange>
          </w:rPr>
          <w:t>ca.pem</w:t>
        </w:r>
        <w:r>
          <w:t>, a</w:t>
        </w:r>
      </w:ins>
      <w:ins w:id="1756" w:author="Alan Hawse" w:date="2017-06-09T13:30:00Z">
        <w:del w:id="1757" w:author="Greg Landry" w:date="2017-06-09T13:54:00Z">
          <w:r w:rsidR="00DE6F6A" w:rsidDel="00667172">
            <w:delText>A</w:delText>
          </w:r>
        </w:del>
        <w:r w:rsidR="00DE6F6A">
          <w:t>dd</w:t>
        </w:r>
        <w:del w:id="1758" w:author="Greg Landry" w:date="2017-06-09T13:41:00Z">
          <w:r w:rsidR="00DE6F6A" w:rsidDel="00681B7A">
            <w:delText>ing</w:delText>
          </w:r>
        </w:del>
        <w:r w:rsidR="00DE6F6A">
          <w:t xml:space="preserve"> the</w:t>
        </w:r>
      </w:ins>
      <w:ins w:id="1759" w:author="Greg Landry" w:date="2017-06-09T13:42:00Z">
        <w:r w:rsidR="00681B7A">
          <w:t xml:space="preserve"> path to the </w:t>
        </w:r>
      </w:ins>
      <w:ins w:id="1760" w:author="Greg Landry" w:date="2017-06-09T13:54:00Z">
        <w:r>
          <w:t>certificate</w:t>
        </w:r>
      </w:ins>
      <w:ins w:id="1761" w:author="Greg Landry" w:date="2017-06-09T13:42:00Z">
        <w:r w:rsidR="00681B7A">
          <w:t xml:space="preserve"> as a</w:t>
        </w:r>
      </w:ins>
      <w:ins w:id="1762" w:author="Alan Hawse" w:date="2017-06-09T13:30:00Z">
        <w:r w:rsidR="00DE6F6A">
          <w:t xml:space="preserve"> RESOURCES tag </w:t>
        </w:r>
        <w:del w:id="1763" w:author="Greg Landry" w:date="2017-06-09T13:42:00Z">
          <w:r w:rsidR="00DE6F6A" w:rsidDel="00681B7A">
            <w:delText>to</w:delText>
          </w:r>
        </w:del>
      </w:ins>
      <w:ins w:id="1764" w:author="Greg Landry" w:date="2017-06-09T13:42:00Z">
        <w:r w:rsidR="00681B7A">
          <w:t>in</w:t>
        </w:r>
      </w:ins>
      <w:ins w:id="1765" w:author="Alan Hawse" w:date="2017-06-09T13:30:00Z">
        <w:r w:rsidR="00DE6F6A">
          <w:t xml:space="preserve"> your </w:t>
        </w:r>
      </w:ins>
      <w:ins w:id="1766" w:author="Greg Landry" w:date="2017-06-09T13:46:00Z">
        <w:r w:rsidR="00681B7A">
          <w:t>M</w:t>
        </w:r>
      </w:ins>
      <w:ins w:id="1767" w:author="Alan Hawse" w:date="2017-06-09T13:30:00Z">
        <w:del w:id="1768" w:author="Greg Landry" w:date="2017-06-09T13:46:00Z">
          <w:r w:rsidR="00DE6F6A" w:rsidDel="00681B7A">
            <w:delText>M</w:delText>
          </w:r>
        </w:del>
        <w:r w:rsidR="00DE6F6A">
          <w:t>akefile</w:t>
        </w:r>
      </w:ins>
      <w:ins w:id="1769" w:author="Greg Landry" w:date="2017-06-09T13:43:00Z">
        <w:r w:rsidR="00681B7A">
          <w:t>. For example:</w:t>
        </w:r>
      </w:ins>
    </w:p>
    <w:p w14:paraId="7F0C52C3" w14:textId="77777777" w:rsidR="00681B7A" w:rsidRPr="00A37FB4" w:rsidDel="00A37FB4" w:rsidRDefault="00681B7A">
      <w:pPr>
        <w:pStyle w:val="CCode"/>
        <w:spacing w:after="0"/>
        <w:ind w:left="1440"/>
        <w:rPr>
          <w:del w:id="1770" w:author="Greg Landry" w:date="2017-06-12T12:42:00Z"/>
          <w:rPrChange w:id="1771" w:author="Greg Landry" w:date="2017-06-12T12:42:00Z">
            <w:rPr>
              <w:del w:id="1772" w:author="Greg Landry" w:date="2017-06-12T12:42:00Z"/>
              <w:rFonts w:ascii="Monaco" w:hAnsi="Monaco" w:cs="Times New Roman"/>
              <w:sz w:val="17"/>
              <w:szCs w:val="17"/>
            </w:rPr>
          </w:rPrChange>
        </w:rPr>
        <w:pPrChange w:id="1773" w:author="Greg Landry" w:date="2017-06-12T12:42:00Z">
          <w:pPr/>
        </w:pPrChange>
      </w:pPr>
      <w:moveToRangeStart w:id="1774" w:author="Greg Landry" w:date="2017-06-09T13:43:00Z" w:name="move484779110"/>
      <w:moveTo w:id="1775" w:author="Greg Landry" w:date="2017-06-09T13:43:00Z">
        <w:r w:rsidRPr="00A37FB4">
          <w:rPr>
            <w:rPrChange w:id="1776" w:author="Greg Landry" w:date="2017-06-12T12:42:00Z">
              <w:rPr>
                <w:rFonts w:ascii="Monaco" w:hAnsi="Monaco" w:cs="Times New Roman"/>
                <w:color w:val="608CDE"/>
                <w:sz w:val="17"/>
                <w:szCs w:val="17"/>
              </w:rPr>
            </w:rPrChange>
          </w:rPr>
          <w:t>$(NAME)_RESOURCES  := apps/httpbin_org/ca.pem</w:t>
        </w:r>
      </w:moveTo>
    </w:p>
    <w:moveToRangeEnd w:id="1774"/>
    <w:p w14:paraId="25AC47E6" w14:textId="5F3B57E0" w:rsidR="00681B7A" w:rsidRDefault="00681B7A">
      <w:pPr>
        <w:pStyle w:val="CCode"/>
        <w:spacing w:after="0"/>
        <w:ind w:left="1440"/>
        <w:rPr>
          <w:ins w:id="1777" w:author="Alan Hawse" w:date="2017-06-09T13:30:00Z"/>
        </w:rPr>
        <w:pPrChange w:id="1778" w:author="Greg Landry" w:date="2017-06-12T12:42:00Z">
          <w:pPr/>
        </w:pPrChange>
      </w:pPr>
    </w:p>
    <w:p w14:paraId="385BB138" w14:textId="77777777" w:rsidR="001B6FB2" w:rsidRDefault="001B6FB2">
      <w:pPr>
        <w:pStyle w:val="ListParagraph"/>
        <w:numPr>
          <w:ilvl w:val="0"/>
          <w:numId w:val="37"/>
        </w:numPr>
        <w:spacing w:before="240"/>
        <w:rPr>
          <w:ins w:id="1779" w:author="Greg Landry" w:date="2017-06-09T15:39:00Z"/>
        </w:rPr>
        <w:pPrChange w:id="1780" w:author="Greg Landry" w:date="2017-06-12T12:43:00Z">
          <w:pPr/>
        </w:pPrChange>
      </w:pPr>
      <w:ins w:id="1781" w:author="Greg Landry" w:date="2017-06-09T15:39:00Z">
        <w:r>
          <w:t>In the project’s .c file, add:</w:t>
        </w:r>
      </w:ins>
    </w:p>
    <w:p w14:paraId="0A574CCD" w14:textId="53F9045D" w:rsidR="001B6FB2" w:rsidRPr="00B20D53" w:rsidRDefault="001B6FB2">
      <w:pPr>
        <w:pStyle w:val="CCode"/>
        <w:spacing w:after="0"/>
        <w:ind w:left="1440"/>
        <w:rPr>
          <w:ins w:id="1782" w:author="Greg Landry" w:date="2017-06-09T15:39:00Z"/>
        </w:rPr>
        <w:pPrChange w:id="1783" w:author="Greg Landry" w:date="2017-06-12T12:43:00Z">
          <w:pPr/>
        </w:pPrChange>
      </w:pPr>
      <w:ins w:id="1784" w:author="Greg Landry" w:date="2017-06-09T15:39:00Z">
        <w:r w:rsidRPr="00A37FB4">
          <w:rPr>
            <w:rPrChange w:id="1785" w:author="Greg Landry" w:date="2017-06-12T12:43:00Z">
              <w:rPr/>
            </w:rPrChange>
          </w:rPr>
          <w:t>#include “resource</w:t>
        </w:r>
      </w:ins>
      <w:ins w:id="1786" w:author="Greg Landry" w:date="2017-06-09T15:40:00Z">
        <w:r w:rsidR="001F5644" w:rsidRPr="00A37FB4">
          <w:rPr>
            <w:rPrChange w:id="1787" w:author="Greg Landry" w:date="2017-06-12T12:43:00Z">
              <w:rPr>
                <w:i/>
              </w:rPr>
            </w:rPrChange>
          </w:rPr>
          <w:t>s</w:t>
        </w:r>
      </w:ins>
      <w:ins w:id="1788" w:author="Greg Landry" w:date="2017-06-09T15:39:00Z">
        <w:r w:rsidRPr="00A37FB4">
          <w:rPr>
            <w:rPrChange w:id="1789" w:author="Greg Landry" w:date="2017-06-12T12:43:00Z">
              <w:rPr/>
            </w:rPrChange>
          </w:rPr>
          <w:t>.h”</w:t>
        </w:r>
      </w:ins>
    </w:p>
    <w:p w14:paraId="16A9D971" w14:textId="2967B353" w:rsidR="00DE6F6A" w:rsidRDefault="00DE6F6A">
      <w:pPr>
        <w:pStyle w:val="ListParagraph"/>
        <w:numPr>
          <w:ilvl w:val="0"/>
          <w:numId w:val="37"/>
        </w:numPr>
        <w:spacing w:before="240"/>
        <w:rPr>
          <w:ins w:id="1790" w:author="Greg Landry" w:date="2017-06-09T13:56:00Z"/>
        </w:rPr>
        <w:pPrChange w:id="1791" w:author="Greg Landry" w:date="2017-06-12T12:43:00Z">
          <w:pPr/>
        </w:pPrChange>
      </w:pPr>
      <w:ins w:id="1792" w:author="Alan Hawse" w:date="2017-06-09T13:30:00Z">
        <w:r>
          <w:t>Load</w:t>
        </w:r>
        <w:del w:id="1793" w:author="Greg Landry" w:date="2017-06-09T13:41:00Z">
          <w:r w:rsidDel="00681B7A">
            <w:delText>ing</w:delText>
          </w:r>
        </w:del>
        <w:r>
          <w:t xml:space="preserve"> the file into </w:t>
        </w:r>
        <w:del w:id="1794" w:author="Greg Landry" w:date="2017-06-09T13:50:00Z">
          <w:r w:rsidDel="00054526">
            <w:delText xml:space="preserve">the </w:delText>
          </w:r>
        </w:del>
        <w:r>
          <w:t xml:space="preserve">RAM using </w:t>
        </w:r>
      </w:ins>
      <w:ins w:id="1795" w:author="Alan Hawse" w:date="2017-06-09T13:31:00Z">
        <w:r>
          <w:t>the API resource_get_readonly</w:t>
        </w:r>
      </w:ins>
      <w:ins w:id="1796" w:author="Greg Landry" w:date="2017-06-09T13:50:00Z">
        <w:r w:rsidR="00054526">
          <w:t>_buffer</w:t>
        </w:r>
      </w:ins>
      <w:ins w:id="1797" w:author="Greg Landry" w:date="2017-06-09T14:01:00Z">
        <w:r w:rsidR="005B3F82">
          <w:t>.</w:t>
        </w:r>
      </w:ins>
    </w:p>
    <w:p w14:paraId="24C2A9E6" w14:textId="79215058" w:rsidR="00013E85" w:rsidRDefault="00013E85">
      <w:pPr>
        <w:pStyle w:val="ListParagraph"/>
        <w:numPr>
          <w:ilvl w:val="1"/>
          <w:numId w:val="37"/>
        </w:numPr>
        <w:rPr>
          <w:ins w:id="1798" w:author="Greg Landry" w:date="2017-06-09T13:57:00Z"/>
        </w:rPr>
        <w:pPrChange w:id="1799" w:author="Greg Landry" w:date="2017-06-09T13:56:00Z">
          <w:pPr/>
        </w:pPrChange>
      </w:pPr>
      <w:ins w:id="1800" w:author="Greg Landry" w:date="2017-06-09T13:56:00Z">
        <w:r>
          <w:t xml:space="preserve">Note how paths are specified with “_DIR_” </w:t>
        </w:r>
      </w:ins>
      <w:ins w:id="1801" w:author="Greg Landry" w:date="2017-06-09T13:59:00Z">
        <w:r w:rsidR="00113918">
          <w:t>instead of</w:t>
        </w:r>
      </w:ins>
      <w:ins w:id="1802" w:author="Greg Landry" w:date="2017-06-09T13:56:00Z">
        <w:r>
          <w:t xml:space="preserve"> “/”.</w:t>
        </w:r>
      </w:ins>
    </w:p>
    <w:p w14:paraId="59CB38BC" w14:textId="15ADD5CE" w:rsidR="00113918" w:rsidRDefault="00113918">
      <w:pPr>
        <w:pStyle w:val="ListParagraph"/>
        <w:numPr>
          <w:ilvl w:val="1"/>
          <w:numId w:val="37"/>
        </w:numPr>
        <w:rPr>
          <w:ins w:id="1803" w:author="Alan Hawse" w:date="2017-06-09T13:31:00Z"/>
        </w:rPr>
        <w:pPrChange w:id="1804" w:author="Greg Landry" w:date="2017-06-09T13:56:00Z">
          <w:pPr/>
        </w:pPrChange>
      </w:pPr>
      <w:ins w:id="1805" w:author="Greg Landry" w:date="2017-06-09T13:57:00Z">
        <w:r>
          <w:t xml:space="preserve">Note how </w:t>
        </w:r>
      </w:ins>
      <w:ins w:id="1806" w:author="Greg Landry" w:date="2017-06-09T13:58:00Z">
        <w:r>
          <w:t xml:space="preserve">the file extension </w:t>
        </w:r>
      </w:ins>
      <w:ins w:id="1807" w:author="Greg Landry" w:date="2017-06-09T13:59:00Z">
        <w:r w:rsidR="00C25FF8">
          <w:t>is separated using</w:t>
        </w:r>
      </w:ins>
      <w:ins w:id="1808" w:author="Greg Landry" w:date="2017-06-09T13:58:00Z">
        <w:r>
          <w:t xml:space="preserve"> “_” </w:t>
        </w:r>
      </w:ins>
      <w:ins w:id="1809" w:author="Greg Landry" w:date="2017-06-09T13:59:00Z">
        <w:r>
          <w:t>instead of</w:t>
        </w:r>
      </w:ins>
      <w:ins w:id="1810" w:author="Greg Landry" w:date="2017-06-09T13:58:00Z">
        <w:r>
          <w:t xml:space="preserve"> </w:t>
        </w:r>
      </w:ins>
      <w:ins w:id="1811" w:author="Greg Landry" w:date="2017-06-09T13:57:00Z">
        <w:r>
          <w:t>“.”</w:t>
        </w:r>
      </w:ins>
    </w:p>
    <w:p w14:paraId="45A05925" w14:textId="216EAC7B" w:rsidR="00DE6F6A" w:rsidRDefault="00DE6F6A">
      <w:pPr>
        <w:pStyle w:val="ListParagraph"/>
        <w:numPr>
          <w:ilvl w:val="0"/>
          <w:numId w:val="37"/>
        </w:numPr>
        <w:rPr>
          <w:ins w:id="1812" w:author="Alan Hawse" w:date="2017-06-09T13:33:00Z"/>
        </w:rPr>
        <w:pPrChange w:id="1813" w:author="Alan Hawse" w:date="2017-06-09T13:30:00Z">
          <w:pPr/>
        </w:pPrChange>
      </w:pPr>
      <w:ins w:id="1814" w:author="Alan Hawse" w:date="2017-06-09T13:31:00Z">
        <w:r>
          <w:t>Initializ</w:t>
        </w:r>
      </w:ins>
      <w:ins w:id="1815" w:author="Greg Landry" w:date="2017-06-09T13:41:00Z">
        <w:r w:rsidR="00681B7A">
          <w:t>e</w:t>
        </w:r>
      </w:ins>
      <w:ins w:id="1816" w:author="Alan Hawse" w:date="2017-06-09T13:31:00Z">
        <w:del w:id="1817" w:author="Greg Landry" w:date="2017-06-09T13:41:00Z">
          <w:r w:rsidDel="00681B7A">
            <w:delText>ing</w:delText>
          </w:r>
        </w:del>
        <w:r>
          <w:t xml:space="preserve"> the certificate using </w:t>
        </w:r>
      </w:ins>
      <w:ins w:id="1818" w:author="Alan Hawse" w:date="2017-06-09T13:32:00Z">
        <w:r>
          <w:t xml:space="preserve">the API </w:t>
        </w:r>
        <w:r w:rsidRPr="00DE6F6A">
          <w:t>wiced_tls_init_root_ca_certificates</w:t>
        </w:r>
      </w:ins>
      <w:ins w:id="1819" w:author="Greg Landry" w:date="2017-06-09T14:01:00Z">
        <w:r w:rsidR="005B3F82">
          <w:t>.</w:t>
        </w:r>
      </w:ins>
    </w:p>
    <w:p w14:paraId="07D69BF3" w14:textId="532FA5AB" w:rsidR="00B07022" w:rsidDel="00681B7A" w:rsidRDefault="00681B7A">
      <w:pPr>
        <w:ind w:left="720"/>
        <w:rPr>
          <w:ins w:id="1820" w:author="Alan Hawse" w:date="2017-06-09T13:33:00Z"/>
          <w:del w:id="1821" w:author="Greg Landry" w:date="2017-06-09T13:43:00Z"/>
        </w:rPr>
        <w:pPrChange w:id="1822" w:author="Greg Landry" w:date="2017-06-09T13:43:00Z">
          <w:pPr/>
        </w:pPrChange>
      </w:pPr>
      <w:ins w:id="1823" w:author="Greg Landry" w:date="2017-06-09T13:43:00Z">
        <w:r>
          <w:t>For example:</w:t>
        </w:r>
      </w:ins>
    </w:p>
    <w:p w14:paraId="2665DAB4" w14:textId="2075EA79" w:rsidR="00B07022" w:rsidRPr="00DE6F6A" w:rsidDel="00681B7A" w:rsidRDefault="00B07022">
      <w:pPr>
        <w:ind w:left="720"/>
        <w:rPr>
          <w:ins w:id="1824" w:author="Alan Hawse" w:date="2017-06-09T13:28:00Z"/>
          <w:del w:id="1825" w:author="Greg Landry" w:date="2017-06-09T13:43:00Z"/>
          <w:sz w:val="24"/>
          <w:szCs w:val="24"/>
          <w:rPrChange w:id="1826" w:author="Alan Hawse" w:date="2017-06-09T13:28:00Z">
            <w:rPr>
              <w:ins w:id="1827" w:author="Alan Hawse" w:date="2017-06-09T13:28:00Z"/>
              <w:del w:id="1828" w:author="Greg Landry" w:date="2017-06-09T13:43:00Z"/>
              <w:rFonts w:ascii="Monaco" w:hAnsi="Monaco" w:cs="Times New Roman"/>
              <w:color w:val="608CDE"/>
              <w:sz w:val="17"/>
              <w:szCs w:val="17"/>
            </w:rPr>
          </w:rPrChange>
        </w:rPr>
        <w:pPrChange w:id="1829" w:author="Greg Landry" w:date="2017-06-09T13:43:00Z">
          <w:pPr/>
        </w:pPrChange>
      </w:pPr>
      <w:ins w:id="1830" w:author="Alan Hawse" w:date="2017-06-09T13:33:00Z">
        <w:del w:id="1831" w:author="Greg Landry" w:date="2017-06-09T13:43:00Z">
          <w:r w:rsidDel="00681B7A">
            <w:delText>Example makefile change:</w:delText>
          </w:r>
        </w:del>
      </w:ins>
    </w:p>
    <w:p w14:paraId="2C706E75" w14:textId="66B0EF1C" w:rsidR="00DE6F6A" w:rsidDel="00681B7A" w:rsidRDefault="00DE6F6A">
      <w:pPr>
        <w:ind w:left="720"/>
        <w:rPr>
          <w:ins w:id="1832" w:author="Alan Hawse" w:date="2017-06-09T13:25:00Z"/>
          <w:del w:id="1833" w:author="Greg Landry" w:date="2017-06-09T13:43:00Z"/>
          <w:rFonts w:ascii="Monaco" w:hAnsi="Monaco" w:cs="Times New Roman"/>
          <w:color w:val="608CDE"/>
          <w:sz w:val="17"/>
          <w:szCs w:val="17"/>
        </w:rPr>
        <w:pPrChange w:id="1834" w:author="Greg Landry" w:date="2017-06-09T13:43:00Z">
          <w:pPr/>
        </w:pPrChange>
      </w:pPr>
    </w:p>
    <w:p w14:paraId="2680F32F" w14:textId="56A028D7" w:rsidR="000A2E0F" w:rsidDel="00681B7A" w:rsidRDefault="000A2E0F">
      <w:pPr>
        <w:ind w:left="720"/>
        <w:rPr>
          <w:ins w:id="1835" w:author="Alan Hawse" w:date="2017-06-09T13:27:00Z"/>
          <w:del w:id="1836" w:author="Greg Landry" w:date="2017-06-09T13:43:00Z"/>
          <w:rFonts w:ascii="Monaco" w:hAnsi="Monaco" w:cs="Times New Roman"/>
          <w:sz w:val="17"/>
          <w:szCs w:val="17"/>
        </w:rPr>
        <w:pPrChange w:id="1837" w:author="Greg Landry" w:date="2017-06-09T13:43:00Z">
          <w:pPr/>
        </w:pPrChange>
      </w:pPr>
      <w:moveFromRangeStart w:id="1838" w:author="Greg Landry" w:date="2017-06-09T13:43:00Z" w:name="move484779110"/>
      <w:moveFrom w:id="1839" w:author="Greg Landry" w:date="2017-06-09T13:43:00Z">
        <w:ins w:id="1840" w:author="Alan Hawse" w:date="2017-06-09T13:25:00Z">
          <w:del w:id="1841"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838"/>
    <w:p w14:paraId="7C1045E1" w14:textId="306A72E5" w:rsidR="00DE6F6A" w:rsidDel="00681B7A" w:rsidRDefault="00DE6F6A">
      <w:pPr>
        <w:ind w:left="720"/>
        <w:rPr>
          <w:ins w:id="1842" w:author="Alan Hawse" w:date="2017-06-09T13:33:00Z"/>
          <w:del w:id="1843" w:author="Greg Landry" w:date="2017-06-09T13:43:00Z"/>
          <w:rFonts w:ascii="Monaco" w:hAnsi="Monaco" w:cs="Times New Roman"/>
          <w:sz w:val="17"/>
          <w:szCs w:val="17"/>
        </w:rPr>
        <w:pPrChange w:id="1844" w:author="Greg Landry" w:date="2017-06-09T13:43:00Z">
          <w:pPr/>
        </w:pPrChange>
      </w:pPr>
    </w:p>
    <w:p w14:paraId="045A0FBF" w14:textId="5B94B912" w:rsidR="00B07022" w:rsidRDefault="00B07022">
      <w:pPr>
        <w:ind w:left="720"/>
        <w:rPr>
          <w:ins w:id="1845" w:author="Alan Hawse" w:date="2017-06-09T13:27:00Z"/>
          <w:rFonts w:ascii="Monaco" w:hAnsi="Monaco" w:cs="Times New Roman"/>
          <w:sz w:val="17"/>
          <w:szCs w:val="17"/>
        </w:rPr>
        <w:pPrChange w:id="1846" w:author="Greg Landry" w:date="2017-06-09T13:43:00Z">
          <w:pPr/>
        </w:pPrChange>
      </w:pPr>
      <w:ins w:id="1847" w:author="Alan Hawse" w:date="2017-06-09T13:33:00Z">
        <w:del w:id="1848"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849" w:author="Alan Hawse" w:date="2017-06-09T13:27:00Z"/>
        </w:rPr>
        <w:pPrChange w:id="1850" w:author="Greg Landry" w:date="2017-06-09T13:43:00Z">
          <w:pPr/>
        </w:pPrChange>
      </w:pPr>
      <w:ins w:id="1851"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852" w:author="Alan Hawse" w:date="2017-06-09T13:27:00Z"/>
        </w:rPr>
        <w:pPrChange w:id="1853" w:author="Greg Landry" w:date="2017-06-09T13:43:00Z">
          <w:pPr/>
        </w:pPrChange>
      </w:pPr>
      <w:ins w:id="1854"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855" w:author="Alan Hawse" w:date="2017-06-09T13:27:00Z"/>
          <w:del w:id="1856" w:author="Greg Landry" w:date="2017-06-09T13:43:00Z"/>
        </w:rPr>
        <w:pPrChange w:id="1857" w:author="Greg Landry" w:date="2017-06-09T13:43:00Z">
          <w:pPr/>
        </w:pPrChange>
      </w:pPr>
      <w:ins w:id="1858"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859" w:author="Alan Hawse" w:date="2017-06-09T13:27:00Z"/>
        </w:rPr>
        <w:pPrChange w:id="1860" w:author="Greg Landry" w:date="2017-06-09T13:43:00Z">
          <w:pPr/>
        </w:pPrChange>
      </w:pPr>
    </w:p>
    <w:p w14:paraId="2B370663" w14:textId="77777777" w:rsidR="00DE6F6A" w:rsidRPr="00DE6F6A" w:rsidRDefault="00DE6F6A">
      <w:pPr>
        <w:pStyle w:val="CCode"/>
        <w:spacing w:after="0"/>
        <w:rPr>
          <w:ins w:id="1861" w:author="Alan Hawse" w:date="2017-06-09T13:27:00Z"/>
        </w:rPr>
        <w:pPrChange w:id="1862" w:author="Greg Landry" w:date="2017-06-09T13:43:00Z">
          <w:pPr/>
        </w:pPrChange>
      </w:pPr>
      <w:ins w:id="1863" w:author="Alan Hawse" w:date="2017-06-09T13:27:00Z">
        <w:r w:rsidRPr="007979DB">
          <w:rPr>
            <w:rPrChange w:id="1864"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865" w:author="Alan Hawse" w:date="2017-06-09T13:27:00Z"/>
        </w:rPr>
        <w:pPrChange w:id="1866" w:author="Greg Landry" w:date="2017-06-09T13:43:00Z">
          <w:pPr/>
        </w:pPrChange>
      </w:pPr>
      <w:ins w:id="1867" w:author="Alan Hawse" w:date="2017-06-09T13:27:00Z">
        <w:r w:rsidRPr="007979DB">
          <w:rPr>
            <w:rPrChange w:id="1868"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869" w:author="Alan Hawse" w:date="2017-06-09T13:27:00Z"/>
        </w:rPr>
        <w:pPrChange w:id="1870" w:author="Greg Landry" w:date="2017-06-09T13:43:00Z">
          <w:pPr/>
        </w:pPrChange>
      </w:pPr>
      <w:ins w:id="1871"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872" w:author="Alan Hawse" w:date="2017-06-09T13:27:00Z"/>
          <w:rPrChange w:id="1873" w:author="Greg Landry" w:date="2017-06-09T14:00:00Z">
            <w:rPr>
              <w:ins w:id="1874" w:author="Alan Hawse" w:date="2017-06-09T13:27:00Z"/>
              <w:color w:val="3933FF"/>
            </w:rPr>
          </w:rPrChange>
        </w:rPr>
        <w:pPrChange w:id="1875" w:author="Greg Landry" w:date="2017-06-09T13:43:00Z">
          <w:pPr/>
        </w:pPrChange>
      </w:pPr>
      <w:ins w:id="1876" w:author="Alan Hawse" w:date="2017-06-09T13:27:00Z">
        <w:r w:rsidRPr="007979DB">
          <w:rPr>
            <w:rPrChange w:id="1877"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878" w:author="Alan Hawse" w:date="2017-06-09T13:27:00Z"/>
        </w:rPr>
        <w:pPrChange w:id="1879" w:author="Greg Landry" w:date="2017-06-09T13:43:00Z">
          <w:pPr/>
        </w:pPrChange>
      </w:pPr>
      <w:ins w:id="1880" w:author="Alan Hawse" w:date="2017-06-09T13:27:00Z">
        <w:r w:rsidRPr="007979DB">
          <w:rPr>
            <w:rPrChange w:id="1881"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882" w:author="Alan Hawse" w:date="2017-06-09T13:27:00Z"/>
          <w:del w:id="1883" w:author="Greg Landry" w:date="2017-06-09T13:45:00Z"/>
        </w:rPr>
        <w:pPrChange w:id="1884" w:author="Alan Hawse" w:date="2017-06-09T13:28:00Z">
          <w:pPr/>
        </w:pPrChange>
      </w:pPr>
      <w:ins w:id="1885"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886" w:author="Alan Hawse" w:date="2017-06-08T16:42:00Z"/>
        </w:rPr>
        <w:pPrChange w:id="1887" w:author="Greg Landry" w:date="2017-06-09T13:45:00Z">
          <w:pPr>
            <w:jc w:val="center"/>
          </w:pPr>
        </w:pPrChange>
      </w:pPr>
    </w:p>
    <w:p w14:paraId="312A4CF0" w14:textId="77777777" w:rsidR="009C2EFA" w:rsidRDefault="009C2EFA">
      <w:pPr>
        <w:rPr>
          <w:ins w:id="1888" w:author="Greg Landry [2]" w:date="2017-07-17T16:33:00Z"/>
          <w:rFonts w:asciiTheme="majorHAnsi" w:eastAsiaTheme="majorEastAsia" w:hAnsiTheme="majorHAnsi" w:cstheme="majorBidi"/>
          <w:color w:val="2E74B5" w:themeColor="accent1" w:themeShade="BF"/>
        </w:rPr>
      </w:pPr>
      <w:ins w:id="1889" w:author="Greg Landry [2]" w:date="2017-07-17T16:33:00Z">
        <w:r>
          <w:br w:type="page"/>
        </w:r>
      </w:ins>
    </w:p>
    <w:p w14:paraId="2E26793D" w14:textId="0A3F158C" w:rsidR="00825E6E" w:rsidRDefault="00246424">
      <w:pPr>
        <w:pStyle w:val="Heading5"/>
        <w:rPr>
          <w:ins w:id="1890" w:author="Alan Hawse" w:date="2017-06-08T16:42:00Z"/>
        </w:rPr>
        <w:pPrChange w:id="1891" w:author="Greg Landry" w:date="2017-06-09T11:24:00Z">
          <w:pPr>
            <w:jc w:val="center"/>
          </w:pPr>
        </w:pPrChange>
      </w:pPr>
      <w:ins w:id="1892" w:author="Greg Landry" w:date="2017-06-09T11:14:00Z">
        <w:r>
          <w:lastRenderedPageBreak/>
          <w:t xml:space="preserve">Method 3: </w:t>
        </w:r>
      </w:ins>
      <w:ins w:id="1893" w:author="Alan Hawse" w:date="2017-06-08T17:02:00Z">
        <w:r w:rsidR="00195536">
          <w:t>Storing and using certificates from “char arrays”</w:t>
        </w:r>
      </w:ins>
    </w:p>
    <w:p w14:paraId="65359C34" w14:textId="655AABE0" w:rsidR="0043568A" w:rsidRDefault="0043568A">
      <w:pPr>
        <w:rPr>
          <w:ins w:id="1894" w:author="Alan Hawse" w:date="2017-06-09T13:19:00Z"/>
        </w:rPr>
      </w:pPr>
      <w:ins w:id="1895" w:author="Alan Hawse" w:date="2017-06-09T13:19:00Z">
        <w:r>
          <w:t xml:space="preserve">You can embed the certificate into a static const char array </w:t>
        </w:r>
      </w:ins>
      <w:ins w:id="1896" w:author="Greg Landry" w:date="2017-06-09T13:44:00Z">
        <w:r w:rsidR="00681B7A">
          <w:t xml:space="preserve">in the source code </w:t>
        </w:r>
      </w:ins>
      <w:ins w:id="1897" w:author="Alan Hawse" w:date="2017-06-09T13:19:00Z">
        <w:r>
          <w:t xml:space="preserve">by editing the PEM file to have </w:t>
        </w:r>
      </w:ins>
      <w:ins w:id="1898" w:author="Alan Hawse" w:date="2017-06-09T13:21:00Z">
        <w:r>
          <w:t>“\r\n” at the end of the lines.  You certificate will look like this</w:t>
        </w:r>
      </w:ins>
      <w:ins w:id="1899" w:author="Greg Landry" w:date="2017-06-09T13:44:00Z">
        <w:r w:rsidR="00681B7A">
          <w:t xml:space="preserve"> in the source file</w:t>
        </w:r>
      </w:ins>
      <w:ins w:id="1900" w:author="Alan Hawse" w:date="2017-06-09T13:21:00Z">
        <w:r>
          <w:t>:</w:t>
        </w:r>
      </w:ins>
    </w:p>
    <w:p w14:paraId="3CE17A30" w14:textId="77777777" w:rsidR="0043568A" w:rsidRPr="002670C9" w:rsidRDefault="0043568A">
      <w:pPr>
        <w:pStyle w:val="CCode"/>
        <w:spacing w:after="0"/>
        <w:rPr>
          <w:ins w:id="1901" w:author="Alan Hawse" w:date="2017-06-09T13:20:00Z"/>
          <w:rFonts w:ascii="Courier New" w:hAnsi="Courier New" w:cs="Courier New"/>
          <w:sz w:val="16"/>
          <w:rPrChange w:id="1902" w:author="Greg Landry" w:date="2017-06-09T13:51:00Z">
            <w:rPr>
              <w:ins w:id="1903" w:author="Alan Hawse" w:date="2017-06-09T13:20:00Z"/>
            </w:rPr>
          </w:rPrChange>
        </w:rPr>
        <w:pPrChange w:id="1904" w:author="Greg Landry" w:date="2017-06-09T13:45:00Z">
          <w:pPr/>
        </w:pPrChange>
      </w:pPr>
      <w:ins w:id="1905" w:author="Alan Hawse" w:date="2017-06-09T13:20:00Z">
        <w:r w:rsidRPr="002670C9">
          <w:rPr>
            <w:rFonts w:ascii="Courier New" w:hAnsi="Courier New" w:cs="Courier New"/>
            <w:sz w:val="16"/>
            <w:rPrChange w:id="1906" w:author="Greg Landry" w:date="2017-06-09T13:51:00Z">
              <w:rPr/>
            </w:rPrChange>
          </w:rPr>
          <w:t>static const char httpbin_root_ca_certificate[] =</w:t>
        </w:r>
      </w:ins>
    </w:p>
    <w:p w14:paraId="31194873" w14:textId="77777777" w:rsidR="0043568A" w:rsidRPr="002670C9" w:rsidRDefault="0043568A">
      <w:pPr>
        <w:pStyle w:val="CCode"/>
        <w:spacing w:after="0"/>
        <w:rPr>
          <w:ins w:id="1907" w:author="Alan Hawse" w:date="2017-06-09T13:20:00Z"/>
          <w:rFonts w:ascii="Courier New" w:hAnsi="Courier New" w:cs="Courier New"/>
          <w:sz w:val="16"/>
          <w:rPrChange w:id="1908" w:author="Greg Landry" w:date="2017-06-09T13:51:00Z">
            <w:rPr>
              <w:ins w:id="1909" w:author="Alan Hawse" w:date="2017-06-09T13:20:00Z"/>
            </w:rPr>
          </w:rPrChange>
        </w:rPr>
        <w:pPrChange w:id="1910" w:author="Greg Landry" w:date="2017-06-09T13:45:00Z">
          <w:pPr/>
        </w:pPrChange>
      </w:pPr>
      <w:ins w:id="1911" w:author="Alan Hawse" w:date="2017-06-09T13:20:00Z">
        <w:r w:rsidRPr="002670C9">
          <w:rPr>
            <w:rFonts w:ascii="Courier New" w:hAnsi="Courier New" w:cs="Courier New"/>
            <w:sz w:val="16"/>
            <w:rPrChange w:id="1912" w:author="Greg Landry" w:date="2017-06-09T13:51:00Z">
              <w:rPr/>
            </w:rPrChange>
          </w:rPr>
          <w:t xml:space="preserve">        "-----BEGIN CERTIFICATE-----\r\n"                                        \</w:t>
        </w:r>
      </w:ins>
    </w:p>
    <w:p w14:paraId="31FD2DE2" w14:textId="77777777" w:rsidR="0043568A" w:rsidRPr="002670C9" w:rsidRDefault="0043568A">
      <w:pPr>
        <w:pStyle w:val="CCode"/>
        <w:spacing w:after="0"/>
        <w:rPr>
          <w:ins w:id="1913" w:author="Alan Hawse" w:date="2017-06-09T13:20:00Z"/>
          <w:rFonts w:ascii="Courier New" w:hAnsi="Courier New" w:cs="Courier New"/>
          <w:sz w:val="16"/>
          <w:rPrChange w:id="1914" w:author="Greg Landry" w:date="2017-06-09T13:51:00Z">
            <w:rPr>
              <w:ins w:id="1915" w:author="Alan Hawse" w:date="2017-06-09T13:20:00Z"/>
            </w:rPr>
          </w:rPrChange>
        </w:rPr>
        <w:pPrChange w:id="1916" w:author="Greg Landry" w:date="2017-06-09T13:45:00Z">
          <w:pPr/>
        </w:pPrChange>
      </w:pPr>
      <w:ins w:id="1917" w:author="Alan Hawse" w:date="2017-06-09T13:20:00Z">
        <w:r w:rsidRPr="002670C9">
          <w:rPr>
            <w:rFonts w:ascii="Courier New" w:hAnsi="Courier New" w:cs="Courier New"/>
            <w:sz w:val="16"/>
            <w:rPrChange w:id="1918"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919" w:author="Alan Hawse" w:date="2017-06-09T13:20:00Z"/>
          <w:rFonts w:ascii="Courier New" w:hAnsi="Courier New" w:cs="Courier New"/>
          <w:sz w:val="16"/>
          <w:rPrChange w:id="1920" w:author="Greg Landry" w:date="2017-06-09T13:51:00Z">
            <w:rPr>
              <w:ins w:id="1921" w:author="Alan Hawse" w:date="2017-06-09T13:20:00Z"/>
            </w:rPr>
          </w:rPrChange>
        </w:rPr>
        <w:pPrChange w:id="1922" w:author="Greg Landry" w:date="2017-06-09T13:45:00Z">
          <w:pPr/>
        </w:pPrChange>
      </w:pPr>
      <w:ins w:id="1923" w:author="Alan Hawse" w:date="2017-06-09T13:20:00Z">
        <w:r w:rsidRPr="002670C9">
          <w:rPr>
            <w:rFonts w:ascii="Courier New" w:hAnsi="Courier New" w:cs="Courier New"/>
            <w:sz w:val="16"/>
            <w:rPrChange w:id="1924"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925" w:author="Alan Hawse" w:date="2017-06-09T13:20:00Z"/>
          <w:rFonts w:ascii="Courier New" w:hAnsi="Courier New" w:cs="Courier New"/>
          <w:sz w:val="16"/>
          <w:rPrChange w:id="1926" w:author="Greg Landry" w:date="2017-06-09T13:51:00Z">
            <w:rPr>
              <w:ins w:id="1927" w:author="Alan Hawse" w:date="2017-06-09T13:20:00Z"/>
            </w:rPr>
          </w:rPrChange>
        </w:rPr>
        <w:pPrChange w:id="1928" w:author="Greg Landry" w:date="2017-06-09T13:45:00Z">
          <w:pPr/>
        </w:pPrChange>
      </w:pPr>
      <w:ins w:id="1929" w:author="Alan Hawse" w:date="2017-06-09T13:20:00Z">
        <w:r w:rsidRPr="002670C9">
          <w:rPr>
            <w:rFonts w:ascii="Courier New" w:hAnsi="Courier New" w:cs="Courier New"/>
            <w:sz w:val="16"/>
            <w:rPrChange w:id="1930"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931" w:author="Alan Hawse" w:date="2017-06-09T13:20:00Z"/>
          <w:rFonts w:ascii="Courier New" w:hAnsi="Courier New" w:cs="Courier New"/>
          <w:sz w:val="16"/>
          <w:rPrChange w:id="1932" w:author="Greg Landry" w:date="2017-06-09T13:51:00Z">
            <w:rPr>
              <w:ins w:id="1933" w:author="Alan Hawse" w:date="2017-06-09T13:20:00Z"/>
            </w:rPr>
          </w:rPrChange>
        </w:rPr>
        <w:pPrChange w:id="1934" w:author="Greg Landry" w:date="2017-06-09T13:45:00Z">
          <w:pPr/>
        </w:pPrChange>
      </w:pPr>
      <w:ins w:id="1935" w:author="Alan Hawse" w:date="2017-06-09T13:20:00Z">
        <w:r w:rsidRPr="002670C9">
          <w:rPr>
            <w:rFonts w:ascii="Courier New" w:hAnsi="Courier New" w:cs="Courier New"/>
            <w:sz w:val="16"/>
            <w:rPrChange w:id="1936"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937" w:author="Alan Hawse" w:date="2017-06-09T13:20:00Z"/>
          <w:rFonts w:ascii="Courier New" w:hAnsi="Courier New" w:cs="Courier New"/>
          <w:sz w:val="16"/>
          <w:rPrChange w:id="1938" w:author="Greg Landry" w:date="2017-06-09T13:51:00Z">
            <w:rPr>
              <w:ins w:id="1939" w:author="Alan Hawse" w:date="2017-06-09T13:20:00Z"/>
            </w:rPr>
          </w:rPrChange>
        </w:rPr>
        <w:pPrChange w:id="1940" w:author="Greg Landry" w:date="2017-06-09T13:45:00Z">
          <w:pPr/>
        </w:pPrChange>
      </w:pPr>
      <w:ins w:id="1941" w:author="Alan Hawse" w:date="2017-06-09T13:20:00Z">
        <w:r w:rsidRPr="002670C9">
          <w:rPr>
            <w:rFonts w:ascii="Courier New" w:hAnsi="Courier New" w:cs="Courier New"/>
            <w:sz w:val="16"/>
            <w:rPrChange w:id="1942"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943" w:author="Alan Hawse" w:date="2017-06-09T13:20:00Z"/>
          <w:rFonts w:ascii="Courier New" w:hAnsi="Courier New" w:cs="Courier New"/>
          <w:sz w:val="16"/>
          <w:rPrChange w:id="1944" w:author="Greg Landry" w:date="2017-06-09T13:51:00Z">
            <w:rPr>
              <w:ins w:id="1945" w:author="Alan Hawse" w:date="2017-06-09T13:20:00Z"/>
            </w:rPr>
          </w:rPrChange>
        </w:rPr>
        <w:pPrChange w:id="1946" w:author="Greg Landry" w:date="2017-06-09T13:45:00Z">
          <w:pPr/>
        </w:pPrChange>
      </w:pPr>
      <w:ins w:id="1947" w:author="Alan Hawse" w:date="2017-06-09T13:20:00Z">
        <w:r w:rsidRPr="002670C9">
          <w:rPr>
            <w:rFonts w:ascii="Courier New" w:hAnsi="Courier New" w:cs="Courier New"/>
            <w:sz w:val="16"/>
            <w:rPrChange w:id="1948"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949" w:author="Alan Hawse" w:date="2017-06-09T13:20:00Z"/>
          <w:rFonts w:ascii="Courier New" w:hAnsi="Courier New" w:cs="Courier New"/>
          <w:sz w:val="16"/>
          <w:rPrChange w:id="1950" w:author="Greg Landry" w:date="2017-06-09T13:51:00Z">
            <w:rPr>
              <w:ins w:id="1951" w:author="Alan Hawse" w:date="2017-06-09T13:20:00Z"/>
            </w:rPr>
          </w:rPrChange>
        </w:rPr>
        <w:pPrChange w:id="1952" w:author="Greg Landry" w:date="2017-06-09T13:45:00Z">
          <w:pPr/>
        </w:pPrChange>
      </w:pPr>
      <w:ins w:id="1953" w:author="Alan Hawse" w:date="2017-06-09T13:20:00Z">
        <w:r w:rsidRPr="002670C9">
          <w:rPr>
            <w:rFonts w:ascii="Courier New" w:hAnsi="Courier New" w:cs="Courier New"/>
            <w:sz w:val="16"/>
            <w:rPrChange w:id="1954"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955" w:author="Alan Hawse" w:date="2017-06-09T13:20:00Z"/>
          <w:rFonts w:ascii="Courier New" w:hAnsi="Courier New" w:cs="Courier New"/>
          <w:sz w:val="16"/>
          <w:rPrChange w:id="1956" w:author="Greg Landry" w:date="2017-06-09T13:51:00Z">
            <w:rPr>
              <w:ins w:id="1957" w:author="Alan Hawse" w:date="2017-06-09T13:20:00Z"/>
            </w:rPr>
          </w:rPrChange>
        </w:rPr>
        <w:pPrChange w:id="1958" w:author="Greg Landry" w:date="2017-06-09T13:45:00Z">
          <w:pPr/>
        </w:pPrChange>
      </w:pPr>
      <w:ins w:id="1959" w:author="Alan Hawse" w:date="2017-06-09T13:20:00Z">
        <w:r w:rsidRPr="002670C9">
          <w:rPr>
            <w:rFonts w:ascii="Courier New" w:hAnsi="Courier New" w:cs="Courier New"/>
            <w:sz w:val="16"/>
            <w:rPrChange w:id="1960"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961" w:author="Alan Hawse" w:date="2017-06-09T13:20:00Z"/>
          <w:rFonts w:ascii="Courier New" w:hAnsi="Courier New" w:cs="Courier New"/>
          <w:sz w:val="16"/>
          <w:rPrChange w:id="1962" w:author="Greg Landry" w:date="2017-06-09T13:51:00Z">
            <w:rPr>
              <w:ins w:id="1963" w:author="Alan Hawse" w:date="2017-06-09T13:20:00Z"/>
            </w:rPr>
          </w:rPrChange>
        </w:rPr>
        <w:pPrChange w:id="1964" w:author="Greg Landry" w:date="2017-06-09T13:45:00Z">
          <w:pPr/>
        </w:pPrChange>
      </w:pPr>
      <w:ins w:id="1965" w:author="Alan Hawse" w:date="2017-06-09T13:20:00Z">
        <w:r w:rsidRPr="002670C9">
          <w:rPr>
            <w:rFonts w:ascii="Courier New" w:hAnsi="Courier New" w:cs="Courier New"/>
            <w:sz w:val="16"/>
            <w:rPrChange w:id="1966"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967" w:author="Alan Hawse" w:date="2017-06-09T13:20:00Z"/>
          <w:rFonts w:ascii="Courier New" w:hAnsi="Courier New" w:cs="Courier New"/>
          <w:sz w:val="16"/>
          <w:rPrChange w:id="1968" w:author="Greg Landry" w:date="2017-06-09T13:51:00Z">
            <w:rPr>
              <w:ins w:id="1969" w:author="Alan Hawse" w:date="2017-06-09T13:20:00Z"/>
            </w:rPr>
          </w:rPrChange>
        </w:rPr>
        <w:pPrChange w:id="1970" w:author="Greg Landry" w:date="2017-06-09T13:45:00Z">
          <w:pPr/>
        </w:pPrChange>
      </w:pPr>
      <w:ins w:id="1971" w:author="Alan Hawse" w:date="2017-06-09T13:20:00Z">
        <w:r w:rsidRPr="002670C9">
          <w:rPr>
            <w:rFonts w:ascii="Courier New" w:hAnsi="Courier New" w:cs="Courier New"/>
            <w:sz w:val="16"/>
            <w:rPrChange w:id="1972"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973" w:author="Alan Hawse" w:date="2017-06-09T13:20:00Z"/>
          <w:rFonts w:ascii="Courier New" w:hAnsi="Courier New" w:cs="Courier New"/>
          <w:sz w:val="16"/>
          <w:rPrChange w:id="1974" w:author="Greg Landry" w:date="2017-06-09T13:51:00Z">
            <w:rPr>
              <w:ins w:id="1975" w:author="Alan Hawse" w:date="2017-06-09T13:20:00Z"/>
            </w:rPr>
          </w:rPrChange>
        </w:rPr>
        <w:pPrChange w:id="1976" w:author="Greg Landry" w:date="2017-06-09T13:45:00Z">
          <w:pPr/>
        </w:pPrChange>
      </w:pPr>
      <w:ins w:id="1977" w:author="Alan Hawse" w:date="2017-06-09T13:20:00Z">
        <w:r w:rsidRPr="002670C9">
          <w:rPr>
            <w:rFonts w:ascii="Courier New" w:hAnsi="Courier New" w:cs="Courier New"/>
            <w:sz w:val="16"/>
            <w:rPrChange w:id="1978"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979" w:author="Alan Hawse" w:date="2017-06-09T13:20:00Z"/>
          <w:rFonts w:ascii="Courier New" w:hAnsi="Courier New" w:cs="Courier New"/>
          <w:sz w:val="16"/>
          <w:rPrChange w:id="1980" w:author="Greg Landry" w:date="2017-06-09T13:51:00Z">
            <w:rPr>
              <w:ins w:id="1981" w:author="Alan Hawse" w:date="2017-06-09T13:20:00Z"/>
            </w:rPr>
          </w:rPrChange>
        </w:rPr>
        <w:pPrChange w:id="1982" w:author="Greg Landry" w:date="2017-06-09T13:45:00Z">
          <w:pPr/>
        </w:pPrChange>
      </w:pPr>
      <w:ins w:id="1983" w:author="Alan Hawse" w:date="2017-06-09T13:20:00Z">
        <w:r w:rsidRPr="002670C9">
          <w:rPr>
            <w:rFonts w:ascii="Courier New" w:hAnsi="Courier New" w:cs="Courier New"/>
            <w:sz w:val="16"/>
            <w:rPrChange w:id="1984"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985" w:author="Alan Hawse" w:date="2017-06-09T13:20:00Z"/>
          <w:rFonts w:ascii="Courier New" w:hAnsi="Courier New" w:cs="Courier New"/>
          <w:sz w:val="16"/>
          <w:rPrChange w:id="1986" w:author="Greg Landry" w:date="2017-06-09T13:51:00Z">
            <w:rPr>
              <w:ins w:id="1987" w:author="Alan Hawse" w:date="2017-06-09T13:20:00Z"/>
            </w:rPr>
          </w:rPrChange>
        </w:rPr>
        <w:pPrChange w:id="1988" w:author="Greg Landry" w:date="2017-06-09T13:45:00Z">
          <w:pPr/>
        </w:pPrChange>
      </w:pPr>
      <w:ins w:id="1989" w:author="Alan Hawse" w:date="2017-06-09T13:20:00Z">
        <w:r w:rsidRPr="002670C9">
          <w:rPr>
            <w:rFonts w:ascii="Courier New" w:hAnsi="Courier New" w:cs="Courier New"/>
            <w:sz w:val="16"/>
            <w:rPrChange w:id="1990" w:author="Greg Landry" w:date="2017-06-09T13:51:00Z">
              <w:rPr/>
            </w:rPrChange>
          </w:rPr>
          <w:t xml:space="preserve">        "SIb3DQEBBQUAA4IBAQCjGiybFwBcqR7uKGY3Or+Dxz9LwwmglSBd49lZRNI+DT69\r\n"   \</w:t>
        </w:r>
      </w:ins>
    </w:p>
    <w:p w14:paraId="32EEE5DD" w14:textId="77777777" w:rsidR="0043568A" w:rsidRPr="002670C9" w:rsidRDefault="0043568A">
      <w:pPr>
        <w:pStyle w:val="CCode"/>
        <w:spacing w:after="0"/>
        <w:rPr>
          <w:ins w:id="1991" w:author="Alan Hawse" w:date="2017-06-09T13:20:00Z"/>
          <w:rFonts w:ascii="Courier New" w:hAnsi="Courier New" w:cs="Courier New"/>
          <w:sz w:val="16"/>
          <w:rPrChange w:id="1992" w:author="Greg Landry" w:date="2017-06-09T13:51:00Z">
            <w:rPr>
              <w:ins w:id="1993" w:author="Alan Hawse" w:date="2017-06-09T13:20:00Z"/>
            </w:rPr>
          </w:rPrChange>
        </w:rPr>
        <w:pPrChange w:id="1994" w:author="Greg Landry" w:date="2017-06-09T13:45:00Z">
          <w:pPr/>
        </w:pPrChange>
      </w:pPr>
      <w:ins w:id="1995" w:author="Alan Hawse" w:date="2017-06-09T13:20:00Z">
        <w:r w:rsidRPr="002670C9">
          <w:rPr>
            <w:rFonts w:ascii="Courier New" w:hAnsi="Courier New" w:cs="Courier New"/>
            <w:sz w:val="16"/>
            <w:rPrChange w:id="1996"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997" w:author="Alan Hawse" w:date="2017-06-09T13:20:00Z"/>
          <w:rFonts w:ascii="Courier New" w:hAnsi="Courier New" w:cs="Courier New"/>
          <w:sz w:val="16"/>
          <w:rPrChange w:id="1998" w:author="Greg Landry" w:date="2017-06-09T13:51:00Z">
            <w:rPr>
              <w:ins w:id="1999" w:author="Alan Hawse" w:date="2017-06-09T13:20:00Z"/>
            </w:rPr>
          </w:rPrChange>
        </w:rPr>
        <w:pPrChange w:id="2000" w:author="Greg Landry" w:date="2017-06-09T13:45:00Z">
          <w:pPr/>
        </w:pPrChange>
      </w:pPr>
      <w:ins w:id="2001" w:author="Alan Hawse" w:date="2017-06-09T13:20:00Z">
        <w:r w:rsidRPr="002670C9">
          <w:rPr>
            <w:rFonts w:ascii="Courier New" w:hAnsi="Courier New" w:cs="Courier New"/>
            <w:sz w:val="16"/>
            <w:rPrChange w:id="2002"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2003" w:author="Alan Hawse" w:date="2017-06-09T13:20:00Z"/>
          <w:rFonts w:ascii="Courier New" w:hAnsi="Courier New" w:cs="Courier New"/>
          <w:sz w:val="16"/>
          <w:rPrChange w:id="2004" w:author="Greg Landry" w:date="2017-06-09T13:51:00Z">
            <w:rPr>
              <w:ins w:id="2005" w:author="Alan Hawse" w:date="2017-06-09T13:20:00Z"/>
            </w:rPr>
          </w:rPrChange>
        </w:rPr>
        <w:pPrChange w:id="2006" w:author="Greg Landry" w:date="2017-06-09T13:45:00Z">
          <w:pPr/>
        </w:pPrChange>
      </w:pPr>
      <w:ins w:id="2007" w:author="Alan Hawse" w:date="2017-06-09T13:20:00Z">
        <w:r w:rsidRPr="002670C9">
          <w:rPr>
            <w:rFonts w:ascii="Courier New" w:hAnsi="Courier New" w:cs="Courier New"/>
            <w:sz w:val="16"/>
            <w:rPrChange w:id="2008"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2009" w:author="Alan Hawse" w:date="2017-06-09T13:20:00Z"/>
          <w:rFonts w:ascii="Courier New" w:hAnsi="Courier New" w:cs="Courier New"/>
          <w:sz w:val="16"/>
          <w:rPrChange w:id="2010" w:author="Greg Landry" w:date="2017-06-09T13:51:00Z">
            <w:rPr>
              <w:ins w:id="2011" w:author="Alan Hawse" w:date="2017-06-09T13:20:00Z"/>
            </w:rPr>
          </w:rPrChange>
        </w:rPr>
        <w:pPrChange w:id="2012" w:author="Greg Landry" w:date="2017-06-09T13:45:00Z">
          <w:pPr/>
        </w:pPrChange>
      </w:pPr>
      <w:ins w:id="2013" w:author="Alan Hawse" w:date="2017-06-09T13:20:00Z">
        <w:r w:rsidRPr="002670C9">
          <w:rPr>
            <w:rFonts w:ascii="Courier New" w:hAnsi="Courier New" w:cs="Courier New"/>
            <w:sz w:val="16"/>
            <w:rPrChange w:id="2014"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2015" w:author="Alan Hawse" w:date="2017-06-09T13:20:00Z"/>
          <w:rFonts w:ascii="Courier New" w:hAnsi="Courier New" w:cs="Courier New"/>
          <w:sz w:val="16"/>
          <w:rPrChange w:id="2016" w:author="Greg Landry" w:date="2017-06-09T13:51:00Z">
            <w:rPr>
              <w:ins w:id="2017" w:author="Alan Hawse" w:date="2017-06-09T13:20:00Z"/>
            </w:rPr>
          </w:rPrChange>
        </w:rPr>
        <w:pPrChange w:id="2018" w:author="Greg Landry" w:date="2017-06-09T13:45:00Z">
          <w:pPr/>
        </w:pPrChange>
      </w:pPr>
      <w:ins w:id="2019" w:author="Alan Hawse" w:date="2017-06-09T13:20:00Z">
        <w:r w:rsidRPr="002670C9">
          <w:rPr>
            <w:rFonts w:ascii="Courier New" w:hAnsi="Courier New" w:cs="Courier New"/>
            <w:sz w:val="16"/>
            <w:rPrChange w:id="2020" w:author="Greg Landry" w:date="2017-06-09T13:51:00Z">
              <w:rPr/>
            </w:rPrChange>
          </w:rPr>
          <w:t xml:space="preserve">        "Ob8VZRzI9neWagqNdwvYkQsEjgfbKbYK7p2CNTUQ\r\n"                           \</w:t>
        </w:r>
      </w:ins>
    </w:p>
    <w:p w14:paraId="6ECDC3B8" w14:textId="77777777" w:rsidR="0043568A" w:rsidRPr="002670C9" w:rsidRDefault="0043568A">
      <w:pPr>
        <w:pStyle w:val="CCode"/>
        <w:rPr>
          <w:ins w:id="2021" w:author="Alan Hawse" w:date="2017-06-09T13:20:00Z"/>
          <w:rFonts w:ascii="Courier New" w:hAnsi="Courier New" w:cs="Courier New"/>
          <w:sz w:val="16"/>
          <w:rPrChange w:id="2022" w:author="Greg Landry" w:date="2017-06-09T13:51:00Z">
            <w:rPr>
              <w:ins w:id="2023" w:author="Alan Hawse" w:date="2017-06-09T13:20:00Z"/>
            </w:rPr>
          </w:rPrChange>
        </w:rPr>
        <w:pPrChange w:id="2024" w:author="Alan Hawse" w:date="2017-06-09T13:20:00Z">
          <w:pPr/>
        </w:pPrChange>
      </w:pPr>
      <w:ins w:id="2025" w:author="Alan Hawse" w:date="2017-06-09T13:20:00Z">
        <w:r w:rsidRPr="002670C9">
          <w:rPr>
            <w:rFonts w:ascii="Courier New" w:hAnsi="Courier New" w:cs="Courier New"/>
            <w:sz w:val="16"/>
            <w:rPrChange w:id="2026" w:author="Greg Landry" w:date="2017-06-09T13:51:00Z">
              <w:rPr/>
            </w:rPrChange>
          </w:rPr>
          <w:t xml:space="preserve">        "-----END CERTIFICATE-----\n";</w:t>
        </w:r>
      </w:ins>
    </w:p>
    <w:p w14:paraId="64E9F2DA" w14:textId="71EB898D" w:rsidR="00246424" w:rsidRPr="006B588A" w:rsidRDefault="0059315B">
      <w:pPr>
        <w:pStyle w:val="CCode"/>
        <w:rPr>
          <w:ins w:id="2027" w:author="Greg Landry" w:date="2017-06-09T11:14:00Z"/>
          <w:rPrChange w:id="2028" w:author="Alan Hawse" w:date="2017-07-17T11:38:00Z">
            <w:rPr>
              <w:ins w:id="2029" w:author="Greg Landry" w:date="2017-06-09T11:14:00Z"/>
              <w:rFonts w:ascii="Cambria" w:eastAsia="Times New Roman" w:hAnsi="Cambria"/>
              <w:b/>
              <w:bCs/>
              <w:color w:val="4F81BD"/>
              <w:sz w:val="26"/>
              <w:szCs w:val="26"/>
            </w:rPr>
          </w:rPrChange>
        </w:rPr>
        <w:pPrChange w:id="2030" w:author="Alan Hawse" w:date="2017-07-17T11:38:00Z">
          <w:pPr/>
        </w:pPrChange>
      </w:pPr>
      <w:ins w:id="2031" w:author="Alan Hawse" w:date="2017-07-17T11:34:00Z">
        <w:r>
          <w:t xml:space="preserve"> </w:t>
        </w:r>
      </w:ins>
      <w:ins w:id="2032" w:author="Greg Landry" w:date="2017-06-09T13:45:00Z">
        <w:del w:id="2033" w:author="Alan Hawse" w:date="2017-07-17T11:34:00Z">
          <w:r w:rsidR="00681B7A" w:rsidDel="0059315B">
            <w:delText>the array defined,</w:delText>
          </w:r>
        </w:del>
      </w:ins>
      <w:ins w:id="2034" w:author="Greg Landry" w:date="2017-06-09T14:01:00Z">
        <w:del w:id="2035" w:author="Alan Hawse" w:date="2017-07-17T11:34:00Z">
          <w:r w:rsidR="0083263F" w:rsidDel="0059315B">
            <w:delText xml:space="preserve"> </w:delText>
          </w:r>
        </w:del>
      </w:ins>
      <w:ins w:id="2036" w:author="Greg Landry" w:date="2017-06-09T11:14:00Z">
        <w:del w:id="2037" w:author="Alan Hawse" w:date="2017-06-09T13:19:00Z">
          <w:r w:rsidR="00246424" w:rsidDel="0043568A">
            <w:br w:type="page"/>
          </w:r>
        </w:del>
      </w:ins>
    </w:p>
    <w:p w14:paraId="135BB0A0" w14:textId="77777777" w:rsidR="00F10FA8" w:rsidRDefault="00F10FA8">
      <w:pPr>
        <w:rPr>
          <w:ins w:id="2038" w:author="Alan Hawse" w:date="2017-07-17T11:49:00Z"/>
          <w:rFonts w:ascii="Cambria" w:eastAsia="Times New Roman" w:hAnsi="Cambria"/>
          <w:b/>
          <w:bCs/>
          <w:color w:val="4F81BD"/>
        </w:rPr>
      </w:pPr>
      <w:ins w:id="2039" w:author="Alan Hawse" w:date="2017-07-17T11:49:00Z">
        <w:r>
          <w:br w:type="page"/>
        </w:r>
      </w:ins>
    </w:p>
    <w:p w14:paraId="64015211" w14:textId="10EFD68C" w:rsidR="00DF2D6A" w:rsidRDefault="00DF2D6A" w:rsidP="00DF2D6A">
      <w:pPr>
        <w:pStyle w:val="Heading3"/>
        <w:rPr>
          <w:ins w:id="2040" w:author="Alan Hawse" w:date="2017-06-18T12:49:00Z"/>
        </w:rPr>
      </w:pPr>
      <w:ins w:id="2041" w:author="Alan Hawse" w:date="2017-06-18T12:49:00Z">
        <w:r>
          <w:lastRenderedPageBreak/>
          <w:t xml:space="preserve">TCP/IP </w:t>
        </w:r>
      </w:ins>
      <w:ins w:id="2042" w:author="Alan Hawse" w:date="2017-07-17T15:55:00Z">
        <w:r w:rsidR="00FC77F9">
          <w:t>Sockets with</w:t>
        </w:r>
      </w:ins>
      <w:ins w:id="2043" w:author="Alan Hawse" w:date="2017-06-18T12:49:00Z">
        <w:r>
          <w:t xml:space="preserve"> TLS</w:t>
        </w:r>
      </w:ins>
    </w:p>
    <w:p w14:paraId="7BCF412C" w14:textId="7085BC53" w:rsidR="00DF2D6A" w:rsidRDefault="00E24D17">
      <w:pPr>
        <w:rPr>
          <w:ins w:id="2044" w:author="Alan Hawse" w:date="2017-07-17T15:55:00Z"/>
        </w:rPr>
        <w:pPrChange w:id="2045" w:author="Alan Hawse" w:date="2017-06-18T12:49:00Z">
          <w:pPr>
            <w:pStyle w:val="Heading3"/>
          </w:pPr>
        </w:pPrChange>
      </w:pPr>
      <w:ins w:id="2046" w:author="Alan Hawse" w:date="2017-07-17T15:52:00Z">
        <w:r>
          <w:t xml:space="preserve">A TLS encrypted TCP Socket is almost exactly </w:t>
        </w:r>
      </w:ins>
      <w:ins w:id="2047" w:author="Alan Hawse" w:date="2017-07-17T15:55:00Z">
        <w:r w:rsidR="00FC77F9">
          <w:t>the same as a</w:t>
        </w:r>
      </w:ins>
      <w:ins w:id="2048" w:author="Alan Hawse" w:date="2017-07-17T15:56:00Z">
        <w:r w:rsidR="00FC77F9">
          <w:t>n</w:t>
        </w:r>
      </w:ins>
      <w:ins w:id="2049" w:author="Alan Hawse" w:date="2017-07-17T15:55:00Z">
        <w:r w:rsidR="00FC77F9">
          <w:t xml:space="preserve"> unencrypted socket.  To add TLS you need to</w:t>
        </w:r>
      </w:ins>
      <w:ins w:id="2050" w:author="Greg Landry [2]" w:date="2017-07-17T16:30:00Z">
        <w:r w:rsidR="00257DDD">
          <w:t>:</w:t>
        </w:r>
      </w:ins>
      <w:ins w:id="2051" w:author="Alan Hawse" w:date="2017-07-17T15:55:00Z">
        <w:r w:rsidR="00FC77F9">
          <w:t xml:space="preserve"> </w:t>
        </w:r>
      </w:ins>
    </w:p>
    <w:p w14:paraId="57AD529C" w14:textId="76F09DF5" w:rsidR="00FC77F9" w:rsidRDefault="00FC77F9" w:rsidP="00FC77F9">
      <w:pPr>
        <w:pStyle w:val="ListParagraph"/>
        <w:numPr>
          <w:ilvl w:val="0"/>
          <w:numId w:val="46"/>
        </w:numPr>
        <w:rPr>
          <w:ins w:id="2052" w:author="Alan Hawse" w:date="2017-07-17T15:58:00Z"/>
        </w:rPr>
      </w:pPr>
      <w:ins w:id="2053" w:author="Alan Hawse" w:date="2017-07-17T15:58:00Z">
        <w:r>
          <w:t>Initialize the socket as normal</w:t>
        </w:r>
      </w:ins>
    </w:p>
    <w:p w14:paraId="5CC3EF70" w14:textId="2F4936B8" w:rsidR="00FC77F9" w:rsidRDefault="00FC77F9">
      <w:pPr>
        <w:pStyle w:val="ListParagraph"/>
        <w:numPr>
          <w:ilvl w:val="0"/>
          <w:numId w:val="46"/>
        </w:numPr>
        <w:rPr>
          <w:ins w:id="2054" w:author="Alan Hawse" w:date="2017-07-17T15:56:00Z"/>
        </w:rPr>
        <w:pPrChange w:id="2055" w:author="Alan Hawse" w:date="2017-07-17T15:56:00Z">
          <w:pPr>
            <w:pStyle w:val="Heading3"/>
          </w:pPr>
        </w:pPrChange>
      </w:pPr>
      <w:ins w:id="2056" w:author="Alan Hawse" w:date="2017-07-17T15:57:00Z">
        <w:r>
          <w:t xml:space="preserve">Load a </w:t>
        </w:r>
      </w:ins>
      <w:ins w:id="2057" w:author="Alan Hawse" w:date="2017-07-17T15:56:00Z">
        <w:r>
          <w:t xml:space="preserve">certificate &amp; private key </w:t>
        </w:r>
      </w:ins>
      <w:ins w:id="2058" w:author="Alan Hawse" w:date="2017-07-17T16:00:00Z">
        <w:r>
          <w:t xml:space="preserve">in PEM format </w:t>
        </w:r>
      </w:ins>
      <w:ins w:id="2059" w:author="Alan Hawse" w:date="2017-07-17T15:56:00Z">
        <w:r>
          <w:t>(from resource, or DCT or #define)</w:t>
        </w:r>
      </w:ins>
    </w:p>
    <w:p w14:paraId="3B422D45" w14:textId="04AE4DA8" w:rsidR="00FC77F9" w:rsidRDefault="00FC77F9">
      <w:pPr>
        <w:pStyle w:val="ListParagraph"/>
        <w:numPr>
          <w:ilvl w:val="0"/>
          <w:numId w:val="46"/>
        </w:numPr>
        <w:rPr>
          <w:ins w:id="2060" w:author="Alan Hawse" w:date="2017-07-17T15:58:00Z"/>
        </w:rPr>
        <w:pPrChange w:id="2061" w:author="Alan Hawse" w:date="2017-07-17T15:56:00Z">
          <w:pPr>
            <w:pStyle w:val="Heading3"/>
          </w:pPr>
        </w:pPrChange>
      </w:pPr>
      <w:ins w:id="2062" w:author="Alan Hawse" w:date="2017-07-17T15:57:00Z">
        <w:r>
          <w:t>In</w:t>
        </w:r>
      </w:ins>
      <w:ins w:id="2063" w:author="Alan Hawse" w:date="2017-07-17T15:58:00Z">
        <w:r>
          <w:t>i</w:t>
        </w:r>
      </w:ins>
      <w:ins w:id="2064" w:author="Alan Hawse" w:date="2017-07-17T15:57:00Z">
        <w:r>
          <w:t>tialize a TLS Identity</w:t>
        </w:r>
      </w:ins>
      <w:ins w:id="2065" w:author="Alan Hawse" w:date="2017-07-17T15:59:00Z">
        <w:r>
          <w:t>,</w:t>
        </w:r>
      </w:ins>
      <w:ins w:id="2066" w:author="Alan Hawse" w:date="2017-07-17T15:58:00Z">
        <w:r>
          <w:t xml:space="preserve"> which is just a struct of type wiced_tls_identity_t</w:t>
        </w:r>
      </w:ins>
      <w:ins w:id="2067" w:author="Alan Hawse" w:date="2017-07-17T15:59:00Z">
        <w:r>
          <w:t>,</w:t>
        </w:r>
      </w:ins>
      <w:ins w:id="2068" w:author="Alan Hawse" w:date="2017-07-17T15:58:00Z">
        <w:r>
          <w:t xml:space="preserve"> using the certificate/key </w:t>
        </w:r>
      </w:ins>
      <w:ins w:id="2069" w:author="Greg Landry [2]" w:date="2017-07-17T16:31:00Z">
        <w:r w:rsidR="00257DDD">
          <w:t>from the previous step</w:t>
        </w:r>
      </w:ins>
      <w:ins w:id="2070" w:author="Alan Hawse" w:date="2017-07-17T15:58:00Z">
        <w:del w:id="2071" w:author="Greg Landry [2]" w:date="2017-07-17T16:31:00Z">
          <w:r w:rsidDel="00257DDD">
            <w:delText>from (2)</w:delText>
          </w:r>
        </w:del>
      </w:ins>
    </w:p>
    <w:p w14:paraId="07DD5A86" w14:textId="18DB6A8D" w:rsidR="00FC77F9" w:rsidRDefault="00FC77F9">
      <w:pPr>
        <w:pStyle w:val="ListParagraph"/>
        <w:numPr>
          <w:ilvl w:val="0"/>
          <w:numId w:val="46"/>
        </w:numPr>
        <w:rPr>
          <w:ins w:id="2072" w:author="Alan Hawse" w:date="2017-07-17T15:59:00Z"/>
        </w:rPr>
        <w:pPrChange w:id="2073" w:author="Alan Hawse" w:date="2017-07-17T15:56:00Z">
          <w:pPr>
            <w:pStyle w:val="Heading3"/>
          </w:pPr>
        </w:pPrChange>
      </w:pPr>
      <w:ins w:id="2074" w:author="Alan Hawse" w:date="2017-07-17T16:00:00Z">
        <w:r>
          <w:t>Initialize</w:t>
        </w:r>
      </w:ins>
      <w:ins w:id="2075" w:author="Alan Hawse" w:date="2017-07-17T15:59:00Z">
        <w:r>
          <w:t xml:space="preserve"> a TLS Context, which is just a struct of type wiced_tls_context_t, using the </w:t>
        </w:r>
      </w:ins>
      <w:ins w:id="2076" w:author="Alan Hawse" w:date="2017-07-17T16:01:00Z">
        <w:r>
          <w:t>TLS Identity from</w:t>
        </w:r>
      </w:ins>
      <w:ins w:id="2077" w:author="Greg Landry [2]" w:date="2017-07-17T16:31:00Z">
        <w:r w:rsidR="00257DDD">
          <w:t xml:space="preserve"> the previous step</w:t>
        </w:r>
      </w:ins>
      <w:ins w:id="2078" w:author="Alan Hawse" w:date="2017-07-17T16:01:00Z">
        <w:del w:id="2079" w:author="Greg Landry [2]" w:date="2017-07-17T16:31:00Z">
          <w:r w:rsidDel="00257DDD">
            <w:delText xml:space="preserve"> (3)</w:delText>
          </w:r>
        </w:del>
      </w:ins>
    </w:p>
    <w:p w14:paraId="79D34BC1" w14:textId="74951717" w:rsidR="00FC77F9" w:rsidRDefault="00FC77F9">
      <w:pPr>
        <w:pStyle w:val="ListParagraph"/>
        <w:numPr>
          <w:ilvl w:val="0"/>
          <w:numId w:val="46"/>
        </w:numPr>
        <w:rPr>
          <w:ins w:id="2080" w:author="Alan Hawse" w:date="2017-07-17T16:01:00Z"/>
        </w:rPr>
        <w:pPrChange w:id="2081" w:author="Alan Hawse" w:date="2017-07-17T15:56:00Z">
          <w:pPr>
            <w:pStyle w:val="Heading3"/>
          </w:pPr>
        </w:pPrChange>
      </w:pPr>
      <w:ins w:id="2082" w:author="Alan Hawse" w:date="2017-07-17T15:59:00Z">
        <w:r>
          <w:t xml:space="preserve">Enable TLS using </w:t>
        </w:r>
      </w:ins>
      <w:ins w:id="2083" w:author="Alan Hawse" w:date="2017-07-17T16:00:00Z">
        <w:r>
          <w:t xml:space="preserve">the API </w:t>
        </w:r>
      </w:ins>
      <w:ins w:id="2084" w:author="Alan Hawse" w:date="2017-07-17T15:59:00Z">
        <w:r>
          <w:t>wiced_tls_enable_tls</w:t>
        </w:r>
      </w:ins>
    </w:p>
    <w:p w14:paraId="2474E6BF" w14:textId="77777777" w:rsidR="00FC77F9" w:rsidRDefault="00FC77F9">
      <w:pPr>
        <w:rPr>
          <w:ins w:id="2085" w:author="Alan Hawse" w:date="2017-07-17T16:01:00Z"/>
        </w:rPr>
        <w:pPrChange w:id="2086" w:author="Alan Hawse" w:date="2017-07-17T16:01:00Z">
          <w:pPr>
            <w:pStyle w:val="Heading3"/>
          </w:pPr>
        </w:pPrChange>
      </w:pPr>
    </w:p>
    <w:p w14:paraId="0FB5836C" w14:textId="66538EB0" w:rsidR="00F10FA8" w:rsidRDefault="00FC77F9">
      <w:pPr>
        <w:rPr>
          <w:ins w:id="2087" w:author="Alan Hawse" w:date="2017-07-17T11:42:00Z"/>
        </w:rPr>
        <w:pPrChange w:id="2088" w:author="Alan Hawse" w:date="2017-06-18T12:49:00Z">
          <w:pPr>
            <w:pStyle w:val="Heading3"/>
          </w:pPr>
        </w:pPrChange>
      </w:pPr>
      <w:ins w:id="2089" w:author="Alan Hawse" w:date="2017-07-17T16:01:00Z">
        <w:r>
          <w:t>TCP Client TLS Flow:</w:t>
        </w:r>
      </w:ins>
    </w:p>
    <w:tbl>
      <w:tblPr>
        <w:tblStyle w:val="TableGrid"/>
        <w:tblW w:w="0" w:type="auto"/>
        <w:tblLook w:val="04A0" w:firstRow="1" w:lastRow="0" w:firstColumn="1" w:lastColumn="0" w:noHBand="0" w:noVBand="1"/>
        <w:tblPrChange w:id="2090" w:author="Alan Hawse" w:date="2017-07-17T11:45:00Z">
          <w:tblPr>
            <w:tblStyle w:val="TableGrid"/>
            <w:tblW w:w="0" w:type="auto"/>
            <w:tblLook w:val="04A0" w:firstRow="1" w:lastRow="0" w:firstColumn="1" w:lastColumn="0" w:noHBand="0" w:noVBand="1"/>
          </w:tblPr>
        </w:tblPrChange>
      </w:tblPr>
      <w:tblGrid>
        <w:gridCol w:w="2842"/>
        <w:gridCol w:w="6734"/>
        <w:tblGridChange w:id="2091">
          <w:tblGrid>
            <w:gridCol w:w="2971"/>
            <w:gridCol w:w="3634"/>
          </w:tblGrid>
        </w:tblGridChange>
      </w:tblGrid>
      <w:tr w:rsidR="00F10FA8" w14:paraId="3390A7F2" w14:textId="77777777" w:rsidTr="00F10FA8">
        <w:trPr>
          <w:ins w:id="2092" w:author="Alan Hawse" w:date="2017-07-17T11:43:00Z"/>
        </w:trPr>
        <w:tc>
          <w:tcPr>
            <w:tcW w:w="2842" w:type="dxa"/>
            <w:tcPrChange w:id="2093" w:author="Alan Hawse" w:date="2017-07-17T11:45:00Z">
              <w:tcPr>
                <w:tcW w:w="3192" w:type="dxa"/>
              </w:tcPr>
            </w:tcPrChange>
          </w:tcPr>
          <w:p w14:paraId="32A67E72" w14:textId="18B38611" w:rsidR="00F10FA8" w:rsidRPr="00F10FA8" w:rsidRDefault="00F10FA8">
            <w:pPr>
              <w:jc w:val="center"/>
              <w:rPr>
                <w:ins w:id="2094" w:author="Alan Hawse" w:date="2017-07-17T11:43:00Z"/>
                <w:b/>
                <w:rPrChange w:id="2095" w:author="Alan Hawse" w:date="2017-07-17T11:46:00Z">
                  <w:rPr>
                    <w:ins w:id="2096" w:author="Alan Hawse" w:date="2017-07-17T11:43:00Z"/>
                  </w:rPr>
                </w:rPrChange>
              </w:rPr>
              <w:pPrChange w:id="2097" w:author="Alan Hawse" w:date="2017-07-17T11:46:00Z">
                <w:pPr/>
              </w:pPrChange>
            </w:pPr>
            <w:ins w:id="2098" w:author="Alan Hawse" w:date="2017-07-17T11:46:00Z">
              <w:r w:rsidRPr="00F10FA8">
                <w:rPr>
                  <w:b/>
                  <w:rPrChange w:id="2099" w:author="Alan Hawse" w:date="2017-07-17T11:46:00Z">
                    <w:rPr/>
                  </w:rPrChange>
                </w:rPr>
                <w:t>Step</w:t>
              </w:r>
            </w:ins>
          </w:p>
        </w:tc>
        <w:tc>
          <w:tcPr>
            <w:tcW w:w="6734" w:type="dxa"/>
            <w:tcPrChange w:id="2100" w:author="Alan Hawse" w:date="2017-07-17T11:45:00Z">
              <w:tcPr>
                <w:tcW w:w="3192" w:type="dxa"/>
              </w:tcPr>
            </w:tcPrChange>
          </w:tcPr>
          <w:p w14:paraId="384D9F4D" w14:textId="3CAB38F9" w:rsidR="00F10FA8" w:rsidRPr="00F10FA8" w:rsidRDefault="00F10FA8">
            <w:pPr>
              <w:jc w:val="center"/>
              <w:rPr>
                <w:ins w:id="2101" w:author="Alan Hawse" w:date="2017-07-17T11:43:00Z"/>
                <w:b/>
                <w:rPrChange w:id="2102" w:author="Alan Hawse" w:date="2017-07-17T11:46:00Z">
                  <w:rPr>
                    <w:ins w:id="2103" w:author="Alan Hawse" w:date="2017-07-17T11:43:00Z"/>
                  </w:rPr>
                </w:rPrChange>
              </w:rPr>
              <w:pPrChange w:id="2104" w:author="Alan Hawse" w:date="2017-07-17T11:46:00Z">
                <w:pPr/>
              </w:pPrChange>
            </w:pPr>
            <w:ins w:id="2105" w:author="Alan Hawse" w:date="2017-07-17T11:43:00Z">
              <w:r w:rsidRPr="00F10FA8">
                <w:rPr>
                  <w:b/>
                  <w:rPrChange w:id="2106" w:author="Alan Hawse" w:date="2017-07-17T11:46:00Z">
                    <w:rPr/>
                  </w:rPrChange>
                </w:rPr>
                <w:t>Example</w:t>
              </w:r>
            </w:ins>
          </w:p>
        </w:tc>
      </w:tr>
      <w:tr w:rsidR="00F10FA8" w14:paraId="66B39E56" w14:textId="77777777" w:rsidTr="00F10FA8">
        <w:trPr>
          <w:ins w:id="2107" w:author="Alan Hawse" w:date="2017-07-17T11:43:00Z"/>
        </w:trPr>
        <w:tc>
          <w:tcPr>
            <w:tcW w:w="2842" w:type="dxa"/>
            <w:tcPrChange w:id="2108" w:author="Alan Hawse" w:date="2017-07-17T11:45:00Z">
              <w:tcPr>
                <w:tcW w:w="3192" w:type="dxa"/>
              </w:tcPr>
            </w:tcPrChange>
          </w:tcPr>
          <w:p w14:paraId="4F87C275" w14:textId="2E97261A" w:rsidR="00F10FA8" w:rsidRDefault="00F10FA8">
            <w:pPr>
              <w:rPr>
                <w:ins w:id="2109" w:author="Alan Hawse" w:date="2017-07-17T11:43:00Z"/>
              </w:rPr>
            </w:pPr>
            <w:ins w:id="2110" w:author="Alan Hawse" w:date="2017-07-17T11:46:00Z">
              <w:r>
                <w:t>Create the socket</w:t>
              </w:r>
            </w:ins>
          </w:p>
        </w:tc>
        <w:tc>
          <w:tcPr>
            <w:tcW w:w="6734" w:type="dxa"/>
            <w:tcPrChange w:id="2111" w:author="Alan Hawse" w:date="2017-07-17T11:45:00Z">
              <w:tcPr>
                <w:tcW w:w="3192" w:type="dxa"/>
              </w:tcPr>
            </w:tcPrChange>
          </w:tcPr>
          <w:p w14:paraId="263BF0A7" w14:textId="6B3681D3" w:rsidR="00F10FA8" w:rsidRDefault="00F10FA8">
            <w:pPr>
              <w:rPr>
                <w:ins w:id="2112" w:author="Alan Hawse" w:date="2017-07-17T11:43:00Z"/>
              </w:rPr>
            </w:pPr>
            <w:ins w:id="2113" w:author="Alan Hawse" w:date="2017-07-17T11:43:00Z">
              <w:r w:rsidRPr="00E244F1">
                <w:t xml:space="preserve">wiced_tcp_create_socket(&amp;socket, </w:t>
              </w:r>
              <w:r w:rsidRPr="00E244F1">
                <w:rPr>
                  <w:color w:val="0326CC"/>
                </w:rPr>
                <w:t>WICED_STA_INTERFACE</w:t>
              </w:r>
              <w:r w:rsidRPr="00E244F1">
                <w:t>);</w:t>
              </w:r>
            </w:ins>
          </w:p>
        </w:tc>
      </w:tr>
      <w:tr w:rsidR="00F10FA8" w14:paraId="6F6276B2" w14:textId="77777777" w:rsidTr="00F10FA8">
        <w:trPr>
          <w:ins w:id="2114" w:author="Alan Hawse" w:date="2017-07-17T11:43:00Z"/>
        </w:trPr>
        <w:tc>
          <w:tcPr>
            <w:tcW w:w="2842" w:type="dxa"/>
            <w:tcPrChange w:id="2115" w:author="Alan Hawse" w:date="2017-07-17T11:45:00Z">
              <w:tcPr>
                <w:tcW w:w="3192" w:type="dxa"/>
              </w:tcPr>
            </w:tcPrChange>
          </w:tcPr>
          <w:p w14:paraId="13CE3046" w14:textId="779D8171" w:rsidR="00F10FA8" w:rsidRDefault="00F10FA8">
            <w:pPr>
              <w:rPr>
                <w:ins w:id="2116" w:author="Alan Hawse" w:date="2017-07-17T11:43:00Z"/>
              </w:rPr>
            </w:pPr>
            <w:ins w:id="2117" w:author="Alan Hawse" w:date="2017-07-17T11:46:00Z">
              <w:r>
                <w:t>Bind the socket to a port</w:t>
              </w:r>
            </w:ins>
          </w:p>
        </w:tc>
        <w:tc>
          <w:tcPr>
            <w:tcW w:w="6734" w:type="dxa"/>
            <w:tcPrChange w:id="2118" w:author="Alan Hawse" w:date="2017-07-17T11:45:00Z">
              <w:tcPr>
                <w:tcW w:w="3192" w:type="dxa"/>
              </w:tcPr>
            </w:tcPrChange>
          </w:tcPr>
          <w:p w14:paraId="681E978A" w14:textId="0FE4194C" w:rsidR="00F10FA8" w:rsidRDefault="00F10FA8">
            <w:pPr>
              <w:rPr>
                <w:ins w:id="2119" w:author="Alan Hawse" w:date="2017-07-17T11:43:00Z"/>
              </w:rPr>
            </w:pPr>
            <w:ins w:id="2120" w:author="Alan Hawse" w:date="2017-07-17T11:43:00Z">
              <w:r w:rsidRPr="00E244F1">
                <w:t>wiced_tcp_bind(&amp;socket,WICED_ANY_PORT);</w:t>
              </w:r>
            </w:ins>
          </w:p>
        </w:tc>
      </w:tr>
      <w:tr w:rsidR="00F10FA8" w14:paraId="0739D57D" w14:textId="77777777" w:rsidTr="00F10FA8">
        <w:trPr>
          <w:ins w:id="2121" w:author="Alan Hawse" w:date="2017-07-17T11:43:00Z"/>
        </w:trPr>
        <w:tc>
          <w:tcPr>
            <w:tcW w:w="2842" w:type="dxa"/>
            <w:tcPrChange w:id="2122" w:author="Alan Hawse" w:date="2017-07-17T11:45:00Z">
              <w:tcPr>
                <w:tcW w:w="3192" w:type="dxa"/>
              </w:tcPr>
            </w:tcPrChange>
          </w:tcPr>
          <w:p w14:paraId="2F7076C9" w14:textId="707BCF9F" w:rsidR="00F10FA8" w:rsidRDefault="00F10FA8">
            <w:pPr>
              <w:rPr>
                <w:ins w:id="2123" w:author="Alan Hawse" w:date="2017-07-17T11:43:00Z"/>
              </w:rPr>
            </w:pPr>
            <w:ins w:id="2124" w:author="Alan Hawse" w:date="2017-07-17T11:46:00Z">
              <w:r>
                <w:t>Read the security section of the DCT into RAM</w:t>
              </w:r>
            </w:ins>
          </w:p>
        </w:tc>
        <w:tc>
          <w:tcPr>
            <w:tcW w:w="6734" w:type="dxa"/>
            <w:tcPrChange w:id="2125" w:author="Alan Hawse" w:date="2017-07-17T11:45:00Z">
              <w:tcPr>
                <w:tcW w:w="3192" w:type="dxa"/>
              </w:tcPr>
            </w:tcPrChange>
          </w:tcPr>
          <w:p w14:paraId="0889DB0F" w14:textId="61885CF4" w:rsidR="00F10FA8" w:rsidRDefault="00F10FA8">
            <w:pPr>
              <w:rPr>
                <w:ins w:id="2126" w:author="Alan Hawse" w:date="2017-07-17T11:43:00Z"/>
              </w:rPr>
            </w:pPr>
            <w:ins w:id="2127" w:author="Alan Hawse" w:date="2017-07-17T11:44:00Z">
              <w:r w:rsidRPr="00E244F1">
                <w:t>wiced_dct_read_lock( (</w:t>
              </w:r>
              <w:r w:rsidRPr="00E244F1">
                <w:rPr>
                  <w:color w:val="931A68"/>
                </w:rPr>
                <w:t>void</w:t>
              </w:r>
              <w:r w:rsidRPr="00E244F1">
                <w:t xml:space="preserve">**) &amp;dct_security, </w:t>
              </w:r>
              <w:r w:rsidRPr="00E244F1">
                <w:rPr>
                  <w:color w:val="0326CC"/>
                </w:rPr>
                <w:t>WICED_FALSE</w:t>
              </w:r>
              <w:r w:rsidRPr="00E244F1">
                <w:t xml:space="preserve">, </w:t>
              </w:r>
              <w:r w:rsidRPr="00E244F1">
                <w:rPr>
                  <w:color w:val="0326CC"/>
                </w:rPr>
                <w:t>DCT_SECURITY_SECTION</w:t>
              </w:r>
              <w:r w:rsidRPr="00E244F1">
                <w:t xml:space="preserve">, 0, </w:t>
              </w:r>
              <w:r w:rsidRPr="00E244F1">
                <w:rPr>
                  <w:color w:val="931A68"/>
                </w:rPr>
                <w:t>sizeof</w:t>
              </w:r>
              <w:r w:rsidRPr="00E244F1">
                <w:t>( *dct_security ) ); </w:t>
              </w:r>
            </w:ins>
          </w:p>
        </w:tc>
      </w:tr>
      <w:tr w:rsidR="00F10FA8" w14:paraId="5CB1CC87" w14:textId="77777777" w:rsidTr="00F10FA8">
        <w:trPr>
          <w:ins w:id="2128" w:author="Alan Hawse" w:date="2017-07-17T11:43:00Z"/>
        </w:trPr>
        <w:tc>
          <w:tcPr>
            <w:tcW w:w="2842" w:type="dxa"/>
            <w:tcPrChange w:id="2129" w:author="Alan Hawse" w:date="2017-07-17T11:45:00Z">
              <w:tcPr>
                <w:tcW w:w="3192" w:type="dxa"/>
              </w:tcPr>
            </w:tcPrChange>
          </w:tcPr>
          <w:p w14:paraId="50BFD940" w14:textId="4F32A28A" w:rsidR="00F10FA8" w:rsidRDefault="00F10FA8">
            <w:pPr>
              <w:rPr>
                <w:ins w:id="2130" w:author="Alan Hawse" w:date="2017-07-17T11:43:00Z"/>
              </w:rPr>
            </w:pPr>
            <w:ins w:id="2131" w:author="Alan Hawse" w:date="2017-07-17T11:46:00Z">
              <w:r>
                <w:t>Initialize a TLS Identity</w:t>
              </w:r>
            </w:ins>
            <w:ins w:id="2132" w:author="Alan Hawse" w:date="2017-07-17T11:50:00Z">
              <w:r>
                <w:t xml:space="preserve"> with the certificate and the private key</w:t>
              </w:r>
            </w:ins>
          </w:p>
        </w:tc>
        <w:tc>
          <w:tcPr>
            <w:tcW w:w="6734" w:type="dxa"/>
            <w:tcPrChange w:id="2133" w:author="Alan Hawse" w:date="2017-07-17T11:45:00Z">
              <w:tcPr>
                <w:tcW w:w="3192" w:type="dxa"/>
              </w:tcPr>
            </w:tcPrChange>
          </w:tcPr>
          <w:p w14:paraId="6AFE58F8" w14:textId="0A260B77" w:rsidR="00F10FA8" w:rsidRDefault="00F10FA8">
            <w:pPr>
              <w:rPr>
                <w:ins w:id="2134" w:author="Alan Hawse" w:date="2017-07-17T11:43:00Z"/>
              </w:rPr>
            </w:pPr>
            <w:ins w:id="2135" w:author="Alan Hawse" w:date="2017-07-17T11:44:00Z">
              <w:r w:rsidRPr="00E244F1">
                <w:t>wiced_tls_init_identity( &amp;tls_identity, dct_security-&gt;</w:t>
              </w:r>
              <w:r w:rsidRPr="00E244F1">
                <w:rPr>
                  <w:color w:val="0326CC"/>
                </w:rPr>
                <w:t>private_key</w:t>
              </w:r>
              <w:r w:rsidRPr="00E244F1">
                <w:t>, strlen( dct_security-&gt;</w:t>
              </w:r>
              <w:r w:rsidRPr="00E244F1">
                <w:rPr>
                  <w:color w:val="0326CC"/>
                </w:rPr>
                <w:t>private_key</w:t>
              </w:r>
              <w:r w:rsidRPr="00E244F1">
                <w:t xml:space="preserve"> ), (</w:t>
              </w:r>
              <w:r w:rsidRPr="00E244F1">
                <w:rPr>
                  <w:color w:val="006141"/>
                </w:rPr>
                <w:t>uint8_t</w:t>
              </w:r>
              <w:r w:rsidRPr="00E244F1">
                <w:t>*) dct_security-&gt;</w:t>
              </w:r>
              <w:r w:rsidRPr="00E244F1">
                <w:rPr>
                  <w:color w:val="0326CC"/>
                </w:rPr>
                <w:t>certificate</w:t>
              </w:r>
              <w:r w:rsidRPr="00E244F1">
                <w:t>, strlen( dct_security-&gt;</w:t>
              </w:r>
              <w:r w:rsidRPr="00E244F1">
                <w:rPr>
                  <w:color w:val="0326CC"/>
                </w:rPr>
                <w:t>certificate</w:t>
              </w:r>
              <w:r w:rsidRPr="00E244F1">
                <w:t xml:space="preserve"> ) );</w:t>
              </w:r>
            </w:ins>
          </w:p>
        </w:tc>
      </w:tr>
      <w:tr w:rsidR="00F10FA8" w14:paraId="74AF989D" w14:textId="77777777" w:rsidTr="00F10FA8">
        <w:trPr>
          <w:ins w:id="2136" w:author="Alan Hawse" w:date="2017-07-17T11:43:00Z"/>
        </w:trPr>
        <w:tc>
          <w:tcPr>
            <w:tcW w:w="2842" w:type="dxa"/>
            <w:tcPrChange w:id="2137" w:author="Alan Hawse" w:date="2017-07-17T11:45:00Z">
              <w:tcPr>
                <w:tcW w:w="3192" w:type="dxa"/>
              </w:tcPr>
            </w:tcPrChange>
          </w:tcPr>
          <w:p w14:paraId="4727C4CD" w14:textId="3A2AF9DE" w:rsidR="00F10FA8" w:rsidRDefault="00F10FA8">
            <w:pPr>
              <w:rPr>
                <w:ins w:id="2138" w:author="Alan Hawse" w:date="2017-07-17T11:43:00Z"/>
              </w:rPr>
            </w:pPr>
            <w:ins w:id="2139" w:author="Alan Hawse" w:date="2017-07-17T11:47:00Z">
              <w:r>
                <w:t>Initialize a TLS Context</w:t>
              </w:r>
            </w:ins>
          </w:p>
        </w:tc>
        <w:tc>
          <w:tcPr>
            <w:tcW w:w="6734" w:type="dxa"/>
            <w:tcPrChange w:id="2140" w:author="Alan Hawse" w:date="2017-07-17T11:45:00Z">
              <w:tcPr>
                <w:tcW w:w="3192" w:type="dxa"/>
              </w:tcPr>
            </w:tcPrChange>
          </w:tcPr>
          <w:p w14:paraId="5BB5D61F" w14:textId="4CA4E133" w:rsidR="00F10FA8" w:rsidRDefault="00F10FA8">
            <w:pPr>
              <w:rPr>
                <w:ins w:id="2141" w:author="Alan Hawse" w:date="2017-07-17T11:43:00Z"/>
              </w:rPr>
            </w:pPr>
            <w:ins w:id="2142" w:author="Alan Hawse" w:date="2017-07-17T11:45:00Z">
              <w:r w:rsidRPr="00E244F1">
                <w:t>wiced_tls_init_context( &amp;tls_context, &amp;tls_identity, NULL );</w:t>
              </w:r>
            </w:ins>
          </w:p>
        </w:tc>
      </w:tr>
      <w:tr w:rsidR="00F10FA8" w14:paraId="79A53089" w14:textId="77777777" w:rsidTr="00F10FA8">
        <w:trPr>
          <w:ins w:id="2143" w:author="Alan Hawse" w:date="2017-07-17T11:43:00Z"/>
        </w:trPr>
        <w:tc>
          <w:tcPr>
            <w:tcW w:w="2842" w:type="dxa"/>
            <w:tcPrChange w:id="2144" w:author="Alan Hawse" w:date="2017-07-17T11:45:00Z">
              <w:tcPr>
                <w:tcW w:w="3192" w:type="dxa"/>
              </w:tcPr>
            </w:tcPrChange>
          </w:tcPr>
          <w:p w14:paraId="0F7EB5F3" w14:textId="1DC07C43" w:rsidR="00F10FA8" w:rsidRDefault="00F10FA8">
            <w:pPr>
              <w:rPr>
                <w:ins w:id="2145" w:author="Alan Hawse" w:date="2017-07-17T11:43:00Z"/>
              </w:rPr>
            </w:pPr>
            <w:ins w:id="2146" w:author="Alan Hawse" w:date="2017-07-17T11:47:00Z">
              <w:r>
                <w:t>Enable TLS on that Socket</w:t>
              </w:r>
            </w:ins>
          </w:p>
        </w:tc>
        <w:tc>
          <w:tcPr>
            <w:tcW w:w="6734" w:type="dxa"/>
            <w:tcPrChange w:id="2147" w:author="Alan Hawse" w:date="2017-07-17T11:45:00Z">
              <w:tcPr>
                <w:tcW w:w="3192" w:type="dxa"/>
              </w:tcPr>
            </w:tcPrChange>
          </w:tcPr>
          <w:p w14:paraId="0B16E8F2" w14:textId="203F8CB2" w:rsidR="00F10FA8" w:rsidRDefault="00F10FA8">
            <w:pPr>
              <w:rPr>
                <w:ins w:id="2148" w:author="Alan Hawse" w:date="2017-07-17T11:43:00Z"/>
              </w:rPr>
            </w:pPr>
            <w:ins w:id="2149" w:author="Alan Hawse" w:date="2017-07-17T11:44:00Z">
              <w:r w:rsidRPr="00E244F1">
                <w:t>wiced_tcp_enable_tls( &amp;socket, &amp;tls_context );</w:t>
              </w:r>
            </w:ins>
          </w:p>
        </w:tc>
      </w:tr>
      <w:tr w:rsidR="00F10FA8" w14:paraId="3F56AE1A" w14:textId="77777777" w:rsidTr="00F10FA8">
        <w:trPr>
          <w:ins w:id="2150" w:author="Alan Hawse" w:date="2017-07-17T11:43:00Z"/>
        </w:trPr>
        <w:tc>
          <w:tcPr>
            <w:tcW w:w="2842" w:type="dxa"/>
            <w:tcPrChange w:id="2151" w:author="Alan Hawse" w:date="2017-07-17T11:45:00Z">
              <w:tcPr>
                <w:tcW w:w="3192" w:type="dxa"/>
              </w:tcPr>
            </w:tcPrChange>
          </w:tcPr>
          <w:p w14:paraId="5143F8F2" w14:textId="4BC7A642" w:rsidR="00F10FA8" w:rsidRDefault="00F10FA8">
            <w:pPr>
              <w:rPr>
                <w:ins w:id="2152" w:author="Alan Hawse" w:date="2017-07-17T11:43:00Z"/>
              </w:rPr>
            </w:pPr>
            <w:ins w:id="2153" w:author="Alan Hawse" w:date="2017-07-17T11:47:00Z">
              <w:r>
                <w:t>Make the TCP connection</w:t>
              </w:r>
            </w:ins>
          </w:p>
        </w:tc>
        <w:tc>
          <w:tcPr>
            <w:tcW w:w="6734" w:type="dxa"/>
            <w:tcPrChange w:id="2154" w:author="Alan Hawse" w:date="2017-07-17T11:45:00Z">
              <w:tcPr>
                <w:tcW w:w="3192" w:type="dxa"/>
              </w:tcPr>
            </w:tcPrChange>
          </w:tcPr>
          <w:p w14:paraId="37B23B73" w14:textId="780532FB" w:rsidR="00F10FA8" w:rsidRDefault="00F10FA8">
            <w:pPr>
              <w:rPr>
                <w:ins w:id="2155" w:author="Alan Hawse" w:date="2017-07-17T11:43:00Z"/>
              </w:rPr>
            </w:pPr>
            <w:ins w:id="2156" w:author="Alan Hawse" w:date="2017-07-17T11:44:00Z">
              <w:r w:rsidRPr="00E244F1">
                <w:t>wiced_tcp_connect(&amp;socket,&amp;serverAddress,SERVER_PORT,2000);</w:t>
              </w:r>
            </w:ins>
          </w:p>
        </w:tc>
      </w:tr>
    </w:tbl>
    <w:p w14:paraId="649266B1" w14:textId="0EF28765" w:rsidR="00F10FA8" w:rsidRDefault="00F10FA8">
      <w:pPr>
        <w:rPr>
          <w:ins w:id="2157" w:author="Alan Hawse" w:date="2017-07-17T16:02:00Z"/>
          <w:rFonts w:ascii="Calibri" w:hAnsi="Calibri"/>
        </w:rPr>
      </w:pPr>
    </w:p>
    <w:p w14:paraId="1AF68A2E" w14:textId="79344BF9" w:rsidR="00FC77F9" w:rsidRDefault="00FC77F9" w:rsidP="00FC77F9">
      <w:pPr>
        <w:rPr>
          <w:ins w:id="2158" w:author="Alan Hawse" w:date="2017-07-17T16:02:00Z"/>
        </w:rPr>
      </w:pPr>
      <w:ins w:id="2159" w:author="Alan Hawse" w:date="2017-07-17T16:02:00Z">
        <w:r>
          <w:t>TCP Server TLS Flow:</w:t>
        </w:r>
      </w:ins>
    </w:p>
    <w:tbl>
      <w:tblPr>
        <w:tblStyle w:val="TableGrid"/>
        <w:tblW w:w="0" w:type="auto"/>
        <w:tblLook w:val="04A0" w:firstRow="1" w:lastRow="0" w:firstColumn="1" w:lastColumn="0" w:noHBand="0" w:noVBand="1"/>
        <w:tblPrChange w:id="2160" w:author="Alan Hawse" w:date="2017-07-17T14:26:00Z">
          <w:tblPr>
            <w:tblStyle w:val="TableGrid"/>
            <w:tblW w:w="0" w:type="auto"/>
            <w:tblLook w:val="04A0" w:firstRow="1" w:lastRow="0" w:firstColumn="1" w:lastColumn="0" w:noHBand="0" w:noVBand="1"/>
          </w:tblPr>
        </w:tblPrChange>
      </w:tblPr>
      <w:tblGrid>
        <w:gridCol w:w="2718"/>
        <w:gridCol w:w="6858"/>
        <w:tblGridChange w:id="2161">
          <w:tblGrid>
            <w:gridCol w:w="2718"/>
            <w:gridCol w:w="90"/>
            <w:gridCol w:w="6768"/>
          </w:tblGrid>
        </w:tblGridChange>
      </w:tblGrid>
      <w:tr w:rsidR="007A3448" w:rsidRPr="007A3448" w14:paraId="3036960E" w14:textId="77777777" w:rsidTr="007A3448">
        <w:trPr>
          <w:ins w:id="2162" w:author="Alan Hawse" w:date="2017-07-17T13:10:00Z"/>
        </w:trPr>
        <w:tc>
          <w:tcPr>
            <w:tcW w:w="2718" w:type="dxa"/>
            <w:tcPrChange w:id="2163" w:author="Alan Hawse" w:date="2017-07-17T14:26:00Z">
              <w:tcPr>
                <w:tcW w:w="2808" w:type="dxa"/>
                <w:gridSpan w:val="2"/>
              </w:tcPr>
            </w:tcPrChange>
          </w:tcPr>
          <w:p w14:paraId="10AC131E" w14:textId="5F284E0C" w:rsidR="002757A1" w:rsidRPr="007A3448" w:rsidRDefault="002757A1">
            <w:pPr>
              <w:jc w:val="center"/>
              <w:rPr>
                <w:ins w:id="2164" w:author="Alan Hawse" w:date="2017-07-17T13:10:00Z"/>
                <w:b/>
                <w:sz w:val="24"/>
                <w:szCs w:val="24"/>
                <w:rPrChange w:id="2165" w:author="Alan Hawse" w:date="2017-07-17T14:26:00Z">
                  <w:rPr>
                    <w:ins w:id="2166" w:author="Alan Hawse" w:date="2017-07-17T13:10:00Z"/>
                    <w:rFonts w:ascii="Monaco" w:hAnsi="Monaco"/>
                    <w:sz w:val="17"/>
                    <w:szCs w:val="17"/>
                  </w:rPr>
                </w:rPrChange>
              </w:rPr>
              <w:pPrChange w:id="2167" w:author="Alan Hawse" w:date="2017-07-17T14:26:00Z">
                <w:pPr/>
              </w:pPrChange>
            </w:pPr>
            <w:ins w:id="2168" w:author="Alan Hawse" w:date="2017-07-17T13:10:00Z">
              <w:r w:rsidRPr="007A3448">
                <w:rPr>
                  <w:rFonts w:asciiTheme="minorHAnsi" w:hAnsiTheme="minorHAnsi"/>
                  <w:b/>
                  <w:sz w:val="24"/>
                  <w:szCs w:val="24"/>
                  <w:rPrChange w:id="2169" w:author="Alan Hawse" w:date="2017-07-17T14:26:00Z">
                    <w:rPr>
                      <w:rFonts w:ascii="Monaco" w:hAnsi="Monaco"/>
                      <w:sz w:val="17"/>
                      <w:szCs w:val="17"/>
                    </w:rPr>
                  </w:rPrChange>
                </w:rPr>
                <w:t>Step</w:t>
              </w:r>
            </w:ins>
          </w:p>
        </w:tc>
        <w:tc>
          <w:tcPr>
            <w:tcW w:w="6858" w:type="dxa"/>
            <w:tcPrChange w:id="2170" w:author="Alan Hawse" w:date="2017-07-17T14:26:00Z">
              <w:tcPr>
                <w:tcW w:w="6768" w:type="dxa"/>
              </w:tcPr>
            </w:tcPrChange>
          </w:tcPr>
          <w:p w14:paraId="7A65D8AE" w14:textId="28470292" w:rsidR="002757A1" w:rsidRPr="007A3448" w:rsidRDefault="002757A1">
            <w:pPr>
              <w:jc w:val="center"/>
              <w:rPr>
                <w:ins w:id="2171" w:author="Alan Hawse" w:date="2017-07-17T13:10:00Z"/>
                <w:b/>
                <w:sz w:val="24"/>
                <w:szCs w:val="24"/>
                <w:rPrChange w:id="2172" w:author="Alan Hawse" w:date="2017-07-17T14:26:00Z">
                  <w:rPr>
                    <w:ins w:id="2173" w:author="Alan Hawse" w:date="2017-07-17T13:10:00Z"/>
                    <w:rFonts w:ascii="Monaco" w:hAnsi="Monaco"/>
                    <w:sz w:val="17"/>
                    <w:szCs w:val="17"/>
                  </w:rPr>
                </w:rPrChange>
              </w:rPr>
              <w:pPrChange w:id="2174" w:author="Alan Hawse" w:date="2017-07-17T14:26:00Z">
                <w:pPr/>
              </w:pPrChange>
            </w:pPr>
            <w:ins w:id="2175" w:author="Alan Hawse" w:date="2017-07-17T13:10:00Z">
              <w:r w:rsidRPr="007A3448">
                <w:rPr>
                  <w:rFonts w:asciiTheme="minorHAnsi" w:hAnsiTheme="minorHAnsi"/>
                  <w:b/>
                  <w:sz w:val="24"/>
                  <w:szCs w:val="24"/>
                  <w:rPrChange w:id="2176" w:author="Alan Hawse" w:date="2017-07-17T14:26:00Z">
                    <w:rPr>
                      <w:rFonts w:ascii="Monaco" w:hAnsi="Monaco"/>
                      <w:sz w:val="17"/>
                      <w:szCs w:val="17"/>
                    </w:rPr>
                  </w:rPrChange>
                </w:rPr>
                <w:t>Example</w:t>
              </w:r>
            </w:ins>
          </w:p>
        </w:tc>
      </w:tr>
      <w:tr w:rsidR="007A3448" w:rsidRPr="007A3448" w14:paraId="6F092AE0" w14:textId="77777777" w:rsidTr="007A3448">
        <w:trPr>
          <w:ins w:id="2177" w:author="Alan Hawse" w:date="2017-07-17T13:10:00Z"/>
        </w:trPr>
        <w:tc>
          <w:tcPr>
            <w:tcW w:w="2718" w:type="dxa"/>
            <w:tcPrChange w:id="2178" w:author="Alan Hawse" w:date="2017-07-17T14:26:00Z">
              <w:tcPr>
                <w:tcW w:w="2808" w:type="dxa"/>
                <w:gridSpan w:val="2"/>
              </w:tcPr>
            </w:tcPrChange>
          </w:tcPr>
          <w:p w14:paraId="4DF931C0" w14:textId="1DFD967F" w:rsidR="002757A1" w:rsidRPr="007A3448" w:rsidRDefault="002757A1">
            <w:pPr>
              <w:rPr>
                <w:ins w:id="2179" w:author="Alan Hawse" w:date="2017-07-17T13:10:00Z"/>
                <w:sz w:val="24"/>
                <w:szCs w:val="24"/>
                <w:rPrChange w:id="2180" w:author="Alan Hawse" w:date="2017-07-17T14:26:00Z">
                  <w:rPr>
                    <w:ins w:id="2181" w:author="Alan Hawse" w:date="2017-07-17T13:10:00Z"/>
                    <w:rFonts w:ascii="Monaco" w:hAnsi="Monaco"/>
                    <w:sz w:val="17"/>
                    <w:szCs w:val="17"/>
                  </w:rPr>
                </w:rPrChange>
              </w:rPr>
            </w:pPr>
            <w:ins w:id="2182" w:author="Alan Hawse" w:date="2017-07-17T13:11:00Z">
              <w:r w:rsidRPr="007A3448">
                <w:rPr>
                  <w:rFonts w:asciiTheme="minorHAnsi" w:hAnsiTheme="minorHAnsi"/>
                  <w:sz w:val="24"/>
                  <w:szCs w:val="24"/>
                  <w:rPrChange w:id="2183" w:author="Alan Hawse" w:date="2017-07-17T14:26:00Z">
                    <w:rPr>
                      <w:rFonts w:ascii="Monaco" w:hAnsi="Monaco"/>
                      <w:sz w:val="17"/>
                      <w:szCs w:val="17"/>
                    </w:rPr>
                  </w:rPrChange>
                </w:rPr>
                <w:t>Create the Socket</w:t>
              </w:r>
            </w:ins>
          </w:p>
        </w:tc>
        <w:tc>
          <w:tcPr>
            <w:tcW w:w="6858" w:type="dxa"/>
            <w:tcPrChange w:id="2184" w:author="Alan Hawse" w:date="2017-07-17T14:26:00Z">
              <w:tcPr>
                <w:tcW w:w="6768" w:type="dxa"/>
              </w:tcPr>
            </w:tcPrChange>
          </w:tcPr>
          <w:p w14:paraId="35B4AACC" w14:textId="34662729" w:rsidR="002757A1" w:rsidRPr="007A3448" w:rsidRDefault="002757A1">
            <w:pPr>
              <w:rPr>
                <w:ins w:id="2185" w:author="Alan Hawse" w:date="2017-07-17T13:10:00Z"/>
                <w:sz w:val="24"/>
                <w:szCs w:val="24"/>
                <w:rPrChange w:id="2186" w:author="Alan Hawse" w:date="2017-07-17T14:26:00Z">
                  <w:rPr>
                    <w:ins w:id="2187" w:author="Alan Hawse" w:date="2017-07-17T13:10:00Z"/>
                    <w:rFonts w:ascii="Monaco" w:hAnsi="Monaco"/>
                    <w:sz w:val="17"/>
                    <w:szCs w:val="17"/>
                  </w:rPr>
                </w:rPrChange>
              </w:rPr>
            </w:pPr>
            <w:ins w:id="2188" w:author="Alan Hawse" w:date="2017-07-17T13:10:00Z">
              <w:r w:rsidRPr="007A3448">
                <w:rPr>
                  <w:rFonts w:asciiTheme="minorHAnsi" w:hAnsiTheme="minorHAnsi"/>
                  <w:sz w:val="24"/>
                  <w:szCs w:val="24"/>
                  <w:rPrChange w:id="2189" w:author="Alan Hawse" w:date="2017-07-17T14:26:00Z">
                    <w:rPr>
                      <w:rFonts w:ascii="Monaco" w:hAnsi="Monaco"/>
                      <w:sz w:val="17"/>
                      <w:szCs w:val="17"/>
                    </w:rPr>
                  </w:rPrChange>
                </w:rPr>
                <w:t>wiced_tcp_create_socket(&amp;socket, INTERFACE);</w:t>
              </w:r>
            </w:ins>
          </w:p>
        </w:tc>
      </w:tr>
      <w:tr w:rsidR="007A3448" w:rsidRPr="007A3448" w14:paraId="28FC123A" w14:textId="77777777" w:rsidTr="007A3448">
        <w:trPr>
          <w:ins w:id="2190" w:author="Alan Hawse" w:date="2017-07-17T13:10:00Z"/>
        </w:trPr>
        <w:tc>
          <w:tcPr>
            <w:tcW w:w="2718" w:type="dxa"/>
            <w:tcPrChange w:id="2191" w:author="Alan Hawse" w:date="2017-07-17T14:26:00Z">
              <w:tcPr>
                <w:tcW w:w="2808" w:type="dxa"/>
                <w:gridSpan w:val="2"/>
              </w:tcPr>
            </w:tcPrChange>
          </w:tcPr>
          <w:p w14:paraId="68F85FC8" w14:textId="6D1DCC90" w:rsidR="002757A1" w:rsidRPr="007A3448" w:rsidRDefault="007A3448">
            <w:pPr>
              <w:rPr>
                <w:ins w:id="2192" w:author="Alan Hawse" w:date="2017-07-17T13:10:00Z"/>
                <w:sz w:val="24"/>
                <w:szCs w:val="24"/>
                <w:rPrChange w:id="2193" w:author="Alan Hawse" w:date="2017-07-17T14:26:00Z">
                  <w:rPr>
                    <w:ins w:id="2194" w:author="Alan Hawse" w:date="2017-07-17T13:10:00Z"/>
                    <w:rFonts w:ascii="Monaco" w:hAnsi="Monaco"/>
                    <w:sz w:val="17"/>
                    <w:szCs w:val="17"/>
                  </w:rPr>
                </w:rPrChange>
              </w:rPr>
            </w:pPr>
            <w:ins w:id="2195" w:author="Alan Hawse" w:date="2017-07-17T13:11:00Z">
              <w:r w:rsidRPr="007A3448">
                <w:rPr>
                  <w:rFonts w:asciiTheme="minorHAnsi" w:hAnsiTheme="minorHAnsi"/>
                  <w:sz w:val="24"/>
                  <w:szCs w:val="24"/>
                  <w:rPrChange w:id="2196" w:author="Alan Hawse" w:date="2017-07-17T14:26:00Z">
                    <w:rPr>
                      <w:rFonts w:ascii="Monaco" w:hAnsi="Monaco"/>
                      <w:sz w:val="17"/>
                      <w:szCs w:val="17"/>
                    </w:rPr>
                  </w:rPrChange>
                </w:rPr>
                <w:t xml:space="preserve">Attach the Socket to </w:t>
              </w:r>
              <w:r w:rsidR="002757A1" w:rsidRPr="007A3448">
                <w:rPr>
                  <w:rFonts w:asciiTheme="minorHAnsi" w:hAnsiTheme="minorHAnsi"/>
                  <w:sz w:val="24"/>
                  <w:szCs w:val="24"/>
                  <w:rPrChange w:id="2197" w:author="Alan Hawse" w:date="2017-07-17T14:26:00Z">
                    <w:rPr>
                      <w:rFonts w:ascii="Monaco" w:hAnsi="Monaco"/>
                      <w:sz w:val="17"/>
                      <w:szCs w:val="17"/>
                    </w:rPr>
                  </w:rPrChange>
                </w:rPr>
                <w:t>Port</w:t>
              </w:r>
            </w:ins>
          </w:p>
        </w:tc>
        <w:tc>
          <w:tcPr>
            <w:tcW w:w="6858" w:type="dxa"/>
            <w:tcPrChange w:id="2198" w:author="Alan Hawse" w:date="2017-07-17T14:26:00Z">
              <w:tcPr>
                <w:tcW w:w="6768" w:type="dxa"/>
              </w:tcPr>
            </w:tcPrChange>
          </w:tcPr>
          <w:p w14:paraId="4DBEBA40" w14:textId="6BF67521" w:rsidR="002757A1" w:rsidRPr="007A3448" w:rsidRDefault="002757A1">
            <w:pPr>
              <w:rPr>
                <w:ins w:id="2199" w:author="Alan Hawse" w:date="2017-07-17T13:10:00Z"/>
                <w:sz w:val="24"/>
                <w:szCs w:val="24"/>
                <w:rPrChange w:id="2200" w:author="Alan Hawse" w:date="2017-07-17T14:26:00Z">
                  <w:rPr>
                    <w:ins w:id="2201" w:author="Alan Hawse" w:date="2017-07-17T13:10:00Z"/>
                    <w:rFonts w:ascii="Monaco" w:hAnsi="Monaco"/>
                    <w:sz w:val="17"/>
                    <w:szCs w:val="17"/>
                  </w:rPr>
                </w:rPrChange>
              </w:rPr>
            </w:pPr>
            <w:ins w:id="2202" w:author="Alan Hawse" w:date="2017-07-17T13:10:00Z">
              <w:r w:rsidRPr="007A3448">
                <w:rPr>
                  <w:rFonts w:asciiTheme="minorHAnsi" w:hAnsiTheme="minorHAnsi"/>
                  <w:sz w:val="24"/>
                  <w:szCs w:val="24"/>
                  <w:rPrChange w:id="2203" w:author="Alan Hawse" w:date="2017-07-17T14:26:00Z">
                    <w:rPr>
                      <w:rFonts w:ascii="Monaco" w:hAnsi="Monaco"/>
                      <w:sz w:val="17"/>
                      <w:szCs w:val="17"/>
                    </w:rPr>
                  </w:rPrChange>
                </w:rPr>
                <w:t>wiced_tcp_listen( &amp;socket, TCP_SERVER_INSECURE_LISTEN_PORT );</w:t>
              </w:r>
            </w:ins>
          </w:p>
        </w:tc>
      </w:tr>
      <w:tr w:rsidR="007A3448" w:rsidRPr="007A3448" w14:paraId="56B382D8" w14:textId="77777777" w:rsidTr="007A3448">
        <w:trPr>
          <w:ins w:id="2204" w:author="Alan Hawse" w:date="2017-07-17T13:10:00Z"/>
        </w:trPr>
        <w:tc>
          <w:tcPr>
            <w:tcW w:w="2718" w:type="dxa"/>
            <w:tcPrChange w:id="2205" w:author="Alan Hawse" w:date="2017-07-17T14:26:00Z">
              <w:tcPr>
                <w:tcW w:w="2808" w:type="dxa"/>
                <w:gridSpan w:val="2"/>
              </w:tcPr>
            </w:tcPrChange>
          </w:tcPr>
          <w:p w14:paraId="034409AB" w14:textId="2DFA37E1" w:rsidR="002757A1" w:rsidRPr="007A3448" w:rsidRDefault="007A3448">
            <w:pPr>
              <w:rPr>
                <w:ins w:id="2206" w:author="Alan Hawse" w:date="2017-07-17T13:10:00Z"/>
                <w:sz w:val="24"/>
                <w:szCs w:val="24"/>
                <w:rPrChange w:id="2207" w:author="Alan Hawse" w:date="2017-07-17T14:26:00Z">
                  <w:rPr>
                    <w:ins w:id="2208" w:author="Alan Hawse" w:date="2017-07-17T13:10:00Z"/>
                    <w:rFonts w:ascii="Monaco" w:hAnsi="Monaco"/>
                    <w:sz w:val="17"/>
                    <w:szCs w:val="17"/>
                  </w:rPr>
                </w:rPrChange>
              </w:rPr>
            </w:pPr>
            <w:ins w:id="2209" w:author="Alan Hawse" w:date="2017-07-17T14:22:00Z">
              <w:r w:rsidRPr="007A3448">
                <w:rPr>
                  <w:rFonts w:asciiTheme="minorHAnsi" w:hAnsiTheme="minorHAnsi"/>
                  <w:sz w:val="24"/>
                  <w:szCs w:val="24"/>
                  <w:rPrChange w:id="2210" w:author="Alan Hawse" w:date="2017-07-17T14:26:00Z">
                    <w:rPr>
                      <w:rFonts w:ascii="Monaco" w:hAnsi="Monaco"/>
                      <w:sz w:val="17"/>
                      <w:szCs w:val="17"/>
                    </w:rPr>
                  </w:rPrChange>
                </w:rPr>
                <w:t xml:space="preserve">Read </w:t>
              </w:r>
            </w:ins>
            <w:ins w:id="2211" w:author="Alan Hawse" w:date="2017-07-17T14:23:00Z">
              <w:r w:rsidRPr="007A3448">
                <w:rPr>
                  <w:rFonts w:asciiTheme="minorHAnsi" w:hAnsiTheme="minorHAnsi"/>
                  <w:sz w:val="24"/>
                  <w:szCs w:val="24"/>
                  <w:rPrChange w:id="2212" w:author="Alan Hawse" w:date="2017-07-17T14:26:00Z">
                    <w:rPr>
                      <w:rFonts w:ascii="Monaco" w:hAnsi="Monaco"/>
                      <w:sz w:val="17"/>
                      <w:szCs w:val="17"/>
                    </w:rPr>
                  </w:rPrChange>
                </w:rPr>
                <w:t>the</w:t>
              </w:r>
            </w:ins>
            <w:ins w:id="2213" w:author="Alan Hawse" w:date="2017-07-17T14:22:00Z">
              <w:r w:rsidRPr="007A3448">
                <w:rPr>
                  <w:rFonts w:asciiTheme="minorHAnsi" w:hAnsiTheme="minorHAnsi"/>
                  <w:sz w:val="24"/>
                  <w:szCs w:val="24"/>
                  <w:rPrChange w:id="2214" w:author="Alan Hawse" w:date="2017-07-17T14:26:00Z">
                    <w:rPr>
                      <w:rFonts w:ascii="Monaco" w:hAnsi="Monaco"/>
                      <w:sz w:val="17"/>
                      <w:szCs w:val="17"/>
                    </w:rPr>
                  </w:rPrChange>
                </w:rPr>
                <w:t xml:space="preserve"> </w:t>
              </w:r>
            </w:ins>
            <w:ins w:id="2215" w:author="Alan Hawse" w:date="2017-07-17T14:23:00Z">
              <w:r w:rsidRPr="007A3448">
                <w:rPr>
                  <w:rFonts w:asciiTheme="minorHAnsi" w:hAnsiTheme="minorHAnsi"/>
                  <w:sz w:val="24"/>
                  <w:szCs w:val="24"/>
                  <w:rPrChange w:id="2216" w:author="Alan Hawse" w:date="2017-07-17T14:26:00Z">
                    <w:rPr>
                      <w:rFonts w:ascii="Monaco" w:hAnsi="Monaco"/>
                      <w:sz w:val="17"/>
                      <w:szCs w:val="17"/>
                    </w:rPr>
                  </w:rPrChange>
                </w:rPr>
                <w:t>security section of the DCT into RAM</w:t>
              </w:r>
            </w:ins>
          </w:p>
        </w:tc>
        <w:tc>
          <w:tcPr>
            <w:tcW w:w="6858" w:type="dxa"/>
            <w:tcPrChange w:id="2217" w:author="Alan Hawse" w:date="2017-07-17T14:26:00Z">
              <w:tcPr>
                <w:tcW w:w="6768" w:type="dxa"/>
              </w:tcPr>
            </w:tcPrChange>
          </w:tcPr>
          <w:p w14:paraId="695400E7" w14:textId="1B7F71F8" w:rsidR="002757A1" w:rsidRPr="007A3448" w:rsidRDefault="002757A1">
            <w:pPr>
              <w:rPr>
                <w:ins w:id="2218" w:author="Alan Hawse" w:date="2017-07-17T13:10:00Z"/>
                <w:sz w:val="24"/>
                <w:szCs w:val="24"/>
                <w:rPrChange w:id="2219" w:author="Alan Hawse" w:date="2017-07-17T14:26:00Z">
                  <w:rPr>
                    <w:ins w:id="2220" w:author="Alan Hawse" w:date="2017-07-17T13:10:00Z"/>
                    <w:rFonts w:ascii="Monaco" w:hAnsi="Monaco"/>
                    <w:sz w:val="17"/>
                    <w:szCs w:val="17"/>
                  </w:rPr>
                </w:rPrChange>
              </w:rPr>
            </w:pPr>
            <w:ins w:id="2221" w:author="Alan Hawse" w:date="2017-07-17T13:10:00Z">
              <w:r w:rsidRPr="007A3448">
                <w:rPr>
                  <w:rFonts w:asciiTheme="minorHAnsi" w:hAnsiTheme="minorHAnsi"/>
                  <w:sz w:val="24"/>
                  <w:szCs w:val="24"/>
                  <w:rPrChange w:id="2222" w:author="Alan Hawse" w:date="2017-07-17T14:26:00Z">
                    <w:rPr>
                      <w:rFonts w:ascii="Monaco" w:hAnsi="Monaco"/>
                      <w:sz w:val="17"/>
                      <w:szCs w:val="17"/>
                    </w:rPr>
                  </w:rPrChange>
                </w:rPr>
                <w:t>wiced_dct_read_lock( (</w:t>
              </w:r>
              <w:r w:rsidRPr="007A3448">
                <w:rPr>
                  <w:rFonts w:asciiTheme="minorHAnsi" w:hAnsiTheme="minorHAnsi"/>
                  <w:color w:val="931A68"/>
                  <w:sz w:val="24"/>
                  <w:szCs w:val="24"/>
                  <w:rPrChange w:id="2223" w:author="Alan Hawse" w:date="2017-07-17T14:26:00Z">
                    <w:rPr>
                      <w:rFonts w:ascii="Monaco" w:hAnsi="Monaco"/>
                      <w:color w:val="931A68"/>
                      <w:sz w:val="17"/>
                      <w:szCs w:val="17"/>
                    </w:rPr>
                  </w:rPrChange>
                </w:rPr>
                <w:t>void</w:t>
              </w:r>
              <w:r w:rsidRPr="007A3448">
                <w:rPr>
                  <w:rFonts w:asciiTheme="minorHAnsi" w:hAnsiTheme="minorHAnsi"/>
                  <w:sz w:val="24"/>
                  <w:szCs w:val="24"/>
                  <w:rPrChange w:id="2224" w:author="Alan Hawse" w:date="2017-07-17T14:26:00Z">
                    <w:rPr>
                      <w:rFonts w:ascii="Monaco" w:hAnsi="Monaco"/>
                      <w:sz w:val="17"/>
                      <w:szCs w:val="17"/>
                    </w:rPr>
                  </w:rPrChange>
                </w:rPr>
                <w:t xml:space="preserve">**) &amp;dct_security, </w:t>
              </w:r>
              <w:r w:rsidRPr="007A3448">
                <w:rPr>
                  <w:rFonts w:asciiTheme="minorHAnsi" w:hAnsiTheme="minorHAnsi"/>
                  <w:color w:val="0326CC"/>
                  <w:sz w:val="24"/>
                  <w:szCs w:val="24"/>
                  <w:rPrChange w:id="2225" w:author="Alan Hawse" w:date="2017-07-17T14:26:00Z">
                    <w:rPr>
                      <w:rFonts w:ascii="Monaco" w:hAnsi="Monaco"/>
                      <w:color w:val="0326CC"/>
                      <w:sz w:val="17"/>
                      <w:szCs w:val="17"/>
                    </w:rPr>
                  </w:rPrChange>
                </w:rPr>
                <w:t>WICED_FALSE</w:t>
              </w:r>
              <w:r w:rsidRPr="007A3448">
                <w:rPr>
                  <w:rFonts w:asciiTheme="minorHAnsi" w:hAnsiTheme="minorHAnsi"/>
                  <w:sz w:val="24"/>
                  <w:szCs w:val="24"/>
                  <w:rPrChange w:id="2226" w:author="Alan Hawse" w:date="2017-07-17T14:26:00Z">
                    <w:rPr>
                      <w:rFonts w:ascii="Monaco" w:hAnsi="Monaco"/>
                      <w:sz w:val="17"/>
                      <w:szCs w:val="17"/>
                    </w:rPr>
                  </w:rPrChange>
                </w:rPr>
                <w:t xml:space="preserve">, </w:t>
              </w:r>
              <w:r w:rsidRPr="007A3448">
                <w:rPr>
                  <w:rFonts w:asciiTheme="minorHAnsi" w:hAnsiTheme="minorHAnsi"/>
                  <w:color w:val="0326CC"/>
                  <w:sz w:val="24"/>
                  <w:szCs w:val="24"/>
                  <w:rPrChange w:id="2227" w:author="Alan Hawse" w:date="2017-07-17T14:26:00Z">
                    <w:rPr>
                      <w:rFonts w:ascii="Monaco" w:hAnsi="Monaco"/>
                      <w:color w:val="0326CC"/>
                      <w:sz w:val="17"/>
                      <w:szCs w:val="17"/>
                    </w:rPr>
                  </w:rPrChange>
                </w:rPr>
                <w:t>DCT_SECURITY_SECTION</w:t>
              </w:r>
              <w:r w:rsidRPr="007A3448">
                <w:rPr>
                  <w:rFonts w:asciiTheme="minorHAnsi" w:hAnsiTheme="minorHAnsi"/>
                  <w:sz w:val="24"/>
                  <w:szCs w:val="24"/>
                  <w:rPrChange w:id="2228" w:author="Alan Hawse" w:date="2017-07-17T14:26:00Z">
                    <w:rPr>
                      <w:rFonts w:ascii="Monaco" w:hAnsi="Monaco"/>
                      <w:sz w:val="17"/>
                      <w:szCs w:val="17"/>
                    </w:rPr>
                  </w:rPrChange>
                </w:rPr>
                <w:t xml:space="preserve">, 0, </w:t>
              </w:r>
              <w:r w:rsidRPr="007A3448">
                <w:rPr>
                  <w:rFonts w:asciiTheme="minorHAnsi" w:hAnsiTheme="minorHAnsi"/>
                  <w:color w:val="931A68"/>
                  <w:sz w:val="24"/>
                  <w:szCs w:val="24"/>
                  <w:rPrChange w:id="2229" w:author="Alan Hawse" w:date="2017-07-17T14:26:00Z">
                    <w:rPr>
                      <w:rFonts w:ascii="Monaco" w:hAnsi="Monaco"/>
                      <w:color w:val="931A68"/>
                      <w:sz w:val="17"/>
                      <w:szCs w:val="17"/>
                    </w:rPr>
                  </w:rPrChange>
                </w:rPr>
                <w:t>sizeof</w:t>
              </w:r>
              <w:r w:rsidRPr="007A3448">
                <w:rPr>
                  <w:rFonts w:asciiTheme="minorHAnsi" w:hAnsiTheme="minorHAnsi"/>
                  <w:sz w:val="24"/>
                  <w:szCs w:val="24"/>
                  <w:rPrChange w:id="2230" w:author="Alan Hawse" w:date="2017-07-17T14:26:00Z">
                    <w:rPr>
                      <w:rFonts w:ascii="Monaco" w:hAnsi="Monaco"/>
                      <w:sz w:val="17"/>
                      <w:szCs w:val="17"/>
                    </w:rPr>
                  </w:rPrChange>
                </w:rPr>
                <w:t>( *dct_security ) );</w:t>
              </w:r>
            </w:ins>
          </w:p>
        </w:tc>
      </w:tr>
      <w:tr w:rsidR="007A3448" w:rsidRPr="007A3448" w14:paraId="4C9B0603" w14:textId="77777777" w:rsidTr="007A3448">
        <w:trPr>
          <w:ins w:id="2231" w:author="Alan Hawse" w:date="2017-07-17T13:10:00Z"/>
        </w:trPr>
        <w:tc>
          <w:tcPr>
            <w:tcW w:w="2718" w:type="dxa"/>
            <w:tcPrChange w:id="2232" w:author="Alan Hawse" w:date="2017-07-17T14:26:00Z">
              <w:tcPr>
                <w:tcW w:w="2808" w:type="dxa"/>
                <w:gridSpan w:val="2"/>
              </w:tcPr>
            </w:tcPrChange>
          </w:tcPr>
          <w:p w14:paraId="2B692C23" w14:textId="7DEBF87E" w:rsidR="002757A1" w:rsidRPr="007A3448" w:rsidRDefault="007A3448">
            <w:pPr>
              <w:rPr>
                <w:ins w:id="2233" w:author="Alan Hawse" w:date="2017-07-17T13:10:00Z"/>
                <w:sz w:val="24"/>
                <w:szCs w:val="24"/>
                <w:rPrChange w:id="2234" w:author="Alan Hawse" w:date="2017-07-17T14:26:00Z">
                  <w:rPr>
                    <w:ins w:id="2235" w:author="Alan Hawse" w:date="2017-07-17T13:10:00Z"/>
                    <w:rFonts w:ascii="Monaco" w:hAnsi="Monaco"/>
                    <w:sz w:val="17"/>
                    <w:szCs w:val="17"/>
                  </w:rPr>
                </w:rPrChange>
              </w:rPr>
            </w:pPr>
            <w:ins w:id="2236" w:author="Alan Hawse" w:date="2017-07-17T14:23:00Z">
              <w:r w:rsidRPr="007A3448">
                <w:rPr>
                  <w:rFonts w:asciiTheme="minorHAnsi" w:hAnsiTheme="minorHAnsi"/>
                  <w:sz w:val="24"/>
                  <w:szCs w:val="24"/>
                  <w:rPrChange w:id="2237" w:author="Alan Hawse" w:date="2017-07-17T14:26:00Z">
                    <w:rPr>
                      <w:rFonts w:ascii="Monaco" w:hAnsi="Monaco"/>
                      <w:sz w:val="17"/>
                      <w:szCs w:val="17"/>
                    </w:rPr>
                  </w:rPrChange>
                </w:rPr>
                <w:t>Initialize a TLS Identity</w:t>
              </w:r>
            </w:ins>
            <w:ins w:id="2238" w:author="Alan Hawse" w:date="2017-07-17T14:25:00Z">
              <w:r w:rsidRPr="007A3448">
                <w:rPr>
                  <w:rFonts w:asciiTheme="minorHAnsi" w:hAnsiTheme="minorHAnsi"/>
                  <w:sz w:val="24"/>
                  <w:szCs w:val="24"/>
                  <w:rPrChange w:id="2239" w:author="Alan Hawse" w:date="2017-07-17T14:26:00Z">
                    <w:rPr>
                      <w:rFonts w:ascii="Monaco" w:hAnsi="Monaco"/>
                      <w:sz w:val="17"/>
                      <w:szCs w:val="17"/>
                    </w:rPr>
                  </w:rPrChange>
                </w:rPr>
                <w:t xml:space="preserve"> </w:t>
              </w:r>
              <w:r w:rsidRPr="007A3448">
                <w:t>with the certificate and the private key</w:t>
              </w:r>
            </w:ins>
          </w:p>
        </w:tc>
        <w:tc>
          <w:tcPr>
            <w:tcW w:w="6858" w:type="dxa"/>
            <w:tcPrChange w:id="2240" w:author="Alan Hawse" w:date="2017-07-17T14:26:00Z">
              <w:tcPr>
                <w:tcW w:w="6768" w:type="dxa"/>
              </w:tcPr>
            </w:tcPrChange>
          </w:tcPr>
          <w:p w14:paraId="3FAF8C02" w14:textId="64339F0A" w:rsidR="002757A1" w:rsidRPr="007A3448" w:rsidRDefault="002757A1">
            <w:pPr>
              <w:rPr>
                <w:ins w:id="2241" w:author="Alan Hawse" w:date="2017-07-17T13:10:00Z"/>
                <w:sz w:val="24"/>
                <w:szCs w:val="24"/>
                <w:rPrChange w:id="2242" w:author="Alan Hawse" w:date="2017-07-17T14:26:00Z">
                  <w:rPr>
                    <w:ins w:id="2243" w:author="Alan Hawse" w:date="2017-07-17T13:10:00Z"/>
                    <w:rFonts w:ascii="Monaco" w:hAnsi="Monaco"/>
                    <w:sz w:val="17"/>
                    <w:szCs w:val="17"/>
                  </w:rPr>
                </w:rPrChange>
              </w:rPr>
            </w:pPr>
            <w:ins w:id="2244" w:author="Alan Hawse" w:date="2017-07-17T13:10:00Z">
              <w:r w:rsidRPr="007A3448">
                <w:rPr>
                  <w:rFonts w:asciiTheme="minorHAnsi" w:hAnsiTheme="minorHAnsi"/>
                  <w:sz w:val="24"/>
                  <w:szCs w:val="24"/>
                  <w:rPrChange w:id="2245" w:author="Alan Hawse" w:date="2017-07-17T14:26:00Z">
                    <w:rPr>
                      <w:rFonts w:ascii="Monaco" w:hAnsi="Monaco"/>
                      <w:sz w:val="17"/>
                      <w:szCs w:val="17"/>
                    </w:rPr>
                  </w:rPrChange>
                </w:rPr>
                <w:t>wiced_tls_init_identity( &amp;tls_identity, dct_security-&gt;</w:t>
              </w:r>
              <w:r w:rsidRPr="007A3448">
                <w:rPr>
                  <w:rFonts w:asciiTheme="minorHAnsi" w:hAnsiTheme="minorHAnsi"/>
                  <w:color w:val="0326CC"/>
                  <w:sz w:val="24"/>
                  <w:szCs w:val="24"/>
                  <w:rPrChange w:id="2246" w:author="Alan Hawse" w:date="2017-07-17T14:26:00Z">
                    <w:rPr>
                      <w:rFonts w:ascii="Monaco" w:hAnsi="Monaco"/>
                      <w:color w:val="0326CC"/>
                      <w:sz w:val="17"/>
                      <w:szCs w:val="17"/>
                    </w:rPr>
                  </w:rPrChange>
                </w:rPr>
                <w:t>private_key</w:t>
              </w:r>
              <w:r w:rsidRPr="007A3448">
                <w:rPr>
                  <w:rFonts w:asciiTheme="minorHAnsi" w:hAnsiTheme="minorHAnsi"/>
                  <w:sz w:val="24"/>
                  <w:szCs w:val="24"/>
                  <w:rPrChange w:id="2247" w:author="Alan Hawse" w:date="2017-07-17T14:26:00Z">
                    <w:rPr>
                      <w:rFonts w:ascii="Monaco" w:hAnsi="Monaco"/>
                      <w:sz w:val="17"/>
                      <w:szCs w:val="17"/>
                    </w:rPr>
                  </w:rPrChange>
                </w:rPr>
                <w:t>, strlen( dct_security-&gt;</w:t>
              </w:r>
              <w:r w:rsidRPr="007A3448">
                <w:rPr>
                  <w:rFonts w:asciiTheme="minorHAnsi" w:hAnsiTheme="minorHAnsi"/>
                  <w:color w:val="0326CC"/>
                  <w:sz w:val="24"/>
                  <w:szCs w:val="24"/>
                  <w:rPrChange w:id="2248" w:author="Alan Hawse" w:date="2017-07-17T14:26:00Z">
                    <w:rPr>
                      <w:rFonts w:ascii="Monaco" w:hAnsi="Monaco"/>
                      <w:color w:val="0326CC"/>
                      <w:sz w:val="17"/>
                      <w:szCs w:val="17"/>
                    </w:rPr>
                  </w:rPrChange>
                </w:rPr>
                <w:t>private_key</w:t>
              </w:r>
              <w:r w:rsidRPr="007A3448">
                <w:rPr>
                  <w:rFonts w:asciiTheme="minorHAnsi" w:hAnsiTheme="minorHAnsi"/>
                  <w:sz w:val="24"/>
                  <w:szCs w:val="24"/>
                  <w:rPrChange w:id="2249" w:author="Alan Hawse" w:date="2017-07-17T14:26:00Z">
                    <w:rPr>
                      <w:rFonts w:ascii="Monaco" w:hAnsi="Monaco"/>
                      <w:sz w:val="17"/>
                      <w:szCs w:val="17"/>
                    </w:rPr>
                  </w:rPrChange>
                </w:rPr>
                <w:t xml:space="preserve"> ), (</w:t>
              </w:r>
              <w:r w:rsidRPr="007A3448">
                <w:rPr>
                  <w:rFonts w:asciiTheme="minorHAnsi" w:hAnsiTheme="minorHAnsi"/>
                  <w:color w:val="006141"/>
                  <w:sz w:val="24"/>
                  <w:szCs w:val="24"/>
                  <w:rPrChange w:id="2250" w:author="Alan Hawse" w:date="2017-07-17T14:26:00Z">
                    <w:rPr>
                      <w:rFonts w:ascii="Monaco" w:hAnsi="Monaco"/>
                      <w:color w:val="006141"/>
                      <w:sz w:val="17"/>
                      <w:szCs w:val="17"/>
                    </w:rPr>
                  </w:rPrChange>
                </w:rPr>
                <w:t>uint8_t</w:t>
              </w:r>
              <w:r w:rsidRPr="007A3448">
                <w:rPr>
                  <w:rFonts w:asciiTheme="minorHAnsi" w:hAnsiTheme="minorHAnsi"/>
                  <w:sz w:val="24"/>
                  <w:szCs w:val="24"/>
                  <w:rPrChange w:id="2251" w:author="Alan Hawse" w:date="2017-07-17T14:26:00Z">
                    <w:rPr>
                      <w:rFonts w:ascii="Monaco" w:hAnsi="Monaco"/>
                      <w:sz w:val="17"/>
                      <w:szCs w:val="17"/>
                    </w:rPr>
                  </w:rPrChange>
                </w:rPr>
                <w:t>*) dct_security-&gt;</w:t>
              </w:r>
              <w:r w:rsidRPr="007A3448">
                <w:rPr>
                  <w:rFonts w:asciiTheme="minorHAnsi" w:hAnsiTheme="minorHAnsi"/>
                  <w:color w:val="0326CC"/>
                  <w:sz w:val="24"/>
                  <w:szCs w:val="24"/>
                  <w:rPrChange w:id="2252" w:author="Alan Hawse" w:date="2017-07-17T14:26:00Z">
                    <w:rPr>
                      <w:rFonts w:ascii="Monaco" w:hAnsi="Monaco"/>
                      <w:color w:val="0326CC"/>
                      <w:sz w:val="17"/>
                      <w:szCs w:val="17"/>
                    </w:rPr>
                  </w:rPrChange>
                </w:rPr>
                <w:t>certificate</w:t>
              </w:r>
              <w:r w:rsidRPr="007A3448">
                <w:rPr>
                  <w:rFonts w:asciiTheme="minorHAnsi" w:hAnsiTheme="minorHAnsi"/>
                  <w:sz w:val="24"/>
                  <w:szCs w:val="24"/>
                  <w:rPrChange w:id="2253" w:author="Alan Hawse" w:date="2017-07-17T14:26:00Z">
                    <w:rPr>
                      <w:rFonts w:ascii="Monaco" w:hAnsi="Monaco"/>
                      <w:sz w:val="17"/>
                      <w:szCs w:val="17"/>
                    </w:rPr>
                  </w:rPrChange>
                </w:rPr>
                <w:t>, strlen( dct_security-&gt;</w:t>
              </w:r>
              <w:r w:rsidRPr="007A3448">
                <w:rPr>
                  <w:rFonts w:asciiTheme="minorHAnsi" w:hAnsiTheme="minorHAnsi"/>
                  <w:color w:val="0326CC"/>
                  <w:sz w:val="24"/>
                  <w:szCs w:val="24"/>
                  <w:rPrChange w:id="2254" w:author="Alan Hawse" w:date="2017-07-17T14:26:00Z">
                    <w:rPr>
                      <w:rFonts w:ascii="Monaco" w:hAnsi="Monaco"/>
                      <w:color w:val="0326CC"/>
                      <w:sz w:val="17"/>
                      <w:szCs w:val="17"/>
                    </w:rPr>
                  </w:rPrChange>
                </w:rPr>
                <w:t>certificate</w:t>
              </w:r>
              <w:r w:rsidRPr="007A3448">
                <w:rPr>
                  <w:rFonts w:asciiTheme="minorHAnsi" w:hAnsiTheme="minorHAnsi"/>
                  <w:sz w:val="24"/>
                  <w:szCs w:val="24"/>
                  <w:rPrChange w:id="2255" w:author="Alan Hawse" w:date="2017-07-17T14:26:00Z">
                    <w:rPr>
                      <w:rFonts w:ascii="Monaco" w:hAnsi="Monaco"/>
                      <w:sz w:val="17"/>
                      <w:szCs w:val="17"/>
                    </w:rPr>
                  </w:rPrChange>
                </w:rPr>
                <w:t xml:space="preserve"> ) );</w:t>
              </w:r>
            </w:ins>
          </w:p>
        </w:tc>
      </w:tr>
      <w:tr w:rsidR="007A3448" w:rsidRPr="007A3448" w14:paraId="7C44A4B0" w14:textId="77777777" w:rsidTr="007A3448">
        <w:trPr>
          <w:ins w:id="2256" w:author="Alan Hawse" w:date="2017-07-17T13:10:00Z"/>
        </w:trPr>
        <w:tc>
          <w:tcPr>
            <w:tcW w:w="2718" w:type="dxa"/>
            <w:tcPrChange w:id="2257" w:author="Alan Hawse" w:date="2017-07-17T14:26:00Z">
              <w:tcPr>
                <w:tcW w:w="2808" w:type="dxa"/>
                <w:gridSpan w:val="2"/>
              </w:tcPr>
            </w:tcPrChange>
          </w:tcPr>
          <w:p w14:paraId="2B972853" w14:textId="5EA6DC5E" w:rsidR="002757A1" w:rsidRPr="007A3448" w:rsidRDefault="007A3448">
            <w:pPr>
              <w:rPr>
                <w:ins w:id="2258" w:author="Alan Hawse" w:date="2017-07-17T13:10:00Z"/>
                <w:sz w:val="24"/>
                <w:szCs w:val="24"/>
                <w:rPrChange w:id="2259" w:author="Alan Hawse" w:date="2017-07-17T14:26:00Z">
                  <w:rPr>
                    <w:ins w:id="2260" w:author="Alan Hawse" w:date="2017-07-17T13:10:00Z"/>
                    <w:rFonts w:ascii="Monaco" w:hAnsi="Monaco"/>
                    <w:sz w:val="17"/>
                    <w:szCs w:val="17"/>
                  </w:rPr>
                </w:rPrChange>
              </w:rPr>
            </w:pPr>
            <w:ins w:id="2261" w:author="Alan Hawse" w:date="2017-07-17T14:23:00Z">
              <w:r w:rsidRPr="007A3448">
                <w:rPr>
                  <w:rFonts w:asciiTheme="minorHAnsi" w:hAnsiTheme="minorHAnsi"/>
                  <w:sz w:val="24"/>
                  <w:szCs w:val="24"/>
                  <w:rPrChange w:id="2262" w:author="Alan Hawse" w:date="2017-07-17T14:26:00Z">
                    <w:rPr>
                      <w:rFonts w:ascii="Monaco" w:hAnsi="Monaco"/>
                      <w:sz w:val="17"/>
                      <w:szCs w:val="17"/>
                    </w:rPr>
                  </w:rPrChange>
                </w:rPr>
                <w:t>Intialize a TLS Context</w:t>
              </w:r>
            </w:ins>
          </w:p>
        </w:tc>
        <w:tc>
          <w:tcPr>
            <w:tcW w:w="6858" w:type="dxa"/>
            <w:tcPrChange w:id="2263" w:author="Alan Hawse" w:date="2017-07-17T14:26:00Z">
              <w:tcPr>
                <w:tcW w:w="6768" w:type="dxa"/>
              </w:tcPr>
            </w:tcPrChange>
          </w:tcPr>
          <w:p w14:paraId="72428065" w14:textId="7CCEFB99" w:rsidR="002757A1" w:rsidRPr="007A3448" w:rsidRDefault="002757A1">
            <w:pPr>
              <w:rPr>
                <w:ins w:id="2264" w:author="Alan Hawse" w:date="2017-07-17T13:10:00Z"/>
                <w:sz w:val="24"/>
                <w:szCs w:val="24"/>
                <w:rPrChange w:id="2265" w:author="Alan Hawse" w:date="2017-07-17T14:26:00Z">
                  <w:rPr>
                    <w:ins w:id="2266" w:author="Alan Hawse" w:date="2017-07-17T13:10:00Z"/>
                    <w:rFonts w:ascii="Monaco" w:hAnsi="Monaco"/>
                    <w:sz w:val="17"/>
                    <w:szCs w:val="17"/>
                  </w:rPr>
                </w:rPrChange>
              </w:rPr>
            </w:pPr>
            <w:ins w:id="2267" w:author="Alan Hawse" w:date="2017-07-17T13:10:00Z">
              <w:r w:rsidRPr="007A3448">
                <w:rPr>
                  <w:rFonts w:asciiTheme="minorHAnsi" w:hAnsiTheme="minorHAnsi"/>
                  <w:sz w:val="24"/>
                  <w:szCs w:val="24"/>
                  <w:rPrChange w:id="2268" w:author="Alan Hawse" w:date="2017-07-17T14:26:00Z">
                    <w:rPr>
                      <w:rFonts w:ascii="Monaco" w:hAnsi="Monaco"/>
                      <w:sz w:val="17"/>
                      <w:szCs w:val="17"/>
                    </w:rPr>
                  </w:rPrChange>
                </w:rPr>
                <w:t>wiced_tls_init_context( &amp;tls_context, &amp;tls_identity, NULL );</w:t>
              </w:r>
            </w:ins>
          </w:p>
        </w:tc>
      </w:tr>
      <w:tr w:rsidR="007A3448" w:rsidRPr="007A3448" w14:paraId="6C7350FE" w14:textId="77777777" w:rsidTr="007A3448">
        <w:trPr>
          <w:ins w:id="2269" w:author="Alan Hawse" w:date="2017-07-17T13:10:00Z"/>
        </w:trPr>
        <w:tc>
          <w:tcPr>
            <w:tcW w:w="2718" w:type="dxa"/>
            <w:tcPrChange w:id="2270" w:author="Alan Hawse" w:date="2017-07-17T14:26:00Z">
              <w:tcPr>
                <w:tcW w:w="2808" w:type="dxa"/>
                <w:gridSpan w:val="2"/>
              </w:tcPr>
            </w:tcPrChange>
          </w:tcPr>
          <w:p w14:paraId="5D101EB9" w14:textId="4260FCF5" w:rsidR="002757A1" w:rsidRPr="007A3448" w:rsidRDefault="007A3448">
            <w:pPr>
              <w:rPr>
                <w:ins w:id="2271" w:author="Alan Hawse" w:date="2017-07-17T13:10:00Z"/>
                <w:sz w:val="24"/>
                <w:szCs w:val="24"/>
                <w:rPrChange w:id="2272" w:author="Alan Hawse" w:date="2017-07-17T14:26:00Z">
                  <w:rPr>
                    <w:ins w:id="2273" w:author="Alan Hawse" w:date="2017-07-17T13:10:00Z"/>
                    <w:rFonts w:ascii="Monaco" w:hAnsi="Monaco"/>
                    <w:sz w:val="17"/>
                    <w:szCs w:val="17"/>
                  </w:rPr>
                </w:rPrChange>
              </w:rPr>
            </w:pPr>
            <w:ins w:id="2274" w:author="Alan Hawse" w:date="2017-07-17T14:23:00Z">
              <w:r w:rsidRPr="007A3448">
                <w:rPr>
                  <w:rFonts w:asciiTheme="minorHAnsi" w:hAnsiTheme="minorHAnsi"/>
                  <w:sz w:val="24"/>
                  <w:szCs w:val="24"/>
                  <w:rPrChange w:id="2275" w:author="Alan Hawse" w:date="2017-07-17T14:26:00Z">
                    <w:rPr>
                      <w:rFonts w:ascii="Monaco" w:hAnsi="Monaco"/>
                      <w:sz w:val="17"/>
                      <w:szCs w:val="17"/>
                    </w:rPr>
                  </w:rPrChange>
                </w:rPr>
                <w:t>Enable TLS on that socket</w:t>
              </w:r>
            </w:ins>
          </w:p>
        </w:tc>
        <w:tc>
          <w:tcPr>
            <w:tcW w:w="6858" w:type="dxa"/>
            <w:tcPrChange w:id="2276" w:author="Alan Hawse" w:date="2017-07-17T14:26:00Z">
              <w:tcPr>
                <w:tcW w:w="6768" w:type="dxa"/>
              </w:tcPr>
            </w:tcPrChange>
          </w:tcPr>
          <w:p w14:paraId="706EF9D5" w14:textId="60F2C8D9" w:rsidR="002757A1" w:rsidRPr="007A3448" w:rsidRDefault="002757A1">
            <w:pPr>
              <w:rPr>
                <w:ins w:id="2277" w:author="Alan Hawse" w:date="2017-07-17T13:10:00Z"/>
                <w:sz w:val="24"/>
                <w:szCs w:val="24"/>
                <w:rPrChange w:id="2278" w:author="Alan Hawse" w:date="2017-07-17T14:26:00Z">
                  <w:rPr>
                    <w:ins w:id="2279" w:author="Alan Hawse" w:date="2017-07-17T13:10:00Z"/>
                    <w:rFonts w:ascii="Monaco" w:hAnsi="Monaco"/>
                    <w:sz w:val="17"/>
                    <w:szCs w:val="17"/>
                  </w:rPr>
                </w:rPrChange>
              </w:rPr>
            </w:pPr>
            <w:ins w:id="2280" w:author="Alan Hawse" w:date="2017-07-17T13:10:00Z">
              <w:r w:rsidRPr="007A3448">
                <w:rPr>
                  <w:rFonts w:asciiTheme="minorHAnsi" w:hAnsiTheme="minorHAnsi"/>
                  <w:sz w:val="24"/>
                  <w:szCs w:val="24"/>
                  <w:rPrChange w:id="2281" w:author="Alan Hawse" w:date="2017-07-17T14:26:00Z">
                    <w:rPr>
                      <w:rFonts w:ascii="Monaco" w:hAnsi="Monaco"/>
                      <w:sz w:val="17"/>
                      <w:szCs w:val="17"/>
                    </w:rPr>
                  </w:rPrChange>
                </w:rPr>
                <w:t xml:space="preserve">wiced_tcp_enable_tls(&amp;socket,&amp;tls_context);  </w:t>
              </w:r>
            </w:ins>
          </w:p>
        </w:tc>
      </w:tr>
      <w:tr w:rsidR="007A3448" w:rsidRPr="007A3448" w14:paraId="09B1398E" w14:textId="77777777" w:rsidTr="007A3448">
        <w:trPr>
          <w:trHeight w:val="242"/>
          <w:ins w:id="2282" w:author="Alan Hawse" w:date="2017-07-17T13:10:00Z"/>
          <w:trPrChange w:id="2283" w:author="Alan Hawse" w:date="2017-07-17T14:26:00Z">
            <w:trPr>
              <w:trHeight w:val="242"/>
            </w:trPr>
          </w:trPrChange>
        </w:trPr>
        <w:tc>
          <w:tcPr>
            <w:tcW w:w="2718" w:type="dxa"/>
            <w:tcPrChange w:id="2284" w:author="Alan Hawse" w:date="2017-07-17T14:26:00Z">
              <w:tcPr>
                <w:tcW w:w="2808" w:type="dxa"/>
                <w:gridSpan w:val="2"/>
              </w:tcPr>
            </w:tcPrChange>
          </w:tcPr>
          <w:p w14:paraId="58F58CD3" w14:textId="28EDFA28" w:rsidR="002757A1" w:rsidRPr="007A3448" w:rsidRDefault="007A3448">
            <w:pPr>
              <w:rPr>
                <w:ins w:id="2285" w:author="Alan Hawse" w:date="2017-07-17T13:10:00Z"/>
                <w:sz w:val="24"/>
                <w:szCs w:val="24"/>
                <w:rPrChange w:id="2286" w:author="Alan Hawse" w:date="2017-07-17T14:26:00Z">
                  <w:rPr>
                    <w:ins w:id="2287" w:author="Alan Hawse" w:date="2017-07-17T13:10:00Z"/>
                    <w:rFonts w:ascii="Monaco" w:hAnsi="Monaco"/>
                    <w:sz w:val="17"/>
                    <w:szCs w:val="17"/>
                  </w:rPr>
                </w:rPrChange>
              </w:rPr>
            </w:pPr>
            <w:ins w:id="2288" w:author="Alan Hawse" w:date="2017-07-17T14:24:00Z">
              <w:r w:rsidRPr="007A3448">
                <w:rPr>
                  <w:rFonts w:asciiTheme="minorHAnsi" w:hAnsiTheme="minorHAnsi"/>
                  <w:sz w:val="24"/>
                  <w:szCs w:val="24"/>
                  <w:rPrChange w:id="2289" w:author="Alan Hawse" w:date="2017-07-17T14:26:00Z">
                    <w:rPr>
                      <w:rFonts w:ascii="Monaco" w:hAnsi="Monaco"/>
                      <w:sz w:val="17"/>
                      <w:szCs w:val="17"/>
                    </w:rPr>
                  </w:rPrChange>
                </w:rPr>
                <w:t>Intialize a stream socket (same as non-TLS)</w:t>
              </w:r>
            </w:ins>
          </w:p>
        </w:tc>
        <w:tc>
          <w:tcPr>
            <w:tcW w:w="6858" w:type="dxa"/>
            <w:tcPrChange w:id="2290" w:author="Alan Hawse" w:date="2017-07-17T14:26:00Z">
              <w:tcPr>
                <w:tcW w:w="6768" w:type="dxa"/>
              </w:tcPr>
            </w:tcPrChange>
          </w:tcPr>
          <w:p w14:paraId="1EF720C7" w14:textId="4E777CA4" w:rsidR="002757A1" w:rsidRPr="007A3448" w:rsidRDefault="002757A1">
            <w:pPr>
              <w:rPr>
                <w:ins w:id="2291" w:author="Alan Hawse" w:date="2017-07-17T13:10:00Z"/>
                <w:sz w:val="24"/>
                <w:szCs w:val="24"/>
                <w:rPrChange w:id="2292" w:author="Alan Hawse" w:date="2017-07-17T14:26:00Z">
                  <w:rPr>
                    <w:ins w:id="2293" w:author="Alan Hawse" w:date="2017-07-17T13:10:00Z"/>
                    <w:rFonts w:ascii="Monaco" w:hAnsi="Monaco"/>
                    <w:sz w:val="17"/>
                    <w:szCs w:val="17"/>
                  </w:rPr>
                </w:rPrChange>
              </w:rPr>
            </w:pPr>
            <w:ins w:id="2294" w:author="Alan Hawse" w:date="2017-07-17T13:10:00Z">
              <w:r w:rsidRPr="007A3448">
                <w:rPr>
                  <w:rFonts w:asciiTheme="minorHAnsi" w:hAnsiTheme="minorHAnsi"/>
                  <w:sz w:val="24"/>
                  <w:szCs w:val="24"/>
                  <w:rPrChange w:id="2295" w:author="Alan Hawse" w:date="2017-07-17T14:26:00Z">
                    <w:rPr>
                      <w:rFonts w:ascii="Monaco" w:hAnsi="Monaco"/>
                      <w:sz w:val="17"/>
                      <w:szCs w:val="17"/>
                    </w:rPr>
                  </w:rPrChange>
                </w:rPr>
                <w:t>wiced_tcp_stream_init(&amp;stream,&amp;socket);</w:t>
              </w:r>
            </w:ins>
          </w:p>
        </w:tc>
      </w:tr>
      <w:tr w:rsidR="007A3448" w:rsidRPr="007A3448" w14:paraId="254E6910" w14:textId="77777777" w:rsidTr="007A3448">
        <w:trPr>
          <w:trHeight w:val="224"/>
          <w:ins w:id="2296" w:author="Alan Hawse" w:date="2017-07-17T14:23:00Z"/>
          <w:trPrChange w:id="2297" w:author="Alan Hawse" w:date="2017-07-17T14:26:00Z">
            <w:trPr>
              <w:trHeight w:val="224"/>
            </w:trPr>
          </w:trPrChange>
        </w:trPr>
        <w:tc>
          <w:tcPr>
            <w:tcW w:w="2718" w:type="dxa"/>
            <w:tcPrChange w:id="2298" w:author="Alan Hawse" w:date="2017-07-17T14:26:00Z">
              <w:tcPr>
                <w:tcW w:w="2718" w:type="dxa"/>
              </w:tcPr>
            </w:tcPrChange>
          </w:tcPr>
          <w:p w14:paraId="26A008C3" w14:textId="16FBD55C" w:rsidR="007A3448" w:rsidRPr="007A3448" w:rsidRDefault="007A3448">
            <w:pPr>
              <w:rPr>
                <w:ins w:id="2299" w:author="Alan Hawse" w:date="2017-07-17T14:23:00Z"/>
                <w:sz w:val="24"/>
                <w:szCs w:val="24"/>
                <w:rPrChange w:id="2300" w:author="Alan Hawse" w:date="2017-07-17T14:26:00Z">
                  <w:rPr>
                    <w:ins w:id="2301" w:author="Alan Hawse" w:date="2017-07-17T14:23:00Z"/>
                    <w:rFonts w:ascii="Monaco" w:hAnsi="Monaco"/>
                    <w:sz w:val="17"/>
                    <w:szCs w:val="17"/>
                  </w:rPr>
                </w:rPrChange>
              </w:rPr>
            </w:pPr>
            <w:ins w:id="2302" w:author="Alan Hawse" w:date="2017-07-17T14:24:00Z">
              <w:r w:rsidRPr="007A3448">
                <w:rPr>
                  <w:rFonts w:asciiTheme="minorHAnsi" w:hAnsiTheme="minorHAnsi"/>
                  <w:sz w:val="24"/>
                  <w:szCs w:val="24"/>
                  <w:rPrChange w:id="2303" w:author="Alan Hawse" w:date="2017-07-17T14:26:00Z">
                    <w:rPr>
                      <w:rFonts w:ascii="Monaco" w:hAnsi="Monaco"/>
                      <w:sz w:val="17"/>
                      <w:szCs w:val="17"/>
                    </w:rPr>
                  </w:rPrChange>
                </w:rPr>
                <w:t>Accept connection (same as non-TLS)</w:t>
              </w:r>
            </w:ins>
          </w:p>
        </w:tc>
        <w:tc>
          <w:tcPr>
            <w:tcW w:w="6858" w:type="dxa"/>
            <w:tcPrChange w:id="2304" w:author="Alan Hawse" w:date="2017-07-17T14:26:00Z">
              <w:tcPr>
                <w:tcW w:w="6858" w:type="dxa"/>
                <w:gridSpan w:val="2"/>
              </w:tcPr>
            </w:tcPrChange>
          </w:tcPr>
          <w:p w14:paraId="647CDD9B" w14:textId="522B07A6" w:rsidR="007A3448" w:rsidRPr="007A3448" w:rsidRDefault="007A3448">
            <w:pPr>
              <w:rPr>
                <w:ins w:id="2305" w:author="Alan Hawse" w:date="2017-07-17T14:23:00Z"/>
                <w:sz w:val="24"/>
                <w:szCs w:val="24"/>
                <w:rPrChange w:id="2306" w:author="Alan Hawse" w:date="2017-07-17T14:26:00Z">
                  <w:rPr>
                    <w:ins w:id="2307" w:author="Alan Hawse" w:date="2017-07-17T14:23:00Z"/>
                    <w:rFonts w:ascii="Monaco" w:hAnsi="Monaco"/>
                    <w:sz w:val="17"/>
                    <w:szCs w:val="17"/>
                  </w:rPr>
                </w:rPrChange>
              </w:rPr>
            </w:pPr>
            <w:ins w:id="2308" w:author="Alan Hawse" w:date="2017-07-17T14:24:00Z">
              <w:r w:rsidRPr="007A3448">
                <w:t>wiced_tcp_accept( &amp;socket );</w:t>
              </w:r>
            </w:ins>
          </w:p>
        </w:tc>
      </w:tr>
    </w:tbl>
    <w:p w14:paraId="2470C47F" w14:textId="5F7A76FB" w:rsidR="00667172" w:rsidRDefault="00667172">
      <w:pPr>
        <w:rPr>
          <w:ins w:id="2309" w:author="Greg Landry" w:date="2017-06-09T13:52:00Z"/>
          <w:rFonts w:ascii="Cambria" w:eastAsia="Times New Roman" w:hAnsi="Cambria"/>
          <w:b/>
          <w:bCs/>
          <w:color w:val="4F81BD"/>
          <w:sz w:val="26"/>
          <w:szCs w:val="26"/>
        </w:rPr>
      </w:pPr>
      <w:ins w:id="2310" w:author="Greg Landry" w:date="2017-06-09T13:52:00Z">
        <w:r>
          <w:br w:type="page"/>
        </w:r>
      </w:ins>
    </w:p>
    <w:p w14:paraId="07C44826" w14:textId="37787D6E" w:rsidR="00B3752B" w:rsidDel="00ED5DB8" w:rsidRDefault="00B3752B">
      <w:pPr>
        <w:rPr>
          <w:del w:id="2311" w:author="Alan Hawse" w:date="2017-06-08T16:43:00Z"/>
          <w:sz w:val="26"/>
          <w:szCs w:val="26"/>
        </w:rPr>
        <w:pPrChange w:id="2312" w:author="Alan Hawse" w:date="2017-06-08T13:59:00Z">
          <w:pPr>
            <w:jc w:val="center"/>
          </w:pPr>
        </w:pPrChange>
      </w:pPr>
      <w:del w:id="2313"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2409F63C"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2314" w:author="Greg Landry [2]" w:date="2017-07-17T16:27:00Z">
        <w:r w:rsidR="007B1C45">
          <w:t>non-</w:t>
        </w:r>
      </w:ins>
      <w:ins w:id="2315" w:author="Greg Landry" w:date="2017-06-03T09:41:00Z">
        <w:del w:id="2316" w:author="Greg Landry [2]" w:date="2017-07-17T16:27:00Z">
          <w:r w:rsidR="000331EA" w:rsidDel="007B1C45">
            <w:delText>u</w:delText>
          </w:r>
        </w:del>
      </w:ins>
      <w:del w:id="2317" w:author="Greg Landry" w:date="2017-06-03T09:41:00Z">
        <w:r w:rsidR="008A3835" w:rsidDel="000331EA">
          <w:delText>i</w:delText>
        </w:r>
      </w:del>
      <w:del w:id="2318" w:author="Greg Landry [2]" w:date="2017-07-17T16:27:00Z">
        <w:r w:rsidR="008A3835" w:rsidDel="007B1C45">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2319" w:author="Greg Landry" w:date="2017-04-03T16:25:00Z">
        <w:r w:rsidR="00546B0B" w:rsidDel="004D5ED2">
          <w:delText>wa101</w:delText>
        </w:r>
      </w:del>
      <w:ins w:id="2320"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2321"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2322" w:author="Greg Landry" w:date="2017-04-03T16:27:00Z"/>
        </w:rPr>
        <w:pPrChange w:id="2323" w:author="Greg Landry" w:date="2017-04-03T16:26:00Z">
          <w:pPr>
            <w:pStyle w:val="ListParagraph"/>
            <w:numPr>
              <w:numId w:val="7"/>
            </w:numPr>
            <w:ind w:hanging="360"/>
          </w:pPr>
        </w:pPrChange>
      </w:pPr>
      <w:ins w:id="2324" w:author="Greg Landry" w:date="2017-04-03T16:26:00Z">
        <w:r>
          <w:t xml:space="preserve">Hint: See the exercise on printing network information from the </w:t>
        </w:r>
      </w:ins>
      <w:ins w:id="2325" w:author="Greg Landry" w:date="2017-04-03T16:27:00Z">
        <w:r>
          <w:t>“Connecting to Access Points” chapter for an example on getting the MAC address of your device.</w:t>
        </w:r>
      </w:ins>
      <w:ins w:id="2326" w:author="Greg Landry" w:date="2017-04-03T16:26:00Z">
        <w:r>
          <w:t xml:space="preserve"> </w:t>
        </w:r>
      </w:ins>
    </w:p>
    <w:p w14:paraId="344600C6" w14:textId="37D44E3A" w:rsidR="00C4146C" w:rsidRDefault="00C4146C">
      <w:pPr>
        <w:pStyle w:val="ListParagraph"/>
        <w:numPr>
          <w:ilvl w:val="1"/>
          <w:numId w:val="7"/>
        </w:numPr>
        <w:pPrChange w:id="2327" w:author="Greg Landry" w:date="2017-04-03T16:26:00Z">
          <w:pPr>
            <w:pStyle w:val="ListParagraph"/>
            <w:numPr>
              <w:numId w:val="7"/>
            </w:numPr>
            <w:ind w:hanging="360"/>
          </w:pPr>
        </w:pPrChange>
      </w:pPr>
      <w:ins w:id="2328" w:author="Greg Landry" w:date="2017-04-03T16:27:00Z">
        <w:r>
          <w:t xml:space="preserve">Hint: to get the checksum, just take the </w:t>
        </w:r>
      </w:ins>
      <w:ins w:id="2329" w:author="Greg Landry" w:date="2017-04-03T16:28:00Z">
        <w:r w:rsidR="00887985">
          <w:t xml:space="preserve">six </w:t>
        </w:r>
      </w:ins>
      <w:ins w:id="2330" w:author="Greg Landry" w:date="2017-04-03T16:27:00Z">
        <w:r>
          <w:t xml:space="preserve">individual </w:t>
        </w:r>
      </w:ins>
      <w:ins w:id="2331" w:author="Greg Landry" w:date="2017-04-03T16:28:00Z">
        <w:r w:rsidR="00887985">
          <w:t>octets (</w:t>
        </w:r>
      </w:ins>
      <w:ins w:id="2332" w:author="Greg Landry" w:date="2017-04-03T16:27:00Z">
        <w:r>
          <w:t>bytes</w:t>
        </w:r>
      </w:ins>
      <w:ins w:id="2333" w:author="Greg Landry" w:date="2017-04-03T16:28:00Z">
        <w:r w:rsidR="00887985">
          <w:t>)</w:t>
        </w:r>
      </w:ins>
      <w:ins w:id="2334"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2335" w:author="Greg Landry" w:date="2017-06-03T09:55:00Z">
        <w:r w:rsidR="003F4E78">
          <w:t>w</w:t>
        </w:r>
      </w:ins>
      <w:del w:id="2336"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337" w:author="Alan Hawse" w:date="2017-06-18T12:37:00Z"/>
        </w:rPr>
      </w:pPr>
      <w:r>
        <w:t xml:space="preserve">(Advanced) </w:t>
      </w:r>
      <w:r w:rsidR="007B2122">
        <w:t>03 Modify (0</w:t>
      </w:r>
      <w:r w:rsidR="00C22463">
        <w:t>2</w:t>
      </w:r>
      <w:r w:rsidR="00660208">
        <w:t xml:space="preserve">) to use </w:t>
      </w:r>
      <w:del w:id="2338" w:author="Greg Landry" w:date="2017-06-14T14:14:00Z">
        <w:r w:rsidR="00660208" w:rsidDel="005E303D">
          <w:delText xml:space="preserve">TCP </w:delText>
        </w:r>
        <w:r w:rsidR="00AC6F35" w:rsidDel="005E303D">
          <w:delText>p</w:delText>
        </w:r>
        <w:r w:rsidR="00987C1F" w:rsidDel="005E303D">
          <w:delText>ackets (instead of streams)</w:delText>
        </w:r>
      </w:del>
      <w:ins w:id="2339" w:author="Greg Landry" w:date="2017-06-14T14:14:00Z">
        <w:r w:rsidR="005E303D">
          <w:t>secure TLS connections</w:t>
        </w:r>
      </w:ins>
    </w:p>
    <w:p w14:paraId="34E5DAC2" w14:textId="67F489EA" w:rsidR="007A3448" w:rsidRDefault="00E87B5F">
      <w:pPr>
        <w:rPr>
          <w:ins w:id="2340" w:author="Alan Hawse" w:date="2017-07-17T14:29:00Z"/>
        </w:rPr>
        <w:pPrChange w:id="2341" w:author="Alan Hawse" w:date="2017-06-18T12:37:00Z">
          <w:pPr>
            <w:pStyle w:val="Heading3"/>
          </w:pPr>
        </w:pPrChange>
      </w:pPr>
      <w:ins w:id="2342" w:author="Alan Hawse" w:date="2017-06-18T12:37:00Z">
        <w:r>
          <w:t>The WICED device attached to your network with name “wwep.ww101.cypress.com”</w:t>
        </w:r>
      </w:ins>
      <w:ins w:id="2343" w:author="Alan Hawse" w:date="2017-06-18T12:40:00Z">
        <w:r w:rsidR="00A2365B">
          <w:t xml:space="preserve"> and ip address 198.51.100.3</w:t>
        </w:r>
      </w:ins>
      <w:ins w:id="2344" w:author="Alan Hawse" w:date="2017-06-18T12:37:00Z">
        <w:r>
          <w:t xml:space="preserve"> is running the </w:t>
        </w:r>
        <w:del w:id="2345" w:author="Greg Landry [2]" w:date="2017-07-17T16:26:00Z">
          <w:r w:rsidDel="007B1C45">
            <w:delText>insecure</w:delText>
          </w:r>
        </w:del>
      </w:ins>
      <w:ins w:id="2346" w:author="Greg Landry [2]" w:date="2017-07-17T16:26:00Z">
        <w:r w:rsidR="007B1C45">
          <w:t>non-secure</w:t>
        </w:r>
      </w:ins>
      <w:ins w:id="2347" w:author="Alan Hawse" w:date="2017-06-18T12:37:00Z">
        <w:r>
          <w:t xml:space="preserve"> version of WWEP (on port 27708) as well as the secure v</w:t>
        </w:r>
        <w:r w:rsidR="00A2365B">
          <w:t xml:space="preserve">ersion of the protocol </w:t>
        </w:r>
      </w:ins>
      <w:ins w:id="2348" w:author="Alan Hawse" w:date="2017-06-18T12:41:00Z">
        <w:r w:rsidR="00A2365B">
          <w:t>(</w:t>
        </w:r>
      </w:ins>
      <w:ins w:id="2349" w:author="Alan Hawse" w:date="2017-06-18T12:37:00Z">
        <w:r w:rsidR="00A2365B">
          <w:t xml:space="preserve">on port </w:t>
        </w:r>
        <w:r>
          <w:t>40508).  The con</w:t>
        </w:r>
        <w:r w:rsidR="00A2365B">
          <w:t>nection is secured with</w:t>
        </w:r>
        <w:r>
          <w:t xml:space="preserve"> the self signed X.509 certificates in the directory </w:t>
        </w:r>
      </w:ins>
      <w:ins w:id="2350" w:author="Alan Hawse" w:date="2017-06-18T12:39:00Z">
        <w:r>
          <w:t>“</w:t>
        </w:r>
      </w:ins>
      <w:ins w:id="2351" w:author="Alan Hawse" w:date="2017-06-18T12:41:00Z">
        <w:r w:rsidR="00A2365B">
          <w:t>ClassCerts/</w:t>
        </w:r>
      </w:ins>
      <w:ins w:id="2352" w:author="Alan Hawse" w:date="2017-07-17T14:59:00Z">
        <w:r w:rsidR="00B61E55">
          <w:t>WWEP/</w:t>
        </w:r>
      </w:ins>
      <w:ins w:id="2353" w:author="Alan Hawse" w:date="2017-07-17T14:28:00Z">
        <w:r w:rsidR="007A3448">
          <w:t>wwep_cert.pem” and “ClassCerts/</w:t>
        </w:r>
      </w:ins>
      <w:ins w:id="2354" w:author="Alan Hawse" w:date="2017-07-17T14:59:00Z">
        <w:r w:rsidR="00D94B65">
          <w:t>WWEP/</w:t>
        </w:r>
      </w:ins>
      <w:ins w:id="2355" w:author="Alan Hawse" w:date="2017-07-17T14:28:00Z">
        <w:r w:rsidR="007A3448">
          <w:t>wwep_privkey.pem”</w:t>
        </w:r>
      </w:ins>
    </w:p>
    <w:p w14:paraId="65B8A81F" w14:textId="5A7301A9" w:rsidR="007A3448" w:rsidRDefault="007A3448">
      <w:pPr>
        <w:pStyle w:val="ListParagraph"/>
        <w:numPr>
          <w:ilvl w:val="0"/>
          <w:numId w:val="45"/>
        </w:numPr>
        <w:rPr>
          <w:ins w:id="2356" w:author="Alan Hawse" w:date="2017-07-17T14:29:00Z"/>
        </w:rPr>
        <w:pPrChange w:id="2357" w:author="Alan Hawse" w:date="2017-07-17T14:29:00Z">
          <w:pPr>
            <w:pStyle w:val="Heading3"/>
          </w:pPr>
        </w:pPrChange>
      </w:pPr>
      <w:ins w:id="2358" w:author="Alan Hawse" w:date="2017-07-17T14:29:00Z">
        <w:r>
          <w:t>Copy your (02) project to (03)</w:t>
        </w:r>
      </w:ins>
    </w:p>
    <w:p w14:paraId="517685C1" w14:textId="24812B26" w:rsidR="007A3448" w:rsidRDefault="00D94B65">
      <w:pPr>
        <w:pStyle w:val="ListParagraph"/>
        <w:numPr>
          <w:ilvl w:val="0"/>
          <w:numId w:val="45"/>
        </w:numPr>
        <w:rPr>
          <w:ins w:id="2359" w:author="Alan Hawse" w:date="2017-07-17T14:29:00Z"/>
        </w:rPr>
        <w:pPrChange w:id="2360" w:author="Alan Hawse" w:date="2017-07-17T14:29:00Z">
          <w:pPr>
            <w:pStyle w:val="Heading3"/>
          </w:pPr>
        </w:pPrChange>
      </w:pPr>
      <w:ins w:id="2361" w:author="Alan Hawse" w:date="2017-07-17T14:29:00Z">
        <w:r>
          <w:t>Copy the certificate/private key</w:t>
        </w:r>
        <w:r w:rsidR="007A3448">
          <w:t xml:space="preserve"> into </w:t>
        </w:r>
      </w:ins>
      <w:ins w:id="2362" w:author="Greg Landry [2]" w:date="2017-07-17T16:27:00Z">
        <w:r w:rsidR="006F35C7">
          <w:t xml:space="preserve">the </w:t>
        </w:r>
      </w:ins>
      <w:ins w:id="2363" w:author="Alan Hawse" w:date="2017-07-17T14:29:00Z">
        <w:r w:rsidR="007A3448">
          <w:t>WICED resources directory</w:t>
        </w:r>
      </w:ins>
    </w:p>
    <w:p w14:paraId="2BC2A867" w14:textId="01AEBF54" w:rsidR="007A3448" w:rsidRDefault="007A3448">
      <w:pPr>
        <w:pStyle w:val="ListParagraph"/>
        <w:numPr>
          <w:ilvl w:val="0"/>
          <w:numId w:val="45"/>
        </w:numPr>
        <w:rPr>
          <w:ins w:id="2364" w:author="Alan Hawse" w:date="2017-07-17T14:29:00Z"/>
        </w:rPr>
        <w:pPrChange w:id="2365" w:author="Alan Hawse" w:date="2017-07-17T14:29:00Z">
          <w:pPr>
            <w:pStyle w:val="Heading3"/>
          </w:pPr>
        </w:pPrChange>
      </w:pPr>
      <w:ins w:id="2366" w:author="Alan Hawse" w:date="2017-07-17T14:29:00Z">
        <w:del w:id="2367" w:author="Greg Landry [2]" w:date="2017-07-17T16:28:00Z">
          <w:r w:rsidDel="006F35C7">
            <w:delText>Fix</w:delText>
          </w:r>
        </w:del>
      </w:ins>
      <w:ins w:id="2368" w:author="Greg Landry [2]" w:date="2017-07-17T16:28:00Z">
        <w:r w:rsidR="006F35C7">
          <w:t>Update</w:t>
        </w:r>
      </w:ins>
      <w:ins w:id="2369" w:author="Alan Hawse" w:date="2017-07-17T14:29:00Z">
        <w:r>
          <w:t xml:space="preserve"> the makefile to load the certs into the resources</w:t>
        </w:r>
      </w:ins>
    </w:p>
    <w:p w14:paraId="119DFC51" w14:textId="1BD20395" w:rsidR="007A3448" w:rsidRDefault="007A3448">
      <w:pPr>
        <w:pStyle w:val="ListParagraph"/>
        <w:numPr>
          <w:ilvl w:val="0"/>
          <w:numId w:val="45"/>
        </w:numPr>
        <w:rPr>
          <w:ins w:id="2370" w:author="Alan Hawse" w:date="2017-07-17T14:30:00Z"/>
        </w:rPr>
        <w:pPrChange w:id="2371" w:author="Alan Hawse" w:date="2017-07-17T14:29:00Z">
          <w:pPr>
            <w:pStyle w:val="Heading3"/>
          </w:pPr>
        </w:pPrChange>
      </w:pPr>
      <w:ins w:id="2372" w:author="Alan Hawse" w:date="2017-07-17T14:30:00Z">
        <w:r>
          <w:t>After binding to the socket, add calls to</w:t>
        </w:r>
      </w:ins>
      <w:ins w:id="2373" w:author="Greg Landry [2]" w:date="2017-07-17T16:28:00Z">
        <w:r w:rsidR="006F35C7">
          <w:t>:</w:t>
        </w:r>
      </w:ins>
    </w:p>
    <w:p w14:paraId="1D7ABBD4" w14:textId="4B3EDD41" w:rsidR="007A3448" w:rsidRDefault="00D94B65">
      <w:pPr>
        <w:pStyle w:val="ListParagraph"/>
        <w:numPr>
          <w:ilvl w:val="1"/>
          <w:numId w:val="45"/>
        </w:numPr>
        <w:rPr>
          <w:ins w:id="2374" w:author="Alan Hawse" w:date="2017-07-17T14:30:00Z"/>
        </w:rPr>
        <w:pPrChange w:id="2375" w:author="Alan Hawse" w:date="2017-07-17T14:30:00Z">
          <w:pPr>
            <w:pStyle w:val="Heading3"/>
          </w:pPr>
        </w:pPrChange>
      </w:pPr>
      <w:ins w:id="2376" w:author="Alan Hawse" w:date="2017-07-17T14:30:00Z">
        <w:r>
          <w:t xml:space="preserve">Load the resources </w:t>
        </w:r>
        <w:r w:rsidR="007A3448">
          <w:t>into the RAM</w:t>
        </w:r>
      </w:ins>
    </w:p>
    <w:p w14:paraId="28CB6265" w14:textId="1D8A981B" w:rsidR="007A3448" w:rsidRDefault="007A3448">
      <w:pPr>
        <w:pStyle w:val="ListParagraph"/>
        <w:numPr>
          <w:ilvl w:val="1"/>
          <w:numId w:val="45"/>
        </w:numPr>
        <w:rPr>
          <w:ins w:id="2377" w:author="Alan Hawse" w:date="2017-07-17T14:31:00Z"/>
        </w:rPr>
        <w:pPrChange w:id="2378" w:author="Alan Hawse" w:date="2017-07-17T14:30:00Z">
          <w:pPr>
            <w:pStyle w:val="Heading3"/>
          </w:pPr>
        </w:pPrChange>
      </w:pPr>
      <w:ins w:id="2379" w:author="Alan Hawse" w:date="2017-07-17T14:31:00Z">
        <w:r>
          <w:t>Initialize the wiced tls identity</w:t>
        </w:r>
      </w:ins>
    </w:p>
    <w:p w14:paraId="5B4C5564" w14:textId="68FA0E5C" w:rsidR="007A3448" w:rsidRDefault="007A3448">
      <w:pPr>
        <w:pStyle w:val="ListParagraph"/>
        <w:numPr>
          <w:ilvl w:val="1"/>
          <w:numId w:val="45"/>
        </w:numPr>
        <w:rPr>
          <w:ins w:id="2380" w:author="Alan Hawse" w:date="2017-07-17T14:30:00Z"/>
        </w:rPr>
        <w:pPrChange w:id="2381" w:author="Alan Hawse" w:date="2017-07-17T14:30:00Z">
          <w:pPr>
            <w:pStyle w:val="Heading3"/>
          </w:pPr>
        </w:pPrChange>
      </w:pPr>
      <w:ins w:id="2382" w:author="Alan Hawse" w:date="2017-07-17T14:30:00Z">
        <w:r>
          <w:t xml:space="preserve">Intialize the wiced </w:t>
        </w:r>
      </w:ins>
      <w:ins w:id="2383" w:author="Alan Hawse" w:date="2017-07-17T14:31:00Z">
        <w:r>
          <w:t xml:space="preserve">tls </w:t>
        </w:r>
      </w:ins>
      <w:ins w:id="2384" w:author="Alan Hawse" w:date="2017-07-17T14:30:00Z">
        <w:r>
          <w:t>context</w:t>
        </w:r>
      </w:ins>
    </w:p>
    <w:p w14:paraId="58F21741" w14:textId="613B967A" w:rsidR="007A3448" w:rsidRDefault="007A3448">
      <w:pPr>
        <w:pStyle w:val="ListParagraph"/>
        <w:numPr>
          <w:ilvl w:val="1"/>
          <w:numId w:val="45"/>
        </w:numPr>
        <w:rPr>
          <w:ins w:id="2385" w:author="Alan Hawse" w:date="2017-07-17T14:35:00Z"/>
        </w:rPr>
        <w:pPrChange w:id="2386" w:author="Alan Hawse" w:date="2017-07-17T14:30:00Z">
          <w:pPr>
            <w:pStyle w:val="Heading3"/>
          </w:pPr>
        </w:pPrChange>
      </w:pPr>
      <w:ins w:id="2387" w:author="Alan Hawse" w:date="2017-07-17T14:31:00Z">
        <w:r>
          <w:t>Enable TLS on the socket</w:t>
        </w:r>
      </w:ins>
    </w:p>
    <w:p w14:paraId="77AFAE12" w14:textId="20C3E241" w:rsidR="00BE239D" w:rsidRPr="00E87B5F" w:rsidRDefault="00BE239D">
      <w:pPr>
        <w:pStyle w:val="ListParagraph"/>
        <w:numPr>
          <w:ilvl w:val="0"/>
          <w:numId w:val="45"/>
        </w:numPr>
        <w:rPr>
          <w:rPrChange w:id="2388" w:author="Alan Hawse" w:date="2017-06-18T12:37:00Z">
            <w:rPr/>
          </w:rPrChange>
        </w:rPr>
        <w:pPrChange w:id="2389" w:author="Alan Hawse" w:date="2017-07-17T14:35:00Z">
          <w:pPr>
            <w:pStyle w:val="Heading3"/>
          </w:pPr>
        </w:pPrChange>
      </w:pPr>
      <w:ins w:id="2390" w:author="Alan Hawse" w:date="2017-07-17T14:35:00Z">
        <w:r>
          <w:t xml:space="preserve">After closing the connection </w:t>
        </w:r>
      </w:ins>
      <w:ins w:id="2391" w:author="Alan Hawse" w:date="2017-07-17T14:36:00Z">
        <w:r>
          <w:t>don’t</w:t>
        </w:r>
      </w:ins>
      <w:ins w:id="2392" w:author="Alan Hawse" w:date="2017-07-17T14:35:00Z">
        <w:r>
          <w:t xml:space="preserve"> </w:t>
        </w:r>
      </w:ins>
      <w:ins w:id="2393" w:author="Alan Hawse" w:date="2017-07-17T14:36:00Z">
        <w:r>
          <w:t>forget to deinit the tls identity and tls context</w:t>
        </w:r>
        <w:r w:rsidR="00D94B65">
          <w:t xml:space="preserve"> after the connection is done.</w:t>
        </w:r>
      </w:ins>
    </w:p>
    <w:p w14:paraId="171F2430" w14:textId="0E904485" w:rsidR="00FC3442" w:rsidRPr="005E303D" w:rsidDel="00E87B5F" w:rsidRDefault="00234B41" w:rsidP="00FC3442">
      <w:pPr>
        <w:rPr>
          <w:del w:id="2394" w:author="Alan Hawse" w:date="2017-06-18T12:37:00Z"/>
          <w:highlight w:val="yellow"/>
          <w:rPrChange w:id="2395" w:author="Greg Landry" w:date="2017-06-14T14:16:00Z">
            <w:rPr>
              <w:del w:id="2396" w:author="Alan Hawse" w:date="2017-06-18T12:37:00Z"/>
            </w:rPr>
          </w:rPrChange>
        </w:rPr>
      </w:pPr>
      <w:del w:id="2397" w:author="Alan Hawse" w:date="2017-06-18T12:37:00Z">
        <w:r w:rsidRPr="005E303D" w:rsidDel="00E87B5F">
          <w:rPr>
            <w:highlight w:val="yellow"/>
            <w:rPrChange w:id="2398" w:author="Greg Landry" w:date="2017-06-14T14:16:00Z">
              <w:rPr/>
            </w:rPrChange>
          </w:rPr>
          <w:delText>For this exercise you will repeat exercise 0</w:delText>
        </w:r>
        <w:r w:rsidR="00C22463" w:rsidRPr="005E303D" w:rsidDel="00E87B5F">
          <w:rPr>
            <w:highlight w:val="yellow"/>
            <w:rPrChange w:id="2399" w:author="Greg Landry" w:date="2017-06-14T14:16:00Z">
              <w:rPr/>
            </w:rPrChange>
          </w:rPr>
          <w:delText>2</w:delText>
        </w:r>
        <w:r w:rsidRPr="005E303D" w:rsidDel="00E87B5F">
          <w:rPr>
            <w:highlight w:val="yellow"/>
            <w:rPrChange w:id="2400"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401" w:author="Greg Landry" w:date="2017-06-14T14:16:00Z">
              <w:rPr/>
            </w:rPrChange>
          </w:rPr>
          <w:delText>2</w:delText>
        </w:r>
        <w:r w:rsidR="005D7442" w:rsidRPr="005E303D" w:rsidDel="00E87B5F">
          <w:rPr>
            <w:highlight w:val="yellow"/>
            <w:rPrChange w:id="2402"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403" w:author="Alan Hawse" w:date="2017-06-18T12:37:00Z"/>
          <w:highlight w:val="yellow"/>
          <w:rPrChange w:id="2404" w:author="Greg Landry" w:date="2017-06-14T14:16:00Z">
            <w:rPr>
              <w:del w:id="2405" w:author="Alan Hawse" w:date="2017-06-18T12:37:00Z"/>
            </w:rPr>
          </w:rPrChange>
        </w:rPr>
      </w:pPr>
      <w:del w:id="2406" w:author="Alan Hawse" w:date="2017-06-18T12:37:00Z">
        <w:r w:rsidRPr="005E303D" w:rsidDel="00E87B5F">
          <w:rPr>
            <w:highlight w:val="yellow"/>
            <w:rPrChange w:id="2407" w:author="Greg Landry" w:date="2017-06-14T14:16:00Z">
              <w:rPr/>
            </w:rPrChange>
          </w:rPr>
          <w:delText>Create a transmit p</w:delText>
        </w:r>
        <w:r w:rsidR="00DA6776" w:rsidRPr="005E303D" w:rsidDel="00E87B5F">
          <w:rPr>
            <w:highlight w:val="yellow"/>
            <w:rPrChange w:id="2408" w:author="Greg Landry" w:date="2017-06-14T14:16:00Z">
              <w:rPr/>
            </w:rPrChange>
          </w:rPr>
          <w:delText>acket with</w:delText>
        </w:r>
        <w:r w:rsidR="00876181" w:rsidRPr="005E303D" w:rsidDel="00E87B5F">
          <w:rPr>
            <w:highlight w:val="yellow"/>
            <w:rPrChange w:id="2409" w:author="Greg Landry" w:date="2017-06-14T14:16:00Z">
              <w:rPr/>
            </w:rPrChange>
          </w:rPr>
          <w:delText xml:space="preserve"> </w:delText>
        </w:r>
        <w:r w:rsidR="00DA6776" w:rsidRPr="005E303D" w:rsidDel="00E87B5F">
          <w:rPr>
            <w:highlight w:val="yellow"/>
            <w:rPrChange w:id="2410" w:author="Greg Landry" w:date="2017-06-14T14:16:00Z">
              <w:rPr/>
            </w:rPrChange>
          </w:rPr>
          <w:delText>11</w:delText>
        </w:r>
        <w:r w:rsidR="005D7442" w:rsidRPr="005E303D" w:rsidDel="00E87B5F">
          <w:rPr>
            <w:highlight w:val="yellow"/>
            <w:rPrChange w:id="2411"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412" w:author="Alan Hawse" w:date="2017-06-18T12:37:00Z"/>
          <w:highlight w:val="yellow"/>
          <w:rPrChange w:id="2413" w:author="Greg Landry" w:date="2017-06-14T14:16:00Z">
            <w:rPr>
              <w:del w:id="2414" w:author="Alan Hawse" w:date="2017-06-18T12:37:00Z"/>
            </w:rPr>
          </w:rPrChange>
        </w:rPr>
      </w:pPr>
      <w:del w:id="2415" w:author="Alan Hawse" w:date="2017-06-18T12:37:00Z">
        <w:r w:rsidRPr="005E303D" w:rsidDel="00E87B5F">
          <w:rPr>
            <w:highlight w:val="yellow"/>
            <w:rPrChange w:id="2416"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417" w:author="Alan Hawse" w:date="2017-06-18T12:37:00Z"/>
          <w:highlight w:val="yellow"/>
          <w:rPrChange w:id="2418" w:author="Greg Landry" w:date="2017-06-14T14:16:00Z">
            <w:rPr>
              <w:del w:id="2419" w:author="Alan Hawse" w:date="2017-06-18T12:37:00Z"/>
            </w:rPr>
          </w:rPrChange>
        </w:rPr>
      </w:pPr>
      <w:del w:id="2420" w:author="Alan Hawse" w:date="2017-06-18T12:37:00Z">
        <w:r w:rsidRPr="005E303D" w:rsidDel="00E87B5F">
          <w:rPr>
            <w:highlight w:val="yellow"/>
            <w:rPrChange w:id="2421"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422" w:author="Alan Hawse" w:date="2017-06-18T12:37:00Z"/>
          <w:highlight w:val="yellow"/>
          <w:rPrChange w:id="2423" w:author="Greg Landry" w:date="2017-06-14T14:16:00Z">
            <w:rPr>
              <w:del w:id="2424" w:author="Alan Hawse" w:date="2017-06-18T12:37:00Z"/>
            </w:rPr>
          </w:rPrChange>
        </w:rPr>
      </w:pPr>
      <w:del w:id="2425" w:author="Alan Hawse" w:date="2017-06-18T12:37:00Z">
        <w:r w:rsidRPr="005E303D" w:rsidDel="00E87B5F">
          <w:rPr>
            <w:highlight w:val="yellow"/>
            <w:rPrChange w:id="2426"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427" w:author="Alan Hawse" w:date="2017-06-18T12:37:00Z"/>
          <w:highlight w:val="yellow"/>
          <w:rPrChange w:id="2428" w:author="Greg Landry" w:date="2017-06-14T14:16:00Z">
            <w:rPr>
              <w:del w:id="2429" w:author="Alan Hawse" w:date="2017-06-18T12:37:00Z"/>
            </w:rPr>
          </w:rPrChange>
        </w:rPr>
      </w:pPr>
      <w:del w:id="2430" w:author="Alan Hawse" w:date="2017-06-18T12:37:00Z">
        <w:r w:rsidRPr="005E303D" w:rsidDel="00E87B5F">
          <w:rPr>
            <w:highlight w:val="yellow"/>
            <w:rPrChange w:id="2431"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432" w:author="Alan Hawse" w:date="2017-06-18T12:37:00Z"/>
          <w:highlight w:val="yellow"/>
          <w:rPrChange w:id="2433" w:author="Greg Landry" w:date="2017-06-14T14:16:00Z">
            <w:rPr>
              <w:del w:id="2434" w:author="Alan Hawse" w:date="2017-06-18T12:37:00Z"/>
            </w:rPr>
          </w:rPrChange>
        </w:rPr>
      </w:pPr>
      <w:del w:id="2435" w:author="Alan Hawse" w:date="2017-06-18T12:37:00Z">
        <w:r w:rsidRPr="005E303D" w:rsidDel="00E87B5F">
          <w:rPr>
            <w:highlight w:val="yellow"/>
            <w:rPrChange w:id="2436" w:author="Greg Landry" w:date="2017-06-14T14:16:00Z">
              <w:rPr/>
            </w:rPrChange>
          </w:rPr>
          <w:delText xml:space="preserve">Hint: use the </w:delText>
        </w:r>
        <w:r w:rsidRPr="005E303D" w:rsidDel="00E87B5F">
          <w:rPr>
            <w:i/>
            <w:highlight w:val="yellow"/>
            <w:rPrChange w:id="2437" w:author="Greg Landry" w:date="2017-06-14T14:16:00Z">
              <w:rPr>
                <w:i/>
              </w:rPr>
            </w:rPrChange>
          </w:rPr>
          <w:delText>sprint()</w:delText>
        </w:r>
        <w:r w:rsidRPr="005E303D" w:rsidDel="00E87B5F">
          <w:rPr>
            <w:highlight w:val="yellow"/>
            <w:rPrChange w:id="2438"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439" w:author="Alan Hawse" w:date="2017-06-18T12:37:00Z"/>
          <w:highlight w:val="yellow"/>
          <w:rPrChange w:id="2440" w:author="Greg Landry" w:date="2017-06-14T14:16:00Z">
            <w:rPr>
              <w:del w:id="2441" w:author="Alan Hawse" w:date="2017-06-18T12:37:00Z"/>
            </w:rPr>
          </w:rPrChange>
        </w:rPr>
      </w:pPr>
      <w:del w:id="2442" w:author="Alan Hawse" w:date="2017-06-18T12:37:00Z">
        <w:r w:rsidRPr="005E303D" w:rsidDel="00E87B5F">
          <w:rPr>
            <w:highlight w:val="yellow"/>
            <w:rPrChange w:id="2443" w:author="Greg Landry" w:date="2017-06-14T14:16:00Z">
              <w:rPr/>
            </w:rPrChange>
          </w:rPr>
          <w:delText>Send the packet to the s</w:delText>
        </w:r>
        <w:r w:rsidR="000E1E21" w:rsidRPr="005E303D" w:rsidDel="00E87B5F">
          <w:rPr>
            <w:highlight w:val="yellow"/>
            <w:rPrChange w:id="2444"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445" w:author="Alan Hawse" w:date="2017-06-18T12:37:00Z"/>
          <w:highlight w:val="yellow"/>
          <w:rPrChange w:id="2446" w:author="Greg Landry" w:date="2017-06-14T14:16:00Z">
            <w:rPr>
              <w:del w:id="2447" w:author="Alan Hawse" w:date="2017-06-18T12:37:00Z"/>
            </w:rPr>
          </w:rPrChange>
        </w:rPr>
      </w:pPr>
      <w:del w:id="2448" w:author="Alan Hawse" w:date="2017-06-18T12:37:00Z">
        <w:r w:rsidRPr="005E303D" w:rsidDel="00E87B5F">
          <w:rPr>
            <w:highlight w:val="yellow"/>
            <w:rPrChange w:id="2449" w:author="Greg Landry" w:date="2017-06-14T14:16:00Z">
              <w:rPr/>
            </w:rPrChange>
          </w:rPr>
          <w:delText>Delete the transmit p</w:delText>
        </w:r>
        <w:r w:rsidR="000E1E21" w:rsidRPr="005E303D" w:rsidDel="00E87B5F">
          <w:rPr>
            <w:highlight w:val="yellow"/>
            <w:rPrChange w:id="2450"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451" w:author="Alan Hawse" w:date="2017-06-18T12:37:00Z"/>
          <w:highlight w:val="yellow"/>
          <w:rPrChange w:id="2452" w:author="Greg Landry" w:date="2017-06-14T14:16:00Z">
            <w:rPr>
              <w:del w:id="2453" w:author="Alan Hawse" w:date="2017-06-18T12:37:00Z"/>
            </w:rPr>
          </w:rPrChange>
        </w:rPr>
      </w:pPr>
      <w:del w:id="2454" w:author="Alan Hawse" w:date="2017-06-18T12:37:00Z">
        <w:r w:rsidRPr="005E303D" w:rsidDel="00E87B5F">
          <w:rPr>
            <w:highlight w:val="yellow"/>
            <w:rPrChange w:id="2455"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456" w:author="Alan Hawse" w:date="2017-06-18T12:37:00Z"/>
          <w:highlight w:val="yellow"/>
          <w:rPrChange w:id="2457" w:author="Greg Landry" w:date="2017-06-14T14:16:00Z">
            <w:rPr>
              <w:del w:id="2458" w:author="Alan Hawse" w:date="2017-06-18T12:37:00Z"/>
            </w:rPr>
          </w:rPrChange>
        </w:rPr>
      </w:pPr>
      <w:del w:id="2459" w:author="Alan Hawse" w:date="2017-06-18T12:37:00Z">
        <w:r w:rsidRPr="005E303D" w:rsidDel="00E87B5F">
          <w:rPr>
            <w:highlight w:val="yellow"/>
            <w:rPrChange w:id="2460" w:author="Greg Landry" w:date="2017-06-14T14:16:00Z">
              <w:rPr/>
            </w:rPrChange>
          </w:rPr>
          <w:delText>Hint: use</w:delText>
        </w:r>
        <w:r w:rsidR="00C22463" w:rsidRPr="005E303D" w:rsidDel="00E87B5F">
          <w:rPr>
            <w:highlight w:val="yellow"/>
            <w:rPrChange w:id="2461" w:author="Greg Landry" w:date="2017-06-14T14:16:00Z">
              <w:rPr/>
            </w:rPrChange>
          </w:rPr>
          <w:delText xml:space="preserve"> </w:delText>
        </w:r>
        <w:r w:rsidRPr="005E303D" w:rsidDel="00E87B5F">
          <w:rPr>
            <w:highlight w:val="yellow"/>
            <w:rPrChange w:id="2462" w:author="Greg Landry" w:date="2017-06-14T14:16:00Z">
              <w:rPr/>
            </w:rPrChange>
          </w:rPr>
          <w:delText>wiced_tcp_receive() and wic</w:delText>
        </w:r>
        <w:r w:rsidR="00C22463" w:rsidRPr="005E303D" w:rsidDel="00E87B5F">
          <w:rPr>
            <w:highlight w:val="yellow"/>
            <w:rPrChange w:id="2463" w:author="Greg Landry" w:date="2017-06-14T14:16:00Z">
              <w:rPr/>
            </w:rPrChange>
          </w:rPr>
          <w:delText>ed_packet_get_data</w:delText>
        </w:r>
        <w:r w:rsidRPr="005E303D" w:rsidDel="00E87B5F">
          <w:rPr>
            <w:highlight w:val="yellow"/>
            <w:rPrChange w:id="2464"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465" w:author="Alan Hawse" w:date="2017-06-18T12:37:00Z"/>
          <w:highlight w:val="yellow"/>
          <w:rPrChange w:id="2466" w:author="Greg Landry" w:date="2017-06-14T14:16:00Z">
            <w:rPr>
              <w:del w:id="2467" w:author="Alan Hawse" w:date="2017-06-18T12:37:00Z"/>
            </w:rPr>
          </w:rPrChange>
        </w:rPr>
      </w:pPr>
      <w:del w:id="2468" w:author="Alan Hawse" w:date="2017-06-18T12:37:00Z">
        <w:r w:rsidRPr="005E303D" w:rsidDel="00E87B5F">
          <w:rPr>
            <w:highlight w:val="yellow"/>
            <w:rPrChange w:id="2469" w:author="Greg Landry" w:date="2017-06-14T14:16:00Z">
              <w:rPr/>
            </w:rPrChange>
          </w:rPr>
          <w:delText>Print</w:delText>
        </w:r>
        <w:r w:rsidR="00C22463" w:rsidRPr="005E303D" w:rsidDel="00E87B5F">
          <w:rPr>
            <w:highlight w:val="yellow"/>
            <w:rPrChange w:id="2470"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471" w:author="Alan Hawse" w:date="2017-06-18T12:37:00Z"/>
          <w:highlight w:val="yellow"/>
          <w:rPrChange w:id="2472" w:author="Greg Landry" w:date="2017-06-14T14:16:00Z">
            <w:rPr>
              <w:del w:id="2473" w:author="Alan Hawse" w:date="2017-06-18T12:37:00Z"/>
            </w:rPr>
          </w:rPrChange>
        </w:rPr>
      </w:pPr>
      <w:del w:id="2474" w:author="Alan Hawse" w:date="2017-06-18T12:37:00Z">
        <w:r w:rsidRPr="005E303D" w:rsidDel="00E87B5F">
          <w:rPr>
            <w:highlight w:val="yellow"/>
            <w:rPrChange w:id="2475"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476" w:author="Alan Hawse" w:date="2017-06-18T12:37:00Z"/>
          <w:highlight w:val="yellow"/>
          <w:rPrChange w:id="2477" w:author="Greg Landry" w:date="2017-06-14T14:16:00Z">
            <w:rPr>
              <w:del w:id="2478" w:author="Alan Hawse" w:date="2017-06-18T12:37:00Z"/>
            </w:rPr>
          </w:rPrChange>
        </w:rPr>
      </w:pPr>
      <w:del w:id="2479" w:author="Alan Hawse" w:date="2017-06-18T12:37:00Z">
        <w:r w:rsidRPr="005E303D" w:rsidDel="00E87B5F">
          <w:rPr>
            <w:highlight w:val="yellow"/>
            <w:rPrChange w:id="2480"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481" w:author="Alan Hawse" w:date="2017-06-18T12:37:00Z"/>
        </w:rPr>
      </w:pPr>
      <w:del w:id="2482" w:author="Alan Hawse" w:date="2017-06-18T12:37:00Z">
        <w:r w:rsidRPr="005E303D" w:rsidDel="00E87B5F">
          <w:rPr>
            <w:highlight w:val="yellow"/>
            <w:rPrChange w:id="2483" w:author="Greg Landry" w:date="2017-06-14T14:16:00Z">
              <w:rPr/>
            </w:rPrChange>
          </w:rPr>
          <w:delText>Go look at the console of the class WWEP server and make sure that your transactions happened.</w:delText>
        </w:r>
      </w:del>
    </w:p>
    <w:p w14:paraId="6F0C3210" w14:textId="77DBF657" w:rsidR="008A3835" w:rsidRDefault="00FC3442" w:rsidP="00660208">
      <w:pPr>
        <w:pStyle w:val="Heading3"/>
      </w:pPr>
      <w:del w:id="2484"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485" w:author="Greg Landry [2]" w:date="2017-07-17T16:27:00Z">
        <w:r w:rsidR="007B1C45">
          <w:t>non-</w:t>
        </w:r>
      </w:ins>
      <w:ins w:id="2486" w:author="Greg Landry" w:date="2017-06-03T09:41:00Z">
        <w:del w:id="2487" w:author="Greg Landry [2]" w:date="2017-07-17T16:27:00Z">
          <w:r w:rsidR="000331EA" w:rsidDel="007B1C45">
            <w:delText>u</w:delText>
          </w:r>
        </w:del>
      </w:ins>
      <w:del w:id="2488" w:author="Greg Landry" w:date="2017-06-03T09:41:00Z">
        <w:r w:rsidR="008A3835" w:rsidDel="000331EA">
          <w:delText>i</w:delText>
        </w:r>
      </w:del>
      <w:del w:id="2489" w:author="Greg Landry [2]" w:date="2017-07-17T16:27:00Z">
        <w:r w:rsidR="008A3835" w:rsidDel="007B1C45">
          <w:delText>n</w:delText>
        </w:r>
      </w:del>
      <w:r w:rsidR="008A3835">
        <w:t xml:space="preserve">secure </w:t>
      </w:r>
      <w:r w:rsidR="00C2525D">
        <w:t xml:space="preserve">WWEP </w:t>
      </w:r>
      <w:r w:rsidR="008A3835">
        <w:t>protocol</w:t>
      </w:r>
      <w:r w:rsidR="00DB3E96">
        <w:t xml:space="preserve"> that can handle one connection at a time</w:t>
      </w:r>
      <w:del w:id="2490"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45BAE1E0" w:rsidR="0067507E" w:rsidRPr="004C4F77" w:rsidDel="00D94B65" w:rsidRDefault="0067507E" w:rsidP="00A91B39">
      <w:pPr>
        <w:rPr>
          <w:del w:id="2491" w:author="Alan Hawse" w:date="2017-07-17T15:01:00Z"/>
          <w:highlight w:val="yellow"/>
          <w:rPrChange w:id="2492" w:author="Greg Landry" w:date="2017-06-14T14:16:00Z">
            <w:rPr>
              <w:del w:id="2493" w:author="Alan Hawse" w:date="2017-07-17T15:01:00Z"/>
            </w:rPr>
          </w:rPrChange>
        </w:rPr>
      </w:pPr>
      <w:del w:id="2494" w:author="Alan Hawse" w:date="2017-07-17T15:01:00Z">
        <w:r w:rsidRPr="004C4F77" w:rsidDel="00D94B65">
          <w:rPr>
            <w:highlight w:val="yellow"/>
            <w:rPrChange w:id="2495" w:author="Greg Landry" w:date="2017-06-14T14:16:00Z">
              <w:rPr/>
            </w:rPrChange>
          </w:rPr>
          <w:delText>Hint: Look at the documentation in the TCP server comms section of the API guide.</w:delText>
        </w:r>
      </w:del>
    </w:p>
    <w:p w14:paraId="3F3D5A91" w14:textId="770A47DF" w:rsidR="00BD4CF6" w:rsidRPr="00D94B65" w:rsidDel="00D94B65" w:rsidRDefault="00BD4CF6" w:rsidP="00A91B39">
      <w:pPr>
        <w:rPr>
          <w:del w:id="2496" w:author="Alan Hawse" w:date="2017-07-17T15:01:00Z"/>
        </w:rPr>
      </w:pPr>
      <w:r w:rsidRPr="00D94B65">
        <w:t>Hint: use a linked list for the database so that it will start out with no entries and will then grow as data is stored.</w:t>
      </w:r>
      <w:ins w:id="2497" w:author="Alan Hawse" w:date="2017-07-17T15:01:00Z">
        <w:r w:rsidR="00D94B65">
          <w:t xml:space="preserve"> </w:t>
        </w:r>
      </w:ins>
    </w:p>
    <w:p w14:paraId="19AE64DC" w14:textId="5FCDB2E7" w:rsidR="00BD4CF6" w:rsidRDefault="00BD4CF6" w:rsidP="00A91B39">
      <w:del w:id="2498" w:author="Alan Hawse" w:date="2017-07-17T15:01:00Z">
        <w:r w:rsidRPr="00D94B65" w:rsidDel="00D94B65">
          <w:delText xml:space="preserve">Hint: </w:delText>
        </w:r>
      </w:del>
      <w:r w:rsidRPr="00D94B65">
        <w:t xml:space="preserve">The WICED library has a linked list utility that can be found </w:t>
      </w:r>
      <w:r w:rsidR="00910CE6" w:rsidRPr="00D94B65">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499" w:author="Greg Landry" w:date="2017-06-14T14:14:00Z">
        <w:r w:rsidR="005E303D">
          <w:t xml:space="preserve"> s</w:t>
        </w:r>
      </w:ins>
      <w:del w:id="2500" w:author="Greg Landry" w:date="2017-06-14T14:14:00Z">
        <w:r w:rsidR="00DB3E96" w:rsidDel="005E303D">
          <w:delText xml:space="preserve"> </w:delText>
        </w:r>
      </w:del>
      <w:del w:id="2501" w:author="Greg Landry" w:date="2017-06-03T09:41:00Z">
        <w:r w:rsidR="00DB3E96" w:rsidDel="000331EA">
          <w:delText>i</w:delText>
        </w:r>
      </w:del>
      <w:del w:id="2502" w:author="Greg Landry" w:date="2017-06-14T14:14:00Z">
        <w:r w:rsidR="00DB3E96" w:rsidDel="005E303D">
          <w:delText>ns</w:delText>
        </w:r>
      </w:del>
      <w:r w:rsidR="00DB3E96">
        <w:t>ecure W</w:t>
      </w:r>
      <w:r w:rsidR="00C2525D">
        <w:t>W</w:t>
      </w:r>
      <w:r w:rsidR="00DB3E96">
        <w:t>EP protocol</w:t>
      </w:r>
      <w:del w:id="2503"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47F0C42E" w14:textId="49424026" w:rsidR="006F35C7" w:rsidRDefault="006F35C7">
      <w:pPr>
        <w:pStyle w:val="Heading3"/>
        <w:rPr>
          <w:ins w:id="2504" w:author="Greg Landry [2]" w:date="2017-07-17T16:29:00Z"/>
        </w:rPr>
        <w:pPrChange w:id="2505" w:author="Greg Landry" w:date="2017-06-14T14:16:00Z">
          <w:pPr/>
        </w:pPrChange>
      </w:pPr>
      <w:ins w:id="2506" w:author="Greg Landry [2]" w:date="2017-07-17T16:28:00Z">
        <w:r>
          <w:t>(Advanced) 06 Implement a client</w:t>
        </w:r>
      </w:ins>
      <w:ins w:id="2507" w:author="Greg Landry [2]" w:date="2017-07-17T16:29:00Z">
        <w:r>
          <w:t xml:space="preserve"> that can send both non-secure and secure TLS messages</w:t>
        </w:r>
      </w:ins>
    </w:p>
    <w:p w14:paraId="0DA3BE03" w14:textId="1A6CA631" w:rsidR="006F35C7" w:rsidRPr="006F35C7" w:rsidRDefault="006F35C7">
      <w:pPr>
        <w:rPr>
          <w:ins w:id="2508" w:author="Greg Landry [2]" w:date="2017-07-17T16:28:00Z"/>
        </w:rPr>
      </w:pPr>
      <w:ins w:id="2509" w:author="Greg Landry [2]" w:date="2017-07-17T16:29:00Z">
        <w:r>
          <w:t>Use button 0 to send non-secure messages and button 1 to send secure messages.</w:t>
        </w:r>
      </w:ins>
    </w:p>
    <w:p w14:paraId="37213BAA" w14:textId="5BEDAC1D" w:rsidR="006B1C95" w:rsidRPr="0028293E" w:rsidDel="0028293E" w:rsidRDefault="006B1C95" w:rsidP="0026316E">
      <w:pPr>
        <w:keepNext/>
        <w:rPr>
          <w:del w:id="2510" w:author="Alan Hawse" w:date="2017-07-17T15:16:00Z"/>
        </w:rPr>
      </w:pPr>
      <w:del w:id="2511" w:author="Alan Hawse" w:date="2017-07-17T15:16:00Z">
        <w:r w:rsidRPr="0028293E" w:rsidDel="0028293E">
          <w:delText xml:space="preserve">Hint: </w:delText>
        </w:r>
        <w:r w:rsidR="0067507E" w:rsidRPr="0028293E" w:rsidDel="0028293E">
          <w:delText>Look at the function wiced_tcp_register_callbacks. You will need callback functions for a socket connection, for new data received from the client, and for a socket disconnection.</w:delText>
        </w:r>
      </w:del>
    </w:p>
    <w:p w14:paraId="228581C0" w14:textId="537B3B1A" w:rsidR="00302543" w:rsidRPr="0028293E" w:rsidDel="0028293E" w:rsidRDefault="00302543" w:rsidP="0026316E">
      <w:pPr>
        <w:keepNext/>
        <w:rPr>
          <w:del w:id="2512" w:author="Alan Hawse" w:date="2017-07-17T15:16:00Z"/>
        </w:rPr>
      </w:pPr>
      <w:del w:id="2513" w:author="Alan Hawse" w:date="2017-07-17T15:16:00Z">
        <w:r w:rsidRPr="0028293E" w:rsidDel="0028293E">
          <w:delText xml:space="preserve">Hint: You may want to increase the transmit and receive buffer pool sizes </w:delText>
        </w:r>
        <w:r w:rsidR="0026316E" w:rsidRPr="0028293E" w:rsidDel="0028293E">
          <w:delText xml:space="preserve">to a value of 6 </w:delText>
        </w:r>
        <w:r w:rsidRPr="0028293E" w:rsidDel="0028293E">
          <w:delText>so that simultaneous connections do not result in an overflow of the buffers on the server. These are set in the file which can be found at “43xxx_Wi-Fi\</w:delText>
        </w:r>
        <w:r w:rsidR="0026316E" w:rsidRPr="0028293E" w:rsidDel="0028293E">
          <w:delText xml:space="preserve"> </w:delText>
        </w:r>
        <w:r w:rsidRPr="0028293E" w:rsidDel="0028293E">
          <w:delText>\platform</w:delText>
        </w:r>
        <w:r w:rsidR="0026316E" w:rsidRPr="0028293E" w:rsidDel="0028293E">
          <w:delText>s</w:delText>
        </w:r>
        <w:r w:rsidRPr="0028293E" w:rsidDel="0028293E">
          <w:delText>\</w:delText>
        </w:r>
        <w:r w:rsidR="0026316E" w:rsidRPr="0028293E" w:rsidDel="0028293E">
          <w:delText>BCM94343W_AVN</w:delText>
        </w:r>
        <w:r w:rsidRPr="0028293E" w:rsidDel="0028293E">
          <w:delText>\</w:delText>
        </w:r>
        <w:r w:rsidR="0026316E" w:rsidRPr="0028293E" w:rsidDel="0028293E">
          <w:delText>BCM94343W_AVN.mk</w:delText>
        </w:r>
        <w:r w:rsidRPr="0028293E" w:rsidDel="0028293E">
          <w:delText>”.</w:delText>
        </w:r>
      </w:del>
    </w:p>
    <w:p w14:paraId="2E449182" w14:textId="39973A33" w:rsidR="00302543" w:rsidRPr="0028293E" w:rsidDel="0028293E" w:rsidRDefault="00302543" w:rsidP="0026316E">
      <w:pPr>
        <w:keepNext/>
        <w:rPr>
          <w:del w:id="2514" w:author="Alan Hawse" w:date="2017-07-17T15:16:00Z"/>
        </w:rPr>
      </w:pPr>
      <w:del w:id="2515" w:author="Alan Hawse" w:date="2017-07-17T15:16:00Z">
        <w:r w:rsidRPr="0028293E" w:rsidDel="0028293E">
          <w:delText>The lines of interest are:</w:delText>
        </w:r>
      </w:del>
    </w:p>
    <w:p w14:paraId="0D68099F" w14:textId="79A083A0" w:rsidR="0026316E" w:rsidRPr="0028293E" w:rsidDel="0028293E" w:rsidRDefault="0026316E" w:rsidP="0026316E">
      <w:pPr>
        <w:ind w:left="720"/>
        <w:rPr>
          <w:del w:id="2516" w:author="Alan Hawse" w:date="2017-07-17T15:16:00Z"/>
        </w:rPr>
      </w:pPr>
      <w:del w:id="2517" w:author="Alan Hawse" w:date="2017-07-17T15:16:00Z">
        <w:r w:rsidRPr="0028293E" w:rsidDel="0028293E">
          <w:delText xml:space="preserve">GLOBAL_DEFINES += </w:delText>
        </w:r>
        <w:r w:rsidRPr="0028293E" w:rsidDel="0028293E">
          <w:tab/>
          <w:delText>TX_PACKET_POOL_SIZE=2 \</w:delText>
        </w:r>
      </w:del>
    </w:p>
    <w:p w14:paraId="733729EF" w14:textId="1DE68DCF" w:rsidR="0026316E" w:rsidRPr="0028293E" w:rsidDel="0028293E" w:rsidRDefault="0026316E" w:rsidP="0026316E">
      <w:pPr>
        <w:ind w:left="720"/>
        <w:rPr>
          <w:del w:id="2518" w:author="Alan Hawse" w:date="2017-07-17T15:16:00Z"/>
        </w:rPr>
      </w:pPr>
      <w:del w:id="2519" w:author="Alan Hawse" w:date="2017-07-17T15:16:00Z">
        <w:r w:rsidRPr="0028293E" w:rsidDel="0028293E">
          <w:delText xml:space="preserve">                  </w:delText>
        </w:r>
        <w:r w:rsidRPr="0028293E" w:rsidDel="0028293E">
          <w:tab/>
        </w:r>
        <w:r w:rsidRPr="0028293E" w:rsidDel="0028293E">
          <w:tab/>
          <w:delText>RX_PACKET_POOL_SIZE=2</w:delText>
        </w:r>
      </w:del>
    </w:p>
    <w:p w14:paraId="19AD8F75" w14:textId="2A70F8B6" w:rsidR="00302543" w:rsidRPr="00A91B39" w:rsidDel="0028293E" w:rsidRDefault="00302543" w:rsidP="00A91B39">
      <w:pPr>
        <w:rPr>
          <w:del w:id="2520" w:author="Alan Hawse" w:date="2017-07-17T15:16:00Z"/>
        </w:rPr>
      </w:pPr>
      <w:del w:id="2521" w:author="Alan Hawse" w:date="2017-07-17T15:16:00Z">
        <w:r w:rsidRPr="0028293E" w:rsidDel="0028293E">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6D155CE9" w:rsidR="00DB3E96" w:rsidDel="005E303D" w:rsidRDefault="00AE51CE" w:rsidP="00DB3E96">
      <w:pPr>
        <w:pStyle w:val="Heading3"/>
        <w:rPr>
          <w:del w:id="2522" w:author="Greg Landry" w:date="2017-06-14T14:16:00Z"/>
        </w:rPr>
      </w:pPr>
      <w:r>
        <w:t>(Advanced) 0</w:t>
      </w:r>
      <w:ins w:id="2523" w:author="Greg Landry [2]" w:date="2017-07-17T16:28:00Z">
        <w:r w:rsidR="006F35C7">
          <w:t>7</w:t>
        </w:r>
      </w:ins>
      <w:del w:id="2524" w:author="Greg Landry [2]" w:date="2017-07-17T16:28:00Z">
        <w:r w:rsidDel="006F35C7">
          <w:delText>6</w:delText>
        </w:r>
      </w:del>
      <w:r w:rsidR="00DB3E96">
        <w:t xml:space="preserve"> </w:t>
      </w:r>
      <w:del w:id="2525"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2526" w:author="Greg Landry" w:date="2017-06-14T14:15:00Z">
        <w:r w:rsidR="005E303D">
          <w:t xml:space="preserve">Implement a server for the WWEP protocol that will serve both </w:t>
        </w:r>
        <w:del w:id="2527" w:author="Greg Landry [2]" w:date="2017-07-17T16:26:00Z">
          <w:r w:rsidR="005E303D" w:rsidDel="007B1C45">
            <w:delText>unsecure</w:delText>
          </w:r>
        </w:del>
      </w:ins>
      <w:ins w:id="2528" w:author="Greg Landry [2]" w:date="2017-07-17T16:26:00Z">
        <w:r w:rsidR="007B1C45">
          <w:t>non-secure</w:t>
        </w:r>
      </w:ins>
      <w:ins w:id="2529" w:author="Greg Landry" w:date="2017-06-14T14:15:00Z">
        <w:r w:rsidR="005E303D">
          <w:t xml:space="preserve"> and secure connections</w:t>
        </w:r>
      </w:ins>
    </w:p>
    <w:p w14:paraId="05486739" w14:textId="0C701DEE" w:rsidR="00DB3E96" w:rsidDel="005E303D" w:rsidRDefault="00AE51CE" w:rsidP="00DB3E96">
      <w:pPr>
        <w:pStyle w:val="Heading3"/>
        <w:rPr>
          <w:del w:id="2530" w:author="Greg Landry" w:date="2017-06-14T14:16:00Z"/>
        </w:rPr>
      </w:pPr>
      <w:del w:id="2531"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2532" w:author="Greg Landry" w:date="2017-06-14T14:16:00Z"/>
        </w:rPr>
      </w:pPr>
      <w:del w:id="2533"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2534"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40"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535" w:author="Alan Hawse" w:date="2017-06-18T12:36:00Z"/>
        </w:rPr>
      </w:pPr>
    </w:p>
    <w:p w14:paraId="5EF73201" w14:textId="77777777" w:rsidR="00E87B5F" w:rsidRDefault="00E87B5F" w:rsidP="00E87B5F">
      <w:pPr>
        <w:pStyle w:val="Heading3"/>
        <w:rPr>
          <w:ins w:id="2536" w:author="Alan Hawse" w:date="2017-06-18T12:36:00Z"/>
        </w:rPr>
      </w:pPr>
      <w:ins w:id="2537" w:author="Alan Hawse" w:date="2017-06-18T12:36:00Z">
        <w:r>
          <w:t>(Advanced) Transmitting Data using Packets</w:t>
        </w:r>
        <w:r w:rsidRPr="00AC6F35">
          <w:t xml:space="preserve"> </w:t>
        </w:r>
        <w:r>
          <w:t>as a TCP Client using the WICED SDK</w:t>
        </w:r>
      </w:ins>
    </w:p>
    <w:p w14:paraId="4C4646F9" w14:textId="77777777" w:rsidR="00E87B5F" w:rsidRDefault="00E87B5F" w:rsidP="00E87B5F">
      <w:pPr>
        <w:rPr>
          <w:ins w:id="2538" w:author="Alan Hawse" w:date="2017-06-18T12:36:00Z"/>
        </w:rPr>
      </w:pPr>
      <w:ins w:id="2539" w:author="Alan Hawse" w:date="2017-06-18T12:36:00Z">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540" w:author="Alan Hawse" w:date="2017-06-18T12:36:00Z"/>
        </w:rPr>
      </w:pPr>
      <w:ins w:id="2541"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542" w:author="Alan Hawse" w:date="2017-06-18T12:36:00Z"/>
        </w:rPr>
      </w:pPr>
      <w:ins w:id="2543" w:author="Alan Hawse" w:date="2017-06-18T12:36:00Z">
        <w:r>
          <w:t>An allocation reference count</w:t>
        </w:r>
      </w:ins>
    </w:p>
    <w:p w14:paraId="4FD8FC7A" w14:textId="77777777" w:rsidR="00E87B5F" w:rsidRDefault="00E87B5F" w:rsidP="00E87B5F">
      <w:pPr>
        <w:pStyle w:val="ListParagraph"/>
        <w:numPr>
          <w:ilvl w:val="0"/>
          <w:numId w:val="15"/>
        </w:numPr>
        <w:rPr>
          <w:ins w:id="2544" w:author="Alan Hawse" w:date="2017-06-18T12:36:00Z"/>
        </w:rPr>
      </w:pPr>
      <w:ins w:id="2545" w:author="Alan Hawse" w:date="2017-06-18T12:36:00Z">
        <w:r>
          <w:t xml:space="preserve">The raw data </w:t>
        </w:r>
      </w:ins>
    </w:p>
    <w:p w14:paraId="525ABCD8" w14:textId="77777777" w:rsidR="00E87B5F" w:rsidRDefault="00E87B5F" w:rsidP="00E87B5F">
      <w:pPr>
        <w:pStyle w:val="ListParagraph"/>
        <w:numPr>
          <w:ilvl w:val="0"/>
          <w:numId w:val="15"/>
        </w:numPr>
        <w:rPr>
          <w:ins w:id="2546" w:author="Alan Hawse" w:date="2017-06-18T12:36:00Z"/>
        </w:rPr>
      </w:pPr>
      <w:ins w:id="2547" w:author="Alan Hawse" w:date="2017-06-18T12:36:00Z">
        <w:r>
          <w:t>A pointer to the start of the data</w:t>
        </w:r>
      </w:ins>
    </w:p>
    <w:p w14:paraId="7E0B9337" w14:textId="77777777" w:rsidR="00E87B5F" w:rsidRDefault="00E87B5F" w:rsidP="00E87B5F">
      <w:pPr>
        <w:pStyle w:val="ListParagraph"/>
        <w:numPr>
          <w:ilvl w:val="0"/>
          <w:numId w:val="15"/>
        </w:numPr>
        <w:rPr>
          <w:ins w:id="2548" w:author="Alan Hawse" w:date="2017-06-18T12:36:00Z"/>
        </w:rPr>
      </w:pPr>
      <w:ins w:id="2549" w:author="Alan Hawse" w:date="2017-06-18T12:36:00Z">
        <w:r>
          <w:t>A pointer to the end of the data</w:t>
        </w:r>
      </w:ins>
    </w:p>
    <w:p w14:paraId="1D1BA2A3" w14:textId="77777777" w:rsidR="00E87B5F" w:rsidRDefault="00E87B5F" w:rsidP="00E87B5F">
      <w:pPr>
        <w:pStyle w:val="ListParagraph"/>
        <w:numPr>
          <w:ilvl w:val="0"/>
          <w:numId w:val="15"/>
        </w:numPr>
        <w:rPr>
          <w:ins w:id="2550" w:author="Alan Hawse" w:date="2017-06-18T12:36:00Z"/>
        </w:rPr>
      </w:pPr>
      <w:ins w:id="2551" w:author="Alan Hawse" w:date="2017-06-18T12:36:00Z">
        <w:r>
          <w:t>The TCP packet overhead</w:t>
        </w:r>
      </w:ins>
    </w:p>
    <w:p w14:paraId="483B1238" w14:textId="77777777" w:rsidR="00E87B5F" w:rsidRDefault="00E87B5F" w:rsidP="00E87B5F">
      <w:pPr>
        <w:keepNext/>
        <w:rPr>
          <w:ins w:id="2552" w:author="Alan Hawse" w:date="2017-06-18T12:36:00Z"/>
        </w:rPr>
      </w:pPr>
      <w:ins w:id="2553"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554" w:author="Alan Hawse" w:date="2017-06-18T12:36:00Z"/>
          <w:rFonts w:ascii="Courier New" w:hAnsi="Courier New" w:cs="Courier New"/>
        </w:rPr>
      </w:pPr>
      <w:ins w:id="2555"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556" w:author="Alan Hawse" w:date="2017-06-18T12:36:00Z"/>
          <w:rFonts w:ascii="Courier New" w:hAnsi="Courier New" w:cs="Courier New"/>
        </w:rPr>
      </w:pPr>
      <w:ins w:id="2557"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558" w:author="Alan Hawse" w:date="2017-06-18T12:36:00Z"/>
          <w:rFonts w:ascii="Courier New" w:hAnsi="Courier New" w:cs="Courier New"/>
        </w:rPr>
      </w:pPr>
      <w:ins w:id="2559"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560" w:author="Alan Hawse" w:date="2017-06-18T12:36:00Z"/>
          <w:rFonts w:ascii="Courier New" w:hAnsi="Courier New" w:cs="Courier New"/>
        </w:rPr>
      </w:pPr>
      <w:ins w:id="2561"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562" w:author="Alan Hawse" w:date="2017-06-18T12:36:00Z"/>
          <w:rFonts w:ascii="Courier New" w:hAnsi="Courier New" w:cs="Courier New"/>
        </w:rPr>
      </w:pPr>
      <w:ins w:id="2563"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564" w:author="Alan Hawse" w:date="2017-06-18T12:36:00Z"/>
          <w:rFonts w:ascii="Courier New" w:hAnsi="Courier New" w:cs="Courier New"/>
        </w:rPr>
      </w:pPr>
      <w:ins w:id="2565"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566" w:author="Alan Hawse" w:date="2017-06-18T12:36:00Z"/>
        </w:rPr>
      </w:pPr>
      <w:ins w:id="2567"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568" w:author="Alan Hawse" w:date="2017-06-18T12:36:00Z"/>
        </w:rPr>
      </w:pPr>
      <w:ins w:id="2569"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570" w:author="Alan Hawse" w:date="2017-06-18T12:36:00Z"/>
        </w:rPr>
      </w:pPr>
      <w:ins w:id="2571"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572" w:author="Alan Hawse" w:date="2017-06-18T12:36:00Z"/>
        </w:rPr>
      </w:pPr>
      <w:ins w:id="2573"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574" w:author="Alan Hawse" w:date="2017-06-18T12:36:00Z"/>
        </w:rPr>
      </w:pPr>
      <w:ins w:id="2575"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576" w:author="Alan Hawse" w:date="2017-06-18T12:36:00Z"/>
        </w:rPr>
      </w:pPr>
      <w:ins w:id="2577" w:author="Alan Hawse" w:date="2017-06-18T12:36:00Z">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578" w:author="Alan Hawse" w:date="2017-06-18T12:36:00Z"/>
        </w:rPr>
      </w:pPr>
      <w:ins w:id="2579"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580" w:author="Alan Hawse" w:date="2017-06-18T12:36:00Z"/>
        </w:rPr>
      </w:pPr>
      <w:ins w:id="2581"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582" w:author="Alan Hawse" w:date="2017-06-18T12:36:00Z"/>
        </w:rPr>
      </w:pPr>
      <w:ins w:id="2583"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584" w:author="Alan Hawse" w:date="2017-06-18T12:36:00Z"/>
        </w:rPr>
      </w:pPr>
      <w:ins w:id="2585"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586" w:author="Alan Hawse" w:date="2017-06-18T12:36:00Z"/>
        </w:rPr>
      </w:pPr>
      <w:ins w:id="2587"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588" w:author="Alan Hawse" w:date="2017-06-18T12:36:00Z"/>
        </w:rPr>
      </w:pPr>
      <w:ins w:id="2589"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590" w:author="Alan Hawse" w:date="2017-06-18T12:36:00Z"/>
        </w:rPr>
      </w:pPr>
      <w:ins w:id="2591"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592" w:author="Alan Hawse" w:date="2017-06-18T12:36:00Z"/>
        </w:rPr>
      </w:pPr>
      <w:ins w:id="2593"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594" w:author="Alan Hawse" w:date="2017-06-18T12:36:00Z"/>
        </w:rPr>
      </w:pPr>
      <w:ins w:id="2595"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596" w:author="Alan Hawse" w:date="2017-06-18T12:36:00Z"/>
        </w:rPr>
      </w:pPr>
      <w:ins w:id="2597" w:author="Alan Hawse" w:date="2017-06-18T12:36:00Z">
        <w:r>
          <w:t>(Advanced) Receiving Packets as a TCP Server using the WICED SDK</w:t>
        </w:r>
      </w:ins>
    </w:p>
    <w:p w14:paraId="3E22189C" w14:textId="77777777" w:rsidR="00E87B5F" w:rsidRDefault="00E87B5F" w:rsidP="00E87B5F">
      <w:pPr>
        <w:rPr>
          <w:ins w:id="2598" w:author="Alan Hawse" w:date="2017-06-18T12:36:00Z"/>
        </w:rPr>
      </w:pPr>
      <w:ins w:id="2599"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600" w:author="Alan Hawse" w:date="2017-06-18T12:36:00Z"/>
        </w:rPr>
      </w:pPr>
      <w:ins w:id="2601"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602" w:author="Alan Hawse" w:date="2017-06-18T12:36:00Z"/>
        </w:rPr>
      </w:pPr>
      <w:ins w:id="2603"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604" w:author="Alan Hawse" w:date="2017-06-18T12:36:00Z"/>
          <w:rFonts w:ascii="Courier New" w:hAnsi="Courier New" w:cs="Courier New"/>
        </w:rPr>
      </w:pPr>
      <w:ins w:id="2605"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606" w:author="Alan Hawse" w:date="2017-06-18T12:36:00Z"/>
          <w:rFonts w:ascii="Courier New" w:hAnsi="Courier New" w:cs="Courier New"/>
        </w:rPr>
      </w:pPr>
      <w:ins w:id="2607"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608" w:author="Alan Hawse" w:date="2017-06-18T12:36:00Z"/>
          <w:rFonts w:ascii="Courier New" w:hAnsi="Courier New" w:cs="Courier New"/>
        </w:rPr>
      </w:pPr>
      <w:ins w:id="2609"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610" w:author="Alan Hawse" w:date="2017-06-18T12:36:00Z"/>
          <w:rFonts w:ascii="Courier New" w:hAnsi="Courier New" w:cs="Courier New"/>
        </w:rPr>
      </w:pPr>
      <w:ins w:id="2611"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612" w:author="Alan Hawse" w:date="2017-06-18T12:36:00Z"/>
        </w:rPr>
      </w:pPr>
      <w:ins w:id="2613"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614" w:author="Alan Hawse" w:date="2017-06-18T12:36:00Z"/>
        </w:rPr>
      </w:pPr>
      <w:ins w:id="2615" w:author="Alan Hawse" w:date="2017-06-18T12:36:00Z">
        <w:r>
          <w:lastRenderedPageBreak/>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6F2FAA">
      <w:pPr>
        <w:spacing w:after="0"/>
        <w:ind w:left="1440"/>
        <w:rPr>
          <w:ins w:id="2616" w:author="Alan Hawse" w:date="2017-06-18T12:36:00Z"/>
          <w:rFonts w:ascii="Courier New" w:eastAsia="Times New Roman" w:hAnsi="Courier New" w:cs="Courier New"/>
          <w:color w:val="548DD4"/>
          <w:kern w:val="28"/>
          <w:sz w:val="18"/>
          <w:szCs w:val="18"/>
        </w:rPr>
        <w:pPrChange w:id="2617" w:author="Greg Landry [2]" w:date="2017-07-17T16:40:00Z">
          <w:pPr>
            <w:ind w:left="1440"/>
          </w:pPr>
        </w:pPrChange>
      </w:pPr>
      <w:ins w:id="2618"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rsidP="006F2FAA">
      <w:pPr>
        <w:spacing w:after="0"/>
        <w:ind w:left="1440"/>
        <w:rPr>
          <w:ins w:id="2619" w:author="Alan Hawse" w:date="2017-06-18T12:36:00Z"/>
          <w:rFonts w:ascii="Courier New" w:eastAsia="Times New Roman" w:hAnsi="Courier New" w:cs="Courier New"/>
          <w:color w:val="548DD4"/>
          <w:kern w:val="28"/>
          <w:sz w:val="18"/>
          <w:szCs w:val="18"/>
        </w:rPr>
        <w:pPrChange w:id="2620" w:author="Greg Landry [2]" w:date="2017-07-17T16:40:00Z">
          <w:pPr>
            <w:ind w:left="1440"/>
          </w:pPr>
        </w:pPrChange>
      </w:pPr>
      <w:ins w:id="2621"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rsidP="006F2FAA">
      <w:pPr>
        <w:spacing w:after="0"/>
        <w:ind w:left="1440"/>
        <w:rPr>
          <w:ins w:id="2622" w:author="Alan Hawse" w:date="2017-06-18T12:36:00Z"/>
          <w:rFonts w:ascii="Courier New" w:eastAsia="Times New Roman" w:hAnsi="Courier New" w:cs="Courier New"/>
          <w:color w:val="548DD4"/>
          <w:kern w:val="28"/>
          <w:sz w:val="18"/>
          <w:szCs w:val="18"/>
        </w:rPr>
        <w:pPrChange w:id="2623" w:author="Greg Landry [2]" w:date="2017-07-17T16:40:00Z">
          <w:pPr>
            <w:ind w:left="1440"/>
          </w:pPr>
        </w:pPrChange>
      </w:pPr>
      <w:ins w:id="2624"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6F2FAA">
      <w:pPr>
        <w:spacing w:after="0"/>
        <w:ind w:left="1440"/>
        <w:rPr>
          <w:ins w:id="2625" w:author="Alan Hawse" w:date="2017-06-18T12:36:00Z"/>
          <w:rFonts w:ascii="Courier New" w:eastAsia="Times New Roman" w:hAnsi="Courier New" w:cs="Courier New"/>
          <w:color w:val="548DD4"/>
          <w:kern w:val="28"/>
          <w:sz w:val="18"/>
          <w:szCs w:val="18"/>
        </w:rPr>
        <w:pPrChange w:id="2626" w:author="Greg Landry [2]" w:date="2017-07-17T16:40:00Z">
          <w:pPr>
            <w:ind w:left="1440"/>
          </w:pPr>
        </w:pPrChange>
      </w:pPr>
      <w:ins w:id="2627"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6F2FAA">
      <w:pPr>
        <w:spacing w:after="0"/>
        <w:ind w:left="1440"/>
        <w:rPr>
          <w:ins w:id="2628" w:author="Alan Hawse" w:date="2017-06-18T12:36:00Z"/>
          <w:rFonts w:ascii="Courier New" w:eastAsia="Times New Roman" w:hAnsi="Courier New" w:cs="Courier New"/>
          <w:color w:val="548DD4"/>
          <w:kern w:val="28"/>
          <w:sz w:val="18"/>
          <w:szCs w:val="18"/>
        </w:rPr>
        <w:pPrChange w:id="2629" w:author="Greg Landry [2]" w:date="2017-07-17T16:40:00Z">
          <w:pPr>
            <w:ind w:left="1440"/>
          </w:pPr>
        </w:pPrChange>
      </w:pPr>
      <w:ins w:id="2630"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631" w:author="Alan Hawse" w:date="2017-06-18T12:36:00Z"/>
          <w:rFonts w:ascii="Courier New" w:eastAsia="Times New Roman" w:hAnsi="Courier New" w:cs="Courier New"/>
          <w:color w:val="548DD4"/>
          <w:kern w:val="28"/>
          <w:sz w:val="18"/>
          <w:szCs w:val="18"/>
        </w:rPr>
      </w:pPr>
      <w:ins w:id="2632"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633" w:author="Alan Hawse" w:date="2017-06-18T12:36:00Z"/>
        </w:rPr>
      </w:pPr>
      <w:ins w:id="2634" w:author="Alan Hawse" w:date="2017-06-18T12:36:00Z">
        <w:r>
          <w:t>This function is designed to let you grab pieces of the packet, hence the offset parameter.  To get you</w:t>
        </w:r>
        <w:bookmarkStart w:id="2635" w:name="_GoBack"/>
        <w:bookmarkEnd w:id="2635"/>
        <w:r>
          <w:t>r data you need to pass a pointer to a uint8_t pointer.  The function will update your pointer to point to the raw data in the buffer.</w:t>
        </w:r>
      </w:ins>
    </w:p>
    <w:p w14:paraId="2D5169CD" w14:textId="77777777" w:rsidR="00E87B5F" w:rsidRDefault="00E87B5F" w:rsidP="00E87B5F">
      <w:pPr>
        <w:keepNext/>
        <w:ind w:left="720"/>
        <w:rPr>
          <w:ins w:id="2636" w:author="Alan Hawse" w:date="2017-06-18T12:36:00Z"/>
        </w:rPr>
      </w:pPr>
      <w:ins w:id="2637" w:author="Alan Hawse" w:date="2017-06-18T12:36:00Z">
        <w:r>
          <w:t>Given the above, the receive firmware might look something like this:</w:t>
        </w:r>
      </w:ins>
    </w:p>
    <w:p w14:paraId="27549FB6" w14:textId="77777777" w:rsidR="00E87B5F" w:rsidRPr="00F13F58" w:rsidRDefault="00E87B5F" w:rsidP="006F2FAA">
      <w:pPr>
        <w:keepNext/>
        <w:spacing w:after="0"/>
        <w:ind w:left="720"/>
        <w:rPr>
          <w:ins w:id="2638" w:author="Alan Hawse" w:date="2017-06-18T12:36:00Z"/>
          <w:rFonts w:ascii="Courier New" w:eastAsia="Times New Roman" w:hAnsi="Courier New" w:cs="Courier New"/>
          <w:color w:val="548DD4"/>
          <w:kern w:val="28"/>
          <w:sz w:val="18"/>
          <w:szCs w:val="18"/>
        </w:rPr>
        <w:pPrChange w:id="2639" w:author="Greg Landry [2]" w:date="2017-07-17T16:40:00Z">
          <w:pPr>
            <w:keepNext/>
            <w:ind w:left="720"/>
          </w:pPr>
        </w:pPrChange>
      </w:pPr>
      <w:ins w:id="2640"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rsidP="006F2FAA">
      <w:pPr>
        <w:keepNext/>
        <w:spacing w:after="0"/>
        <w:ind w:left="720"/>
        <w:rPr>
          <w:ins w:id="2641" w:author="Alan Hawse" w:date="2017-06-18T12:36:00Z"/>
          <w:rFonts w:ascii="Courier New" w:eastAsia="Times New Roman" w:hAnsi="Courier New" w:cs="Courier New"/>
          <w:color w:val="548DD4"/>
          <w:kern w:val="28"/>
          <w:sz w:val="18"/>
          <w:szCs w:val="18"/>
        </w:rPr>
        <w:pPrChange w:id="2642" w:author="Greg Landry [2]" w:date="2017-07-17T16:40:00Z">
          <w:pPr>
            <w:keepNext/>
            <w:ind w:left="720"/>
          </w:pPr>
        </w:pPrChange>
      </w:pPr>
      <w:ins w:id="2643"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6F2FAA">
      <w:pPr>
        <w:keepNext/>
        <w:spacing w:after="0"/>
        <w:ind w:left="720" w:firstLine="720"/>
        <w:rPr>
          <w:ins w:id="2644" w:author="Alan Hawse" w:date="2017-06-18T12:36:00Z"/>
          <w:rFonts w:ascii="Courier New" w:eastAsia="Times New Roman" w:hAnsi="Courier New" w:cs="Courier New"/>
          <w:color w:val="548DD4"/>
          <w:kern w:val="28"/>
          <w:sz w:val="18"/>
          <w:szCs w:val="18"/>
        </w:rPr>
        <w:pPrChange w:id="2645" w:author="Greg Landry [2]" w:date="2017-07-17T16:40:00Z">
          <w:pPr>
            <w:keepNext/>
            <w:ind w:left="720" w:firstLine="720"/>
          </w:pPr>
        </w:pPrChange>
      </w:pPr>
      <w:ins w:id="2646"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rsidP="006F2FAA">
      <w:pPr>
        <w:keepNext/>
        <w:spacing w:after="0"/>
        <w:ind w:left="1440"/>
        <w:rPr>
          <w:ins w:id="2647" w:author="Alan Hawse" w:date="2017-06-18T12:36:00Z"/>
          <w:rFonts w:ascii="Courier New" w:eastAsia="Times New Roman" w:hAnsi="Courier New" w:cs="Courier New"/>
          <w:color w:val="548DD4"/>
          <w:kern w:val="28"/>
          <w:sz w:val="18"/>
          <w:szCs w:val="18"/>
        </w:rPr>
        <w:pPrChange w:id="2648" w:author="Greg Landry [2]" w:date="2017-07-17T16:40:00Z">
          <w:pPr>
            <w:keepNext/>
            <w:ind w:left="1440"/>
          </w:pPr>
        </w:pPrChange>
      </w:pPr>
      <w:ins w:id="2649"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rsidP="006F2FAA">
      <w:pPr>
        <w:keepNext/>
        <w:spacing w:after="0"/>
        <w:ind w:left="1440"/>
        <w:rPr>
          <w:ins w:id="2650" w:author="Alan Hawse" w:date="2017-06-18T12:36:00Z"/>
          <w:rFonts w:ascii="Courier New" w:eastAsia="Times New Roman" w:hAnsi="Courier New" w:cs="Courier New"/>
          <w:color w:val="548DD4"/>
          <w:kern w:val="28"/>
          <w:sz w:val="18"/>
          <w:szCs w:val="18"/>
        </w:rPr>
        <w:pPrChange w:id="2651" w:author="Greg Landry [2]" w:date="2017-07-17T16:40:00Z">
          <w:pPr>
            <w:keepNext/>
            <w:ind w:left="1440"/>
          </w:pPr>
        </w:pPrChange>
      </w:pPr>
      <w:ins w:id="2652"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rsidP="006F2FAA">
      <w:pPr>
        <w:keepNext/>
        <w:spacing w:after="0"/>
        <w:ind w:left="1440"/>
        <w:rPr>
          <w:ins w:id="2653" w:author="Alan Hawse" w:date="2017-06-18T12:36:00Z"/>
          <w:rFonts w:ascii="Courier New" w:eastAsia="Times New Roman" w:hAnsi="Courier New" w:cs="Courier New"/>
          <w:color w:val="548DD4"/>
          <w:kern w:val="28"/>
          <w:sz w:val="18"/>
          <w:szCs w:val="18"/>
        </w:rPr>
        <w:pPrChange w:id="2654" w:author="Greg Landry [2]" w:date="2017-07-17T16:40:00Z">
          <w:pPr>
            <w:keepNext/>
            <w:ind w:left="1440"/>
          </w:pPr>
        </w:pPrChange>
      </w:pPr>
    </w:p>
    <w:p w14:paraId="68AA1ECF" w14:textId="77777777" w:rsidR="00E87B5F" w:rsidRPr="00F13F58" w:rsidRDefault="00E87B5F" w:rsidP="006F2FAA">
      <w:pPr>
        <w:keepNext/>
        <w:spacing w:after="0"/>
        <w:ind w:left="1440"/>
        <w:rPr>
          <w:ins w:id="2655" w:author="Alan Hawse" w:date="2017-06-18T12:36:00Z"/>
          <w:rFonts w:ascii="Courier New" w:eastAsia="Times New Roman" w:hAnsi="Courier New" w:cs="Courier New"/>
          <w:color w:val="548DD4"/>
          <w:kern w:val="28"/>
          <w:sz w:val="18"/>
          <w:szCs w:val="18"/>
        </w:rPr>
        <w:pPrChange w:id="2656" w:author="Greg Landry [2]" w:date="2017-07-17T16:40:00Z">
          <w:pPr>
            <w:keepNext/>
            <w:ind w:left="1440"/>
          </w:pPr>
        </w:pPrChange>
      </w:pPr>
      <w:ins w:id="2657"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6F2FAA">
      <w:pPr>
        <w:keepNext/>
        <w:spacing w:after="0"/>
        <w:ind w:left="1440"/>
        <w:rPr>
          <w:ins w:id="2658" w:author="Alan Hawse" w:date="2017-06-18T12:36:00Z"/>
          <w:rFonts w:ascii="Courier New" w:eastAsia="Times New Roman" w:hAnsi="Courier New" w:cs="Courier New"/>
          <w:color w:val="548DD4"/>
          <w:kern w:val="28"/>
          <w:sz w:val="18"/>
          <w:szCs w:val="18"/>
        </w:rPr>
        <w:pPrChange w:id="2659" w:author="Greg Landry [2]" w:date="2017-07-17T16:40:00Z">
          <w:pPr>
            <w:keepNext/>
            <w:ind w:left="1440"/>
          </w:pPr>
        </w:pPrChange>
      </w:pPr>
    </w:p>
    <w:p w14:paraId="264B513C" w14:textId="77777777" w:rsidR="00E87B5F" w:rsidRPr="00F13F58" w:rsidRDefault="00E87B5F" w:rsidP="006F2FAA">
      <w:pPr>
        <w:keepNext/>
        <w:spacing w:after="0"/>
        <w:ind w:left="1440"/>
        <w:rPr>
          <w:ins w:id="2660" w:author="Alan Hawse" w:date="2017-06-18T12:36:00Z"/>
          <w:rFonts w:ascii="Courier New" w:eastAsia="Times New Roman" w:hAnsi="Courier New" w:cs="Courier New"/>
          <w:color w:val="548DD4"/>
          <w:kern w:val="28"/>
          <w:sz w:val="18"/>
          <w:szCs w:val="18"/>
        </w:rPr>
        <w:pPrChange w:id="2661" w:author="Greg Landry [2]" w:date="2017-07-17T16:40:00Z">
          <w:pPr>
            <w:keepNext/>
            <w:ind w:left="1440"/>
          </w:pPr>
        </w:pPrChange>
      </w:pPr>
      <w:ins w:id="2662"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rsidP="006F2FAA">
      <w:pPr>
        <w:keepNext/>
        <w:spacing w:after="0"/>
        <w:ind w:left="2340"/>
        <w:rPr>
          <w:ins w:id="2663" w:author="Alan Hawse" w:date="2017-06-18T12:36:00Z"/>
          <w:rFonts w:ascii="Courier New" w:eastAsia="Times New Roman" w:hAnsi="Courier New" w:cs="Courier New"/>
          <w:color w:val="548DD4"/>
          <w:kern w:val="28"/>
          <w:sz w:val="18"/>
          <w:szCs w:val="18"/>
        </w:rPr>
        <w:pPrChange w:id="2664" w:author="Greg Landry [2]" w:date="2017-07-17T16:40:00Z">
          <w:pPr>
            <w:keepNext/>
            <w:ind w:left="2340"/>
          </w:pPr>
        </w:pPrChange>
      </w:pPr>
      <w:ins w:id="2665"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rsidP="006F2FAA">
      <w:pPr>
        <w:keepNext/>
        <w:spacing w:after="0"/>
        <w:ind w:left="1440"/>
        <w:rPr>
          <w:ins w:id="2666" w:author="Alan Hawse" w:date="2017-06-18T12:36:00Z"/>
          <w:rFonts w:ascii="Courier New" w:eastAsia="Times New Roman" w:hAnsi="Courier New" w:cs="Courier New"/>
          <w:color w:val="548DD4"/>
          <w:kern w:val="28"/>
          <w:sz w:val="18"/>
          <w:szCs w:val="18"/>
        </w:rPr>
        <w:pPrChange w:id="2667" w:author="Greg Landry [2]" w:date="2017-07-17T16:40:00Z">
          <w:pPr>
            <w:keepNext/>
            <w:ind w:left="1440"/>
          </w:pPr>
        </w:pPrChange>
      </w:pPr>
    </w:p>
    <w:p w14:paraId="6E973E91" w14:textId="77777777" w:rsidR="00E87B5F" w:rsidRPr="00F13F58" w:rsidRDefault="00E87B5F" w:rsidP="006F2FAA">
      <w:pPr>
        <w:keepNext/>
        <w:spacing w:after="0"/>
        <w:ind w:left="1440"/>
        <w:rPr>
          <w:ins w:id="2668" w:author="Alan Hawse" w:date="2017-06-18T12:36:00Z"/>
          <w:rFonts w:ascii="Courier New" w:eastAsia="Times New Roman" w:hAnsi="Courier New" w:cs="Courier New"/>
          <w:color w:val="548DD4"/>
          <w:kern w:val="28"/>
          <w:sz w:val="18"/>
          <w:szCs w:val="18"/>
        </w:rPr>
        <w:pPrChange w:id="2669" w:author="Greg Landry [2]" w:date="2017-07-17T16:40:00Z">
          <w:pPr>
            <w:keepNext/>
            <w:ind w:left="1440"/>
          </w:pPr>
        </w:pPrChange>
      </w:pPr>
      <w:ins w:id="2670"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rsidP="006F2FAA">
      <w:pPr>
        <w:keepNext/>
        <w:spacing w:after="0"/>
        <w:ind w:left="1440"/>
        <w:rPr>
          <w:ins w:id="2671" w:author="Alan Hawse" w:date="2017-06-18T12:36:00Z"/>
          <w:rFonts w:ascii="Courier New" w:eastAsia="Times New Roman" w:hAnsi="Courier New" w:cs="Courier New"/>
          <w:color w:val="548DD4"/>
          <w:kern w:val="28"/>
          <w:sz w:val="18"/>
          <w:szCs w:val="18"/>
        </w:rPr>
        <w:pPrChange w:id="2672" w:author="Greg Landry [2]" w:date="2017-07-17T16:40:00Z">
          <w:pPr>
            <w:keepNext/>
            <w:ind w:left="1440"/>
          </w:pPr>
        </w:pPrChange>
      </w:pPr>
      <w:ins w:id="2673"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rsidP="006F2FAA">
      <w:pPr>
        <w:keepNext/>
        <w:spacing w:after="0"/>
        <w:ind w:left="1440"/>
        <w:rPr>
          <w:ins w:id="2674" w:author="Alan Hawse" w:date="2017-06-18T12:36:00Z"/>
          <w:rFonts w:ascii="Courier New" w:eastAsia="Times New Roman" w:hAnsi="Courier New" w:cs="Courier New"/>
          <w:color w:val="548DD4"/>
          <w:kern w:val="28"/>
          <w:sz w:val="18"/>
          <w:szCs w:val="18"/>
        </w:rPr>
        <w:pPrChange w:id="2675" w:author="Greg Landry [2]" w:date="2017-07-17T16:40:00Z">
          <w:pPr>
            <w:keepNext/>
            <w:ind w:left="1440"/>
          </w:pPr>
        </w:pPrChange>
      </w:pPr>
      <w:ins w:id="2676"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rsidP="006F2FAA">
      <w:pPr>
        <w:keepNext/>
        <w:spacing w:after="0"/>
        <w:ind w:left="1440"/>
        <w:rPr>
          <w:ins w:id="2677" w:author="Alan Hawse" w:date="2017-06-18T12:36:00Z"/>
          <w:rFonts w:ascii="Courier New" w:eastAsia="Times New Roman" w:hAnsi="Courier New" w:cs="Courier New"/>
          <w:color w:val="548DD4"/>
          <w:kern w:val="28"/>
          <w:sz w:val="18"/>
          <w:szCs w:val="18"/>
        </w:rPr>
        <w:pPrChange w:id="2678" w:author="Greg Landry [2]" w:date="2017-07-17T16:40:00Z">
          <w:pPr>
            <w:keepNext/>
            <w:ind w:left="1440"/>
          </w:pPr>
        </w:pPrChange>
      </w:pPr>
    </w:p>
    <w:p w14:paraId="1CA070CF" w14:textId="77777777" w:rsidR="00E87B5F" w:rsidRPr="00F13F58" w:rsidRDefault="00E87B5F" w:rsidP="006F2FAA">
      <w:pPr>
        <w:keepNext/>
        <w:spacing w:after="0"/>
        <w:ind w:left="1440"/>
        <w:rPr>
          <w:ins w:id="2679" w:author="Alan Hawse" w:date="2017-06-18T12:36:00Z"/>
          <w:rFonts w:ascii="Courier New" w:eastAsia="Times New Roman" w:hAnsi="Courier New" w:cs="Courier New"/>
          <w:color w:val="548DD4"/>
          <w:kern w:val="28"/>
          <w:sz w:val="18"/>
          <w:szCs w:val="18"/>
        </w:rPr>
        <w:pPrChange w:id="2680" w:author="Greg Landry [2]" w:date="2017-07-17T16:40:00Z">
          <w:pPr>
            <w:keepNext/>
            <w:ind w:left="1440"/>
          </w:pPr>
        </w:pPrChange>
      </w:pPr>
      <w:ins w:id="2681"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rsidP="006F2FAA">
      <w:pPr>
        <w:keepNext/>
        <w:spacing w:after="0"/>
        <w:ind w:left="1440"/>
        <w:rPr>
          <w:ins w:id="2682" w:author="Alan Hawse" w:date="2017-06-18T12:36:00Z"/>
          <w:rFonts w:ascii="Courier New" w:eastAsia="Times New Roman" w:hAnsi="Courier New" w:cs="Courier New"/>
          <w:color w:val="548DD4"/>
          <w:kern w:val="28"/>
          <w:sz w:val="18"/>
          <w:szCs w:val="18"/>
        </w:rPr>
        <w:pPrChange w:id="2683" w:author="Greg Landry [2]" w:date="2017-07-17T16:40:00Z">
          <w:pPr>
            <w:keepNext/>
            <w:ind w:left="1440"/>
          </w:pPr>
        </w:pPrChange>
      </w:pPr>
    </w:p>
    <w:p w14:paraId="78F42D7C" w14:textId="77777777" w:rsidR="00E87B5F" w:rsidRPr="00F13F58" w:rsidRDefault="00E87B5F" w:rsidP="006F2FAA">
      <w:pPr>
        <w:keepNext/>
        <w:spacing w:after="0"/>
        <w:ind w:left="1440"/>
        <w:rPr>
          <w:ins w:id="2684" w:author="Alan Hawse" w:date="2017-06-18T12:36:00Z"/>
          <w:rFonts w:ascii="Courier New" w:eastAsia="Times New Roman" w:hAnsi="Courier New" w:cs="Courier New"/>
          <w:color w:val="548DD4"/>
          <w:kern w:val="28"/>
          <w:sz w:val="18"/>
          <w:szCs w:val="18"/>
        </w:rPr>
        <w:pPrChange w:id="2685" w:author="Greg Landry [2]" w:date="2017-07-17T16:40:00Z">
          <w:pPr>
            <w:keepNext/>
            <w:ind w:left="1440"/>
          </w:pPr>
        </w:pPrChange>
      </w:pPr>
      <w:ins w:id="2686"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rsidP="006F2FAA">
      <w:pPr>
        <w:keepNext/>
        <w:spacing w:after="0"/>
        <w:ind w:left="1440"/>
        <w:rPr>
          <w:ins w:id="2687" w:author="Alan Hawse" w:date="2017-06-18T12:36:00Z"/>
          <w:rFonts w:ascii="Courier New" w:eastAsia="Times New Roman" w:hAnsi="Courier New" w:cs="Courier New"/>
          <w:color w:val="548DD4"/>
          <w:kern w:val="28"/>
          <w:sz w:val="18"/>
          <w:szCs w:val="18"/>
        </w:rPr>
        <w:pPrChange w:id="2688" w:author="Greg Landry [2]" w:date="2017-07-17T16:40:00Z">
          <w:pPr>
            <w:keepNext/>
            <w:ind w:left="1440"/>
          </w:pPr>
        </w:pPrChange>
      </w:pPr>
      <w:ins w:id="2689"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690" w:author="Alan Hawse" w:date="2017-06-18T12:36:00Z"/>
          <w:rFonts w:ascii="Courier New" w:eastAsia="Times New Roman" w:hAnsi="Courier New" w:cs="Courier New"/>
          <w:color w:val="548DD4"/>
          <w:kern w:val="28"/>
          <w:sz w:val="18"/>
          <w:szCs w:val="18"/>
        </w:rPr>
      </w:pPr>
      <w:ins w:id="2691"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692" w:author="Alan Hawse" w:date="2017-06-18T12:36:00Z"/>
        </w:rPr>
      </w:pPr>
      <w:ins w:id="2693"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694" w:author="Alan Hawse" w:date="2017-06-18T12:36:00Z"/>
        </w:rPr>
      </w:pPr>
      <w:ins w:id="2695" w:author="Alan Hawse" w:date="2017-06-18T12:36:00Z">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20119E6B" w14:textId="77777777" w:rsidR="00E87B5F" w:rsidRDefault="00E87B5F"/>
    <w:sectPr w:rsidR="00E87B5F">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95" w:author="Greg Landry" w:date="2017-06-12T08:43:00Z" w:initials="GL">
    <w:p w14:paraId="7E475A08" w14:textId="05CE5A66" w:rsidR="00017FC5" w:rsidRDefault="00017FC5">
      <w:pPr>
        <w:pStyle w:val="CommentText"/>
      </w:pPr>
      <w:r>
        <w:rPr>
          <w:rStyle w:val="CommentReference"/>
        </w:rPr>
        <w:annotationRef/>
      </w:r>
      <w:r>
        <w:t>I don’t see this in the figure</w:t>
      </w:r>
    </w:p>
  </w:comment>
  <w:comment w:id="1444" w:author="Greg Landry" w:date="2017-06-09T11:17:00Z" w:initials="GL">
    <w:p w14:paraId="788A1419" w14:textId="6431F56C" w:rsidR="00017FC5" w:rsidRDefault="00017FC5">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763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1CD0D" w14:textId="77777777" w:rsidR="00D76D7E" w:rsidRDefault="00D76D7E" w:rsidP="00093A9C">
      <w:r>
        <w:separator/>
      </w:r>
    </w:p>
  </w:endnote>
  <w:endnote w:type="continuationSeparator" w:id="0">
    <w:p w14:paraId="0A120D82" w14:textId="77777777" w:rsidR="00D76D7E" w:rsidRDefault="00D76D7E"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5C899F62" w:rsidR="00017FC5" w:rsidRDefault="00017FC5">
            <w:pPr>
              <w:pStyle w:val="Footer"/>
              <w:jc w:val="center"/>
            </w:pPr>
            <w:r>
              <w:t xml:space="preserve">Page </w:t>
            </w:r>
            <w:r>
              <w:rPr>
                <w:b/>
                <w:bCs/>
              </w:rPr>
              <w:fldChar w:fldCharType="begin"/>
            </w:r>
            <w:r>
              <w:rPr>
                <w:b/>
                <w:bCs/>
              </w:rPr>
              <w:instrText xml:space="preserve"> PAGE </w:instrText>
            </w:r>
            <w:r>
              <w:rPr>
                <w:b/>
                <w:bCs/>
              </w:rPr>
              <w:fldChar w:fldCharType="separate"/>
            </w:r>
            <w:r w:rsidR="006F2FAA">
              <w:rPr>
                <w:b/>
                <w:bCs/>
                <w:noProof/>
              </w:rPr>
              <w:t>26</w:t>
            </w:r>
            <w:r>
              <w:rPr>
                <w:b/>
                <w:bCs/>
              </w:rPr>
              <w:fldChar w:fldCharType="end"/>
            </w:r>
            <w:r>
              <w:t xml:space="preserve"> of </w:t>
            </w:r>
            <w:r>
              <w:rPr>
                <w:b/>
                <w:bCs/>
              </w:rPr>
              <w:fldChar w:fldCharType="begin"/>
            </w:r>
            <w:r>
              <w:rPr>
                <w:b/>
                <w:bCs/>
              </w:rPr>
              <w:instrText xml:space="preserve"> NUMPAGES  </w:instrText>
            </w:r>
            <w:r>
              <w:rPr>
                <w:b/>
                <w:bCs/>
              </w:rPr>
              <w:fldChar w:fldCharType="separate"/>
            </w:r>
            <w:r w:rsidR="006F2FAA">
              <w:rPr>
                <w:b/>
                <w:bCs/>
                <w:noProof/>
              </w:rPr>
              <w:t>26</w:t>
            </w:r>
            <w:r>
              <w:rPr>
                <w:b/>
                <w:bCs/>
              </w:rPr>
              <w:fldChar w:fldCharType="end"/>
            </w:r>
          </w:p>
        </w:sdtContent>
      </w:sdt>
    </w:sdtContent>
  </w:sdt>
  <w:p w14:paraId="75581528" w14:textId="77777777" w:rsidR="00017FC5" w:rsidRDefault="00017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056C7" w14:textId="77777777" w:rsidR="00D76D7E" w:rsidRDefault="00D76D7E" w:rsidP="00093A9C">
      <w:r>
        <w:separator/>
      </w:r>
    </w:p>
  </w:footnote>
  <w:footnote w:type="continuationSeparator" w:id="0">
    <w:p w14:paraId="0286CE06" w14:textId="77777777" w:rsidR="00D76D7E" w:rsidRDefault="00D76D7E"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9"/>
  </w:num>
  <w:num w:numId="5">
    <w:abstractNumId w:val="11"/>
  </w:num>
  <w:num w:numId="6">
    <w:abstractNumId w:val="38"/>
  </w:num>
  <w:num w:numId="7">
    <w:abstractNumId w:val="2"/>
  </w:num>
  <w:num w:numId="8">
    <w:abstractNumId w:val="20"/>
  </w:num>
  <w:num w:numId="9">
    <w:abstractNumId w:val="45"/>
  </w:num>
  <w:num w:numId="10">
    <w:abstractNumId w:val="14"/>
  </w:num>
  <w:num w:numId="11">
    <w:abstractNumId w:val="33"/>
  </w:num>
  <w:num w:numId="12">
    <w:abstractNumId w:val="29"/>
  </w:num>
  <w:num w:numId="13">
    <w:abstractNumId w:val="9"/>
  </w:num>
  <w:num w:numId="14">
    <w:abstractNumId w:val="34"/>
  </w:num>
  <w:num w:numId="15">
    <w:abstractNumId w:val="26"/>
  </w:num>
  <w:num w:numId="16">
    <w:abstractNumId w:val="25"/>
  </w:num>
  <w:num w:numId="17">
    <w:abstractNumId w:val="10"/>
  </w:num>
  <w:num w:numId="18">
    <w:abstractNumId w:val="8"/>
  </w:num>
  <w:num w:numId="19">
    <w:abstractNumId w:val="18"/>
  </w:num>
  <w:num w:numId="20">
    <w:abstractNumId w:val="37"/>
  </w:num>
  <w:num w:numId="21">
    <w:abstractNumId w:val="3"/>
  </w:num>
  <w:num w:numId="22">
    <w:abstractNumId w:val="31"/>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2"/>
  </w:num>
  <w:num w:numId="30">
    <w:abstractNumId w:val="28"/>
  </w:num>
  <w:num w:numId="31">
    <w:abstractNumId w:val="41"/>
  </w:num>
  <w:num w:numId="32">
    <w:abstractNumId w:val="40"/>
  </w:num>
  <w:num w:numId="33">
    <w:abstractNumId w:val="12"/>
  </w:num>
  <w:num w:numId="34">
    <w:abstractNumId w:val="6"/>
  </w:num>
  <w:num w:numId="35">
    <w:abstractNumId w:val="44"/>
  </w:num>
  <w:num w:numId="36">
    <w:abstractNumId w:val="43"/>
  </w:num>
  <w:num w:numId="37">
    <w:abstractNumId w:val="0"/>
  </w:num>
  <w:num w:numId="38">
    <w:abstractNumId w:val="4"/>
  </w:num>
  <w:num w:numId="39">
    <w:abstractNumId w:val="17"/>
  </w:num>
  <w:num w:numId="40">
    <w:abstractNumId w:val="15"/>
  </w:num>
  <w:num w:numId="41">
    <w:abstractNumId w:val="35"/>
  </w:num>
  <w:num w:numId="42">
    <w:abstractNumId w:val="21"/>
  </w:num>
  <w:num w:numId="43">
    <w:abstractNumId w:val="1"/>
  </w:num>
  <w:num w:numId="44">
    <w:abstractNumId w:val="36"/>
  </w:num>
  <w:num w:numId="45">
    <w:abstractNumId w:val="30"/>
  </w:num>
  <w:num w:numId="46">
    <w:abstractNumId w:val="4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17FC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57DDD"/>
    <w:rsid w:val="00261AF8"/>
    <w:rsid w:val="00262EBB"/>
    <w:rsid w:val="0026316E"/>
    <w:rsid w:val="00266D14"/>
    <w:rsid w:val="002670C9"/>
    <w:rsid w:val="00273A8F"/>
    <w:rsid w:val="002757A1"/>
    <w:rsid w:val="002765CD"/>
    <w:rsid w:val="002808CD"/>
    <w:rsid w:val="00280E0E"/>
    <w:rsid w:val="0028293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43D"/>
    <w:rsid w:val="00592A79"/>
    <w:rsid w:val="00592C86"/>
    <w:rsid w:val="0059315B"/>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3882"/>
    <w:rsid w:val="0067507E"/>
    <w:rsid w:val="00675405"/>
    <w:rsid w:val="00681B7A"/>
    <w:rsid w:val="0069235A"/>
    <w:rsid w:val="00694292"/>
    <w:rsid w:val="00695E56"/>
    <w:rsid w:val="00697C65"/>
    <w:rsid w:val="006A7AB7"/>
    <w:rsid w:val="006B1C95"/>
    <w:rsid w:val="006B2CF2"/>
    <w:rsid w:val="006B442B"/>
    <w:rsid w:val="006B588A"/>
    <w:rsid w:val="006B642D"/>
    <w:rsid w:val="006B7E6B"/>
    <w:rsid w:val="006C4A0D"/>
    <w:rsid w:val="006C4A51"/>
    <w:rsid w:val="006C6E5B"/>
    <w:rsid w:val="006D31EA"/>
    <w:rsid w:val="006E3F62"/>
    <w:rsid w:val="006E5D6F"/>
    <w:rsid w:val="006F2FAA"/>
    <w:rsid w:val="006F35C7"/>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140A"/>
    <w:rsid w:val="007A3448"/>
    <w:rsid w:val="007A736A"/>
    <w:rsid w:val="007B104F"/>
    <w:rsid w:val="007B1C45"/>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7550F"/>
    <w:rsid w:val="00982781"/>
    <w:rsid w:val="00984501"/>
    <w:rsid w:val="0098674F"/>
    <w:rsid w:val="00987C1F"/>
    <w:rsid w:val="00991239"/>
    <w:rsid w:val="00992320"/>
    <w:rsid w:val="009A4EE5"/>
    <w:rsid w:val="009A5A57"/>
    <w:rsid w:val="009A6618"/>
    <w:rsid w:val="009B2DD0"/>
    <w:rsid w:val="009C2EFA"/>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61E55"/>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39D"/>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47C1F"/>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1EE6"/>
    <w:rsid w:val="00D23BFF"/>
    <w:rsid w:val="00D24778"/>
    <w:rsid w:val="00D248A5"/>
    <w:rsid w:val="00D25E68"/>
    <w:rsid w:val="00D45B0B"/>
    <w:rsid w:val="00D50BF8"/>
    <w:rsid w:val="00D66F16"/>
    <w:rsid w:val="00D70300"/>
    <w:rsid w:val="00D74C54"/>
    <w:rsid w:val="00D76D7E"/>
    <w:rsid w:val="00D84FFC"/>
    <w:rsid w:val="00D905B9"/>
    <w:rsid w:val="00D94B65"/>
    <w:rsid w:val="00D95B48"/>
    <w:rsid w:val="00DA081E"/>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106AA"/>
    <w:rsid w:val="00E11013"/>
    <w:rsid w:val="00E1216F"/>
    <w:rsid w:val="00E14A8B"/>
    <w:rsid w:val="00E16D9E"/>
    <w:rsid w:val="00E16F40"/>
    <w:rsid w:val="00E241BE"/>
    <w:rsid w:val="00E244F1"/>
    <w:rsid w:val="00E24D17"/>
    <w:rsid w:val="00E26549"/>
    <w:rsid w:val="00E2796A"/>
    <w:rsid w:val="00E3161E"/>
    <w:rsid w:val="00E35355"/>
    <w:rsid w:val="00E358FB"/>
    <w:rsid w:val="00E37BE9"/>
    <w:rsid w:val="00E560BF"/>
    <w:rsid w:val="00E56C6F"/>
    <w:rsid w:val="00E63761"/>
    <w:rsid w:val="00E65F4B"/>
    <w:rsid w:val="00E7592D"/>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0FA8"/>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4D6B"/>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C77F9"/>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FAA"/>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F2FA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F2FAA"/>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s3">
    <w:name w:val="s3"/>
    <w:basedOn w:val="DefaultParagraphFont"/>
    <w:rsid w:val="00E244F1"/>
    <w:rPr>
      <w:color w:val="931A68"/>
    </w:rPr>
  </w:style>
  <w:style w:type="character" w:customStyle="1" w:styleId="s4">
    <w:name w:val="s4"/>
    <w:basedOn w:val="DefaultParagraphFont"/>
    <w:rsid w:val="00E244F1"/>
    <w:rPr>
      <w:color w:val="3933FF"/>
    </w:rPr>
  </w:style>
  <w:style w:type="character" w:customStyle="1" w:styleId="s5">
    <w:name w:val="s5"/>
    <w:basedOn w:val="DefaultParagraphFont"/>
    <w:rsid w:val="00E244F1"/>
    <w:rPr>
      <w:color w:val="006141"/>
    </w:rPr>
  </w:style>
  <w:style w:type="character" w:customStyle="1" w:styleId="s6">
    <w:name w:val="s6"/>
    <w:basedOn w:val="DefaultParagraphFont"/>
    <w:rsid w:val="00E244F1"/>
    <w:rPr>
      <w:color w:val="4E90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120999238">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680933487">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 w:id="19934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tif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hyperlink" Target="https://en.wikipedia.org/wiki/Transport_Layer_Security"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comments" Target="comments.xm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2803D-F635-4497-B171-88AEA1525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1</Pages>
  <Words>8500</Words>
  <Characters>48453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310</cp:revision>
  <cp:lastPrinted>2017-06-05T17:34:00Z</cp:lastPrinted>
  <dcterms:created xsi:type="dcterms:W3CDTF">2016-10-22T09:22:00Z</dcterms:created>
  <dcterms:modified xsi:type="dcterms:W3CDTF">2017-07-17T20:40:00Z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