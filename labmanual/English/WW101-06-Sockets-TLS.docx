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6" w:author="Greg Landry" w:date="2017-04-03T16:08:00Z">
        <w:r w:rsidRPr="007619B0" w:rsidDel="006E5D6F">
          <w:delText>/</w:delText>
        </w:r>
        <w:r w:rsidDel="006E5D6F">
          <w:delText xml:space="preserve"> </w:delText>
        </w:r>
      </w:del>
      <w:ins w:id="7" w:author="Greg Landry" w:date="2017-04-03T16:08:00Z">
        <w:r w:rsidR="006E5D6F">
          <w:t>:</w:t>
        </w:r>
      </w:ins>
      <w:r>
        <w:t>destination</w:t>
      </w:r>
      <w:proofErr w:type="spellEnd"/>
      <w:r>
        <w:t xml:space="preserve">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proofErr w:type="spellStart"/>
      <w:r w:rsidRPr="00C327F5">
        <w:rPr>
          <w:rFonts w:ascii="Courier New" w:hAnsi="Courier New" w:cs="Courier New"/>
          <w:rPrChange w:id="18" w:author="Greg Landry" w:date="2017-06-09T15:48:00Z">
            <w:rPr>
              <w:i/>
              <w:sz w:val="22"/>
              <w:szCs w:val="22"/>
            </w:rPr>
          </w:rPrChange>
        </w:rPr>
        <w:t>wiced_tcp_create_</w:t>
      </w:r>
      <w:proofErr w:type="gramStart"/>
      <w:r w:rsidRPr="00C327F5">
        <w:rPr>
          <w:rFonts w:ascii="Courier New" w:hAnsi="Courier New" w:cs="Courier New"/>
          <w:rPrChange w:id="19" w:author="Greg Landry" w:date="2017-06-09T15:48:00Z">
            <w:rPr>
              <w:i/>
              <w:sz w:val="22"/>
              <w:szCs w:val="22"/>
            </w:rPr>
          </w:rPrChange>
        </w:rPr>
        <w:t>socket</w:t>
      </w:r>
      <w:proofErr w:type="spellEnd"/>
      <w:r w:rsidRPr="00C327F5">
        <w:rPr>
          <w:rFonts w:ascii="Courier New" w:hAnsi="Courier New" w:cs="Courier New"/>
          <w:rPrChange w:id="20" w:author="Greg Landry" w:date="2017-06-09T15:48:00Z">
            <w:rPr>
              <w:i/>
              <w:sz w:val="22"/>
              <w:szCs w:val="22"/>
            </w:rPr>
          </w:rPrChange>
        </w:rPr>
        <w:t>(</w:t>
      </w:r>
      <w:r w:rsidR="0052741D" w:rsidRPr="00C327F5">
        <w:rPr>
          <w:rFonts w:ascii="Courier New" w:hAnsi="Courier New" w:cs="Courier New"/>
          <w:rPrChange w:id="21" w:author="Greg Landry" w:date="2017-06-09T15:48:00Z">
            <w:rPr>
              <w:i/>
              <w:sz w:val="22"/>
              <w:szCs w:val="22"/>
            </w:rPr>
          </w:rPrChange>
        </w:rPr>
        <w:t xml:space="preserve"> </w:t>
      </w:r>
      <w:r w:rsidRPr="00C327F5">
        <w:rPr>
          <w:rFonts w:ascii="Courier New" w:hAnsi="Courier New" w:cs="Courier New"/>
          <w:rPrChange w:id="22" w:author="Greg Landry" w:date="2017-06-09T15:48:00Z">
            <w:rPr>
              <w:i/>
              <w:sz w:val="22"/>
              <w:szCs w:val="22"/>
            </w:rPr>
          </w:rPrChange>
        </w:rPr>
        <w:t>&amp;</w:t>
      </w:r>
      <w:proofErr w:type="gramEnd"/>
      <w:r w:rsidRPr="00C327F5">
        <w:rPr>
          <w:rFonts w:ascii="Courier New" w:hAnsi="Courier New" w:cs="Courier New"/>
          <w:rPrChange w:id="23" w:author="Greg Landry" w:date="2017-06-09T15:48:00Z">
            <w:rPr>
              <w:i/>
              <w:sz w:val="22"/>
              <w:szCs w:val="22"/>
            </w:rPr>
          </w:rPrChange>
        </w:rPr>
        <w:t>socket</w:t>
      </w:r>
      <w:r w:rsidR="00A32240" w:rsidRPr="00C327F5">
        <w:rPr>
          <w:rFonts w:ascii="Courier New" w:hAnsi="Courier New" w:cs="Courier New"/>
          <w:rPrChange w:id="24" w:author="Greg Landry" w:date="2017-06-09T15:48:00Z">
            <w:rPr>
              <w:i/>
              <w:sz w:val="22"/>
              <w:szCs w:val="22"/>
            </w:rPr>
          </w:rPrChange>
        </w:rPr>
        <w:t>,</w:t>
      </w:r>
      <w:r w:rsidR="0052741D" w:rsidRPr="00C327F5">
        <w:rPr>
          <w:rFonts w:ascii="Courier New" w:hAnsi="Courier New" w:cs="Courier New"/>
          <w:rPrChange w:id="25" w:author="Greg Landry" w:date="2017-06-09T15:48:00Z">
            <w:rPr>
              <w:i/>
              <w:sz w:val="22"/>
              <w:szCs w:val="22"/>
            </w:rPr>
          </w:rPrChange>
        </w:rPr>
        <w:t xml:space="preserve"> </w:t>
      </w:r>
      <w:r w:rsidR="00A32240" w:rsidRPr="00C327F5">
        <w:rPr>
          <w:rFonts w:ascii="Courier New" w:hAnsi="Courier New" w:cs="Courier New"/>
          <w:rPrChange w:id="26" w:author="Greg Landry" w:date="2017-06-09T15:48:00Z">
            <w:rPr>
              <w:i/>
              <w:sz w:val="22"/>
              <w:szCs w:val="22"/>
            </w:rPr>
          </w:rPrChange>
        </w:rPr>
        <w:t>WICED_AP_INTERFACE</w:t>
      </w:r>
      <w:r w:rsidR="0052741D" w:rsidRPr="00C327F5">
        <w:rPr>
          <w:rFonts w:ascii="Courier New" w:hAnsi="Courier New" w:cs="Courier New"/>
          <w:rPrChange w:id="27" w:author="Greg Landry" w:date="2017-06-09T15:48:00Z">
            <w:rPr>
              <w:i/>
              <w:sz w:val="22"/>
              <w:szCs w:val="22"/>
            </w:rPr>
          </w:rPrChange>
        </w:rPr>
        <w:t xml:space="preserve"> </w:t>
      </w:r>
      <w:r w:rsidRPr="00C327F5">
        <w:rPr>
          <w:rFonts w:ascii="Courier New" w:hAnsi="Courier New" w:cs="Courier New"/>
          <w:rPrChange w:id="28" w:author="Greg Landry" w:date="2017-06-09T15:48:00Z">
            <w:rPr>
              <w:i/>
              <w:sz w:val="22"/>
              <w:szCs w:val="22"/>
            </w:rPr>
          </w:rPrChange>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9" w:author="Greg Landry" w:date="2017-06-09T15:48:00Z">
            <w:rPr>
              <w:i/>
            </w:rPr>
          </w:rPrChange>
        </w:rPr>
        <w:pPrChange w:id="30" w:author="Greg Landry" w:date="2017-06-09T15:48:00Z">
          <w:pPr>
            <w:ind w:left="1080"/>
          </w:pPr>
        </w:pPrChange>
      </w:pPr>
      <w:proofErr w:type="spellStart"/>
      <w:r w:rsidRPr="00C327F5">
        <w:rPr>
          <w:rFonts w:ascii="Courier New" w:hAnsi="Courier New" w:cs="Courier New"/>
          <w:rPrChange w:id="31" w:author="Greg Landry" w:date="2017-06-09T15:48:00Z">
            <w:rPr>
              <w:i/>
              <w:sz w:val="22"/>
              <w:szCs w:val="22"/>
            </w:rPr>
          </w:rPrChange>
        </w:rPr>
        <w:t>wiced_</w:t>
      </w:r>
      <w:ins w:id="32" w:author="Greg Landry" w:date="2017-04-03T16:09:00Z">
        <w:r w:rsidR="00874149" w:rsidRPr="00C327F5">
          <w:rPr>
            <w:rFonts w:ascii="Courier New" w:hAnsi="Courier New" w:cs="Courier New"/>
            <w:rPrChange w:id="33" w:author="Greg Landry" w:date="2017-06-09T15:48:00Z">
              <w:rPr>
                <w:i/>
                <w:sz w:val="22"/>
                <w:szCs w:val="22"/>
              </w:rPr>
            </w:rPrChange>
          </w:rPr>
          <w:t>tcp_</w:t>
        </w:r>
      </w:ins>
      <w:proofErr w:type="gramStart"/>
      <w:r w:rsidRPr="00C327F5">
        <w:rPr>
          <w:rFonts w:ascii="Courier New" w:hAnsi="Courier New" w:cs="Courier New"/>
          <w:rPrChange w:id="34" w:author="Greg Landry" w:date="2017-06-09T15:48:00Z">
            <w:rPr>
              <w:i/>
              <w:sz w:val="22"/>
              <w:szCs w:val="22"/>
            </w:rPr>
          </w:rPrChange>
        </w:rPr>
        <w:t>listen</w:t>
      </w:r>
      <w:proofErr w:type="spellEnd"/>
      <w:r w:rsidRPr="00C327F5">
        <w:rPr>
          <w:rFonts w:ascii="Courier New" w:hAnsi="Courier New" w:cs="Courier New"/>
          <w:rPrChange w:id="35" w:author="Greg Landry" w:date="2017-06-09T15:48:00Z">
            <w:rPr>
              <w:i/>
              <w:sz w:val="22"/>
              <w:szCs w:val="22"/>
            </w:rPr>
          </w:rPrChange>
        </w:rPr>
        <w:t>(</w:t>
      </w:r>
      <w:r w:rsidR="0052741D" w:rsidRPr="00C327F5">
        <w:rPr>
          <w:rFonts w:ascii="Courier New" w:hAnsi="Courier New" w:cs="Courier New"/>
          <w:rPrChange w:id="36" w:author="Greg Landry" w:date="2017-06-09T15:48:00Z">
            <w:rPr>
              <w:i/>
              <w:sz w:val="22"/>
              <w:szCs w:val="22"/>
            </w:rPr>
          </w:rPrChange>
        </w:rPr>
        <w:t xml:space="preserve"> </w:t>
      </w:r>
      <w:r w:rsidRPr="00C327F5">
        <w:rPr>
          <w:rFonts w:ascii="Courier New" w:hAnsi="Courier New" w:cs="Courier New"/>
          <w:rPrChange w:id="37" w:author="Greg Landry" w:date="2017-06-09T15:48:00Z">
            <w:rPr>
              <w:i/>
              <w:sz w:val="22"/>
              <w:szCs w:val="22"/>
            </w:rPr>
          </w:rPrChange>
        </w:rPr>
        <w:t>&amp;</w:t>
      </w:r>
      <w:proofErr w:type="gramEnd"/>
      <w:r w:rsidRPr="00C327F5">
        <w:rPr>
          <w:rFonts w:ascii="Courier New" w:hAnsi="Courier New" w:cs="Courier New"/>
          <w:rPrChange w:id="38" w:author="Greg Landry" w:date="2017-06-09T15:48:00Z">
            <w:rPr>
              <w:i/>
              <w:sz w:val="22"/>
              <w:szCs w:val="22"/>
            </w:rPr>
          </w:rPrChange>
        </w:rPr>
        <w:t>socket, 27708</w:t>
      </w:r>
      <w:r w:rsidR="0052741D" w:rsidRPr="00C327F5">
        <w:rPr>
          <w:rFonts w:ascii="Courier New" w:hAnsi="Courier New" w:cs="Courier New"/>
          <w:rPrChange w:id="39" w:author="Greg Landry" w:date="2017-06-09T15:48:00Z">
            <w:rPr>
              <w:i/>
              <w:sz w:val="22"/>
              <w:szCs w:val="22"/>
            </w:rPr>
          </w:rPrChange>
        </w:rPr>
        <w:t xml:space="preserve"> </w:t>
      </w:r>
      <w:r w:rsidRPr="00C327F5">
        <w:rPr>
          <w:rFonts w:ascii="Courier New" w:hAnsi="Courier New" w:cs="Courier New"/>
          <w:rPrChange w:id="40" w:author="Greg Landry" w:date="2017-06-09T15:48:00Z">
            <w:rPr>
              <w:i/>
              <w:sz w:val="22"/>
              <w:szCs w:val="22"/>
            </w:rPr>
          </w:rPrChange>
        </w:rPr>
        <w:t xml:space="preserve">); </w:t>
      </w:r>
      <w:r w:rsidR="00273A8F" w:rsidRPr="00C327F5">
        <w:rPr>
          <w:rFonts w:ascii="Courier New" w:hAnsi="Courier New" w:cs="Courier New"/>
          <w:rPrChange w:id="41" w:author="Greg Landry" w:date="2017-06-09T15:48:00Z">
            <w:rPr>
              <w:i/>
              <w:sz w:val="22"/>
              <w:szCs w:val="22"/>
            </w:rPr>
          </w:rPrChange>
        </w:rPr>
        <w:t xml:space="preserve">   </w:t>
      </w:r>
      <w:r w:rsidRPr="00C327F5">
        <w:rPr>
          <w:rFonts w:ascii="Courier New" w:hAnsi="Courier New" w:cs="Courier New"/>
          <w:rPrChange w:id="42" w:author="Greg Landry" w:date="2017-06-09T15:48:00Z">
            <w:rPr>
              <w:i/>
              <w:sz w:val="22"/>
              <w:szCs w:val="22"/>
            </w:rPr>
          </w:rPrChange>
        </w:rPr>
        <w:t xml:space="preserve">// 27708 is the port number </w:t>
      </w:r>
      <w:del w:id="43" w:author="Greg Landry" w:date="2017-06-09T15:48:00Z">
        <w:r w:rsidRPr="00C327F5" w:rsidDel="00C327F5">
          <w:rPr>
            <w:rFonts w:ascii="Courier New" w:hAnsi="Courier New" w:cs="Courier New"/>
            <w:rPrChange w:id="44" w:author="Greg Landry" w:date="2017-06-09T15:48:00Z">
              <w:rPr>
                <w:i/>
                <w:sz w:val="22"/>
                <w:szCs w:val="22"/>
              </w:rPr>
            </w:rPrChange>
          </w:rPr>
          <w:delText xml:space="preserve">for the </w:delText>
        </w:r>
      </w:del>
      <w:r w:rsidR="00C2525D" w:rsidRPr="00C327F5">
        <w:rPr>
          <w:rFonts w:ascii="Courier New" w:hAnsi="Courier New" w:cs="Courier New"/>
          <w:rPrChange w:id="45" w:author="Greg Landry" w:date="2017-06-09T15:48:00Z">
            <w:rPr>
              <w:i/>
              <w:sz w:val="22"/>
              <w:szCs w:val="22"/>
            </w:rPr>
          </w:rPrChange>
        </w:rPr>
        <w:t xml:space="preserve">WWEP </w:t>
      </w:r>
      <w:del w:id="46" w:author="Greg Landry" w:date="2017-06-09T15:48:00Z">
        <w:r w:rsidRPr="00C327F5" w:rsidDel="00C327F5">
          <w:rPr>
            <w:rFonts w:ascii="Courier New" w:hAnsi="Courier New" w:cs="Courier New"/>
            <w:rPrChange w:id="47" w:author="Greg Landry" w:date="2017-06-09T15:48:00Z">
              <w:rPr>
                <w:i/>
                <w:sz w:val="22"/>
                <w:szCs w:val="22"/>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8" w:author="Greg Landry" w:date="2017-06-09T15:48:00Z">
            <w:rPr>
              <w:i/>
            </w:rPr>
          </w:rPrChange>
        </w:rPr>
        <w:pPrChange w:id="49" w:author="Greg Landry" w:date="2017-06-09T15:48:00Z">
          <w:pPr>
            <w:ind w:left="1080"/>
          </w:pPr>
        </w:pPrChange>
      </w:pPr>
      <w:proofErr w:type="spellStart"/>
      <w:r w:rsidRPr="00C327F5">
        <w:rPr>
          <w:rFonts w:ascii="Courier New" w:hAnsi="Courier New" w:cs="Courier New"/>
          <w:rPrChange w:id="50" w:author="Greg Landry" w:date="2017-06-09T15:48:00Z">
            <w:rPr>
              <w:i/>
              <w:sz w:val="22"/>
              <w:szCs w:val="22"/>
            </w:rPr>
          </w:rPrChange>
        </w:rPr>
        <w:t>wiced_tcp_</w:t>
      </w:r>
      <w:proofErr w:type="gramStart"/>
      <w:r w:rsidRPr="00C327F5">
        <w:rPr>
          <w:rFonts w:ascii="Courier New" w:hAnsi="Courier New" w:cs="Courier New"/>
          <w:rPrChange w:id="51" w:author="Greg Landry" w:date="2017-06-09T15:48:00Z">
            <w:rPr>
              <w:i/>
              <w:sz w:val="22"/>
              <w:szCs w:val="22"/>
            </w:rPr>
          </w:rPrChange>
        </w:rPr>
        <w:t>accept</w:t>
      </w:r>
      <w:proofErr w:type="spellEnd"/>
      <w:r w:rsidRPr="00C327F5">
        <w:rPr>
          <w:rFonts w:ascii="Courier New" w:hAnsi="Courier New" w:cs="Courier New"/>
          <w:rPrChange w:id="52" w:author="Greg Landry" w:date="2017-06-09T15:48:00Z">
            <w:rPr>
              <w:i/>
              <w:sz w:val="22"/>
              <w:szCs w:val="22"/>
            </w:rPr>
          </w:rPrChange>
        </w:rPr>
        <w:t>(</w:t>
      </w:r>
      <w:r w:rsidR="0052741D" w:rsidRPr="00C327F5">
        <w:rPr>
          <w:rFonts w:ascii="Courier New" w:hAnsi="Courier New" w:cs="Courier New"/>
          <w:rPrChange w:id="53" w:author="Greg Landry" w:date="2017-06-09T15:48:00Z">
            <w:rPr>
              <w:i/>
              <w:sz w:val="22"/>
              <w:szCs w:val="22"/>
            </w:rPr>
          </w:rPrChange>
        </w:rPr>
        <w:t xml:space="preserve"> </w:t>
      </w:r>
      <w:r w:rsidRPr="00C327F5">
        <w:rPr>
          <w:rFonts w:ascii="Courier New" w:hAnsi="Courier New" w:cs="Courier New"/>
          <w:rPrChange w:id="54" w:author="Greg Landry" w:date="2017-06-09T15:48:00Z">
            <w:rPr>
              <w:i/>
              <w:sz w:val="22"/>
              <w:szCs w:val="22"/>
            </w:rPr>
          </w:rPrChange>
        </w:rPr>
        <w:t>&amp;</w:t>
      </w:r>
      <w:proofErr w:type="gramEnd"/>
      <w:r w:rsidRPr="00C327F5">
        <w:rPr>
          <w:rFonts w:ascii="Courier New" w:hAnsi="Courier New" w:cs="Courier New"/>
          <w:rPrChange w:id="55" w:author="Greg Landry" w:date="2017-06-09T15:48:00Z">
            <w:rPr>
              <w:i/>
              <w:sz w:val="22"/>
              <w:szCs w:val="22"/>
            </w:rPr>
          </w:rPrChange>
        </w:rPr>
        <w:t>socket</w:t>
      </w:r>
      <w:r w:rsidR="0052741D" w:rsidRPr="00C327F5">
        <w:rPr>
          <w:rFonts w:ascii="Courier New" w:hAnsi="Courier New" w:cs="Courier New"/>
          <w:rPrChange w:id="56" w:author="Greg Landry" w:date="2017-06-09T15:48:00Z">
            <w:rPr>
              <w:i/>
              <w:sz w:val="22"/>
              <w:szCs w:val="22"/>
            </w:rPr>
          </w:rPrChange>
        </w:rPr>
        <w:t xml:space="preserve"> </w:t>
      </w:r>
      <w:r w:rsidRPr="00C327F5">
        <w:rPr>
          <w:rFonts w:ascii="Courier New" w:hAnsi="Courier New" w:cs="Courier New"/>
          <w:rPrChange w:id="57" w:author="Greg Landry" w:date="2017-06-09T15:48:00Z">
            <w:rPr>
              <w:i/>
              <w:sz w:val="22"/>
              <w:szCs w:val="22"/>
            </w:rPr>
          </w:rPrChange>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8" w:author="Greg Landry" w:date="2017-06-09T15:49:00Z">
            <w:rPr>
              <w:i/>
            </w:rPr>
          </w:rPrChange>
        </w:rPr>
        <w:pPrChange w:id="59" w:author="Greg Landry" w:date="2017-06-09T15:49:00Z">
          <w:pPr>
            <w:ind w:left="1080"/>
          </w:pPr>
        </w:pPrChange>
      </w:pPr>
      <w:proofErr w:type="spellStart"/>
      <w:r w:rsidRPr="00C327F5">
        <w:rPr>
          <w:rFonts w:ascii="Courier New" w:hAnsi="Courier New" w:cs="Courier New"/>
          <w:rPrChange w:id="60" w:author="Greg Landry" w:date="2017-06-09T15:49:00Z">
            <w:rPr>
              <w:i/>
              <w:sz w:val="22"/>
              <w:szCs w:val="22"/>
            </w:rPr>
          </w:rPrChange>
        </w:rPr>
        <w:t>wiced_tcp_create_</w:t>
      </w:r>
      <w:proofErr w:type="gramStart"/>
      <w:r w:rsidRPr="00C327F5">
        <w:rPr>
          <w:rFonts w:ascii="Courier New" w:hAnsi="Courier New" w:cs="Courier New"/>
          <w:rPrChange w:id="61" w:author="Greg Landry" w:date="2017-06-09T15:49:00Z">
            <w:rPr>
              <w:i/>
              <w:sz w:val="22"/>
              <w:szCs w:val="22"/>
            </w:rPr>
          </w:rPrChange>
        </w:rPr>
        <w:t>socket</w:t>
      </w:r>
      <w:proofErr w:type="spellEnd"/>
      <w:r w:rsidRPr="00C327F5">
        <w:rPr>
          <w:rFonts w:ascii="Courier New" w:hAnsi="Courier New" w:cs="Courier New"/>
          <w:rPrChange w:id="62" w:author="Greg Landry" w:date="2017-06-09T15:49:00Z">
            <w:rPr>
              <w:i/>
              <w:sz w:val="22"/>
              <w:szCs w:val="22"/>
            </w:rPr>
          </w:rPrChange>
        </w:rPr>
        <w:t>(</w:t>
      </w:r>
      <w:r w:rsidR="0052741D" w:rsidRPr="00C327F5">
        <w:rPr>
          <w:rFonts w:ascii="Courier New" w:hAnsi="Courier New" w:cs="Courier New"/>
          <w:rPrChange w:id="63" w:author="Greg Landry" w:date="2017-06-09T15:49:00Z">
            <w:rPr>
              <w:i/>
              <w:sz w:val="22"/>
              <w:szCs w:val="22"/>
            </w:rPr>
          </w:rPrChange>
        </w:rPr>
        <w:t xml:space="preserve"> </w:t>
      </w:r>
      <w:r w:rsidRPr="00C327F5">
        <w:rPr>
          <w:rFonts w:ascii="Courier New" w:hAnsi="Courier New" w:cs="Courier New"/>
          <w:rPrChange w:id="64" w:author="Greg Landry" w:date="2017-06-09T15:49:00Z">
            <w:rPr>
              <w:i/>
              <w:sz w:val="22"/>
              <w:szCs w:val="22"/>
            </w:rPr>
          </w:rPrChange>
        </w:rPr>
        <w:t>&amp;</w:t>
      </w:r>
      <w:proofErr w:type="gramEnd"/>
      <w:r w:rsidRPr="00C327F5">
        <w:rPr>
          <w:rFonts w:ascii="Courier New" w:hAnsi="Courier New" w:cs="Courier New"/>
          <w:rPrChange w:id="65" w:author="Greg Landry" w:date="2017-06-09T15:49:00Z">
            <w:rPr>
              <w:i/>
              <w:sz w:val="22"/>
              <w:szCs w:val="22"/>
            </w:rPr>
          </w:rPrChange>
        </w:rPr>
        <w:t>socket,</w:t>
      </w:r>
      <w:r w:rsidR="0052741D" w:rsidRPr="00C327F5">
        <w:rPr>
          <w:rFonts w:ascii="Courier New" w:hAnsi="Courier New" w:cs="Courier New"/>
          <w:rPrChange w:id="66" w:author="Greg Landry" w:date="2017-06-09T15:49:00Z">
            <w:rPr>
              <w:i/>
              <w:sz w:val="22"/>
              <w:szCs w:val="22"/>
            </w:rPr>
          </w:rPrChange>
        </w:rPr>
        <w:t xml:space="preserve"> </w:t>
      </w:r>
      <w:r w:rsidRPr="00C327F5">
        <w:rPr>
          <w:rFonts w:ascii="Courier New" w:hAnsi="Courier New" w:cs="Courier New"/>
          <w:rPrChange w:id="67" w:author="Greg Landry" w:date="2017-06-09T15:49:00Z">
            <w:rPr>
              <w:i/>
              <w:sz w:val="22"/>
              <w:szCs w:val="22"/>
            </w:rPr>
          </w:rPrChange>
        </w:rPr>
        <w:t>WICED_</w:t>
      </w:r>
      <w:r w:rsidR="00BB48E7" w:rsidRPr="00C327F5">
        <w:rPr>
          <w:rFonts w:ascii="Courier New" w:hAnsi="Courier New" w:cs="Courier New"/>
          <w:rPrChange w:id="68" w:author="Greg Landry" w:date="2017-06-09T15:49:00Z">
            <w:rPr>
              <w:i/>
              <w:sz w:val="22"/>
              <w:szCs w:val="22"/>
            </w:rPr>
          </w:rPrChange>
        </w:rPr>
        <w:t>STA</w:t>
      </w:r>
      <w:r w:rsidRPr="00C327F5">
        <w:rPr>
          <w:rFonts w:ascii="Courier New" w:hAnsi="Courier New" w:cs="Courier New"/>
          <w:rPrChange w:id="69" w:author="Greg Landry" w:date="2017-06-09T15:49:00Z">
            <w:rPr>
              <w:i/>
              <w:sz w:val="22"/>
              <w:szCs w:val="22"/>
            </w:rPr>
          </w:rPrChange>
        </w:rPr>
        <w:t>_INTERFACE</w:t>
      </w:r>
      <w:r w:rsidR="0052741D" w:rsidRPr="00C327F5">
        <w:rPr>
          <w:rFonts w:ascii="Courier New" w:hAnsi="Courier New" w:cs="Courier New"/>
          <w:rPrChange w:id="70" w:author="Greg Landry" w:date="2017-06-09T15:49:00Z">
            <w:rPr>
              <w:i/>
              <w:sz w:val="22"/>
              <w:szCs w:val="22"/>
            </w:rPr>
          </w:rPrChange>
        </w:rPr>
        <w:t xml:space="preserve"> </w:t>
      </w:r>
      <w:r w:rsidRPr="00C327F5">
        <w:rPr>
          <w:rFonts w:ascii="Courier New" w:hAnsi="Courier New" w:cs="Courier New"/>
          <w:rPrChange w:id="71" w:author="Greg Landry" w:date="2017-06-09T15:49:00Z">
            <w:rPr>
              <w:i/>
              <w:sz w:val="22"/>
              <w:szCs w:val="22"/>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72" w:author="Greg Landry" w:date="2017-06-09T15:49:00Z">
            <w:rPr>
              <w:i/>
            </w:rPr>
          </w:rPrChange>
        </w:rPr>
        <w:pPrChange w:id="73" w:author="Greg Landry" w:date="2017-06-09T15:49:00Z">
          <w:pPr>
            <w:ind w:left="1080"/>
          </w:pPr>
        </w:pPrChange>
      </w:pPr>
      <w:proofErr w:type="spellStart"/>
      <w:r w:rsidRPr="00C327F5">
        <w:rPr>
          <w:rFonts w:ascii="Courier New" w:hAnsi="Courier New" w:cs="Courier New"/>
          <w:rPrChange w:id="74" w:author="Greg Landry" w:date="2017-06-09T15:49:00Z">
            <w:rPr>
              <w:i/>
              <w:sz w:val="22"/>
              <w:szCs w:val="22"/>
            </w:rPr>
          </w:rPrChange>
        </w:rPr>
        <w:lastRenderedPageBreak/>
        <w:t>wiced_tcp_</w:t>
      </w:r>
      <w:proofErr w:type="gramStart"/>
      <w:r w:rsidRPr="00C327F5">
        <w:rPr>
          <w:rFonts w:ascii="Courier New" w:hAnsi="Courier New" w:cs="Courier New"/>
          <w:rPrChange w:id="75" w:author="Greg Landry" w:date="2017-06-09T15:49:00Z">
            <w:rPr>
              <w:i/>
              <w:sz w:val="22"/>
              <w:szCs w:val="22"/>
            </w:rPr>
          </w:rPrChange>
        </w:rPr>
        <w:t>bind</w:t>
      </w:r>
      <w:proofErr w:type="spellEnd"/>
      <w:r w:rsidRPr="00C327F5">
        <w:rPr>
          <w:rFonts w:ascii="Courier New" w:hAnsi="Courier New" w:cs="Courier New"/>
          <w:rPrChange w:id="76" w:author="Greg Landry" w:date="2017-06-09T15:49:00Z">
            <w:rPr>
              <w:i/>
              <w:sz w:val="22"/>
              <w:szCs w:val="22"/>
            </w:rPr>
          </w:rPrChange>
        </w:rPr>
        <w:t>(</w:t>
      </w:r>
      <w:r w:rsidR="0052741D" w:rsidRPr="00C327F5">
        <w:rPr>
          <w:rFonts w:ascii="Courier New" w:hAnsi="Courier New" w:cs="Courier New"/>
          <w:rPrChange w:id="77" w:author="Greg Landry" w:date="2017-06-09T15:49:00Z">
            <w:rPr>
              <w:i/>
              <w:sz w:val="22"/>
              <w:szCs w:val="22"/>
            </w:rPr>
          </w:rPrChange>
        </w:rPr>
        <w:t xml:space="preserve"> </w:t>
      </w:r>
      <w:r w:rsidRPr="00C327F5">
        <w:rPr>
          <w:rFonts w:ascii="Courier New" w:hAnsi="Courier New" w:cs="Courier New"/>
          <w:rPrChange w:id="78" w:author="Greg Landry" w:date="2017-06-09T15:49:00Z">
            <w:rPr>
              <w:i/>
              <w:sz w:val="22"/>
              <w:szCs w:val="22"/>
            </w:rPr>
          </w:rPrChange>
        </w:rPr>
        <w:t>&amp;</w:t>
      </w:r>
      <w:proofErr w:type="gramEnd"/>
      <w:r w:rsidRPr="00C327F5">
        <w:rPr>
          <w:rFonts w:ascii="Courier New" w:hAnsi="Courier New" w:cs="Courier New"/>
          <w:rPrChange w:id="79" w:author="Greg Landry" w:date="2017-06-09T15:49:00Z">
            <w:rPr>
              <w:i/>
              <w:sz w:val="22"/>
              <w:szCs w:val="22"/>
            </w:rPr>
          </w:rPrChange>
        </w:rPr>
        <w:t>socket,</w:t>
      </w:r>
      <w:r w:rsidR="0052741D" w:rsidRPr="00C327F5">
        <w:rPr>
          <w:rFonts w:ascii="Courier New" w:hAnsi="Courier New" w:cs="Courier New"/>
          <w:rPrChange w:id="80" w:author="Greg Landry" w:date="2017-06-09T15:49:00Z">
            <w:rPr>
              <w:i/>
              <w:sz w:val="22"/>
              <w:szCs w:val="22"/>
            </w:rPr>
          </w:rPrChange>
        </w:rPr>
        <w:t xml:space="preserve"> </w:t>
      </w:r>
      <w:r w:rsidRPr="00C327F5">
        <w:rPr>
          <w:rFonts w:ascii="Courier New" w:hAnsi="Courier New" w:cs="Courier New"/>
          <w:rPrChange w:id="81" w:author="Greg Landry" w:date="2017-06-09T15:49:00Z">
            <w:rPr>
              <w:i/>
              <w:sz w:val="22"/>
              <w:szCs w:val="22"/>
            </w:rPr>
          </w:rPrChange>
        </w:rPr>
        <w:t>WICED_ANY_PORT</w:t>
      </w:r>
      <w:r w:rsidR="0052741D" w:rsidRPr="00C327F5">
        <w:rPr>
          <w:rFonts w:ascii="Courier New" w:hAnsi="Courier New" w:cs="Courier New"/>
          <w:rPrChange w:id="82" w:author="Greg Landry" w:date="2017-06-09T15:49:00Z">
            <w:rPr>
              <w:i/>
              <w:sz w:val="22"/>
              <w:szCs w:val="22"/>
            </w:rPr>
          </w:rPrChange>
        </w:rPr>
        <w:t xml:space="preserve"> </w:t>
      </w:r>
      <w:r w:rsidRPr="00C327F5">
        <w:rPr>
          <w:rFonts w:ascii="Courier New" w:hAnsi="Courier New" w:cs="Courier New"/>
          <w:rPrChange w:id="83" w:author="Greg Landry" w:date="2017-06-09T15:49:00Z">
            <w:rPr>
              <w:i/>
              <w:sz w:val="22"/>
              <w:szCs w:val="22"/>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84" w:author="Greg Landry" w:date="2017-06-09T15:49:00Z">
            <w:rPr>
              <w:i/>
            </w:rPr>
          </w:rPrChange>
        </w:rPr>
        <w:pPrChange w:id="85" w:author="Greg Landry" w:date="2017-06-09T15:49:00Z">
          <w:pPr>
            <w:ind w:left="2070"/>
          </w:pPr>
        </w:pPrChange>
      </w:pPr>
      <w:r w:rsidRPr="00C327F5">
        <w:rPr>
          <w:rFonts w:ascii="Courier New" w:hAnsi="Courier New" w:cs="Courier New"/>
          <w:rPrChange w:id="86" w:author="Greg Landry" w:date="2017-06-09T15:49:00Z">
            <w:rPr>
              <w:i/>
              <w:sz w:val="22"/>
              <w:szCs w:val="22"/>
            </w:rPr>
          </w:rPrChange>
        </w:rPr>
        <w:t>SET_IPV4_</w:t>
      </w:r>
      <w:proofErr w:type="gramStart"/>
      <w:r w:rsidRPr="00C327F5">
        <w:rPr>
          <w:rFonts w:ascii="Courier New" w:hAnsi="Courier New" w:cs="Courier New"/>
          <w:rPrChange w:id="87" w:author="Greg Landry" w:date="2017-06-09T15:49:00Z">
            <w:rPr>
              <w:i/>
              <w:sz w:val="22"/>
              <w:szCs w:val="22"/>
            </w:rPr>
          </w:rPrChange>
        </w:rPr>
        <w:t xml:space="preserve">ADDRESS( </w:t>
      </w:r>
      <w:proofErr w:type="spellStart"/>
      <w:r w:rsidRPr="00C327F5">
        <w:rPr>
          <w:rFonts w:ascii="Courier New" w:hAnsi="Courier New" w:cs="Courier New"/>
          <w:rPrChange w:id="88" w:author="Greg Landry" w:date="2017-06-09T15:49:00Z">
            <w:rPr>
              <w:i/>
              <w:sz w:val="22"/>
              <w:szCs w:val="22"/>
            </w:rPr>
          </w:rPrChange>
        </w:rPr>
        <w:t>serverAddress</w:t>
      </w:r>
      <w:proofErr w:type="spellEnd"/>
      <w:proofErr w:type="gramEnd"/>
      <w:r w:rsidRPr="00C327F5">
        <w:rPr>
          <w:rFonts w:ascii="Courier New" w:hAnsi="Courier New" w:cs="Courier New"/>
          <w:rPrChange w:id="89" w:author="Greg Landry" w:date="2017-06-09T15:49:00Z">
            <w:rPr>
              <w:i/>
              <w:sz w:val="22"/>
              <w:szCs w:val="22"/>
            </w:rPr>
          </w:rPrChange>
        </w:rPr>
        <w:t>, MAKE_IPV4_ADDRESS( 198,</w:t>
      </w:r>
      <w:r w:rsidR="00B14965" w:rsidRPr="00C327F5">
        <w:rPr>
          <w:rFonts w:ascii="Courier New" w:hAnsi="Courier New" w:cs="Courier New"/>
          <w:rPrChange w:id="90" w:author="Greg Landry" w:date="2017-06-09T15:49:00Z">
            <w:rPr>
              <w:i/>
              <w:sz w:val="22"/>
              <w:szCs w:val="22"/>
            </w:rPr>
          </w:rPrChange>
        </w:rPr>
        <w:t xml:space="preserve"> </w:t>
      </w:r>
      <w:r w:rsidRPr="00C327F5">
        <w:rPr>
          <w:rFonts w:ascii="Courier New" w:hAnsi="Courier New" w:cs="Courier New"/>
          <w:rPrChange w:id="91" w:author="Greg Landry" w:date="2017-06-09T15:49:00Z">
            <w:rPr>
              <w:i/>
              <w:sz w:val="22"/>
              <w:szCs w:val="22"/>
            </w:rPr>
          </w:rPrChange>
        </w:rPr>
        <w:t xml:space="preserve">51, </w:t>
      </w:r>
      <w:del w:id="92" w:author="Greg Landry" w:date="2017-06-09T15:49:00Z">
        <w:r w:rsidRPr="00C327F5" w:rsidDel="00C327F5">
          <w:rPr>
            <w:rFonts w:ascii="Courier New" w:hAnsi="Courier New" w:cs="Courier New"/>
            <w:rPrChange w:id="93" w:author="Greg Landry" w:date="2017-06-09T15:49:00Z">
              <w:rPr>
                <w:i/>
                <w:sz w:val="22"/>
                <w:szCs w:val="22"/>
              </w:rPr>
            </w:rPrChange>
          </w:rPr>
          <w:delText xml:space="preserve"> </w:delText>
        </w:r>
      </w:del>
      <w:r w:rsidRPr="00C327F5">
        <w:rPr>
          <w:rFonts w:ascii="Courier New" w:hAnsi="Courier New" w:cs="Courier New"/>
          <w:rPrChange w:id="94" w:author="Greg Landry" w:date="2017-06-09T15:49:00Z">
            <w:rPr>
              <w:i/>
              <w:sz w:val="22"/>
              <w:szCs w:val="22"/>
            </w:rPr>
          </w:rPrChange>
        </w:rPr>
        <w:t xml:space="preserve">100, </w:t>
      </w:r>
      <w:del w:id="95" w:author="Greg Landry" w:date="2017-06-09T15:49:00Z">
        <w:r w:rsidRPr="00C327F5" w:rsidDel="00C327F5">
          <w:rPr>
            <w:rFonts w:ascii="Courier New" w:hAnsi="Courier New" w:cs="Courier New"/>
            <w:rPrChange w:id="96" w:author="Greg Landry" w:date="2017-06-09T15:49:00Z">
              <w:rPr>
                <w:i/>
                <w:sz w:val="22"/>
                <w:szCs w:val="22"/>
              </w:rPr>
            </w:rPrChange>
          </w:rPr>
          <w:delText xml:space="preserve"> </w:delText>
        </w:r>
      </w:del>
      <w:r w:rsidRPr="00C327F5">
        <w:rPr>
          <w:rFonts w:ascii="Courier New" w:hAnsi="Courier New" w:cs="Courier New"/>
          <w:rPrChange w:id="97" w:author="Greg Landry" w:date="2017-06-09T15:49:00Z">
            <w:rPr>
              <w:i/>
              <w:sz w:val="22"/>
              <w:szCs w:val="22"/>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98" w:author="Greg Landry" w:date="2017-06-09T15:49:00Z">
            <w:rPr>
              <w:i/>
            </w:rPr>
          </w:rPrChange>
        </w:rPr>
        <w:pPrChange w:id="99" w:author="Greg Landry" w:date="2017-06-09T15:49:00Z">
          <w:pPr>
            <w:ind w:left="2070"/>
          </w:pPr>
        </w:pPrChange>
      </w:pPr>
      <w:proofErr w:type="spellStart"/>
      <w:r w:rsidRPr="00C327F5">
        <w:rPr>
          <w:rFonts w:ascii="Courier New" w:hAnsi="Courier New" w:cs="Courier New"/>
          <w:rPrChange w:id="100" w:author="Greg Landry" w:date="2017-06-09T15:49:00Z">
            <w:rPr>
              <w:i/>
              <w:sz w:val="22"/>
              <w:szCs w:val="22"/>
            </w:rPr>
          </w:rPrChange>
        </w:rPr>
        <w:t>wiced_hostname_</w:t>
      </w:r>
      <w:proofErr w:type="gramStart"/>
      <w:r w:rsidRPr="00C327F5">
        <w:rPr>
          <w:rFonts w:ascii="Courier New" w:hAnsi="Courier New" w:cs="Courier New"/>
          <w:rPrChange w:id="101" w:author="Greg Landry" w:date="2017-06-09T15:49:00Z">
            <w:rPr>
              <w:i/>
              <w:sz w:val="22"/>
              <w:szCs w:val="22"/>
            </w:rPr>
          </w:rPrChange>
        </w:rPr>
        <w:t>lookup</w:t>
      </w:r>
      <w:proofErr w:type="spellEnd"/>
      <w:r w:rsidRPr="00C327F5">
        <w:rPr>
          <w:rFonts w:ascii="Courier New" w:hAnsi="Courier New" w:cs="Courier New"/>
          <w:rPrChange w:id="102" w:author="Greg Landry" w:date="2017-06-09T15:49:00Z">
            <w:rPr>
              <w:i/>
              <w:sz w:val="22"/>
              <w:szCs w:val="22"/>
            </w:rPr>
          </w:rPrChange>
        </w:rPr>
        <w:t>( "</w:t>
      </w:r>
      <w:proofErr w:type="gramEnd"/>
      <w:r w:rsidR="00C2525D" w:rsidRPr="00C327F5">
        <w:rPr>
          <w:rFonts w:ascii="Courier New" w:hAnsi="Courier New" w:cs="Courier New"/>
          <w:rPrChange w:id="103" w:author="Greg Landry" w:date="2017-06-09T15:49:00Z">
            <w:rPr>
              <w:i/>
              <w:sz w:val="22"/>
              <w:szCs w:val="22"/>
            </w:rPr>
          </w:rPrChange>
        </w:rPr>
        <w:t>wwep</w:t>
      </w:r>
      <w:r w:rsidRPr="00C327F5">
        <w:rPr>
          <w:rFonts w:ascii="Courier New" w:hAnsi="Courier New" w:cs="Courier New"/>
          <w:rPrChange w:id="104" w:author="Greg Landry" w:date="2017-06-09T15:49:00Z">
            <w:rPr>
              <w:i/>
              <w:sz w:val="22"/>
              <w:szCs w:val="22"/>
            </w:rPr>
          </w:rPrChange>
        </w:rPr>
        <w:t>.</w:t>
      </w:r>
      <w:del w:id="105" w:author="Greg Landry" w:date="2017-04-03T16:17:00Z">
        <w:r w:rsidRPr="00C327F5" w:rsidDel="00982781">
          <w:rPr>
            <w:rFonts w:ascii="Courier New" w:hAnsi="Courier New" w:cs="Courier New"/>
            <w:rPrChange w:id="106" w:author="Greg Landry" w:date="2017-06-09T15:49:00Z">
              <w:rPr>
                <w:i/>
                <w:sz w:val="22"/>
                <w:szCs w:val="22"/>
              </w:rPr>
            </w:rPrChange>
          </w:rPr>
          <w:delText>wa101</w:delText>
        </w:r>
      </w:del>
      <w:ins w:id="107" w:author="Greg Landry" w:date="2017-04-03T16:17:00Z">
        <w:r w:rsidR="00982781" w:rsidRPr="00C327F5">
          <w:rPr>
            <w:rFonts w:ascii="Courier New" w:hAnsi="Courier New" w:cs="Courier New"/>
            <w:rPrChange w:id="108" w:author="Greg Landry" w:date="2017-06-09T15:49:00Z">
              <w:rPr>
                <w:i/>
                <w:sz w:val="22"/>
                <w:szCs w:val="22"/>
              </w:rPr>
            </w:rPrChange>
          </w:rPr>
          <w:t>ww101</w:t>
        </w:r>
      </w:ins>
      <w:r w:rsidRPr="00C327F5">
        <w:rPr>
          <w:rFonts w:ascii="Courier New" w:hAnsi="Courier New" w:cs="Courier New"/>
          <w:rPrChange w:id="109" w:author="Greg Landry" w:date="2017-06-09T15:49:00Z">
            <w:rPr>
              <w:i/>
              <w:sz w:val="22"/>
              <w:szCs w:val="22"/>
            </w:rPr>
          </w:rPrChange>
        </w:rPr>
        <w:t>.cypress.com", &amp;</w:t>
      </w:r>
      <w:proofErr w:type="spellStart"/>
      <w:r w:rsidRPr="00C327F5">
        <w:rPr>
          <w:rFonts w:ascii="Courier New" w:hAnsi="Courier New" w:cs="Courier New"/>
          <w:rPrChange w:id="110" w:author="Greg Landry" w:date="2017-06-09T15:49:00Z">
            <w:rPr>
              <w:i/>
              <w:sz w:val="22"/>
              <w:szCs w:val="22"/>
            </w:rPr>
          </w:rPrChange>
        </w:rPr>
        <w:t>serverAddress</w:t>
      </w:r>
      <w:proofErr w:type="spellEnd"/>
      <w:r w:rsidRPr="00C327F5">
        <w:rPr>
          <w:rFonts w:ascii="Courier New" w:hAnsi="Courier New" w:cs="Courier New"/>
          <w:rPrChange w:id="111" w:author="Greg Landry" w:date="2017-06-09T15:49:00Z">
            <w:rPr>
              <w:i/>
              <w:sz w:val="22"/>
              <w:szCs w:val="22"/>
            </w:rPr>
          </w:rPrChange>
        </w:rPr>
        <w:t>, 10000</w:t>
      </w:r>
      <w:ins w:id="112" w:author="gjl@cypress.com" w:date="2017-05-30T14:13:00Z">
        <w:r w:rsidR="000907D9" w:rsidRPr="00C327F5">
          <w:rPr>
            <w:rFonts w:ascii="Courier New" w:hAnsi="Courier New" w:cs="Courier New"/>
            <w:rPrChange w:id="113" w:author="Greg Landry" w:date="2017-06-09T15:49:00Z">
              <w:rPr>
                <w:i/>
                <w:sz w:val="22"/>
                <w:szCs w:val="22"/>
              </w:rPr>
            </w:rPrChange>
          </w:rPr>
          <w:t>, WICED_STA_INTERFACE</w:t>
        </w:r>
      </w:ins>
      <w:r w:rsidRPr="00C327F5">
        <w:rPr>
          <w:rFonts w:ascii="Courier New" w:hAnsi="Courier New" w:cs="Courier New"/>
          <w:rPrChange w:id="114" w:author="Greg Landry" w:date="2017-06-09T15:49:00Z">
            <w:rPr>
              <w:i/>
              <w:sz w:val="22"/>
              <w:szCs w:val="22"/>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Pr="00C327F5" w:rsidRDefault="00A32240">
      <w:pPr>
        <w:pStyle w:val="CCode"/>
        <w:ind w:left="1440"/>
        <w:rPr>
          <w:rFonts w:ascii="Courier New" w:hAnsi="Courier New" w:cs="Courier New"/>
          <w:rPrChange w:id="115" w:author="Greg Landry" w:date="2017-06-09T15:49:00Z">
            <w:rPr>
              <w:i/>
            </w:rPr>
          </w:rPrChange>
        </w:rPr>
        <w:pPrChange w:id="116" w:author="Greg Landry" w:date="2017-06-09T15:49:00Z">
          <w:pPr>
            <w:ind w:left="1080" w:firstLine="270"/>
          </w:pPr>
        </w:pPrChange>
      </w:pPr>
      <w:proofErr w:type="spellStart"/>
      <w:r w:rsidRPr="00C327F5">
        <w:rPr>
          <w:rFonts w:ascii="Courier New" w:hAnsi="Courier New" w:cs="Courier New"/>
          <w:rPrChange w:id="117" w:author="Greg Landry" w:date="2017-06-09T15:49:00Z">
            <w:rPr>
              <w:i/>
              <w:sz w:val="22"/>
              <w:szCs w:val="22"/>
            </w:rPr>
          </w:rPrChange>
        </w:rPr>
        <w:t>wiced_tcp_</w:t>
      </w:r>
      <w:proofErr w:type="gramStart"/>
      <w:r w:rsidRPr="00C327F5">
        <w:rPr>
          <w:rFonts w:ascii="Courier New" w:hAnsi="Courier New" w:cs="Courier New"/>
          <w:rPrChange w:id="118" w:author="Greg Landry" w:date="2017-06-09T15:49:00Z">
            <w:rPr>
              <w:i/>
              <w:sz w:val="22"/>
              <w:szCs w:val="22"/>
            </w:rPr>
          </w:rPrChange>
        </w:rPr>
        <w:t>connect</w:t>
      </w:r>
      <w:proofErr w:type="spellEnd"/>
      <w:r w:rsidRPr="00C327F5">
        <w:rPr>
          <w:rFonts w:ascii="Courier New" w:hAnsi="Courier New" w:cs="Courier New"/>
          <w:rPrChange w:id="119" w:author="Greg Landry" w:date="2017-06-09T15:49:00Z">
            <w:rPr>
              <w:i/>
              <w:sz w:val="22"/>
              <w:szCs w:val="22"/>
            </w:rPr>
          </w:rPrChange>
        </w:rPr>
        <w:t>(</w:t>
      </w:r>
      <w:r w:rsidR="00BB48E7" w:rsidRPr="00C327F5">
        <w:rPr>
          <w:rFonts w:ascii="Courier New" w:hAnsi="Courier New" w:cs="Courier New"/>
          <w:rPrChange w:id="120" w:author="Greg Landry" w:date="2017-06-09T15:49:00Z">
            <w:rPr>
              <w:i/>
              <w:sz w:val="22"/>
              <w:szCs w:val="22"/>
            </w:rPr>
          </w:rPrChange>
        </w:rPr>
        <w:t xml:space="preserve"> </w:t>
      </w:r>
      <w:r w:rsidR="00364C65" w:rsidRPr="00C327F5">
        <w:rPr>
          <w:rFonts w:ascii="Courier New" w:hAnsi="Courier New" w:cs="Courier New"/>
          <w:rPrChange w:id="121" w:author="Greg Landry" w:date="2017-06-09T15:49:00Z">
            <w:rPr>
              <w:i/>
              <w:sz w:val="22"/>
              <w:szCs w:val="22"/>
            </w:rPr>
          </w:rPrChange>
        </w:rPr>
        <w:t>&amp;</w:t>
      </w:r>
      <w:proofErr w:type="gramEnd"/>
      <w:r w:rsidR="00364C65" w:rsidRPr="00C327F5">
        <w:rPr>
          <w:rFonts w:ascii="Courier New" w:hAnsi="Courier New" w:cs="Courier New"/>
          <w:rPrChange w:id="122" w:author="Greg Landry" w:date="2017-06-09T15:49:00Z">
            <w:rPr>
              <w:i/>
              <w:sz w:val="22"/>
              <w:szCs w:val="22"/>
            </w:rPr>
          </w:rPrChange>
        </w:rPr>
        <w:t>socket,</w:t>
      </w:r>
      <w:r w:rsidR="00BB48E7" w:rsidRPr="00C327F5">
        <w:rPr>
          <w:rFonts w:ascii="Courier New" w:hAnsi="Courier New" w:cs="Courier New"/>
          <w:rPrChange w:id="123" w:author="Greg Landry" w:date="2017-06-09T15:49:00Z">
            <w:rPr>
              <w:i/>
              <w:sz w:val="22"/>
              <w:szCs w:val="22"/>
            </w:rPr>
          </w:rPrChange>
        </w:rPr>
        <w:t xml:space="preserve"> </w:t>
      </w:r>
      <w:r w:rsidR="00364C65" w:rsidRPr="00C327F5">
        <w:rPr>
          <w:rFonts w:ascii="Courier New" w:hAnsi="Courier New" w:cs="Courier New"/>
          <w:rPrChange w:id="124" w:author="Greg Landry" w:date="2017-06-09T15:49:00Z">
            <w:rPr>
              <w:i/>
              <w:sz w:val="22"/>
              <w:szCs w:val="22"/>
            </w:rPr>
          </w:rPrChange>
        </w:rPr>
        <w:t>&amp;</w:t>
      </w:r>
      <w:proofErr w:type="spellStart"/>
      <w:r w:rsidR="00364C65" w:rsidRPr="00C327F5">
        <w:rPr>
          <w:rFonts w:ascii="Courier New" w:hAnsi="Courier New" w:cs="Courier New"/>
          <w:rPrChange w:id="125" w:author="Greg Landry" w:date="2017-06-09T15:49:00Z">
            <w:rPr>
              <w:i/>
              <w:sz w:val="22"/>
              <w:szCs w:val="22"/>
            </w:rPr>
          </w:rPrChange>
        </w:rPr>
        <w:t>server</w:t>
      </w:r>
      <w:r w:rsidR="00BB48E7" w:rsidRPr="00C327F5">
        <w:rPr>
          <w:rFonts w:ascii="Courier New" w:hAnsi="Courier New" w:cs="Courier New"/>
          <w:rPrChange w:id="126" w:author="Greg Landry" w:date="2017-06-09T15:49:00Z">
            <w:rPr>
              <w:i/>
              <w:sz w:val="22"/>
              <w:szCs w:val="22"/>
            </w:rPr>
          </w:rPrChange>
        </w:rPr>
        <w:t>A</w:t>
      </w:r>
      <w:r w:rsidR="00364C65" w:rsidRPr="00C327F5">
        <w:rPr>
          <w:rFonts w:ascii="Courier New" w:hAnsi="Courier New" w:cs="Courier New"/>
          <w:rPrChange w:id="127" w:author="Greg Landry" w:date="2017-06-09T15:49:00Z">
            <w:rPr>
              <w:i/>
              <w:sz w:val="22"/>
              <w:szCs w:val="22"/>
            </w:rPr>
          </w:rPrChange>
        </w:rPr>
        <w:t>ddress</w:t>
      </w:r>
      <w:proofErr w:type="spellEnd"/>
      <w:r w:rsidR="00364C65" w:rsidRPr="00C327F5">
        <w:rPr>
          <w:rFonts w:ascii="Courier New" w:hAnsi="Courier New" w:cs="Courier New"/>
          <w:rPrChange w:id="128" w:author="Greg Landry" w:date="2017-06-09T15:49:00Z">
            <w:rPr>
              <w:i/>
              <w:sz w:val="22"/>
              <w:szCs w:val="22"/>
            </w:rPr>
          </w:rPrChange>
        </w:rPr>
        <w:t>,</w:t>
      </w:r>
      <w:r w:rsidR="00BB48E7" w:rsidRPr="00C327F5">
        <w:rPr>
          <w:rFonts w:ascii="Courier New" w:hAnsi="Courier New" w:cs="Courier New"/>
          <w:rPrChange w:id="129" w:author="Greg Landry" w:date="2017-06-09T15:49:00Z">
            <w:rPr>
              <w:i/>
              <w:sz w:val="22"/>
              <w:szCs w:val="22"/>
            </w:rPr>
          </w:rPrChange>
        </w:rPr>
        <w:t xml:space="preserve"> </w:t>
      </w:r>
      <w:r w:rsidR="00364C65" w:rsidRPr="00C327F5">
        <w:rPr>
          <w:rFonts w:ascii="Courier New" w:hAnsi="Courier New" w:cs="Courier New"/>
          <w:rPrChange w:id="130" w:author="Greg Landry" w:date="2017-06-09T15:49:00Z">
            <w:rPr>
              <w:i/>
              <w:sz w:val="22"/>
              <w:szCs w:val="22"/>
            </w:rPr>
          </w:rPrChange>
        </w:rPr>
        <w:t>27708,</w:t>
      </w:r>
      <w:r w:rsidR="00BB48E7" w:rsidRPr="00C327F5">
        <w:rPr>
          <w:rFonts w:ascii="Courier New" w:hAnsi="Courier New" w:cs="Courier New"/>
          <w:rPrChange w:id="131" w:author="Greg Landry" w:date="2017-06-09T15:49:00Z">
            <w:rPr>
              <w:i/>
              <w:sz w:val="22"/>
              <w:szCs w:val="22"/>
            </w:rPr>
          </w:rPrChange>
        </w:rPr>
        <w:t xml:space="preserve"> </w:t>
      </w:r>
      <w:r w:rsidR="00364C65" w:rsidRPr="00C327F5">
        <w:rPr>
          <w:rFonts w:ascii="Courier New" w:hAnsi="Courier New" w:cs="Courier New"/>
          <w:rPrChange w:id="132" w:author="Greg Landry" w:date="2017-06-09T15:49:00Z">
            <w:rPr>
              <w:i/>
              <w:sz w:val="22"/>
              <w:szCs w:val="22"/>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33" w:author="Greg Landry" w:date="2017-06-09T15:49:00Z">
            <w:rPr>
              <w:i/>
            </w:rPr>
          </w:rPrChange>
        </w:rPr>
      </w:pPr>
      <w:r w:rsidRPr="0075734B">
        <w:rPr>
          <w:i/>
        </w:rPr>
        <w:tab/>
      </w:r>
      <w:proofErr w:type="spellStart"/>
      <w:r w:rsidRPr="00C327F5">
        <w:rPr>
          <w:rFonts w:ascii="Courier New" w:eastAsia="Times New Roman" w:hAnsi="Courier New" w:cs="Courier New"/>
          <w:color w:val="548DD4"/>
          <w:kern w:val="28"/>
          <w:sz w:val="18"/>
          <w:szCs w:val="18"/>
          <w:rPrChange w:id="134" w:author="Greg Landry" w:date="2017-06-09T15:49:00Z">
            <w:rPr>
              <w:i/>
            </w:rPr>
          </w:rPrChange>
        </w:rPr>
        <w:t>wiced_tcp_stream_t</w:t>
      </w:r>
      <w:proofErr w:type="spellEnd"/>
      <w:r w:rsidRPr="00C327F5">
        <w:rPr>
          <w:rFonts w:ascii="Courier New" w:eastAsia="Times New Roman" w:hAnsi="Courier New" w:cs="Courier New"/>
          <w:color w:val="548DD4"/>
          <w:kern w:val="28"/>
          <w:sz w:val="18"/>
          <w:szCs w:val="18"/>
          <w:rPrChange w:id="135" w:author="Greg Landry" w:date="2017-06-09T15:49:00Z">
            <w:rPr>
              <w:i/>
            </w:rPr>
          </w:rPrChange>
        </w:rPr>
        <w:t xml:space="preserve">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36" w:author="Greg Landry" w:date="2017-06-09T15:49:00Z">
            <w:rPr>
              <w:i/>
            </w:rPr>
          </w:rPrChange>
        </w:rPr>
      </w:pPr>
      <w:r w:rsidRPr="00C327F5">
        <w:rPr>
          <w:rFonts w:ascii="Courier New" w:eastAsia="Times New Roman" w:hAnsi="Courier New" w:cs="Courier New"/>
          <w:color w:val="548DD4"/>
          <w:kern w:val="28"/>
          <w:sz w:val="18"/>
          <w:szCs w:val="18"/>
          <w:rPrChange w:id="137" w:author="Greg Landry" w:date="2017-06-09T15:49:00Z">
            <w:rPr>
              <w:i/>
            </w:rPr>
          </w:rPrChange>
        </w:rPr>
        <w:tab/>
      </w:r>
      <w:proofErr w:type="spellStart"/>
      <w:r w:rsidRPr="00C327F5">
        <w:rPr>
          <w:rFonts w:ascii="Courier New" w:eastAsia="Times New Roman" w:hAnsi="Courier New" w:cs="Courier New"/>
          <w:color w:val="548DD4"/>
          <w:kern w:val="28"/>
          <w:sz w:val="18"/>
          <w:szCs w:val="18"/>
          <w:rPrChange w:id="138" w:author="Greg Landry" w:date="2017-06-09T15:49:00Z">
            <w:rPr>
              <w:i/>
            </w:rPr>
          </w:rPrChange>
        </w:rPr>
        <w:t>wiced_tcp_stream_</w:t>
      </w:r>
      <w:proofErr w:type="gramStart"/>
      <w:r w:rsidRPr="00C327F5">
        <w:rPr>
          <w:rFonts w:ascii="Courier New" w:eastAsia="Times New Roman" w:hAnsi="Courier New" w:cs="Courier New"/>
          <w:color w:val="548DD4"/>
          <w:kern w:val="28"/>
          <w:sz w:val="18"/>
          <w:szCs w:val="18"/>
          <w:rPrChange w:id="139" w:author="Greg Landry" w:date="2017-06-09T15:49:00Z">
            <w:rPr>
              <w:i/>
            </w:rPr>
          </w:rPrChange>
        </w:rPr>
        <w:t>init</w:t>
      </w:r>
      <w:proofErr w:type="spellEnd"/>
      <w:r w:rsidRPr="00C327F5">
        <w:rPr>
          <w:rFonts w:ascii="Courier New" w:eastAsia="Times New Roman" w:hAnsi="Courier New" w:cs="Courier New"/>
          <w:color w:val="548DD4"/>
          <w:kern w:val="28"/>
          <w:sz w:val="18"/>
          <w:szCs w:val="18"/>
          <w:rPrChange w:id="140" w:author="Greg Landry" w:date="2017-06-09T15:49:00Z">
            <w:rPr>
              <w:i/>
            </w:rPr>
          </w:rPrChange>
        </w:rPr>
        <w:t>(</w:t>
      </w:r>
      <w:proofErr w:type="gramEnd"/>
      <w:r w:rsidRPr="00C327F5">
        <w:rPr>
          <w:rFonts w:ascii="Courier New" w:eastAsia="Times New Roman" w:hAnsi="Courier New" w:cs="Courier New"/>
          <w:color w:val="548DD4"/>
          <w:kern w:val="28"/>
          <w:sz w:val="18"/>
          <w:szCs w:val="18"/>
          <w:rPrChange w:id="141" w:author="Greg Landry" w:date="2017-06-09T15:49:00Z">
            <w:rPr>
              <w:i/>
            </w:rPr>
          </w:rPrChange>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142" w:author="Greg Landry" w:date="2017-03-01T15:30:00Z">
        <w:r w:rsidDel="00FF054F">
          <w:delText xml:space="preserve">method </w:delText>
        </w:r>
      </w:del>
      <w:ins w:id="143"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44"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45" w:author="Greg Landry" w:date="2017-06-09T15:50:00Z">
            <w:rPr>
              <w:i/>
            </w:rPr>
          </w:rPrChange>
        </w:rPr>
        <w:t xml:space="preserve">char </w:t>
      </w:r>
      <w:proofErr w:type="spellStart"/>
      <w:proofErr w:type="gramStart"/>
      <w:r w:rsidR="00D17EF0" w:rsidRPr="00C327F5">
        <w:rPr>
          <w:rFonts w:ascii="Courier New" w:eastAsia="Times New Roman" w:hAnsi="Courier New" w:cs="Courier New"/>
          <w:color w:val="548DD4"/>
          <w:kern w:val="28"/>
          <w:sz w:val="18"/>
          <w:szCs w:val="18"/>
          <w:rPrChange w:id="146" w:author="Greg Landry" w:date="2017-06-09T15:50:00Z">
            <w:rPr>
              <w:i/>
            </w:rPr>
          </w:rPrChange>
        </w:rPr>
        <w:t>sendMessage</w:t>
      </w:r>
      <w:proofErr w:type="spellEnd"/>
      <w:r w:rsidR="00D17EF0" w:rsidRPr="00C327F5">
        <w:rPr>
          <w:rFonts w:ascii="Courier New" w:eastAsia="Times New Roman" w:hAnsi="Courier New" w:cs="Courier New"/>
          <w:color w:val="548DD4"/>
          <w:kern w:val="28"/>
          <w:sz w:val="18"/>
          <w:szCs w:val="18"/>
          <w:rPrChange w:id="147" w:author="Greg Landry" w:date="2017-06-09T15:50:00Z">
            <w:rPr>
              <w:i/>
            </w:rPr>
          </w:rPrChange>
        </w:rPr>
        <w:t>[</w:t>
      </w:r>
      <w:proofErr w:type="gramEnd"/>
      <w:r w:rsidR="00D17EF0" w:rsidRPr="00C327F5">
        <w:rPr>
          <w:rFonts w:ascii="Courier New" w:eastAsia="Times New Roman" w:hAnsi="Courier New" w:cs="Courier New"/>
          <w:color w:val="548DD4"/>
          <w:kern w:val="28"/>
          <w:sz w:val="18"/>
          <w:szCs w:val="18"/>
          <w:rPrChange w:id="148" w:author="Greg Landry" w:date="2017-06-09T15:50:00Z">
            <w:rPr>
              <w:i/>
            </w:rPr>
          </w:rPrChange>
        </w:rPr>
        <w:t>]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49" w:author="Greg Landry" w:date="2017-06-09T15:50:00Z">
            <w:rPr>
              <w:i/>
            </w:rPr>
          </w:rPrChange>
        </w:rPr>
        <w:pPrChange w:id="150" w:author="Greg Landry" w:date="2017-06-09T15:50:00Z">
          <w:pPr>
            <w:ind w:firstLine="720"/>
          </w:pPr>
        </w:pPrChange>
      </w:pPr>
      <w:proofErr w:type="spellStart"/>
      <w:r w:rsidRPr="00C327F5">
        <w:rPr>
          <w:rFonts w:ascii="Courier New" w:eastAsia="Times New Roman" w:hAnsi="Courier New" w:cs="Courier New"/>
          <w:color w:val="548DD4"/>
          <w:kern w:val="28"/>
          <w:sz w:val="18"/>
          <w:szCs w:val="18"/>
          <w:rPrChange w:id="151"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52" w:author="Greg Landry" w:date="2017-06-09T15:50:00Z">
            <w:rPr>
              <w:i/>
            </w:rPr>
          </w:rPrChange>
        </w:rPr>
        <w:t>write</w:t>
      </w:r>
      <w:proofErr w:type="spellEnd"/>
      <w:r w:rsidRPr="00C327F5">
        <w:rPr>
          <w:rFonts w:ascii="Courier New" w:eastAsia="Times New Roman" w:hAnsi="Courier New" w:cs="Courier New"/>
          <w:color w:val="548DD4"/>
          <w:kern w:val="28"/>
          <w:sz w:val="18"/>
          <w:szCs w:val="18"/>
          <w:rPrChange w:id="153"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54"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55"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56" w:author="Greg Landry" w:date="2017-06-09T15:50:00Z">
            <w:rPr>
              <w:i/>
            </w:rPr>
          </w:rPrChange>
        </w:rPr>
        <w:t xml:space="preserve">, </w:t>
      </w:r>
      <w:proofErr w:type="spellStart"/>
      <w:r w:rsidRPr="00C327F5">
        <w:rPr>
          <w:rFonts w:ascii="Courier New" w:eastAsia="Times New Roman" w:hAnsi="Courier New" w:cs="Courier New"/>
          <w:color w:val="548DD4"/>
          <w:kern w:val="28"/>
          <w:sz w:val="18"/>
          <w:szCs w:val="18"/>
          <w:rPrChange w:id="157" w:author="Greg Landry" w:date="2017-06-09T15:50:00Z">
            <w:rPr>
              <w:i/>
            </w:rPr>
          </w:rPrChange>
        </w:rPr>
        <w:t>strlen</w:t>
      </w:r>
      <w:proofErr w:type="spellEnd"/>
      <w:r w:rsidRPr="00C327F5">
        <w:rPr>
          <w:rFonts w:ascii="Courier New" w:eastAsia="Times New Roman" w:hAnsi="Courier New" w:cs="Courier New"/>
          <w:color w:val="548DD4"/>
          <w:kern w:val="28"/>
          <w:sz w:val="18"/>
          <w:szCs w:val="18"/>
          <w:rPrChange w:id="158" w:author="Greg Landry" w:date="2017-06-09T15:50:00Z">
            <w:rPr>
              <w:i/>
            </w:rPr>
          </w:rPrChange>
        </w:rPr>
        <w:t>(</w:t>
      </w:r>
      <w:proofErr w:type="spellStart"/>
      <w:r w:rsidRPr="00C327F5">
        <w:rPr>
          <w:rFonts w:ascii="Courier New" w:eastAsia="Times New Roman" w:hAnsi="Courier New" w:cs="Courier New"/>
          <w:color w:val="548DD4"/>
          <w:kern w:val="28"/>
          <w:sz w:val="18"/>
          <w:szCs w:val="18"/>
          <w:rPrChange w:id="159"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60" w:author="Greg Landry" w:date="2017-06-09T15:50:00Z">
            <w:rPr>
              <w:i/>
            </w:rPr>
          </w:rPrChange>
        </w:rPr>
        <w:t>));</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61" w:author="Greg Landry" w:date="2017-06-09T15:50:00Z">
            <w:rPr>
              <w:i/>
            </w:rPr>
          </w:rPrChange>
        </w:rPr>
      </w:pPr>
      <w:r w:rsidRPr="00C327F5">
        <w:rPr>
          <w:rFonts w:ascii="Courier New" w:eastAsia="Times New Roman" w:hAnsi="Courier New" w:cs="Courier New"/>
          <w:color w:val="548DD4"/>
          <w:kern w:val="28"/>
          <w:sz w:val="18"/>
          <w:szCs w:val="18"/>
          <w:rPrChange w:id="162" w:author="Greg Landry" w:date="2017-06-09T15:50:00Z">
            <w:rPr>
              <w:i/>
            </w:rPr>
          </w:rPrChange>
        </w:rPr>
        <w:tab/>
      </w:r>
      <w:proofErr w:type="spellStart"/>
      <w:r w:rsidRPr="00C327F5">
        <w:rPr>
          <w:rFonts w:ascii="Courier New" w:eastAsia="Times New Roman" w:hAnsi="Courier New" w:cs="Courier New"/>
          <w:color w:val="548DD4"/>
          <w:kern w:val="28"/>
          <w:sz w:val="18"/>
          <w:szCs w:val="18"/>
          <w:rPrChange w:id="163" w:author="Greg Landry" w:date="2017-06-09T15:50:00Z">
            <w:rPr>
              <w:i/>
            </w:rPr>
          </w:rPrChange>
        </w:rPr>
        <w:t>wiced_tcp_stream_flush</w:t>
      </w:r>
      <w:proofErr w:type="spellEnd"/>
      <w:r w:rsidRPr="00C327F5">
        <w:rPr>
          <w:rFonts w:ascii="Courier New" w:eastAsia="Times New Roman" w:hAnsi="Courier New" w:cs="Courier New"/>
          <w:color w:val="548DD4"/>
          <w:kern w:val="28"/>
          <w:sz w:val="18"/>
          <w:szCs w:val="18"/>
          <w:rPrChange w:id="164" w:author="Greg Landry" w:date="2017-06-09T15:50:00Z">
            <w:rPr>
              <w:i/>
            </w:rPr>
          </w:rPrChange>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65"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66" w:author="Greg Landry" w:date="2017-06-09T15:50:00Z">
            <w:rPr>
              <w:i/>
            </w:rPr>
          </w:rPrChange>
        </w:rPr>
        <w:t xml:space="preserve">result = </w:t>
      </w:r>
      <w:proofErr w:type="spellStart"/>
      <w:r w:rsidRPr="00C327F5">
        <w:rPr>
          <w:rFonts w:ascii="Courier New" w:eastAsia="Times New Roman" w:hAnsi="Courier New" w:cs="Courier New"/>
          <w:color w:val="548DD4"/>
          <w:kern w:val="28"/>
          <w:sz w:val="18"/>
          <w:szCs w:val="18"/>
          <w:rPrChange w:id="167"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68" w:author="Greg Landry" w:date="2017-06-09T15:50:00Z">
            <w:rPr>
              <w:i/>
            </w:rPr>
          </w:rPrChange>
        </w:rPr>
        <w:t>read</w:t>
      </w:r>
      <w:proofErr w:type="spellEnd"/>
      <w:r w:rsidRPr="00C327F5">
        <w:rPr>
          <w:rFonts w:ascii="Courier New" w:eastAsia="Times New Roman" w:hAnsi="Courier New" w:cs="Courier New"/>
          <w:color w:val="548DD4"/>
          <w:kern w:val="28"/>
          <w:sz w:val="18"/>
          <w:szCs w:val="18"/>
          <w:rPrChange w:id="169"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70"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71" w:author="Greg Landry" w:date="2017-06-09T15:50:00Z">
            <w:rPr>
              <w:i/>
            </w:rPr>
          </w:rPrChange>
        </w:rPr>
        <w:t>rbuffer</w:t>
      </w:r>
      <w:proofErr w:type="spellEnd"/>
      <w:r w:rsidRPr="00C327F5">
        <w:rPr>
          <w:rFonts w:ascii="Courier New" w:eastAsia="Times New Roman" w:hAnsi="Courier New" w:cs="Courier New"/>
          <w:color w:val="548DD4"/>
          <w:kern w:val="28"/>
          <w:sz w:val="18"/>
          <w:szCs w:val="18"/>
          <w:rPrChange w:id="172" w:author="Greg Landry" w:date="2017-06-09T15:50:00Z">
            <w:rPr>
              <w:i/>
            </w:rPr>
          </w:rPrChange>
        </w:rPr>
        <w:t xml:space="preserve">, 11, 500); </w:t>
      </w:r>
    </w:p>
    <w:p w14:paraId="6E969352" w14:textId="30112144" w:rsidR="00C82F7F" w:rsidRDefault="00C82F7F" w:rsidP="00C82F7F">
      <w:pPr>
        <w:rPr>
          <w:ins w:id="173"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74" w:author="Greg Landry" w:date="2017-04-03T16:29:00Z" w:name="move479000290"/>
      <w:moveTo w:id="175" w:author="Greg Landry" w:date="2017-04-03T16:29:00Z">
        <w:r>
          <w:t xml:space="preserve">Given the above, the </w:t>
        </w:r>
        <w:del w:id="176" w:author="Greg Landry" w:date="2017-04-03T16:33:00Z">
          <w:r w:rsidDel="00823A0D">
            <w:delText xml:space="preserve">transmit </w:delText>
          </w:r>
        </w:del>
        <w:r>
          <w:t xml:space="preserve">firmware </w:t>
        </w:r>
      </w:moveTo>
      <w:ins w:id="177" w:author="Greg Landry" w:date="2017-04-03T16:33:00Z">
        <w:r w:rsidR="00823A0D">
          <w:t xml:space="preserve">to transmit date using streams </w:t>
        </w:r>
      </w:ins>
      <w:moveTo w:id="178" w:author="Greg Landry" w:date="2017-04-03T16:29:00Z">
        <w:del w:id="179" w:author="Greg Landry" w:date="2017-04-03T16:33:00Z">
          <w:r w:rsidDel="00887985">
            <w:delText>will</w:delText>
          </w:r>
        </w:del>
      </w:moveTo>
      <w:ins w:id="180" w:author="Greg Landry" w:date="2017-04-03T16:33:00Z">
        <w:r>
          <w:t>might</w:t>
        </w:r>
      </w:ins>
      <w:moveTo w:id="181" w:author="Greg Landry" w:date="2017-04-03T16:29:00Z">
        <w:r>
          <w:t xml:space="preserve"> look something like this:</w:t>
        </w:r>
      </w:moveTo>
    </w:p>
    <w:p w14:paraId="41237201" w14:textId="3CFF8537" w:rsidR="00966E89" w:rsidRPr="00C327F5" w:rsidRDefault="00966E89">
      <w:pPr>
        <w:pStyle w:val="CCode"/>
        <w:spacing w:after="0"/>
        <w:rPr>
          <w:ins w:id="182" w:author="Greg Landry" w:date="2017-04-03T16:34:00Z"/>
          <w:rFonts w:ascii="Courier New" w:hAnsi="Courier New" w:cs="Courier New"/>
          <w:rPrChange w:id="183" w:author="Greg Landry" w:date="2017-06-09T15:50:00Z">
            <w:rPr>
              <w:ins w:id="184" w:author="Greg Landry" w:date="2017-04-03T16:34:00Z"/>
            </w:rPr>
          </w:rPrChange>
        </w:rPr>
        <w:pPrChange w:id="185" w:author="Greg Landry" w:date="2017-04-03T16:35:00Z">
          <w:pPr>
            <w:pStyle w:val="CCode"/>
          </w:pPr>
        </w:pPrChange>
      </w:pPr>
      <w:ins w:id="186" w:author="Greg Landry" w:date="2017-04-03T16:34:00Z">
        <w:r w:rsidRPr="00C327F5">
          <w:rPr>
            <w:rFonts w:ascii="Courier New" w:hAnsi="Courier New" w:cs="Courier New"/>
            <w:rPrChange w:id="187" w:author="Greg Landry" w:date="2017-06-09T15:50:00Z">
              <w:rPr/>
            </w:rPrChange>
          </w:rPr>
          <w:lastRenderedPageBreak/>
          <w:t>#define SERVER_</w:t>
        </w:r>
        <w:proofErr w:type="gramStart"/>
        <w:r w:rsidRPr="00C327F5">
          <w:rPr>
            <w:rFonts w:ascii="Courier New" w:hAnsi="Courier New" w:cs="Courier New"/>
            <w:rPrChange w:id="188" w:author="Greg Landry" w:date="2017-06-09T15:50:00Z">
              <w:rPr/>
            </w:rPrChange>
          </w:rPr>
          <w:t>PORT  (</w:t>
        </w:r>
        <w:proofErr w:type="gramEnd"/>
        <w:r w:rsidRPr="00C327F5">
          <w:rPr>
            <w:rFonts w:ascii="Courier New" w:hAnsi="Courier New" w:cs="Courier New"/>
            <w:rPrChange w:id="189" w:author="Greg Landry" w:date="2017-06-09T15:50:00Z">
              <w:rPr/>
            </w:rPrChange>
          </w:rPr>
          <w:t>27708)</w:t>
        </w:r>
      </w:ins>
    </w:p>
    <w:p w14:paraId="07D978E4" w14:textId="31A66646" w:rsidR="00966E89" w:rsidRPr="00C327F5" w:rsidRDefault="00966E89">
      <w:pPr>
        <w:pStyle w:val="CCode"/>
        <w:spacing w:after="0"/>
        <w:rPr>
          <w:ins w:id="190" w:author="Greg Landry" w:date="2017-04-03T16:35:00Z"/>
          <w:rFonts w:ascii="Courier New" w:hAnsi="Courier New" w:cs="Courier New"/>
          <w:rPrChange w:id="191" w:author="Greg Landry" w:date="2017-06-09T15:50:00Z">
            <w:rPr>
              <w:ins w:id="192" w:author="Greg Landry" w:date="2017-04-03T16:35:00Z"/>
            </w:rPr>
          </w:rPrChange>
        </w:rPr>
        <w:pPrChange w:id="193" w:author="Greg Landry" w:date="2017-04-03T16:35:00Z">
          <w:pPr>
            <w:pStyle w:val="CCode"/>
          </w:pPr>
        </w:pPrChange>
      </w:pPr>
      <w:ins w:id="194" w:author="Greg Landry" w:date="2017-04-03T16:35:00Z">
        <w:r w:rsidRPr="00C327F5">
          <w:rPr>
            <w:rFonts w:ascii="Courier New" w:hAnsi="Courier New" w:cs="Courier New"/>
            <w:rPrChange w:id="195" w:author="Greg Landry" w:date="2017-06-09T15:50:00Z">
              <w:rPr/>
            </w:rPrChange>
          </w:rPr>
          <w:t>#define TIMEOUT (2000)</w:t>
        </w:r>
      </w:ins>
    </w:p>
    <w:p w14:paraId="57AE565B" w14:textId="1D44B0CF" w:rsidR="00966E89" w:rsidRPr="00C327F5" w:rsidRDefault="00966E89">
      <w:pPr>
        <w:pStyle w:val="CCode"/>
        <w:spacing w:after="0"/>
        <w:rPr>
          <w:ins w:id="196" w:author="Greg Landry" w:date="2017-04-03T16:35:00Z"/>
          <w:rFonts w:ascii="Courier New" w:hAnsi="Courier New" w:cs="Courier New"/>
          <w:rPrChange w:id="197" w:author="Greg Landry" w:date="2017-06-09T15:50:00Z">
            <w:rPr>
              <w:ins w:id="198" w:author="Greg Landry" w:date="2017-04-03T16:35:00Z"/>
            </w:rPr>
          </w:rPrChange>
        </w:rPr>
        <w:pPrChange w:id="199" w:author="Greg Landry" w:date="2017-04-03T16:35:00Z">
          <w:pPr>
            <w:pStyle w:val="CCode"/>
          </w:pPr>
        </w:pPrChange>
      </w:pPr>
      <w:ins w:id="200" w:author="Greg Landry" w:date="2017-04-03T16:35:00Z">
        <w:r w:rsidRPr="00C327F5">
          <w:rPr>
            <w:rFonts w:ascii="Courier New" w:hAnsi="Courier New" w:cs="Courier New"/>
            <w:rPrChange w:id="201" w:author="Greg Landry" w:date="2017-06-09T15:50:00Z">
              <w:rPr/>
            </w:rPrChange>
          </w:rPr>
          <w:t>.</w:t>
        </w:r>
      </w:ins>
    </w:p>
    <w:p w14:paraId="5633D379" w14:textId="6F3FC598" w:rsidR="00966E89" w:rsidRPr="00C327F5" w:rsidRDefault="00966E89">
      <w:pPr>
        <w:pStyle w:val="CCode"/>
        <w:spacing w:after="0"/>
        <w:rPr>
          <w:ins w:id="202" w:author="Greg Landry" w:date="2017-04-03T16:34:00Z"/>
          <w:rFonts w:ascii="Courier New" w:hAnsi="Courier New" w:cs="Courier New"/>
          <w:rPrChange w:id="203" w:author="Greg Landry" w:date="2017-06-09T15:50:00Z">
            <w:rPr>
              <w:ins w:id="204" w:author="Greg Landry" w:date="2017-04-03T16:34:00Z"/>
            </w:rPr>
          </w:rPrChange>
        </w:rPr>
        <w:pPrChange w:id="205" w:author="Greg Landry" w:date="2017-04-03T16:35:00Z">
          <w:pPr>
            <w:pStyle w:val="CCode"/>
          </w:pPr>
        </w:pPrChange>
      </w:pPr>
      <w:ins w:id="206" w:author="Greg Landry" w:date="2017-04-03T16:35:00Z">
        <w:r w:rsidRPr="00C327F5">
          <w:rPr>
            <w:rFonts w:ascii="Courier New" w:hAnsi="Courier New" w:cs="Courier New"/>
            <w:rPrChange w:id="207"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208" w:author="Greg Landry" w:date="2017-06-09T15:50:00Z">
            <w:rPr/>
          </w:rPrChange>
        </w:rPr>
        <w:pPrChange w:id="209" w:author="Greg Landry" w:date="2017-04-03T16:35:00Z">
          <w:pPr>
            <w:pStyle w:val="CCode"/>
          </w:pPr>
        </w:pPrChange>
      </w:pPr>
      <w:proofErr w:type="spellStart"/>
      <w:moveTo w:id="210" w:author="Greg Landry" w:date="2017-04-03T16:29:00Z">
        <w:r w:rsidRPr="00C327F5">
          <w:rPr>
            <w:rFonts w:ascii="Courier New" w:hAnsi="Courier New" w:cs="Courier New"/>
            <w:rPrChange w:id="211" w:author="Greg Landry" w:date="2017-06-09T15:50:00Z">
              <w:rPr/>
            </w:rPrChange>
          </w:rPr>
          <w:t>wiced_tcp_socket_t</w:t>
        </w:r>
        <w:proofErr w:type="spellEnd"/>
        <w:r w:rsidRPr="00C327F5">
          <w:rPr>
            <w:rFonts w:ascii="Courier New" w:hAnsi="Courier New" w:cs="Courier New"/>
            <w:rPrChange w:id="212" w:author="Greg Landry" w:date="2017-06-09T15:50:00Z">
              <w:rPr/>
            </w:rPrChange>
          </w:rPr>
          <w:t xml:space="preserve"> socket;</w:t>
        </w:r>
      </w:moveTo>
    </w:p>
    <w:p w14:paraId="6240EDCA" w14:textId="64CA6259" w:rsidR="00887985" w:rsidRPr="00C327F5" w:rsidDel="00966E89" w:rsidRDefault="00887985">
      <w:pPr>
        <w:pStyle w:val="CCode"/>
        <w:spacing w:after="0"/>
        <w:rPr>
          <w:del w:id="213" w:author="Greg Landry" w:date="2017-04-03T16:35:00Z"/>
          <w:rFonts w:ascii="Courier New" w:hAnsi="Courier New" w:cs="Courier New"/>
          <w:rPrChange w:id="214" w:author="Greg Landry" w:date="2017-06-09T15:50:00Z">
            <w:rPr>
              <w:del w:id="215" w:author="Greg Landry" w:date="2017-04-03T16:35:00Z"/>
            </w:rPr>
          </w:rPrChange>
        </w:rPr>
        <w:pPrChange w:id="216" w:author="Greg Landry" w:date="2017-04-03T16:35:00Z">
          <w:pPr>
            <w:pStyle w:val="CCode"/>
          </w:pPr>
        </w:pPrChange>
      </w:pPr>
      <w:proofErr w:type="spellStart"/>
      <w:moveTo w:id="217" w:author="Greg Landry" w:date="2017-04-03T16:29:00Z">
        <w:r w:rsidRPr="00C327F5">
          <w:rPr>
            <w:rFonts w:ascii="Courier New" w:hAnsi="Courier New" w:cs="Courier New"/>
            <w:rPrChange w:id="218" w:author="Greg Landry" w:date="2017-06-09T15:50:00Z">
              <w:rPr/>
            </w:rPrChange>
          </w:rPr>
          <w:t>wiced_</w:t>
        </w:r>
        <w:del w:id="219" w:author="Greg Landry" w:date="2017-04-03T16:29:00Z">
          <w:r w:rsidRPr="00C327F5" w:rsidDel="00887985">
            <w:rPr>
              <w:rFonts w:ascii="Courier New" w:hAnsi="Courier New" w:cs="Courier New"/>
              <w:rPrChange w:id="220" w:author="Greg Landry" w:date="2017-06-09T15:50:00Z">
                <w:rPr/>
              </w:rPrChange>
            </w:rPr>
            <w:delText>packet</w:delText>
          </w:r>
        </w:del>
      </w:moveTo>
      <w:ins w:id="221" w:author="Greg Landry" w:date="2017-04-03T16:29:00Z">
        <w:r w:rsidRPr="00C327F5">
          <w:rPr>
            <w:rFonts w:ascii="Courier New" w:hAnsi="Courier New" w:cs="Courier New"/>
            <w:rPrChange w:id="222" w:author="Greg Landry" w:date="2017-06-09T15:50:00Z">
              <w:rPr/>
            </w:rPrChange>
          </w:rPr>
          <w:t>tcp_stream</w:t>
        </w:r>
      </w:ins>
      <w:ins w:id="223" w:author="Greg Landry" w:date="2017-04-03T16:30:00Z">
        <w:r w:rsidRPr="00C327F5">
          <w:rPr>
            <w:rFonts w:ascii="Courier New" w:hAnsi="Courier New" w:cs="Courier New"/>
            <w:rPrChange w:id="224" w:author="Greg Landry" w:date="2017-06-09T15:50:00Z">
              <w:rPr/>
            </w:rPrChange>
          </w:rPr>
          <w:t>_</w:t>
        </w:r>
      </w:ins>
      <w:moveTo w:id="225" w:author="Greg Landry" w:date="2017-04-03T16:29:00Z">
        <w:del w:id="226" w:author="Greg Landry" w:date="2017-04-03T16:30:00Z">
          <w:r w:rsidRPr="00C327F5" w:rsidDel="00887985">
            <w:rPr>
              <w:rFonts w:ascii="Courier New" w:hAnsi="Courier New" w:cs="Courier New"/>
              <w:rPrChange w:id="227" w:author="Greg Landry" w:date="2017-06-09T15:50:00Z">
                <w:rPr/>
              </w:rPrChange>
            </w:rPr>
            <w:delText>_</w:delText>
          </w:r>
        </w:del>
        <w:r w:rsidRPr="00C327F5">
          <w:rPr>
            <w:rFonts w:ascii="Courier New" w:hAnsi="Courier New" w:cs="Courier New"/>
            <w:rPrChange w:id="228" w:author="Greg Landry" w:date="2017-06-09T15:50:00Z">
              <w:rPr/>
            </w:rPrChange>
          </w:rPr>
          <w:t>t</w:t>
        </w:r>
        <w:proofErr w:type="spellEnd"/>
        <w:r w:rsidRPr="00C327F5">
          <w:rPr>
            <w:rFonts w:ascii="Courier New" w:hAnsi="Courier New" w:cs="Courier New"/>
            <w:rPrChange w:id="229" w:author="Greg Landry" w:date="2017-06-09T15:50:00Z">
              <w:rPr/>
            </w:rPrChange>
          </w:rPr>
          <w:t xml:space="preserve"> </w:t>
        </w:r>
        <w:del w:id="230" w:author="Greg Landry" w:date="2017-04-03T16:30:00Z">
          <w:r w:rsidRPr="00C327F5" w:rsidDel="00887985">
            <w:rPr>
              <w:rFonts w:ascii="Courier New" w:hAnsi="Courier New" w:cs="Courier New"/>
              <w:rPrChange w:id="231" w:author="Greg Landry" w:date="2017-06-09T15:50:00Z">
                <w:rPr/>
              </w:rPrChange>
            </w:rPr>
            <w:delText>*myPacket</w:delText>
          </w:r>
        </w:del>
      </w:moveTo>
      <w:ins w:id="232" w:author="Greg Landry" w:date="2017-04-03T16:30:00Z">
        <w:r w:rsidRPr="00C327F5">
          <w:rPr>
            <w:rFonts w:ascii="Courier New" w:hAnsi="Courier New" w:cs="Courier New"/>
            <w:rPrChange w:id="233" w:author="Greg Landry" w:date="2017-06-09T15:50:00Z">
              <w:rPr/>
            </w:rPrChange>
          </w:rPr>
          <w:t>stream</w:t>
        </w:r>
      </w:ins>
      <w:moveTo w:id="234" w:author="Greg Landry" w:date="2017-04-03T16:29:00Z">
        <w:r w:rsidRPr="00C327F5">
          <w:rPr>
            <w:rFonts w:ascii="Courier New" w:hAnsi="Courier New" w:cs="Courier New"/>
            <w:rPrChange w:id="235" w:author="Greg Landry" w:date="2017-06-09T15:50:00Z">
              <w:rPr/>
            </w:rPrChange>
          </w:rPr>
          <w:t>;</w:t>
        </w:r>
      </w:moveTo>
    </w:p>
    <w:p w14:paraId="7C8C5499" w14:textId="77777777" w:rsidR="00966E89" w:rsidRPr="00C327F5" w:rsidRDefault="00966E89">
      <w:pPr>
        <w:pStyle w:val="CCode"/>
        <w:spacing w:after="0"/>
        <w:rPr>
          <w:ins w:id="236" w:author="Greg Landry" w:date="2017-04-03T16:35:00Z"/>
          <w:rFonts w:ascii="Courier New" w:hAnsi="Courier New" w:cs="Courier New"/>
          <w:rPrChange w:id="237" w:author="Greg Landry" w:date="2017-06-09T15:50:00Z">
            <w:rPr>
              <w:ins w:id="238" w:author="Greg Landry" w:date="2017-04-03T16:35:00Z"/>
            </w:rPr>
          </w:rPrChange>
        </w:rPr>
        <w:pPrChange w:id="239" w:author="Greg Landry" w:date="2017-04-03T16:35:00Z">
          <w:pPr>
            <w:pStyle w:val="CCode"/>
          </w:pPr>
        </w:pPrChange>
      </w:pPr>
    </w:p>
    <w:p w14:paraId="6FEF4FC9" w14:textId="3E4409A6" w:rsidR="00887985" w:rsidRPr="00C327F5" w:rsidDel="00887985" w:rsidRDefault="00887985">
      <w:pPr>
        <w:pStyle w:val="CCode"/>
        <w:spacing w:after="0"/>
        <w:rPr>
          <w:del w:id="240" w:author="Greg Landry" w:date="2017-04-03T16:30:00Z"/>
          <w:rFonts w:ascii="Courier New" w:hAnsi="Courier New" w:cs="Courier New"/>
          <w:rPrChange w:id="241" w:author="Greg Landry" w:date="2017-06-09T15:50:00Z">
            <w:rPr>
              <w:del w:id="242" w:author="Greg Landry" w:date="2017-04-03T16:30:00Z"/>
            </w:rPr>
          </w:rPrChange>
        </w:rPr>
        <w:pPrChange w:id="243" w:author="Greg Landry" w:date="2017-04-03T16:35:00Z">
          <w:pPr>
            <w:pStyle w:val="CCode"/>
          </w:pPr>
        </w:pPrChange>
      </w:pPr>
      <w:moveTo w:id="244" w:author="Greg Landry" w:date="2017-04-03T16:29:00Z">
        <w:del w:id="245" w:author="Greg Landry" w:date="2017-04-03T16:30:00Z">
          <w:r w:rsidRPr="00C327F5" w:rsidDel="00887985">
            <w:rPr>
              <w:rFonts w:ascii="Courier New" w:hAnsi="Courier New" w:cs="Courier New"/>
              <w:rPrChange w:id="246" w:author="Greg Landry" w:date="2017-06-09T15:50:00Z">
                <w:rPr/>
              </w:rPrChange>
            </w:rPr>
            <w:delText>uint8_t *data;</w:delText>
          </w:r>
        </w:del>
      </w:moveTo>
    </w:p>
    <w:p w14:paraId="4AD4BBAB" w14:textId="533306B6" w:rsidR="00887985" w:rsidRPr="00C327F5" w:rsidDel="00887985" w:rsidRDefault="00887985">
      <w:pPr>
        <w:pStyle w:val="CCode"/>
        <w:spacing w:after="0"/>
        <w:rPr>
          <w:del w:id="247" w:author="Greg Landry" w:date="2017-04-03T16:30:00Z"/>
          <w:rFonts w:ascii="Courier New" w:hAnsi="Courier New" w:cs="Courier New"/>
          <w:rPrChange w:id="248" w:author="Greg Landry" w:date="2017-06-09T15:50:00Z">
            <w:rPr>
              <w:del w:id="249" w:author="Greg Landry" w:date="2017-04-03T16:30:00Z"/>
            </w:rPr>
          </w:rPrChange>
        </w:rPr>
        <w:pPrChange w:id="250" w:author="Greg Landry" w:date="2017-04-03T16:35:00Z">
          <w:pPr>
            <w:pStyle w:val="CCode"/>
          </w:pPr>
        </w:pPrChange>
      </w:pPr>
      <w:moveTo w:id="251" w:author="Greg Landry" w:date="2017-04-03T16:29:00Z">
        <w:del w:id="252" w:author="Greg Landry" w:date="2017-04-03T16:30:00Z">
          <w:r w:rsidRPr="00C327F5" w:rsidDel="00887985">
            <w:rPr>
              <w:rFonts w:ascii="Courier New" w:hAnsi="Courier New" w:cs="Courier New"/>
              <w:rPrChange w:id="253" w:author="Greg Landry" w:date="2017-06-09T15:50:00Z">
                <w:rPr/>
              </w:rPrChange>
            </w:rPr>
            <w:delText>uint16_t availableDataSize;</w:delText>
          </w:r>
        </w:del>
      </w:moveTo>
    </w:p>
    <w:p w14:paraId="5E306D74" w14:textId="300704B1" w:rsidR="00887985" w:rsidRPr="00C327F5" w:rsidRDefault="00887985">
      <w:pPr>
        <w:pStyle w:val="CCode"/>
        <w:spacing w:after="0"/>
        <w:rPr>
          <w:ins w:id="254" w:author="Greg Landry" w:date="2017-04-03T16:35:00Z"/>
          <w:rFonts w:ascii="Courier New" w:hAnsi="Courier New" w:cs="Courier New"/>
          <w:rPrChange w:id="255" w:author="Greg Landry" w:date="2017-06-09T15:50:00Z">
            <w:rPr>
              <w:ins w:id="256" w:author="Greg Landry" w:date="2017-04-03T16:35:00Z"/>
            </w:rPr>
          </w:rPrChange>
        </w:rPr>
        <w:pPrChange w:id="257" w:author="Greg Landry" w:date="2017-04-03T16:35:00Z">
          <w:pPr>
            <w:pStyle w:val="CCode"/>
          </w:pPr>
        </w:pPrChange>
      </w:pPr>
      <w:moveTo w:id="258" w:author="Greg Landry" w:date="2017-04-03T16:29:00Z">
        <w:r w:rsidRPr="00C327F5">
          <w:rPr>
            <w:rFonts w:ascii="Courier New" w:hAnsi="Courier New" w:cs="Courier New"/>
            <w:rPrChange w:id="259" w:author="Greg Landry" w:date="2017-06-09T15:50:00Z">
              <w:rPr/>
            </w:rPrChange>
          </w:rPr>
          <w:t xml:space="preserve">char </w:t>
        </w:r>
        <w:del w:id="260" w:author="Greg Landry" w:date="2017-04-03T16:30:00Z">
          <w:r w:rsidRPr="00C327F5" w:rsidDel="00887985">
            <w:rPr>
              <w:rFonts w:ascii="Courier New" w:hAnsi="Courier New" w:cs="Courier New"/>
              <w:rPrChange w:id="261" w:author="Greg Landry" w:date="2017-06-09T15:50:00Z">
                <w:rPr/>
              </w:rPrChange>
            </w:rPr>
            <w:delText>my</w:delText>
          </w:r>
        </w:del>
      </w:moveTo>
      <w:proofErr w:type="spellStart"/>
      <w:proofErr w:type="gramStart"/>
      <w:ins w:id="262" w:author="Greg Landry" w:date="2017-04-03T16:30:00Z">
        <w:r w:rsidRPr="00C327F5">
          <w:rPr>
            <w:rFonts w:ascii="Courier New" w:hAnsi="Courier New" w:cs="Courier New"/>
            <w:rPrChange w:id="263" w:author="Greg Landry" w:date="2017-06-09T15:50:00Z">
              <w:rPr/>
            </w:rPrChange>
          </w:rPr>
          <w:t>send</w:t>
        </w:r>
      </w:ins>
      <w:moveTo w:id="264" w:author="Greg Landry" w:date="2017-04-03T16:29:00Z">
        <w:r w:rsidRPr="00C327F5">
          <w:rPr>
            <w:rFonts w:ascii="Courier New" w:hAnsi="Courier New" w:cs="Courier New"/>
            <w:rPrChange w:id="265" w:author="Greg Landry" w:date="2017-06-09T15:50:00Z">
              <w:rPr/>
            </w:rPrChange>
          </w:rPr>
          <w:t>M</w:t>
        </w:r>
      </w:moveTo>
      <w:ins w:id="266" w:author="Greg Landry" w:date="2017-04-03T16:32:00Z">
        <w:r w:rsidRPr="00C327F5">
          <w:rPr>
            <w:rFonts w:ascii="Courier New" w:hAnsi="Courier New" w:cs="Courier New"/>
            <w:rPrChange w:id="267" w:author="Greg Landry" w:date="2017-06-09T15:50:00Z">
              <w:rPr/>
            </w:rPrChange>
          </w:rPr>
          <w:t>es</w:t>
        </w:r>
      </w:ins>
      <w:moveTo w:id="268" w:author="Greg Landry" w:date="2017-04-03T16:29:00Z">
        <w:r w:rsidRPr="00C327F5">
          <w:rPr>
            <w:rFonts w:ascii="Courier New" w:hAnsi="Courier New" w:cs="Courier New"/>
            <w:rPrChange w:id="269" w:author="Greg Landry" w:date="2017-06-09T15:50:00Z">
              <w:rPr/>
            </w:rPrChange>
          </w:rPr>
          <w:t>s</w:t>
        </w:r>
      </w:moveTo>
      <w:ins w:id="270" w:author="Greg Landry" w:date="2017-04-03T16:32:00Z">
        <w:r w:rsidRPr="00C327F5">
          <w:rPr>
            <w:rFonts w:ascii="Courier New" w:hAnsi="Courier New" w:cs="Courier New"/>
            <w:rPrChange w:id="271" w:author="Greg Landry" w:date="2017-06-09T15:50:00Z">
              <w:rPr/>
            </w:rPrChange>
          </w:rPr>
          <w:t>a</w:t>
        </w:r>
      </w:ins>
      <w:moveTo w:id="272" w:author="Greg Landry" w:date="2017-04-03T16:29:00Z">
        <w:r w:rsidRPr="00C327F5">
          <w:rPr>
            <w:rFonts w:ascii="Courier New" w:hAnsi="Courier New" w:cs="Courier New"/>
            <w:rPrChange w:id="273" w:author="Greg Landry" w:date="2017-06-09T15:50:00Z">
              <w:rPr/>
            </w:rPrChange>
          </w:rPr>
          <w:t>g</w:t>
        </w:r>
      </w:moveTo>
      <w:ins w:id="274" w:author="Greg Landry" w:date="2017-04-03T16:32:00Z">
        <w:r w:rsidRPr="00C327F5">
          <w:rPr>
            <w:rFonts w:ascii="Courier New" w:hAnsi="Courier New" w:cs="Courier New"/>
            <w:rPrChange w:id="275" w:author="Greg Landry" w:date="2017-06-09T15:50:00Z">
              <w:rPr/>
            </w:rPrChange>
          </w:rPr>
          <w:t>e</w:t>
        </w:r>
      </w:ins>
      <w:proofErr w:type="spellEnd"/>
      <w:moveTo w:id="276" w:author="Greg Landry" w:date="2017-04-03T16:29:00Z">
        <w:r w:rsidRPr="00C327F5">
          <w:rPr>
            <w:rFonts w:ascii="Courier New" w:hAnsi="Courier New" w:cs="Courier New"/>
            <w:rPrChange w:id="277" w:author="Greg Landry" w:date="2017-06-09T15:50:00Z">
              <w:rPr/>
            </w:rPrChange>
          </w:rPr>
          <w:t>[</w:t>
        </w:r>
        <w:proofErr w:type="gramEnd"/>
        <w:r w:rsidRPr="00C327F5">
          <w:rPr>
            <w:rFonts w:ascii="Courier New" w:hAnsi="Courier New" w:cs="Courier New"/>
            <w:rPrChange w:id="278" w:author="Greg Landry" w:date="2017-06-09T15:50:00Z">
              <w:rPr/>
            </w:rPrChange>
          </w:rPr>
          <w:t>]=”WABCD051234”;</w:t>
        </w:r>
      </w:moveTo>
    </w:p>
    <w:p w14:paraId="2E965F81" w14:textId="32D23B3D" w:rsidR="00966E89" w:rsidRPr="00C327F5" w:rsidRDefault="00966E89">
      <w:pPr>
        <w:pStyle w:val="CCode"/>
        <w:spacing w:after="0"/>
        <w:rPr>
          <w:ins w:id="279" w:author="Greg Landry" w:date="2017-04-03T16:35:00Z"/>
          <w:rFonts w:ascii="Courier New" w:hAnsi="Courier New" w:cs="Courier New"/>
          <w:rPrChange w:id="280" w:author="Greg Landry" w:date="2017-06-09T15:50:00Z">
            <w:rPr>
              <w:ins w:id="281" w:author="Greg Landry" w:date="2017-04-03T16:35:00Z"/>
            </w:rPr>
          </w:rPrChange>
        </w:rPr>
        <w:pPrChange w:id="282" w:author="Greg Landry" w:date="2017-04-03T16:35:00Z">
          <w:pPr>
            <w:pStyle w:val="CCode"/>
          </w:pPr>
        </w:pPrChange>
      </w:pPr>
      <w:ins w:id="283" w:author="Greg Landry" w:date="2017-04-03T16:35:00Z">
        <w:r w:rsidRPr="00C327F5">
          <w:rPr>
            <w:rFonts w:ascii="Courier New" w:hAnsi="Courier New" w:cs="Courier New"/>
            <w:rPrChange w:id="284"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85" w:author="Greg Landry" w:date="2017-06-09T15:50:00Z">
            <w:rPr/>
          </w:rPrChange>
        </w:rPr>
        <w:pPrChange w:id="286" w:author="Greg Landry" w:date="2017-04-03T16:35:00Z">
          <w:pPr>
            <w:pStyle w:val="CCode"/>
          </w:pPr>
        </w:pPrChange>
      </w:pPr>
      <w:ins w:id="287" w:author="Greg Landry" w:date="2017-04-03T16:35:00Z">
        <w:r w:rsidRPr="00C327F5">
          <w:rPr>
            <w:rFonts w:ascii="Courier New" w:hAnsi="Courier New" w:cs="Courier New"/>
            <w:rPrChange w:id="288" w:author="Greg Landry" w:date="2017-06-09T15:50:00Z">
              <w:rPr/>
            </w:rPrChange>
          </w:rPr>
          <w:t>.</w:t>
        </w:r>
      </w:ins>
    </w:p>
    <w:p w14:paraId="02E3EF49" w14:textId="0837D37C" w:rsidR="00887985" w:rsidRPr="00C327F5" w:rsidDel="00887985" w:rsidRDefault="00887985">
      <w:pPr>
        <w:pStyle w:val="CCode"/>
        <w:spacing w:after="0"/>
        <w:rPr>
          <w:del w:id="289" w:author="Greg Landry" w:date="2017-04-03T16:32:00Z"/>
          <w:rFonts w:ascii="Courier New" w:hAnsi="Courier New" w:cs="Courier New"/>
          <w:rPrChange w:id="290" w:author="Greg Landry" w:date="2017-06-09T15:50:00Z">
            <w:rPr>
              <w:del w:id="291" w:author="Greg Landry" w:date="2017-04-03T16:32:00Z"/>
            </w:rPr>
          </w:rPrChange>
        </w:rPr>
        <w:pPrChange w:id="292" w:author="Greg Landry" w:date="2017-04-03T16:35:00Z">
          <w:pPr>
            <w:pStyle w:val="CCode"/>
          </w:pPr>
        </w:pPrChange>
      </w:pPr>
      <w:moveTo w:id="293" w:author="Greg Landry" w:date="2017-04-03T16:29:00Z">
        <w:del w:id="294" w:author="Greg Landry" w:date="2017-04-03T16:32:00Z">
          <w:r w:rsidRPr="00C327F5" w:rsidDel="00887985">
            <w:rPr>
              <w:rFonts w:ascii="Courier New" w:hAnsi="Courier New" w:cs="Courier New"/>
              <w:rPrChange w:id="295" w:author="Greg Landry" w:date="2017-06-09T15:50:00Z">
                <w:rPr/>
              </w:rPrChange>
            </w:rPr>
            <w:delText xml:space="preserve">uint16_t msgLen=strlen( </w:delText>
          </w:r>
        </w:del>
        <w:del w:id="296" w:author="Greg Landry" w:date="2017-04-03T16:30:00Z">
          <w:r w:rsidRPr="00C327F5" w:rsidDel="00887985">
            <w:rPr>
              <w:rFonts w:ascii="Courier New" w:hAnsi="Courier New" w:cs="Courier New"/>
              <w:rPrChange w:id="297" w:author="Greg Landry" w:date="2017-06-09T15:50:00Z">
                <w:rPr/>
              </w:rPrChange>
            </w:rPr>
            <w:delText>my</w:delText>
          </w:r>
        </w:del>
        <w:del w:id="298" w:author="Greg Landry" w:date="2017-04-03T16:32:00Z">
          <w:r w:rsidRPr="00C327F5" w:rsidDel="00887985">
            <w:rPr>
              <w:rFonts w:ascii="Courier New" w:hAnsi="Courier New" w:cs="Courier New"/>
              <w:rPrChange w:id="299"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300" w:author="Greg Landry" w:date="2017-06-09T15:50:00Z">
            <w:rPr/>
          </w:rPrChange>
        </w:rPr>
        <w:pPrChange w:id="301" w:author="Greg Landry" w:date="2017-04-03T16:35:00Z">
          <w:pPr>
            <w:pStyle w:val="CCode"/>
          </w:pPr>
        </w:pPrChange>
      </w:pPr>
      <w:proofErr w:type="spellStart"/>
      <w:moveTo w:id="302" w:author="Greg Landry" w:date="2017-04-03T16:29:00Z">
        <w:r w:rsidRPr="00C327F5">
          <w:rPr>
            <w:rFonts w:ascii="Courier New" w:hAnsi="Courier New" w:cs="Courier New"/>
            <w:rPrChange w:id="303" w:author="Greg Landry" w:date="2017-06-09T15:50:00Z">
              <w:rPr/>
            </w:rPrChange>
          </w:rPr>
          <w:t>wiced_tcp_create_</w:t>
        </w:r>
        <w:proofErr w:type="gramStart"/>
        <w:r w:rsidRPr="00C327F5">
          <w:rPr>
            <w:rFonts w:ascii="Courier New" w:hAnsi="Courier New" w:cs="Courier New"/>
            <w:rPrChange w:id="304" w:author="Greg Landry" w:date="2017-06-09T15:50:00Z">
              <w:rPr/>
            </w:rPrChange>
          </w:rPr>
          <w:t>socket</w:t>
        </w:r>
        <w:proofErr w:type="spellEnd"/>
        <w:r w:rsidRPr="00C327F5">
          <w:rPr>
            <w:rFonts w:ascii="Courier New" w:hAnsi="Courier New" w:cs="Courier New"/>
            <w:rPrChange w:id="305" w:author="Greg Landry" w:date="2017-06-09T15:50:00Z">
              <w:rPr/>
            </w:rPrChange>
          </w:rPr>
          <w:t>(</w:t>
        </w:r>
        <w:proofErr w:type="gramEnd"/>
        <w:r w:rsidRPr="00C327F5">
          <w:rPr>
            <w:rFonts w:ascii="Courier New" w:hAnsi="Courier New" w:cs="Courier New"/>
            <w:rPrChange w:id="306" w:author="Greg Landry" w:date="2017-06-09T15:50:00Z">
              <w:rPr/>
            </w:rPrChange>
          </w:rPr>
          <w:t>&amp;socket, WICED_STA_INTERFACE);</w:t>
        </w:r>
      </w:moveTo>
    </w:p>
    <w:p w14:paraId="4FC44493" w14:textId="77777777" w:rsidR="00887985" w:rsidRPr="00C327F5" w:rsidRDefault="00887985">
      <w:pPr>
        <w:pStyle w:val="CCode"/>
        <w:spacing w:after="0"/>
        <w:rPr>
          <w:rFonts w:ascii="Courier New" w:hAnsi="Courier New" w:cs="Courier New"/>
          <w:rPrChange w:id="307" w:author="Greg Landry" w:date="2017-06-09T15:50:00Z">
            <w:rPr/>
          </w:rPrChange>
        </w:rPr>
        <w:pPrChange w:id="308" w:author="Greg Landry" w:date="2017-04-03T16:35:00Z">
          <w:pPr>
            <w:pStyle w:val="CCode"/>
          </w:pPr>
        </w:pPrChange>
      </w:pPr>
      <w:proofErr w:type="spellStart"/>
      <w:moveTo w:id="309" w:author="Greg Landry" w:date="2017-04-03T16:29:00Z">
        <w:r w:rsidRPr="00C327F5">
          <w:rPr>
            <w:rFonts w:ascii="Courier New" w:hAnsi="Courier New" w:cs="Courier New"/>
            <w:rPrChange w:id="310" w:author="Greg Landry" w:date="2017-06-09T15:50:00Z">
              <w:rPr/>
            </w:rPrChange>
          </w:rPr>
          <w:t>wiced_tcp_</w:t>
        </w:r>
        <w:proofErr w:type="gramStart"/>
        <w:r w:rsidRPr="00C327F5">
          <w:rPr>
            <w:rFonts w:ascii="Courier New" w:hAnsi="Courier New" w:cs="Courier New"/>
            <w:rPrChange w:id="311" w:author="Greg Landry" w:date="2017-06-09T15:50:00Z">
              <w:rPr/>
            </w:rPrChange>
          </w:rPr>
          <w:t>bind</w:t>
        </w:r>
        <w:proofErr w:type="spellEnd"/>
        <w:r w:rsidRPr="00C327F5">
          <w:rPr>
            <w:rFonts w:ascii="Courier New" w:hAnsi="Courier New" w:cs="Courier New"/>
            <w:rPrChange w:id="312" w:author="Greg Landry" w:date="2017-06-09T15:50:00Z">
              <w:rPr/>
            </w:rPrChange>
          </w:rPr>
          <w:t>(</w:t>
        </w:r>
        <w:proofErr w:type="gramEnd"/>
        <w:r w:rsidRPr="00C327F5">
          <w:rPr>
            <w:rFonts w:ascii="Courier New" w:hAnsi="Courier New" w:cs="Courier New"/>
            <w:rPrChange w:id="313" w:author="Greg Landry" w:date="2017-06-09T15:50:00Z">
              <w:rPr/>
            </w:rPrChange>
          </w:rPr>
          <w:t>&amp;socket, WICED_ANY_PORT );</w:t>
        </w:r>
      </w:moveTo>
    </w:p>
    <w:p w14:paraId="37878AC1" w14:textId="77777777" w:rsidR="00887985" w:rsidRPr="00C327F5" w:rsidRDefault="00887985">
      <w:pPr>
        <w:pStyle w:val="CCode"/>
        <w:spacing w:after="0"/>
        <w:rPr>
          <w:rFonts w:ascii="Courier New" w:hAnsi="Courier New" w:cs="Courier New"/>
          <w:rPrChange w:id="314" w:author="Greg Landry" w:date="2017-06-09T15:50:00Z">
            <w:rPr/>
          </w:rPrChange>
        </w:rPr>
        <w:pPrChange w:id="315" w:author="Greg Landry" w:date="2017-04-03T16:35:00Z">
          <w:pPr>
            <w:pStyle w:val="CCode"/>
          </w:pPr>
        </w:pPrChange>
      </w:pPr>
      <w:proofErr w:type="spellStart"/>
      <w:moveTo w:id="316" w:author="Greg Landry" w:date="2017-04-03T16:29:00Z">
        <w:r w:rsidRPr="00C327F5">
          <w:rPr>
            <w:rFonts w:ascii="Courier New" w:hAnsi="Courier New" w:cs="Courier New"/>
            <w:rPrChange w:id="317" w:author="Greg Landry" w:date="2017-06-09T15:50:00Z">
              <w:rPr/>
            </w:rPrChange>
          </w:rPr>
          <w:t>wiced_tcp_</w:t>
        </w:r>
        <w:proofErr w:type="gramStart"/>
        <w:r w:rsidRPr="00C327F5">
          <w:rPr>
            <w:rFonts w:ascii="Courier New" w:hAnsi="Courier New" w:cs="Courier New"/>
            <w:rPrChange w:id="318" w:author="Greg Landry" w:date="2017-06-09T15:50:00Z">
              <w:rPr/>
            </w:rPrChange>
          </w:rPr>
          <w:t>connect</w:t>
        </w:r>
        <w:proofErr w:type="spellEnd"/>
        <w:r w:rsidRPr="00C327F5">
          <w:rPr>
            <w:rFonts w:ascii="Courier New" w:hAnsi="Courier New" w:cs="Courier New"/>
            <w:rPrChange w:id="319" w:author="Greg Landry" w:date="2017-06-09T15:50:00Z">
              <w:rPr/>
            </w:rPrChange>
          </w:rPr>
          <w:t>(</w:t>
        </w:r>
        <w:proofErr w:type="gramEnd"/>
        <w:r w:rsidRPr="00C327F5">
          <w:rPr>
            <w:rFonts w:ascii="Courier New" w:hAnsi="Courier New" w:cs="Courier New"/>
            <w:rPrChange w:id="320" w:author="Greg Landry" w:date="2017-06-09T15:50:00Z">
              <w:rPr/>
            </w:rPrChange>
          </w:rPr>
          <w:t>&amp;socket, &amp;</w:t>
        </w:r>
        <w:proofErr w:type="spellStart"/>
        <w:r w:rsidRPr="00C327F5">
          <w:rPr>
            <w:rFonts w:ascii="Courier New" w:hAnsi="Courier New" w:cs="Courier New"/>
            <w:rPrChange w:id="321" w:author="Greg Landry" w:date="2017-06-09T15:50:00Z">
              <w:rPr/>
            </w:rPrChange>
          </w:rPr>
          <w:t>serverAddress</w:t>
        </w:r>
        <w:proofErr w:type="spellEnd"/>
        <w:r w:rsidRPr="00C327F5">
          <w:rPr>
            <w:rFonts w:ascii="Courier New" w:hAnsi="Courier New" w:cs="Courier New"/>
            <w:rPrChange w:id="322" w:author="Greg Landry" w:date="2017-06-09T15:50:00Z">
              <w:rPr/>
            </w:rPrChange>
          </w:rPr>
          <w:t>, SERVER_PORT, TIMEOUT);</w:t>
        </w:r>
      </w:moveTo>
    </w:p>
    <w:p w14:paraId="1E33772D" w14:textId="5484D275" w:rsidR="00887985" w:rsidRPr="00C327F5" w:rsidRDefault="00887985">
      <w:pPr>
        <w:pStyle w:val="CCode"/>
        <w:spacing w:after="0"/>
        <w:rPr>
          <w:ins w:id="323" w:author="Greg Landry" w:date="2017-04-03T16:31:00Z"/>
          <w:rFonts w:ascii="Courier New" w:hAnsi="Courier New" w:cs="Courier New"/>
          <w:rPrChange w:id="324" w:author="Greg Landry" w:date="2017-06-09T15:50:00Z">
            <w:rPr>
              <w:ins w:id="325" w:author="Greg Landry" w:date="2017-04-03T16:31:00Z"/>
            </w:rPr>
          </w:rPrChange>
        </w:rPr>
        <w:pPrChange w:id="326" w:author="Greg Landry" w:date="2017-04-03T16:35:00Z">
          <w:pPr>
            <w:pStyle w:val="CCode"/>
          </w:pPr>
        </w:pPrChange>
      </w:pPr>
      <w:proofErr w:type="spellStart"/>
      <w:ins w:id="327" w:author="Greg Landry" w:date="2017-04-03T16:31:00Z">
        <w:r w:rsidRPr="00C327F5">
          <w:rPr>
            <w:rFonts w:ascii="Courier New" w:hAnsi="Courier New" w:cs="Courier New"/>
            <w:rPrChange w:id="328" w:author="Greg Landry" w:date="2017-06-09T15:50:00Z">
              <w:rPr/>
            </w:rPrChange>
          </w:rPr>
          <w:t>wiced_tcp_stream_</w:t>
        </w:r>
        <w:proofErr w:type="gramStart"/>
        <w:r w:rsidRPr="00C327F5">
          <w:rPr>
            <w:rFonts w:ascii="Courier New" w:hAnsi="Courier New" w:cs="Courier New"/>
            <w:rPrChange w:id="329" w:author="Greg Landry" w:date="2017-06-09T15:50:00Z">
              <w:rPr/>
            </w:rPrChange>
          </w:rPr>
          <w:t>init</w:t>
        </w:r>
        <w:proofErr w:type="spellEnd"/>
        <w:r w:rsidRPr="00C327F5">
          <w:rPr>
            <w:rFonts w:ascii="Courier New" w:hAnsi="Courier New" w:cs="Courier New"/>
            <w:rPrChange w:id="330" w:author="Greg Landry" w:date="2017-06-09T15:50:00Z">
              <w:rPr/>
            </w:rPrChange>
          </w:rPr>
          <w:t>(</w:t>
        </w:r>
        <w:proofErr w:type="gramEnd"/>
        <w:r w:rsidRPr="00C327F5">
          <w:rPr>
            <w:rFonts w:ascii="Courier New" w:hAnsi="Courier New" w:cs="Courier New"/>
            <w:rPrChange w:id="331" w:author="Greg Landry" w:date="2017-06-09T15:50:00Z">
              <w:rPr/>
            </w:rPrChange>
          </w:rPr>
          <w:t>&amp;stream, &amp;socket);</w:t>
        </w:r>
      </w:ins>
    </w:p>
    <w:p w14:paraId="376FBBCF" w14:textId="4CF82DA2" w:rsidR="00887985" w:rsidRPr="00C327F5" w:rsidRDefault="00887985">
      <w:pPr>
        <w:pStyle w:val="CCode"/>
        <w:spacing w:after="0"/>
        <w:rPr>
          <w:ins w:id="332" w:author="Greg Landry" w:date="2017-04-03T16:31:00Z"/>
          <w:rFonts w:ascii="Courier New" w:hAnsi="Courier New" w:cs="Courier New"/>
          <w:rPrChange w:id="333" w:author="Greg Landry" w:date="2017-06-09T15:50:00Z">
            <w:rPr>
              <w:ins w:id="334" w:author="Greg Landry" w:date="2017-04-03T16:31:00Z"/>
            </w:rPr>
          </w:rPrChange>
        </w:rPr>
        <w:pPrChange w:id="335" w:author="Greg Landry" w:date="2017-04-03T16:35:00Z">
          <w:pPr>
            <w:pStyle w:val="CCode"/>
          </w:pPr>
        </w:pPrChange>
      </w:pPr>
      <w:proofErr w:type="spellStart"/>
      <w:ins w:id="336" w:author="Greg Landry" w:date="2017-04-03T16:31:00Z">
        <w:r w:rsidRPr="00C327F5">
          <w:rPr>
            <w:rFonts w:ascii="Courier New" w:hAnsi="Courier New" w:cs="Courier New"/>
            <w:rPrChange w:id="337" w:author="Greg Landry" w:date="2017-06-09T15:50:00Z">
              <w:rPr/>
            </w:rPrChange>
          </w:rPr>
          <w:t>wiced_tcp_stream_</w:t>
        </w:r>
        <w:proofErr w:type="gramStart"/>
        <w:r w:rsidRPr="00C327F5">
          <w:rPr>
            <w:rFonts w:ascii="Courier New" w:hAnsi="Courier New" w:cs="Courier New"/>
            <w:rPrChange w:id="338" w:author="Greg Landry" w:date="2017-06-09T15:50:00Z">
              <w:rPr/>
            </w:rPrChange>
          </w:rPr>
          <w:t>write</w:t>
        </w:r>
        <w:proofErr w:type="spellEnd"/>
        <w:r w:rsidRPr="00C327F5">
          <w:rPr>
            <w:rFonts w:ascii="Courier New" w:hAnsi="Courier New" w:cs="Courier New"/>
            <w:rPrChange w:id="339" w:author="Greg Landry" w:date="2017-06-09T15:50:00Z">
              <w:rPr/>
            </w:rPrChange>
          </w:rPr>
          <w:t>(</w:t>
        </w:r>
        <w:proofErr w:type="gramEnd"/>
        <w:r w:rsidRPr="00C327F5">
          <w:rPr>
            <w:rFonts w:ascii="Courier New" w:hAnsi="Courier New" w:cs="Courier New"/>
            <w:rPrChange w:id="340" w:author="Greg Landry" w:date="2017-06-09T15:50:00Z">
              <w:rPr/>
            </w:rPrChange>
          </w:rPr>
          <w:t xml:space="preserve">&amp;stream, </w:t>
        </w:r>
        <w:proofErr w:type="spellStart"/>
        <w:r w:rsidRPr="00C327F5">
          <w:rPr>
            <w:rFonts w:ascii="Courier New" w:hAnsi="Courier New" w:cs="Courier New"/>
            <w:rPrChange w:id="341" w:author="Greg Landry" w:date="2017-06-09T15:50:00Z">
              <w:rPr/>
            </w:rPrChange>
          </w:rPr>
          <w:t>sendMessage</w:t>
        </w:r>
        <w:proofErr w:type="spellEnd"/>
        <w:r w:rsidRPr="00C327F5">
          <w:rPr>
            <w:rFonts w:ascii="Courier New" w:hAnsi="Courier New" w:cs="Courier New"/>
            <w:rPrChange w:id="342" w:author="Greg Landry" w:date="2017-06-09T15:50:00Z">
              <w:rPr/>
            </w:rPrChange>
          </w:rPr>
          <w:t xml:space="preserve">, </w:t>
        </w:r>
        <w:proofErr w:type="spellStart"/>
        <w:r w:rsidRPr="00C327F5">
          <w:rPr>
            <w:rFonts w:ascii="Courier New" w:hAnsi="Courier New" w:cs="Courier New"/>
            <w:rPrChange w:id="343" w:author="Greg Landry" w:date="2017-06-09T15:50:00Z">
              <w:rPr/>
            </w:rPrChange>
          </w:rPr>
          <w:t>strlen</w:t>
        </w:r>
        <w:proofErr w:type="spellEnd"/>
        <w:r w:rsidRPr="00C327F5">
          <w:rPr>
            <w:rFonts w:ascii="Courier New" w:hAnsi="Courier New" w:cs="Courier New"/>
            <w:rPrChange w:id="344" w:author="Greg Landry" w:date="2017-06-09T15:50:00Z">
              <w:rPr/>
            </w:rPrChange>
          </w:rPr>
          <w:t>(</w:t>
        </w:r>
        <w:proofErr w:type="spellStart"/>
        <w:r w:rsidRPr="00C327F5">
          <w:rPr>
            <w:rFonts w:ascii="Courier New" w:hAnsi="Courier New" w:cs="Courier New"/>
            <w:rPrChange w:id="345" w:author="Greg Landry" w:date="2017-06-09T15:50:00Z">
              <w:rPr/>
            </w:rPrChange>
          </w:rPr>
          <w:t>sendMessage</w:t>
        </w:r>
        <w:proofErr w:type="spellEnd"/>
        <w:r w:rsidRPr="00C327F5">
          <w:rPr>
            <w:rFonts w:ascii="Courier New" w:hAnsi="Courier New" w:cs="Courier New"/>
            <w:rPrChange w:id="346" w:author="Greg Landry" w:date="2017-06-09T15:50:00Z">
              <w:rPr/>
            </w:rPrChange>
          </w:rPr>
          <w:t>);</w:t>
        </w:r>
      </w:ins>
    </w:p>
    <w:p w14:paraId="60B9010E" w14:textId="346A5B17" w:rsidR="00887985" w:rsidRPr="00C327F5" w:rsidRDefault="00887985">
      <w:pPr>
        <w:pStyle w:val="CCode"/>
        <w:spacing w:after="0"/>
        <w:rPr>
          <w:ins w:id="347" w:author="Greg Landry" w:date="2017-04-03T16:32:00Z"/>
          <w:rFonts w:ascii="Courier New" w:hAnsi="Courier New" w:cs="Courier New"/>
          <w:rPrChange w:id="348" w:author="Greg Landry" w:date="2017-06-09T15:50:00Z">
            <w:rPr>
              <w:ins w:id="349" w:author="Greg Landry" w:date="2017-04-03T16:32:00Z"/>
            </w:rPr>
          </w:rPrChange>
        </w:rPr>
        <w:pPrChange w:id="350" w:author="Greg Landry" w:date="2017-04-03T16:35:00Z">
          <w:pPr>
            <w:pStyle w:val="CCode"/>
          </w:pPr>
        </w:pPrChange>
      </w:pPr>
      <w:proofErr w:type="spellStart"/>
      <w:ins w:id="351" w:author="Greg Landry" w:date="2017-04-03T16:32:00Z">
        <w:r w:rsidRPr="00C327F5">
          <w:rPr>
            <w:rFonts w:ascii="Courier New" w:hAnsi="Courier New" w:cs="Courier New"/>
            <w:rPrChange w:id="352" w:author="Greg Landry" w:date="2017-06-09T15:50:00Z">
              <w:rPr/>
            </w:rPrChange>
          </w:rPr>
          <w:t>wiced_tcp_stream_flush</w:t>
        </w:r>
        <w:proofErr w:type="spellEnd"/>
        <w:r w:rsidRPr="00C327F5">
          <w:rPr>
            <w:rFonts w:ascii="Courier New" w:hAnsi="Courier New" w:cs="Courier New"/>
            <w:rPrChange w:id="353" w:author="Greg Landry" w:date="2017-06-09T15:50:00Z">
              <w:rPr/>
            </w:rPrChange>
          </w:rPr>
          <w:t>(&amp;stream);</w:t>
        </w:r>
      </w:ins>
    </w:p>
    <w:p w14:paraId="40139F50" w14:textId="4BD39BED" w:rsidR="00887985" w:rsidRPr="00C327F5" w:rsidRDefault="00887985">
      <w:pPr>
        <w:pStyle w:val="CCode"/>
        <w:spacing w:after="0"/>
        <w:rPr>
          <w:ins w:id="354" w:author="Greg Landry" w:date="2017-04-03T16:32:00Z"/>
          <w:rFonts w:ascii="Courier New" w:hAnsi="Courier New" w:cs="Courier New"/>
          <w:rPrChange w:id="355" w:author="Greg Landry" w:date="2017-06-09T15:50:00Z">
            <w:rPr>
              <w:ins w:id="356" w:author="Greg Landry" w:date="2017-04-03T16:32:00Z"/>
            </w:rPr>
          </w:rPrChange>
        </w:rPr>
        <w:pPrChange w:id="357" w:author="Greg Landry" w:date="2017-04-03T16:35:00Z">
          <w:pPr>
            <w:pStyle w:val="CCode"/>
          </w:pPr>
        </w:pPrChange>
      </w:pPr>
      <w:proofErr w:type="spellStart"/>
      <w:ins w:id="358" w:author="Greg Landry" w:date="2017-04-03T16:32:00Z">
        <w:r w:rsidRPr="00C327F5">
          <w:rPr>
            <w:rFonts w:ascii="Courier New" w:hAnsi="Courier New" w:cs="Courier New"/>
            <w:rPrChange w:id="359" w:author="Greg Landry" w:date="2017-06-09T15:50:00Z">
              <w:rPr/>
            </w:rPrChange>
          </w:rPr>
          <w:t>wiced_tcp_stream_deinit</w:t>
        </w:r>
        <w:proofErr w:type="spellEnd"/>
        <w:r w:rsidRPr="00C327F5">
          <w:rPr>
            <w:rFonts w:ascii="Courier New" w:hAnsi="Courier New" w:cs="Courier New"/>
            <w:rPrChange w:id="360" w:author="Greg Landry" w:date="2017-06-09T15:50:00Z">
              <w:rPr/>
            </w:rPrChange>
          </w:rPr>
          <w:t>(&amp;stream);</w:t>
        </w:r>
      </w:ins>
    </w:p>
    <w:p w14:paraId="65E2CF4D" w14:textId="0B94B4B7" w:rsidR="00887985" w:rsidRPr="00C327F5" w:rsidDel="00887985" w:rsidRDefault="00887985" w:rsidP="00887985">
      <w:pPr>
        <w:pStyle w:val="CCode"/>
        <w:rPr>
          <w:del w:id="361" w:author="Greg Landry" w:date="2017-04-03T16:32:00Z"/>
          <w:rFonts w:ascii="Courier New" w:hAnsi="Courier New" w:cs="Courier New"/>
          <w:rPrChange w:id="362" w:author="Greg Landry" w:date="2017-06-09T15:50:00Z">
            <w:rPr>
              <w:del w:id="363" w:author="Greg Landry" w:date="2017-04-03T16:32:00Z"/>
            </w:rPr>
          </w:rPrChange>
        </w:rPr>
      </w:pPr>
      <w:moveTo w:id="364" w:author="Greg Landry" w:date="2017-04-03T16:29:00Z">
        <w:del w:id="365" w:author="Greg Landry" w:date="2017-04-03T16:32:00Z">
          <w:r w:rsidRPr="00C327F5" w:rsidDel="00887985">
            <w:rPr>
              <w:rFonts w:ascii="Courier New" w:hAnsi="Courier New" w:cs="Courier New"/>
              <w:rPrChange w:id="366"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367" w:author="Greg Landry" w:date="2017-04-03T16:32:00Z"/>
          <w:rFonts w:ascii="Courier New" w:hAnsi="Courier New" w:cs="Courier New"/>
          <w:rPrChange w:id="368" w:author="Greg Landry" w:date="2017-06-09T15:50:00Z">
            <w:rPr>
              <w:del w:id="369" w:author="Greg Landry" w:date="2017-04-03T16:32:00Z"/>
            </w:rPr>
          </w:rPrChange>
        </w:rPr>
      </w:pPr>
      <w:moveTo w:id="370" w:author="Greg Landry" w:date="2017-04-03T16:29:00Z">
        <w:del w:id="371" w:author="Greg Landry" w:date="2017-04-03T16:32:00Z">
          <w:r w:rsidRPr="00C327F5" w:rsidDel="00887985">
            <w:rPr>
              <w:rFonts w:ascii="Courier New" w:hAnsi="Courier New" w:cs="Courier New"/>
              <w:rPrChange w:id="372"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73" w:author="Greg Landry" w:date="2017-04-03T16:32:00Z"/>
          <w:rFonts w:ascii="Courier New" w:hAnsi="Courier New" w:cs="Courier New"/>
          <w:rPrChange w:id="374" w:author="Greg Landry" w:date="2017-06-09T15:50:00Z">
            <w:rPr>
              <w:del w:id="375" w:author="Greg Landry" w:date="2017-04-03T16:32:00Z"/>
            </w:rPr>
          </w:rPrChange>
        </w:rPr>
      </w:pPr>
      <w:moveTo w:id="376" w:author="Greg Landry" w:date="2017-04-03T16:29:00Z">
        <w:del w:id="377" w:author="Greg Landry" w:date="2017-04-03T16:32:00Z">
          <w:r w:rsidRPr="00C327F5" w:rsidDel="00887985">
            <w:rPr>
              <w:rFonts w:ascii="Courier New" w:hAnsi="Courier New" w:cs="Courier New"/>
              <w:rPrChange w:id="378"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79" w:author="Greg Landry" w:date="2017-04-03T16:32:00Z"/>
          <w:rFonts w:ascii="Courier New" w:hAnsi="Courier New" w:cs="Courier New"/>
          <w:rPrChange w:id="380" w:author="Greg Landry" w:date="2017-06-09T15:50:00Z">
            <w:rPr>
              <w:del w:id="381" w:author="Greg Landry" w:date="2017-04-03T16:32:00Z"/>
            </w:rPr>
          </w:rPrChange>
        </w:rPr>
      </w:pPr>
      <w:moveTo w:id="382" w:author="Greg Landry" w:date="2017-04-03T16:29:00Z">
        <w:del w:id="383" w:author="Greg Landry" w:date="2017-04-03T16:32:00Z">
          <w:r w:rsidRPr="00C327F5" w:rsidDel="00887985">
            <w:rPr>
              <w:rFonts w:ascii="Courier New" w:hAnsi="Courier New" w:cs="Courier New"/>
              <w:rPrChange w:id="384"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85" w:author="Greg Landry" w:date="2017-04-03T16:32:00Z"/>
          <w:rFonts w:ascii="Courier New" w:hAnsi="Courier New" w:cs="Courier New"/>
          <w:rPrChange w:id="386" w:author="Greg Landry" w:date="2017-06-09T15:50:00Z">
            <w:rPr>
              <w:del w:id="387" w:author="Greg Landry" w:date="2017-04-03T16:32:00Z"/>
            </w:rPr>
          </w:rPrChange>
        </w:rPr>
      </w:pPr>
      <w:moveTo w:id="388" w:author="Greg Landry" w:date="2017-04-03T16:29:00Z">
        <w:del w:id="389" w:author="Greg Landry" w:date="2017-04-03T16:32:00Z">
          <w:r w:rsidRPr="00C327F5" w:rsidDel="00887985">
            <w:rPr>
              <w:rFonts w:ascii="Courier New" w:hAnsi="Courier New" w:cs="Courier New"/>
              <w:rPrChange w:id="390"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91" w:author="Greg Landry" w:date="2017-06-09T15:50:00Z">
            <w:rPr/>
          </w:rPrChange>
        </w:rPr>
      </w:pPr>
      <w:proofErr w:type="spellStart"/>
      <w:moveTo w:id="392" w:author="Greg Landry" w:date="2017-04-03T16:29:00Z">
        <w:r w:rsidRPr="00C327F5">
          <w:rPr>
            <w:rFonts w:ascii="Courier New" w:hAnsi="Courier New" w:cs="Courier New"/>
            <w:rPrChange w:id="393" w:author="Greg Landry" w:date="2017-06-09T15:50:00Z">
              <w:rPr/>
            </w:rPrChange>
          </w:rPr>
          <w:t>wiced_</w:t>
        </w:r>
      </w:moveTo>
      <w:ins w:id="394" w:author="Greg Landry" w:date="2017-06-03T09:54:00Z">
        <w:r w:rsidR="00EF7445" w:rsidRPr="00C327F5">
          <w:rPr>
            <w:rFonts w:ascii="Courier New" w:hAnsi="Courier New" w:cs="Courier New"/>
            <w:rPrChange w:id="395" w:author="Greg Landry" w:date="2017-06-09T15:50:00Z">
              <w:rPr/>
            </w:rPrChange>
          </w:rPr>
          <w:t>tcp_delete_</w:t>
        </w:r>
      </w:ins>
      <w:moveTo w:id="396" w:author="Greg Landry" w:date="2017-04-03T16:29:00Z">
        <w:r w:rsidRPr="00C327F5">
          <w:rPr>
            <w:rFonts w:ascii="Courier New" w:hAnsi="Courier New" w:cs="Courier New"/>
            <w:rPrChange w:id="397" w:author="Greg Landry" w:date="2017-06-09T15:50:00Z">
              <w:rPr/>
            </w:rPrChange>
          </w:rPr>
          <w:t>socket</w:t>
        </w:r>
      </w:moveTo>
      <w:proofErr w:type="spellEnd"/>
      <w:ins w:id="398" w:author="Greg Landry" w:date="2017-06-03T09:54:00Z">
        <w:r w:rsidR="00EF7445" w:rsidRPr="00C327F5" w:rsidDel="00EF7445">
          <w:rPr>
            <w:rFonts w:ascii="Courier New" w:hAnsi="Courier New" w:cs="Courier New"/>
            <w:rPrChange w:id="399" w:author="Greg Landry" w:date="2017-06-09T15:50:00Z">
              <w:rPr/>
            </w:rPrChange>
          </w:rPr>
          <w:t xml:space="preserve"> </w:t>
        </w:r>
      </w:ins>
      <w:moveTo w:id="400" w:author="Greg Landry" w:date="2017-04-03T16:29:00Z">
        <w:del w:id="401" w:author="Greg Landry" w:date="2017-06-03T09:54:00Z">
          <w:r w:rsidRPr="00C327F5" w:rsidDel="00EF7445">
            <w:rPr>
              <w:rFonts w:ascii="Courier New" w:hAnsi="Courier New" w:cs="Courier New"/>
              <w:rPrChange w:id="402" w:author="Greg Landry" w:date="2017-06-09T15:50:00Z">
                <w:rPr/>
              </w:rPrChange>
            </w:rPr>
            <w:delText>_delete</w:delText>
          </w:r>
        </w:del>
        <w:r w:rsidRPr="00C327F5">
          <w:rPr>
            <w:rFonts w:ascii="Courier New" w:hAnsi="Courier New" w:cs="Courier New"/>
            <w:rPrChange w:id="403" w:author="Greg Landry" w:date="2017-06-09T15:50:00Z">
              <w:rPr/>
            </w:rPrChange>
          </w:rPr>
          <w:t>(&amp;socket);</w:t>
        </w:r>
      </w:moveTo>
    </w:p>
    <w:moveToRangeEnd w:id="174"/>
    <w:p w14:paraId="66C9E09C" w14:textId="091718A5" w:rsidR="001B44DA" w:rsidRDefault="001B44DA">
      <w:pPr>
        <w:rPr>
          <w:ins w:id="404" w:author="Greg Landry" w:date="2017-06-09T11:00:00Z"/>
          <w:rFonts w:ascii="Cambria" w:eastAsia="Times New Roman" w:hAnsi="Cambria"/>
          <w:b/>
          <w:bCs/>
          <w:color w:val="4F81BD"/>
        </w:rPr>
      </w:pPr>
      <w:ins w:id="405" w:author="Greg Landry" w:date="2017-06-09T11:00:00Z">
        <w:r>
          <w:br w:type="page"/>
        </w:r>
      </w:ins>
    </w:p>
    <w:p w14:paraId="56193A8C" w14:textId="77777777" w:rsidR="00887985" w:rsidDel="00887985" w:rsidRDefault="00887985" w:rsidP="00C82F7F">
      <w:pPr>
        <w:rPr>
          <w:del w:id="406"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proofErr w:type="spellStart"/>
      <w:r w:rsidRPr="00A91B39">
        <w:rPr>
          <w:i/>
        </w:rPr>
        <w:t>wiced_</w:t>
      </w:r>
      <w:proofErr w:type="gramStart"/>
      <w:r w:rsidRPr="00A91B39">
        <w:rPr>
          <w:i/>
        </w:rPr>
        <w:t>init</w:t>
      </w:r>
      <w:proofErr w:type="spellEnd"/>
      <w:r w:rsidR="00AF4909">
        <w:rPr>
          <w:i/>
        </w:rPr>
        <w:t>(</w:t>
      </w:r>
      <w:proofErr w:type="gramEnd"/>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proofErr w:type="spellStart"/>
      <w:r w:rsidR="00553A91" w:rsidRPr="00A91B39">
        <w:rPr>
          <w:i/>
        </w:rPr>
        <w:t>wiced_tcp_packet_</w:t>
      </w:r>
      <w:proofErr w:type="gramStart"/>
      <w:r w:rsidR="00553A91" w:rsidRPr="00A91B39">
        <w:rPr>
          <w:i/>
        </w:rPr>
        <w:t>create</w:t>
      </w:r>
      <w:proofErr w:type="spellEnd"/>
      <w:r w:rsidR="00F62B78">
        <w:rPr>
          <w:i/>
        </w:rPr>
        <w:t>(</w:t>
      </w:r>
      <w:proofErr w:type="gramEnd"/>
      <w:r w:rsidR="00F62B78">
        <w:rPr>
          <w:i/>
        </w:rPr>
        <w:t>)</w:t>
      </w:r>
      <w:r w:rsidR="00553A91">
        <w:t xml:space="preserve"> which has the prototype of:</w:t>
      </w:r>
    </w:p>
    <w:p w14:paraId="546EE948" w14:textId="77777777" w:rsidR="00C327F5" w:rsidRDefault="00553A91">
      <w:pPr>
        <w:pStyle w:val="CCode"/>
        <w:spacing w:after="0"/>
        <w:rPr>
          <w:ins w:id="407" w:author="Greg Landry" w:date="2017-06-09T15:51:00Z"/>
          <w:rFonts w:ascii="Courier New" w:hAnsi="Courier New" w:cs="Courier New"/>
        </w:rPr>
        <w:pPrChange w:id="408" w:author="Greg Landry" w:date="2017-06-09T15:51:00Z">
          <w:pPr>
            <w:keepNext/>
            <w:ind w:left="720"/>
          </w:pPr>
        </w:pPrChange>
      </w:pPr>
      <w:proofErr w:type="spellStart"/>
      <w:r w:rsidRPr="00C327F5">
        <w:rPr>
          <w:rFonts w:ascii="Courier New" w:hAnsi="Courier New" w:cs="Courier New"/>
          <w:rPrChange w:id="409" w:author="Greg Landry" w:date="2017-06-09T15:51:00Z">
            <w:rPr>
              <w:sz w:val="22"/>
              <w:szCs w:val="22"/>
            </w:rPr>
          </w:rPrChange>
        </w:rPr>
        <w:t>wiced_result_t</w:t>
      </w:r>
      <w:proofErr w:type="spellEnd"/>
      <w:r w:rsidRPr="00C327F5">
        <w:rPr>
          <w:rFonts w:ascii="Courier New" w:hAnsi="Courier New" w:cs="Courier New"/>
          <w:rPrChange w:id="410" w:author="Greg Landry" w:date="2017-06-09T15:51:00Z">
            <w:rPr>
              <w:sz w:val="22"/>
              <w:szCs w:val="22"/>
            </w:rPr>
          </w:rPrChange>
        </w:rPr>
        <w:t xml:space="preserve"> </w:t>
      </w:r>
      <w:proofErr w:type="spellStart"/>
      <w:r w:rsidRPr="00C327F5">
        <w:rPr>
          <w:rFonts w:ascii="Courier New" w:hAnsi="Courier New" w:cs="Courier New"/>
          <w:rPrChange w:id="411" w:author="Greg Landry" w:date="2017-06-09T15:51:00Z">
            <w:rPr>
              <w:sz w:val="22"/>
              <w:szCs w:val="22"/>
            </w:rPr>
          </w:rPrChange>
        </w:rPr>
        <w:t>wiced_packet_create_</w:t>
      </w:r>
      <w:proofErr w:type="gramStart"/>
      <w:r w:rsidRPr="00C327F5">
        <w:rPr>
          <w:rFonts w:ascii="Courier New" w:hAnsi="Courier New" w:cs="Courier New"/>
          <w:rPrChange w:id="412" w:author="Greg Landry" w:date="2017-06-09T15:51:00Z">
            <w:rPr>
              <w:sz w:val="22"/>
              <w:szCs w:val="22"/>
            </w:rPr>
          </w:rPrChange>
        </w:rPr>
        <w:t>tcp</w:t>
      </w:r>
      <w:proofErr w:type="spellEnd"/>
      <w:r w:rsidRPr="00C327F5">
        <w:rPr>
          <w:rFonts w:ascii="Courier New" w:hAnsi="Courier New" w:cs="Courier New"/>
          <w:rPrChange w:id="413" w:author="Greg Landry" w:date="2017-06-09T15:51:00Z">
            <w:rPr>
              <w:sz w:val="22"/>
              <w:szCs w:val="22"/>
            </w:rPr>
          </w:rPrChange>
        </w:rPr>
        <w:t>(</w:t>
      </w:r>
      <w:proofErr w:type="gramEnd"/>
      <w:r w:rsidRPr="00C327F5">
        <w:rPr>
          <w:rFonts w:ascii="Courier New" w:hAnsi="Courier New" w:cs="Courier New"/>
          <w:rPrChange w:id="414" w:author="Greg Landry" w:date="2017-06-09T15:51:00Z">
            <w:rPr>
              <w:sz w:val="22"/>
              <w:szCs w:val="22"/>
            </w:rPr>
          </w:rPrChange>
        </w:rPr>
        <w:t xml:space="preserve"> </w:t>
      </w:r>
    </w:p>
    <w:p w14:paraId="47C6031E" w14:textId="3BD423D1" w:rsidR="00553A91" w:rsidRPr="00C327F5" w:rsidRDefault="00553A91">
      <w:pPr>
        <w:pStyle w:val="CCode"/>
        <w:spacing w:after="0"/>
        <w:ind w:firstLine="720"/>
        <w:rPr>
          <w:rFonts w:ascii="Courier New" w:hAnsi="Courier New" w:cs="Courier New"/>
          <w:rPrChange w:id="415" w:author="Greg Landry" w:date="2017-06-09T15:51:00Z">
            <w:rPr/>
          </w:rPrChange>
        </w:rPr>
        <w:pPrChange w:id="416" w:author="Greg Landry" w:date="2017-06-09T15:51:00Z">
          <w:pPr>
            <w:keepNext/>
            <w:ind w:left="720"/>
          </w:pPr>
        </w:pPrChange>
      </w:pPr>
      <w:proofErr w:type="spellStart"/>
      <w:r w:rsidRPr="00C327F5">
        <w:rPr>
          <w:rFonts w:ascii="Courier New" w:hAnsi="Courier New" w:cs="Courier New"/>
          <w:rPrChange w:id="417" w:author="Greg Landry" w:date="2017-06-09T15:51:00Z">
            <w:rPr>
              <w:sz w:val="22"/>
              <w:szCs w:val="22"/>
            </w:rPr>
          </w:rPrChange>
        </w:rPr>
        <w:t>wiced_tcp_socket_t</w:t>
      </w:r>
      <w:proofErr w:type="spellEnd"/>
      <w:r w:rsidRPr="00C327F5">
        <w:rPr>
          <w:rFonts w:ascii="Courier New" w:hAnsi="Courier New" w:cs="Courier New"/>
          <w:rPrChange w:id="418" w:author="Greg Landry" w:date="2017-06-09T15:51:00Z">
            <w:rPr>
              <w:sz w:val="22"/>
              <w:szCs w:val="22"/>
            </w:rPr>
          </w:rPrChange>
        </w:rPr>
        <w:t xml:space="preserve">* socket, </w:t>
      </w:r>
    </w:p>
    <w:p w14:paraId="4A6680A5" w14:textId="77777777" w:rsidR="00553A91" w:rsidRPr="00C327F5" w:rsidRDefault="00553A91">
      <w:pPr>
        <w:pStyle w:val="CCode"/>
        <w:spacing w:after="0"/>
        <w:ind w:firstLine="720"/>
        <w:rPr>
          <w:rFonts w:ascii="Courier New" w:hAnsi="Courier New" w:cs="Courier New"/>
          <w:rPrChange w:id="419" w:author="Greg Landry" w:date="2017-06-09T15:51:00Z">
            <w:rPr/>
          </w:rPrChange>
        </w:rPr>
        <w:pPrChange w:id="420" w:author="Greg Landry" w:date="2017-06-09T15:51:00Z">
          <w:pPr>
            <w:keepNext/>
            <w:ind w:left="1440"/>
          </w:pPr>
        </w:pPrChange>
      </w:pPr>
      <w:r w:rsidRPr="00C327F5">
        <w:rPr>
          <w:rFonts w:ascii="Courier New" w:hAnsi="Courier New" w:cs="Courier New"/>
          <w:rPrChange w:id="421" w:author="Greg Landry" w:date="2017-06-09T15:51:00Z">
            <w:rPr>
              <w:sz w:val="22"/>
              <w:szCs w:val="22"/>
            </w:rPr>
          </w:rPrChange>
        </w:rPr>
        <w:t xml:space="preserve">uint16_t </w:t>
      </w:r>
      <w:proofErr w:type="spellStart"/>
      <w:r w:rsidRPr="00C327F5">
        <w:rPr>
          <w:rFonts w:ascii="Courier New" w:hAnsi="Courier New" w:cs="Courier New"/>
          <w:rPrChange w:id="422" w:author="Greg Landry" w:date="2017-06-09T15:51:00Z">
            <w:rPr>
              <w:sz w:val="22"/>
              <w:szCs w:val="22"/>
            </w:rPr>
          </w:rPrChange>
        </w:rPr>
        <w:t>content_length</w:t>
      </w:r>
      <w:proofErr w:type="spellEnd"/>
      <w:r w:rsidRPr="00C327F5">
        <w:rPr>
          <w:rFonts w:ascii="Courier New" w:hAnsi="Courier New" w:cs="Courier New"/>
          <w:rPrChange w:id="423" w:author="Greg Landry" w:date="2017-06-09T15:51:00Z">
            <w:rPr>
              <w:sz w:val="22"/>
              <w:szCs w:val="22"/>
            </w:rPr>
          </w:rPrChange>
        </w:rPr>
        <w:t xml:space="preserve">, </w:t>
      </w:r>
    </w:p>
    <w:p w14:paraId="210583B2" w14:textId="77777777" w:rsidR="00553A91" w:rsidRPr="00C327F5" w:rsidRDefault="00553A91">
      <w:pPr>
        <w:pStyle w:val="CCode"/>
        <w:spacing w:after="0"/>
        <w:ind w:firstLine="720"/>
        <w:rPr>
          <w:rFonts w:ascii="Courier New" w:hAnsi="Courier New" w:cs="Courier New"/>
          <w:rPrChange w:id="424" w:author="Greg Landry" w:date="2017-06-09T15:51:00Z">
            <w:rPr/>
          </w:rPrChange>
        </w:rPr>
        <w:pPrChange w:id="425" w:author="Greg Landry" w:date="2017-06-09T15:51:00Z">
          <w:pPr>
            <w:keepNext/>
            <w:ind w:left="1440"/>
          </w:pPr>
        </w:pPrChange>
      </w:pPr>
      <w:proofErr w:type="spellStart"/>
      <w:r w:rsidRPr="00C327F5">
        <w:rPr>
          <w:rFonts w:ascii="Courier New" w:hAnsi="Courier New" w:cs="Courier New"/>
          <w:rPrChange w:id="426" w:author="Greg Landry" w:date="2017-06-09T15:51:00Z">
            <w:rPr>
              <w:sz w:val="22"/>
              <w:szCs w:val="22"/>
            </w:rPr>
          </w:rPrChange>
        </w:rPr>
        <w:t>wiced_packet_t</w:t>
      </w:r>
      <w:proofErr w:type="spellEnd"/>
      <w:r w:rsidRPr="00C327F5">
        <w:rPr>
          <w:rFonts w:ascii="Courier New" w:hAnsi="Courier New" w:cs="Courier New"/>
          <w:rPrChange w:id="427" w:author="Greg Landry" w:date="2017-06-09T15:51:00Z">
            <w:rPr>
              <w:sz w:val="22"/>
              <w:szCs w:val="22"/>
            </w:rPr>
          </w:rPrChange>
        </w:rPr>
        <w:t xml:space="preserve">** packet, </w:t>
      </w:r>
    </w:p>
    <w:p w14:paraId="0E0F61B8" w14:textId="77777777" w:rsidR="00553A91" w:rsidRPr="00C327F5" w:rsidRDefault="00553A91">
      <w:pPr>
        <w:pStyle w:val="CCode"/>
        <w:spacing w:after="0"/>
        <w:ind w:firstLine="720"/>
        <w:rPr>
          <w:rFonts w:ascii="Courier New" w:hAnsi="Courier New" w:cs="Courier New"/>
          <w:rPrChange w:id="428" w:author="Greg Landry" w:date="2017-06-09T15:51:00Z">
            <w:rPr/>
          </w:rPrChange>
        </w:rPr>
        <w:pPrChange w:id="429" w:author="Greg Landry" w:date="2017-06-09T15:51:00Z">
          <w:pPr>
            <w:keepNext/>
            <w:ind w:left="1440"/>
          </w:pPr>
        </w:pPrChange>
      </w:pPr>
      <w:r w:rsidRPr="00C327F5">
        <w:rPr>
          <w:rFonts w:ascii="Courier New" w:hAnsi="Courier New" w:cs="Courier New"/>
          <w:rPrChange w:id="430" w:author="Greg Landry" w:date="2017-06-09T15:51:00Z">
            <w:rPr>
              <w:sz w:val="22"/>
              <w:szCs w:val="22"/>
            </w:rPr>
          </w:rPrChange>
        </w:rPr>
        <w:t xml:space="preserve">uint8_t** data, </w:t>
      </w:r>
    </w:p>
    <w:p w14:paraId="799DFCD8" w14:textId="3DEBD9CF" w:rsidR="00553A91" w:rsidRPr="00C327F5" w:rsidRDefault="00553A91">
      <w:pPr>
        <w:pStyle w:val="CCode"/>
        <w:ind w:firstLine="720"/>
        <w:rPr>
          <w:rFonts w:ascii="Courier New" w:hAnsi="Courier New" w:cs="Courier New"/>
          <w:rPrChange w:id="431" w:author="Greg Landry" w:date="2017-06-09T15:51:00Z">
            <w:rPr/>
          </w:rPrChange>
        </w:rPr>
        <w:pPrChange w:id="432" w:author="Greg Landry" w:date="2017-06-09T15:51:00Z">
          <w:pPr>
            <w:ind w:left="1440"/>
          </w:pPr>
        </w:pPrChange>
      </w:pPr>
      <w:r w:rsidRPr="00C327F5">
        <w:rPr>
          <w:rFonts w:ascii="Courier New" w:hAnsi="Courier New" w:cs="Courier New"/>
          <w:rPrChange w:id="433" w:author="Greg Landry" w:date="2017-06-09T15:51:00Z">
            <w:rPr>
              <w:sz w:val="22"/>
              <w:szCs w:val="22"/>
            </w:rPr>
          </w:rPrChange>
        </w:rPr>
        <w:t xml:space="preserve">uint16_t* </w:t>
      </w:r>
      <w:proofErr w:type="spellStart"/>
      <w:r w:rsidRPr="00C327F5">
        <w:rPr>
          <w:rFonts w:ascii="Courier New" w:hAnsi="Courier New" w:cs="Courier New"/>
          <w:rPrChange w:id="434" w:author="Greg Landry" w:date="2017-06-09T15:51:00Z">
            <w:rPr>
              <w:sz w:val="22"/>
              <w:szCs w:val="22"/>
            </w:rPr>
          </w:rPrChange>
        </w:rPr>
        <w:t>available_</w:t>
      </w:r>
      <w:proofErr w:type="gramStart"/>
      <w:r w:rsidRPr="00C327F5">
        <w:rPr>
          <w:rFonts w:ascii="Courier New" w:hAnsi="Courier New" w:cs="Courier New"/>
          <w:rPrChange w:id="435" w:author="Greg Landry" w:date="2017-06-09T15:51:00Z">
            <w:rPr>
              <w:sz w:val="22"/>
              <w:szCs w:val="22"/>
            </w:rPr>
          </w:rPrChange>
        </w:rPr>
        <w:t>space</w:t>
      </w:r>
      <w:proofErr w:type="spellEnd"/>
      <w:r w:rsidRPr="00C327F5">
        <w:rPr>
          <w:rFonts w:ascii="Courier New" w:hAnsi="Courier New" w:cs="Courier New"/>
          <w:rPrChange w:id="436" w:author="Greg Landry" w:date="2017-06-09T15:51:00Z">
            <w:rPr>
              <w:sz w:val="22"/>
              <w:szCs w:val="22"/>
            </w:rPr>
          </w:rPrChange>
        </w:rPr>
        <w:t xml:space="preserve"> )</w:t>
      </w:r>
      <w:proofErr w:type="gramEnd"/>
      <w:r w:rsidR="00EA3121" w:rsidRPr="00C327F5">
        <w:rPr>
          <w:rFonts w:ascii="Courier New" w:hAnsi="Courier New" w:cs="Courier New"/>
          <w:rPrChange w:id="437" w:author="Greg Landry" w:date="2017-06-09T15:51:00Z">
            <w:rPr>
              <w:sz w:val="22"/>
              <w:szCs w:val="22"/>
            </w:rPr>
          </w:rPrChange>
        </w:rPr>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proofErr w:type="spellStart"/>
      <w:r w:rsidR="000D508F" w:rsidRPr="00A91B39">
        <w:rPr>
          <w:i/>
        </w:rPr>
        <w:t>wiced_tcp_</w:t>
      </w:r>
      <w:proofErr w:type="gramStart"/>
      <w:r w:rsidR="000D508F" w:rsidRPr="00A91B39">
        <w:rPr>
          <w:i/>
        </w:rPr>
        <w:t>connect</w:t>
      </w:r>
      <w:proofErr w:type="spellEnd"/>
      <w:r w:rsidR="00A330AF">
        <w:rPr>
          <w:i/>
        </w:rPr>
        <w:t>(</w:t>
      </w:r>
      <w:proofErr w:type="gramEnd"/>
      <w:r w:rsidR="00A330AF">
        <w:rPr>
          <w:i/>
        </w:rPr>
        <w:t>)</w:t>
      </w:r>
      <w:r w:rsidR="000D508F">
        <w:t>.</w:t>
      </w:r>
    </w:p>
    <w:p w14:paraId="111FBA27" w14:textId="6285C33C" w:rsidR="00553A91" w:rsidRDefault="00553A91" w:rsidP="00EA3121">
      <w:pPr>
        <w:pStyle w:val="ListParagraph"/>
        <w:numPr>
          <w:ilvl w:val="0"/>
          <w:numId w:val="16"/>
        </w:numPr>
      </w:pPr>
      <w:proofErr w:type="spellStart"/>
      <w:r w:rsidRPr="00A91B39">
        <w:rPr>
          <w:i/>
        </w:rPr>
        <w:t>content_length</w:t>
      </w:r>
      <w:proofErr w:type="spellEnd"/>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sidR="006321C3">
        <w:rPr>
          <w:i/>
        </w:rPr>
        <w:t>(</w:t>
      </w:r>
      <w:proofErr w:type="gramEnd"/>
      <w:r w:rsidR="006321C3">
        <w:rPr>
          <w:i/>
        </w:rPr>
        <w:t>)</w:t>
      </w:r>
      <w:r>
        <w:t xml:space="preserve"> you pass a pointer to your pointer e.g. </w:t>
      </w:r>
      <w:r w:rsidRPr="00A91B39">
        <w:rPr>
          <w:i/>
        </w:rPr>
        <w:t>&amp;</w:t>
      </w:r>
      <w:proofErr w:type="spellStart"/>
      <w:r w:rsidRPr="00A91B39">
        <w:rPr>
          <w:i/>
        </w:rPr>
        <w:t>myPacket</w:t>
      </w:r>
      <w:proofErr w:type="spellEnd"/>
      <w:r>
        <w:t>.  When the function return</w:t>
      </w:r>
      <w:r w:rsidR="007E35A9">
        <w:t>s,</w:t>
      </w:r>
      <w:r>
        <w:t xml:space="preserve"> </w:t>
      </w:r>
      <w:proofErr w:type="spellStart"/>
      <w:r w:rsidRPr="00A91B39">
        <w:rPr>
          <w:i/>
        </w:rPr>
        <w:t>myPacket</w:t>
      </w:r>
      <w:proofErr w:type="spellEnd"/>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w:t>
      </w:r>
      <w:proofErr w:type="spellStart"/>
      <w:r w:rsidRPr="00A91B39">
        <w:rPr>
          <w:i/>
        </w:rPr>
        <w:t>myData</w:t>
      </w:r>
      <w:proofErr w:type="spellEnd"/>
      <w:r w:rsidRPr="00A91B39">
        <w:rPr>
          <w:i/>
        </w:rPr>
        <w:t>;</w:t>
      </w:r>
      <w:r>
        <w:t xml:space="preserve"> </w:t>
      </w:r>
      <w:r w:rsidR="000D508F">
        <w:t>t</w:t>
      </w:r>
      <w:r>
        <w:t xml:space="preserve">hen when you call the </w:t>
      </w:r>
      <w:proofErr w:type="spellStart"/>
      <w:r w:rsidRPr="00A91B39">
        <w:rPr>
          <w:i/>
        </w:rPr>
        <w:t>wiced_packet_create_</w:t>
      </w:r>
      <w:proofErr w:type="gramStart"/>
      <w:r w:rsidRPr="00A91B39">
        <w:rPr>
          <w:i/>
        </w:rPr>
        <w:t>tcp</w:t>
      </w:r>
      <w:proofErr w:type="spellEnd"/>
      <w:r w:rsidR="00BF52AD">
        <w:rPr>
          <w:i/>
        </w:rPr>
        <w:t>(</w:t>
      </w:r>
      <w:proofErr w:type="gramEnd"/>
      <w:r w:rsidR="00BF52AD">
        <w:rPr>
          <w:i/>
        </w:rPr>
        <w:t>)</w:t>
      </w:r>
      <w:r>
        <w:t xml:space="preserve"> you pass a pointer to your pointer e.g. </w:t>
      </w:r>
      <w:r w:rsidRPr="00A91B39">
        <w:rPr>
          <w:i/>
        </w:rPr>
        <w:t>&amp;</w:t>
      </w:r>
      <w:proofErr w:type="spellStart"/>
      <w:r w:rsidRPr="00A91B39">
        <w:rPr>
          <w:i/>
        </w:rPr>
        <w:t>myData</w:t>
      </w:r>
      <w:proofErr w:type="spellEnd"/>
      <w:r>
        <w:t>.  When the function return</w:t>
      </w:r>
      <w:r w:rsidR="007E35A9">
        <w:t>s,</w:t>
      </w:r>
      <w:r>
        <w:t xml:space="preserve">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proofErr w:type="spellStart"/>
      <w:proofErr w:type="gramStart"/>
      <w:r w:rsidRPr="00A91B39">
        <w:rPr>
          <w:i/>
        </w:rPr>
        <w:t>memcpy</w:t>
      </w:r>
      <w:proofErr w:type="spellEnd"/>
      <w:r w:rsidR="00794032">
        <w:rPr>
          <w:i/>
        </w:rPr>
        <w:t>(</w:t>
      </w:r>
      <w:proofErr w:type="gramEnd"/>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sidR="00D248A5">
        <w:rPr>
          <w:i/>
        </w:rPr>
        <w:t>(</w:t>
      </w:r>
      <w:proofErr w:type="gramEnd"/>
      <w:r w:rsidR="00D248A5">
        <w:rPr>
          <w:i/>
        </w:rPr>
        <w:t>)</w:t>
      </w:r>
      <w:r w:rsidR="00B32669">
        <w:t>.</w:t>
      </w:r>
    </w:p>
    <w:p w14:paraId="1FFCA609" w14:textId="6A5CC4D4" w:rsidR="00EA3121" w:rsidRDefault="00B32669" w:rsidP="00EA3121">
      <w:pPr>
        <w:pStyle w:val="ListParagraph"/>
        <w:numPr>
          <w:ilvl w:val="0"/>
          <w:numId w:val="17"/>
        </w:numPr>
      </w:pPr>
      <w:r>
        <w:lastRenderedPageBreak/>
        <w:t>S</w:t>
      </w:r>
      <w:r w:rsidR="00EA3121">
        <w:t xml:space="preserve">end the data by calling </w:t>
      </w:r>
      <w:proofErr w:type="spellStart"/>
      <w:r w:rsidR="00EA3121" w:rsidRPr="00A91B39">
        <w:rPr>
          <w:i/>
        </w:rPr>
        <w:t>wiced_tcp_send_</w:t>
      </w:r>
      <w:proofErr w:type="gramStart"/>
      <w:r w:rsidR="00EE483C">
        <w:rPr>
          <w:i/>
        </w:rPr>
        <w:t>packet</w:t>
      </w:r>
      <w:proofErr w:type="spellEnd"/>
      <w:r w:rsidR="00AE3EA4">
        <w:rPr>
          <w:i/>
        </w:rPr>
        <w:t>(</w:t>
      </w:r>
      <w:proofErr w:type="gramEnd"/>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438" w:author="Greg Landry" w:date="2017-06-09T11:00:00Z"/>
        </w:rPr>
      </w:pPr>
      <w:r>
        <w:t xml:space="preserve">Finally, you release control of the packet by calling </w:t>
      </w:r>
      <w:proofErr w:type="spellStart"/>
      <w:r w:rsidRPr="00A91B39">
        <w:rPr>
          <w:i/>
        </w:rPr>
        <w:t>wiced_packet_</w:t>
      </w:r>
      <w:proofErr w:type="gramStart"/>
      <w:r w:rsidRPr="00A91B39">
        <w:rPr>
          <w:i/>
        </w:rPr>
        <w:t>delete</w:t>
      </w:r>
      <w:proofErr w:type="spellEnd"/>
      <w:r w:rsidR="00C76EAA">
        <w:rPr>
          <w:i/>
        </w:rPr>
        <w:t>(</w:t>
      </w:r>
      <w:proofErr w:type="gramEnd"/>
      <w:r w:rsidR="00C76EAA">
        <w:rPr>
          <w:i/>
        </w:rPr>
        <w:t>)</w:t>
      </w:r>
      <w:r>
        <w:t xml:space="preserve">.  </w:t>
      </w:r>
      <w:r w:rsidR="00B32669">
        <w:t xml:space="preserve">This </w:t>
      </w:r>
      <w:r>
        <w:t xml:space="preserve">function will decrement the reference count.  Once the packet is </w:t>
      </w:r>
      <w:proofErr w:type="gramStart"/>
      <w:r>
        <w:t>actually sent</w:t>
      </w:r>
      <w:proofErr w:type="gramEnd"/>
      <w:r>
        <w:t xml:space="preserve">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439" w:author="Greg Landry" w:date="2017-06-09T10:58:00Z"/>
        </w:rPr>
        <w:pPrChange w:id="440" w:author="Greg Landry" w:date="2017-06-09T11:00:00Z">
          <w:pPr/>
        </w:pPrChange>
      </w:pPr>
      <w:moveFromRangeStart w:id="441" w:author="Greg Landry" w:date="2017-04-03T16:29:00Z" w:name="move479000290"/>
      <w:moveFrom w:id="442" w:author="Greg Landry" w:date="2017-04-03T16:29:00Z">
        <w:del w:id="443"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444" w:author="Greg Landry" w:date="2017-06-09T10:58:00Z"/>
        </w:rPr>
        <w:pPrChange w:id="445" w:author="Greg Landry" w:date="2017-06-09T11:00:00Z">
          <w:pPr>
            <w:pStyle w:val="CCode"/>
          </w:pPr>
        </w:pPrChange>
      </w:pPr>
      <w:moveFrom w:id="446" w:author="Greg Landry" w:date="2017-04-03T16:29:00Z">
        <w:del w:id="447" w:author="Greg Landry" w:date="2017-06-09T10:58:00Z">
          <w:r w:rsidDel="00BA6BB6">
            <w:delText>wiced_tcp_socket_t socket;</w:delText>
          </w:r>
        </w:del>
      </w:moveFrom>
    </w:p>
    <w:p w14:paraId="56009D87" w14:textId="3A38943B" w:rsidR="00EA3121" w:rsidDel="00BA6BB6" w:rsidRDefault="001B1BEC">
      <w:pPr>
        <w:pStyle w:val="ListParagraph"/>
        <w:rPr>
          <w:del w:id="448" w:author="Greg Landry" w:date="2017-06-09T10:57:00Z"/>
        </w:rPr>
        <w:pPrChange w:id="449" w:author="Greg Landry" w:date="2017-06-09T11:00:00Z">
          <w:pPr>
            <w:pStyle w:val="CCode"/>
          </w:pPr>
        </w:pPrChange>
      </w:pPr>
      <w:moveFrom w:id="450" w:author="Greg Landry" w:date="2017-04-03T16:29:00Z">
        <w:del w:id="451"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452" w:author="Greg Landry" w:date="2017-06-09T10:57:00Z"/>
        </w:rPr>
        <w:pPrChange w:id="453" w:author="Greg Landry" w:date="2017-06-09T11:00:00Z">
          <w:pPr>
            <w:pStyle w:val="CCode"/>
          </w:pPr>
        </w:pPrChange>
      </w:pPr>
      <w:moveFrom w:id="454" w:author="Greg Landry" w:date="2017-04-03T16:29:00Z">
        <w:del w:id="455" w:author="Greg Landry" w:date="2017-06-09T10:57:00Z">
          <w:r w:rsidDel="00BA6BB6">
            <w:delText>uint8_t *data;</w:delText>
          </w:r>
        </w:del>
      </w:moveFrom>
    </w:p>
    <w:p w14:paraId="54FC0C1E" w14:textId="09007E1A" w:rsidR="001B1BEC" w:rsidDel="00BA6BB6" w:rsidRDefault="001B1BEC">
      <w:pPr>
        <w:pStyle w:val="ListParagraph"/>
        <w:rPr>
          <w:del w:id="456" w:author="Greg Landry" w:date="2017-06-09T10:57:00Z"/>
        </w:rPr>
        <w:pPrChange w:id="457" w:author="Greg Landry" w:date="2017-06-09T11:00:00Z">
          <w:pPr>
            <w:pStyle w:val="CCode"/>
          </w:pPr>
        </w:pPrChange>
      </w:pPr>
      <w:moveFrom w:id="458" w:author="Greg Landry" w:date="2017-04-03T16:29:00Z">
        <w:del w:id="459" w:author="Greg Landry" w:date="2017-06-09T10:57:00Z">
          <w:r w:rsidDel="00BA6BB6">
            <w:delText>uint16_t availableDataSize;</w:delText>
          </w:r>
        </w:del>
      </w:moveFrom>
    </w:p>
    <w:p w14:paraId="486C8FA1" w14:textId="028DD149" w:rsidR="001B1BEC" w:rsidDel="00BA6BB6" w:rsidRDefault="00E16F40">
      <w:pPr>
        <w:pStyle w:val="ListParagraph"/>
        <w:rPr>
          <w:del w:id="460" w:author="Greg Landry" w:date="2017-06-09T10:57:00Z"/>
        </w:rPr>
        <w:pPrChange w:id="461" w:author="Greg Landry" w:date="2017-06-09T11:00:00Z">
          <w:pPr>
            <w:pStyle w:val="CCode"/>
          </w:pPr>
        </w:pPrChange>
      </w:pPr>
      <w:moveFrom w:id="462" w:author="Greg Landry" w:date="2017-04-03T16:29:00Z">
        <w:del w:id="463"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464" w:author="Greg Landry" w:date="2017-06-09T10:57:00Z"/>
        </w:rPr>
        <w:pPrChange w:id="465" w:author="Greg Landry" w:date="2017-06-09T11:00:00Z">
          <w:pPr>
            <w:pStyle w:val="CCode"/>
          </w:pPr>
        </w:pPrChange>
      </w:pPr>
      <w:moveFrom w:id="466" w:author="Greg Landry" w:date="2017-04-03T16:29:00Z">
        <w:del w:id="467"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468" w:author="Greg Landry" w:date="2017-06-09T10:57:00Z"/>
        </w:rPr>
        <w:pPrChange w:id="469" w:author="Greg Landry" w:date="2017-06-09T11:00:00Z">
          <w:pPr>
            <w:pStyle w:val="CCode"/>
          </w:pPr>
        </w:pPrChange>
      </w:pPr>
      <w:moveFrom w:id="470" w:author="Greg Landry" w:date="2017-04-03T16:29:00Z">
        <w:del w:id="471"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472" w:author="Greg Landry" w:date="2017-06-09T10:57:00Z"/>
        </w:rPr>
        <w:pPrChange w:id="473" w:author="Greg Landry" w:date="2017-06-09T11:00:00Z">
          <w:pPr>
            <w:pStyle w:val="CCode"/>
          </w:pPr>
        </w:pPrChange>
      </w:pPr>
      <w:moveFrom w:id="474" w:author="Greg Landry" w:date="2017-04-03T16:29:00Z">
        <w:del w:id="475" w:author="Greg Landry" w:date="2017-06-09T10:57:00Z">
          <w:r w:rsidDel="00BA6BB6">
            <w:delText>wiced_tcp_bind(&amp;socket, WICED_ANY_PORT );</w:delText>
          </w:r>
        </w:del>
      </w:moveFrom>
    </w:p>
    <w:p w14:paraId="5BCBEBEF" w14:textId="71A70F31" w:rsidR="00530EC8" w:rsidDel="00BA6BB6" w:rsidRDefault="00530EC8">
      <w:pPr>
        <w:pStyle w:val="ListParagraph"/>
        <w:rPr>
          <w:del w:id="476" w:author="Greg Landry" w:date="2017-06-09T10:57:00Z"/>
        </w:rPr>
        <w:pPrChange w:id="477" w:author="Greg Landry" w:date="2017-06-09T11:00:00Z">
          <w:pPr>
            <w:pStyle w:val="CCode"/>
          </w:pPr>
        </w:pPrChange>
      </w:pPr>
      <w:moveFrom w:id="478" w:author="Greg Landry" w:date="2017-04-03T16:29:00Z">
        <w:del w:id="479"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480" w:author="Greg Landry" w:date="2017-06-09T10:57:00Z"/>
        </w:rPr>
        <w:pPrChange w:id="481" w:author="Greg Landry" w:date="2017-06-09T11:00:00Z">
          <w:pPr>
            <w:pStyle w:val="CCode"/>
          </w:pPr>
        </w:pPrChange>
      </w:pPr>
      <w:moveFrom w:id="482" w:author="Greg Landry" w:date="2017-04-03T16:29:00Z">
        <w:del w:id="483"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484" w:author="Greg Landry" w:date="2017-06-09T10:57:00Z"/>
        </w:rPr>
        <w:pPrChange w:id="485" w:author="Greg Landry" w:date="2017-06-09T11:00:00Z">
          <w:pPr>
            <w:pStyle w:val="CCode"/>
          </w:pPr>
        </w:pPrChange>
      </w:pPr>
      <w:moveFrom w:id="486" w:author="Greg Landry" w:date="2017-04-03T16:29:00Z">
        <w:del w:id="487"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488" w:author="Greg Landry" w:date="2017-06-09T10:57:00Z"/>
        </w:rPr>
        <w:pPrChange w:id="489" w:author="Greg Landry" w:date="2017-06-09T11:00:00Z">
          <w:pPr>
            <w:pStyle w:val="CCode"/>
          </w:pPr>
        </w:pPrChange>
      </w:pPr>
      <w:moveFrom w:id="490" w:author="Greg Landry" w:date="2017-04-03T16:29:00Z">
        <w:del w:id="491"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492" w:author="Greg Landry" w:date="2017-06-09T10:57:00Z"/>
        </w:rPr>
        <w:pPrChange w:id="493" w:author="Greg Landry" w:date="2017-06-09T11:00:00Z">
          <w:pPr>
            <w:pStyle w:val="CCode"/>
          </w:pPr>
        </w:pPrChange>
      </w:pPr>
      <w:moveFrom w:id="494" w:author="Greg Landry" w:date="2017-04-03T16:29:00Z">
        <w:del w:id="495"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496" w:author="Greg Landry" w:date="2017-06-09T10:57:00Z"/>
        </w:rPr>
        <w:pPrChange w:id="497" w:author="Greg Landry" w:date="2017-06-09T11:00:00Z">
          <w:pPr>
            <w:pStyle w:val="CCode"/>
          </w:pPr>
        </w:pPrChange>
      </w:pPr>
      <w:moveFrom w:id="498" w:author="Greg Landry" w:date="2017-04-03T16:29:00Z">
        <w:del w:id="499"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500" w:author="Greg Landry" w:date="2017-06-09T11:00:00Z">
          <w:pPr>
            <w:pStyle w:val="CCode"/>
          </w:pPr>
        </w:pPrChange>
      </w:pPr>
      <w:moveFrom w:id="501" w:author="Greg Landry" w:date="2017-04-03T16:29:00Z">
        <w:r w:rsidDel="00887985">
          <w:t>wiced_socket_delete(&amp;socket);</w:t>
        </w:r>
      </w:moveFrom>
    </w:p>
    <w:moveFromRangeEnd w:id="441"/>
    <w:p w14:paraId="2C0B9A70" w14:textId="55E2EDAB" w:rsidR="00631E97" w:rsidRDefault="00631E97" w:rsidP="00631E97">
      <w:r>
        <w:t xml:space="preserve">After </w:t>
      </w:r>
      <w:r w:rsidR="00F51423">
        <w:t xml:space="preserve">the call to </w:t>
      </w:r>
      <w:proofErr w:type="spellStart"/>
      <w:r w:rsidR="00F51423">
        <w:t>wiced_tcp_packet_create_tcp</w:t>
      </w:r>
      <w:proofErr w:type="spellEnd"/>
      <w:r>
        <w:t>:</w:t>
      </w:r>
    </w:p>
    <w:p w14:paraId="7DC61635" w14:textId="18C8D09D" w:rsidR="00631E97" w:rsidRDefault="00631E97" w:rsidP="00631E97">
      <w:pPr>
        <w:pStyle w:val="ListParagraph"/>
        <w:numPr>
          <w:ilvl w:val="0"/>
          <w:numId w:val="22"/>
        </w:numPr>
      </w:pPr>
      <w:r>
        <w:t xml:space="preserve">The pointer </w:t>
      </w:r>
      <w:proofErr w:type="spellStart"/>
      <w:r w:rsidRPr="00A91B39">
        <w:rPr>
          <w:i/>
        </w:rPr>
        <w:t>myPacket</w:t>
      </w:r>
      <w:proofErr w:type="spellEnd"/>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w:t>
      </w:r>
      <w:proofErr w:type="gramStart"/>
      <w:r w:rsidR="00BC04A8">
        <w:t>In order to</w:t>
      </w:r>
      <w:proofErr w:type="gramEnd"/>
      <w:r w:rsidR="00BC04A8">
        <w:t xml:space="preserve">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proofErr w:type="spellStart"/>
      <w:r w:rsidRPr="00A91B39">
        <w:rPr>
          <w:i/>
        </w:rPr>
        <w:t>memcpy</w:t>
      </w:r>
      <w:proofErr w:type="spellEnd"/>
      <w:r>
        <w:t>)</w:t>
      </w:r>
      <w:r w:rsidR="00FB4B25">
        <w:t>.</w:t>
      </w:r>
    </w:p>
    <w:p w14:paraId="092D95E1" w14:textId="3F9A06C3" w:rsidR="00631E97" w:rsidRDefault="00631E97" w:rsidP="00793556">
      <w:r>
        <w:t xml:space="preserve">Be very careful with </w:t>
      </w:r>
      <w:r w:rsidR="008E4DEE">
        <w:t xml:space="preserve">the line that calls </w:t>
      </w:r>
      <w:proofErr w:type="spellStart"/>
      <w:r w:rsidR="008E4DEE">
        <w:t>wiced_tcp_set_data_end</w:t>
      </w:r>
      <w:proofErr w:type="spellEnd"/>
      <w:r w:rsidR="008E4DEE">
        <w:t xml:space="preserve">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 xml:space="preserve">As a TCP </w:t>
      </w:r>
      <w:proofErr w:type="gramStart"/>
      <w:r>
        <w:t>Server</w:t>
      </w:r>
      <w:proofErr w:type="gramEnd"/>
      <w:r>
        <w:t xml:space="preserve">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proofErr w:type="spellStart"/>
      <w:r w:rsidR="00101724" w:rsidRPr="00A91B39">
        <w:rPr>
          <w:i/>
        </w:rPr>
        <w:t>wiced_tcp_accept</w:t>
      </w:r>
      <w:proofErr w:type="spellEnd"/>
      <w:r w:rsidR="00101724" w:rsidRPr="00A91B39">
        <w:rPr>
          <w:i/>
        </w:rPr>
        <w:t>(&amp;socket)</w:t>
      </w:r>
      <w:r w:rsidR="00101724">
        <w:t xml:space="preserve"> function which will </w:t>
      </w:r>
      <w:r>
        <w:t xml:space="preserve">suspend </w:t>
      </w:r>
      <w:r w:rsidR="00101724">
        <w:t xml:space="preserve">your thread and wait for data to arrive.  Once data arrives it will </w:t>
      </w:r>
      <w:proofErr w:type="spellStart"/>
      <w:r w:rsidR="00101724">
        <w:t>wakeup</w:t>
      </w:r>
      <w:proofErr w:type="spellEnd"/>
      <w:r w:rsidR="00101724">
        <w:t xml:space="preserve">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proofErr w:type="spellStart"/>
      <w:r w:rsidR="00101724" w:rsidRPr="00A91B39">
        <w:rPr>
          <w:i/>
        </w:rPr>
        <w:t>wiced_tcp_accept</w:t>
      </w:r>
      <w:proofErr w:type="spellEnd"/>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proofErr w:type="spellStart"/>
      <w:r w:rsidRPr="00A91B39">
        <w:rPr>
          <w:i/>
        </w:rPr>
        <w:t>wiced_tcp_receive</w:t>
      </w:r>
      <w:proofErr w:type="spellEnd"/>
      <w:r>
        <w:t>.  This function has the prototype:</w:t>
      </w:r>
    </w:p>
    <w:p w14:paraId="1D139767" w14:textId="77777777" w:rsidR="00C327F5" w:rsidRDefault="00E37BE9">
      <w:pPr>
        <w:pStyle w:val="CCode"/>
        <w:spacing w:after="0"/>
        <w:ind w:left="1440"/>
        <w:rPr>
          <w:ins w:id="502" w:author="Greg Landry" w:date="2017-06-09T15:52:00Z"/>
          <w:rFonts w:ascii="Courier New" w:hAnsi="Courier New" w:cs="Courier New"/>
        </w:rPr>
        <w:pPrChange w:id="503" w:author="Greg Landry" w:date="2017-06-12T08:26:00Z">
          <w:pPr>
            <w:ind w:left="720"/>
          </w:pPr>
        </w:pPrChange>
      </w:pPr>
      <w:proofErr w:type="spellStart"/>
      <w:r w:rsidRPr="00C327F5">
        <w:rPr>
          <w:rFonts w:ascii="Courier New" w:hAnsi="Courier New" w:cs="Courier New"/>
          <w:rPrChange w:id="504" w:author="Greg Landry" w:date="2017-06-09T15:51:00Z">
            <w:rPr>
              <w:sz w:val="22"/>
              <w:szCs w:val="22"/>
            </w:rPr>
          </w:rPrChange>
        </w:rPr>
        <w:t>wiced_tcp_</w:t>
      </w:r>
      <w:proofErr w:type="gramStart"/>
      <w:r w:rsidRPr="00C327F5">
        <w:rPr>
          <w:rFonts w:ascii="Courier New" w:hAnsi="Courier New" w:cs="Courier New"/>
          <w:rPrChange w:id="505" w:author="Greg Landry" w:date="2017-06-09T15:51:00Z">
            <w:rPr>
              <w:sz w:val="22"/>
              <w:szCs w:val="22"/>
            </w:rPr>
          </w:rPrChange>
        </w:rPr>
        <w:t>receive</w:t>
      </w:r>
      <w:proofErr w:type="spellEnd"/>
      <w:r w:rsidRPr="00C327F5">
        <w:rPr>
          <w:rFonts w:ascii="Courier New" w:hAnsi="Courier New" w:cs="Courier New"/>
          <w:rPrChange w:id="506" w:author="Greg Landry" w:date="2017-06-09T15:51:00Z">
            <w:rPr>
              <w:sz w:val="22"/>
              <w:szCs w:val="22"/>
            </w:rPr>
          </w:rPrChange>
        </w:rPr>
        <w:t>(</w:t>
      </w:r>
      <w:proofErr w:type="gramEnd"/>
    </w:p>
    <w:p w14:paraId="6E8604F4" w14:textId="2315F98F" w:rsidR="00E37BE9" w:rsidRPr="00C327F5" w:rsidRDefault="00E37BE9">
      <w:pPr>
        <w:pStyle w:val="CCode"/>
        <w:spacing w:after="0"/>
        <w:ind w:firstLine="720"/>
        <w:rPr>
          <w:rFonts w:ascii="Courier New" w:hAnsi="Courier New" w:cs="Courier New"/>
          <w:rPrChange w:id="507" w:author="Greg Landry" w:date="2017-06-09T15:51:00Z">
            <w:rPr/>
          </w:rPrChange>
        </w:rPr>
        <w:pPrChange w:id="508" w:author="Greg Landry" w:date="2017-06-09T15:52:00Z">
          <w:pPr>
            <w:ind w:left="720"/>
          </w:pPr>
        </w:pPrChange>
      </w:pPr>
      <w:del w:id="509" w:author="Greg Landry" w:date="2017-06-09T15:52:00Z">
        <w:r w:rsidRPr="00C327F5" w:rsidDel="00C327F5">
          <w:rPr>
            <w:rFonts w:ascii="Courier New" w:hAnsi="Courier New" w:cs="Courier New"/>
            <w:rPrChange w:id="510" w:author="Greg Landry" w:date="2017-06-09T15:51:00Z">
              <w:rPr>
                <w:sz w:val="22"/>
                <w:szCs w:val="22"/>
              </w:rPr>
            </w:rPrChange>
          </w:rPr>
          <w:delText xml:space="preserve"> </w:delText>
        </w:r>
      </w:del>
      <w:proofErr w:type="spellStart"/>
      <w:r w:rsidRPr="00C327F5">
        <w:rPr>
          <w:rFonts w:ascii="Courier New" w:hAnsi="Courier New" w:cs="Courier New"/>
          <w:rPrChange w:id="511" w:author="Greg Landry" w:date="2017-06-09T15:51:00Z">
            <w:rPr>
              <w:sz w:val="22"/>
              <w:szCs w:val="22"/>
            </w:rPr>
          </w:rPrChange>
        </w:rPr>
        <w:t>wiced_tcp_socket_t</w:t>
      </w:r>
      <w:proofErr w:type="spellEnd"/>
      <w:r w:rsidRPr="00C327F5">
        <w:rPr>
          <w:rFonts w:ascii="Courier New" w:hAnsi="Courier New" w:cs="Courier New"/>
          <w:rPrChange w:id="512" w:author="Greg Landry" w:date="2017-06-09T15:51:00Z">
            <w:rPr>
              <w:sz w:val="22"/>
              <w:szCs w:val="22"/>
            </w:rPr>
          </w:rPrChange>
        </w:rPr>
        <w:t xml:space="preserve">* socket, </w:t>
      </w:r>
    </w:p>
    <w:p w14:paraId="06D65C9B" w14:textId="77777777" w:rsidR="00E37BE9" w:rsidRPr="00C327F5" w:rsidRDefault="00E37BE9">
      <w:pPr>
        <w:pStyle w:val="CCode"/>
        <w:spacing w:after="0"/>
        <w:ind w:firstLine="720"/>
        <w:rPr>
          <w:rFonts w:ascii="Courier New" w:hAnsi="Courier New" w:cs="Courier New"/>
          <w:rPrChange w:id="513" w:author="Greg Landry" w:date="2017-06-09T15:51:00Z">
            <w:rPr/>
          </w:rPrChange>
        </w:rPr>
        <w:pPrChange w:id="514" w:author="Greg Landry" w:date="2017-06-09T15:52:00Z">
          <w:pPr>
            <w:ind w:left="2880"/>
          </w:pPr>
        </w:pPrChange>
      </w:pPr>
      <w:proofErr w:type="spellStart"/>
      <w:r w:rsidRPr="00C327F5">
        <w:rPr>
          <w:rFonts w:ascii="Courier New" w:hAnsi="Courier New" w:cs="Courier New"/>
          <w:rPrChange w:id="515" w:author="Greg Landry" w:date="2017-06-09T15:51:00Z">
            <w:rPr>
              <w:sz w:val="22"/>
              <w:szCs w:val="22"/>
            </w:rPr>
          </w:rPrChange>
        </w:rPr>
        <w:t>wiced_packet_t</w:t>
      </w:r>
      <w:proofErr w:type="spellEnd"/>
      <w:r w:rsidRPr="00C327F5">
        <w:rPr>
          <w:rFonts w:ascii="Courier New" w:hAnsi="Courier New" w:cs="Courier New"/>
          <w:rPrChange w:id="516" w:author="Greg Landry" w:date="2017-06-09T15:51:00Z">
            <w:rPr>
              <w:sz w:val="22"/>
              <w:szCs w:val="22"/>
            </w:rPr>
          </w:rPrChange>
        </w:rPr>
        <w:t xml:space="preserve">** packet, </w:t>
      </w:r>
    </w:p>
    <w:p w14:paraId="6C66430F" w14:textId="78AF7393" w:rsidR="00E37BE9" w:rsidRPr="00C327F5" w:rsidRDefault="00E37BE9">
      <w:pPr>
        <w:pStyle w:val="CCode"/>
        <w:ind w:firstLine="720"/>
        <w:rPr>
          <w:rFonts w:ascii="Courier New" w:hAnsi="Courier New" w:cs="Courier New"/>
          <w:rPrChange w:id="517" w:author="Greg Landry" w:date="2017-06-09T15:51:00Z">
            <w:rPr/>
          </w:rPrChange>
        </w:rPr>
        <w:pPrChange w:id="518" w:author="Greg Landry" w:date="2017-06-09T15:52:00Z">
          <w:pPr>
            <w:ind w:left="2880"/>
          </w:pPr>
        </w:pPrChange>
      </w:pPr>
      <w:r w:rsidRPr="00C327F5">
        <w:rPr>
          <w:rFonts w:ascii="Courier New" w:hAnsi="Courier New" w:cs="Courier New"/>
          <w:rPrChange w:id="519" w:author="Greg Landry" w:date="2017-06-09T15:51:00Z">
            <w:rPr>
              <w:sz w:val="22"/>
              <w:szCs w:val="22"/>
            </w:rPr>
          </w:rPrChange>
        </w:rPr>
        <w:t xml:space="preserve">uint32_t </w:t>
      </w:r>
      <w:proofErr w:type="gramStart"/>
      <w:r w:rsidRPr="00C327F5">
        <w:rPr>
          <w:rFonts w:ascii="Courier New" w:hAnsi="Courier New" w:cs="Courier New"/>
          <w:rPrChange w:id="520" w:author="Greg Landry" w:date="2017-06-09T15:51:00Z">
            <w:rPr>
              <w:sz w:val="22"/>
              <w:szCs w:val="22"/>
            </w:rPr>
          </w:rPrChange>
        </w:rPr>
        <w:t>timeout )</w:t>
      </w:r>
      <w:proofErr w:type="gramEnd"/>
      <w:ins w:id="521" w:author="Greg Landry" w:date="2017-06-09T15:52:00Z">
        <w:r w:rsidR="00C327F5">
          <w:rPr>
            <w:rFonts w:ascii="Courier New" w:hAnsi="Courier New" w:cs="Courier New"/>
          </w:rPr>
          <w:t>;</w:t>
        </w:r>
      </w:ins>
    </w:p>
    <w:p w14:paraId="1B73B051" w14:textId="02BD345C" w:rsidR="00E37BE9" w:rsidRDefault="00E37BE9" w:rsidP="00E37BE9">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w:t>
      </w:r>
      <w:r w:rsidR="000A6F04">
        <w:t xml:space="preserve">of type </w:t>
      </w:r>
      <w:proofErr w:type="spellStart"/>
      <w:r w:rsidR="000A6F04" w:rsidRPr="00A91B39">
        <w:rPr>
          <w:i/>
        </w:rPr>
        <w:t>wiced_packet_t</w:t>
      </w:r>
      <w:proofErr w:type="spellEnd"/>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proofErr w:type="spellStart"/>
      <w:r w:rsidRPr="00A91B39">
        <w:rPr>
          <w:i/>
        </w:rPr>
        <w:t>wiced_packet_get_data</w:t>
      </w:r>
      <w:proofErr w:type="spellEnd"/>
      <w:r>
        <w:t xml:space="preserve"> which has the following prototype:</w:t>
      </w:r>
    </w:p>
    <w:p w14:paraId="3DA6028A" w14:textId="77777777" w:rsidR="00E37BE9" w:rsidRPr="00C327F5" w:rsidRDefault="00E37BE9">
      <w:pPr>
        <w:ind w:left="1440"/>
        <w:rPr>
          <w:rFonts w:ascii="Courier New" w:eastAsia="Times New Roman" w:hAnsi="Courier New" w:cs="Courier New"/>
          <w:color w:val="548DD4"/>
          <w:kern w:val="28"/>
          <w:sz w:val="18"/>
          <w:szCs w:val="18"/>
          <w:rPrChange w:id="522" w:author="Greg Landry" w:date="2017-06-09T15:52:00Z">
            <w:rPr/>
          </w:rPrChange>
        </w:rPr>
        <w:pPrChange w:id="523" w:author="Greg Landry" w:date="2017-06-12T08:27:00Z">
          <w:pPr>
            <w:ind w:left="720"/>
          </w:pPr>
        </w:pPrChange>
      </w:pPr>
      <w:proofErr w:type="spellStart"/>
      <w:r w:rsidRPr="00C327F5">
        <w:rPr>
          <w:rFonts w:ascii="Courier New" w:eastAsia="Times New Roman" w:hAnsi="Courier New" w:cs="Courier New"/>
          <w:color w:val="548DD4"/>
          <w:kern w:val="28"/>
          <w:sz w:val="18"/>
          <w:szCs w:val="18"/>
          <w:rPrChange w:id="524" w:author="Greg Landry" w:date="2017-06-09T15:52:00Z">
            <w:rPr/>
          </w:rPrChange>
        </w:rPr>
        <w:t>wiced_result_t</w:t>
      </w:r>
      <w:proofErr w:type="spellEnd"/>
      <w:r w:rsidRPr="00C327F5">
        <w:rPr>
          <w:rFonts w:ascii="Courier New" w:eastAsia="Times New Roman" w:hAnsi="Courier New" w:cs="Courier New"/>
          <w:color w:val="548DD4"/>
          <w:kern w:val="28"/>
          <w:sz w:val="18"/>
          <w:szCs w:val="18"/>
          <w:rPrChange w:id="525"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526" w:author="Greg Landry" w:date="2017-06-09T15:52:00Z">
            <w:rPr/>
          </w:rPrChange>
        </w:rPr>
        <w:t>wiced_packet_get_</w:t>
      </w:r>
      <w:proofErr w:type="gramStart"/>
      <w:r w:rsidRPr="00C327F5">
        <w:rPr>
          <w:rFonts w:ascii="Courier New" w:eastAsia="Times New Roman" w:hAnsi="Courier New" w:cs="Courier New"/>
          <w:color w:val="548DD4"/>
          <w:kern w:val="28"/>
          <w:sz w:val="18"/>
          <w:szCs w:val="18"/>
          <w:rPrChange w:id="527" w:author="Greg Landry" w:date="2017-06-09T15:52:00Z">
            <w:rPr/>
          </w:rPrChange>
        </w:rPr>
        <w:t>data</w:t>
      </w:r>
      <w:proofErr w:type="spellEnd"/>
      <w:r w:rsidRPr="00C327F5">
        <w:rPr>
          <w:rFonts w:ascii="Courier New" w:eastAsia="Times New Roman" w:hAnsi="Courier New" w:cs="Courier New"/>
          <w:color w:val="548DD4"/>
          <w:kern w:val="28"/>
          <w:sz w:val="18"/>
          <w:szCs w:val="18"/>
          <w:rPrChange w:id="528" w:author="Greg Landry" w:date="2017-06-09T15:52:00Z">
            <w:rPr/>
          </w:rPrChange>
        </w:rPr>
        <w:t>(</w:t>
      </w:r>
      <w:proofErr w:type="gramEnd"/>
      <w:r w:rsidRPr="00C327F5">
        <w:rPr>
          <w:rFonts w:ascii="Courier New" w:eastAsia="Times New Roman" w:hAnsi="Courier New" w:cs="Courier New"/>
          <w:color w:val="548DD4"/>
          <w:kern w:val="28"/>
          <w:sz w:val="18"/>
          <w:szCs w:val="18"/>
          <w:rPrChange w:id="529" w:author="Greg Landry" w:date="2017-06-09T15:52:00Z">
            <w:rPr/>
          </w:rPrChange>
        </w:rPr>
        <w:t xml:space="preserve"> </w:t>
      </w:r>
    </w:p>
    <w:p w14:paraId="63B1F0D8" w14:textId="77777777" w:rsidR="00E37BE9" w:rsidRPr="00C327F5" w:rsidRDefault="00E37BE9">
      <w:pPr>
        <w:ind w:left="1440"/>
        <w:rPr>
          <w:rFonts w:ascii="Courier New" w:eastAsia="Times New Roman" w:hAnsi="Courier New" w:cs="Courier New"/>
          <w:color w:val="548DD4"/>
          <w:kern w:val="28"/>
          <w:sz w:val="18"/>
          <w:szCs w:val="18"/>
          <w:rPrChange w:id="530" w:author="Greg Landry" w:date="2017-06-09T15:52:00Z">
            <w:rPr/>
          </w:rPrChange>
        </w:rPr>
        <w:pPrChange w:id="531" w:author="Greg Landry" w:date="2017-06-12T08:27:00Z">
          <w:pPr>
            <w:ind w:left="2160"/>
          </w:pPr>
        </w:pPrChange>
      </w:pPr>
      <w:proofErr w:type="spellStart"/>
      <w:r w:rsidRPr="00C327F5">
        <w:rPr>
          <w:rFonts w:ascii="Courier New" w:eastAsia="Times New Roman" w:hAnsi="Courier New" w:cs="Courier New"/>
          <w:color w:val="548DD4"/>
          <w:kern w:val="28"/>
          <w:sz w:val="18"/>
          <w:szCs w:val="18"/>
          <w:rPrChange w:id="532" w:author="Greg Landry" w:date="2017-06-09T15:52:00Z">
            <w:rPr/>
          </w:rPrChange>
        </w:rPr>
        <w:t>wiced_packet_t</w:t>
      </w:r>
      <w:proofErr w:type="spellEnd"/>
      <w:r w:rsidRPr="00C327F5">
        <w:rPr>
          <w:rFonts w:ascii="Courier New" w:eastAsia="Times New Roman" w:hAnsi="Courier New" w:cs="Courier New"/>
          <w:color w:val="548DD4"/>
          <w:kern w:val="28"/>
          <w:sz w:val="18"/>
          <w:szCs w:val="18"/>
          <w:rPrChange w:id="533" w:author="Greg Landry" w:date="2017-06-09T15:52:00Z">
            <w:rPr/>
          </w:rPrChange>
        </w:rPr>
        <w:t xml:space="preserve">* packet, </w:t>
      </w:r>
    </w:p>
    <w:p w14:paraId="69C921AF" w14:textId="77777777" w:rsidR="00E37BE9" w:rsidRPr="00C327F5" w:rsidRDefault="00E37BE9">
      <w:pPr>
        <w:ind w:left="1440"/>
        <w:rPr>
          <w:rFonts w:ascii="Courier New" w:eastAsia="Times New Roman" w:hAnsi="Courier New" w:cs="Courier New"/>
          <w:color w:val="548DD4"/>
          <w:kern w:val="28"/>
          <w:sz w:val="18"/>
          <w:szCs w:val="18"/>
          <w:rPrChange w:id="534" w:author="Greg Landry" w:date="2017-06-09T15:52:00Z">
            <w:rPr/>
          </w:rPrChange>
        </w:rPr>
        <w:pPrChange w:id="535" w:author="Greg Landry" w:date="2017-06-12T08:27:00Z">
          <w:pPr>
            <w:ind w:left="2160"/>
          </w:pPr>
        </w:pPrChange>
      </w:pPr>
      <w:r w:rsidRPr="00C327F5">
        <w:rPr>
          <w:rFonts w:ascii="Courier New" w:eastAsia="Times New Roman" w:hAnsi="Courier New" w:cs="Courier New"/>
          <w:color w:val="548DD4"/>
          <w:kern w:val="28"/>
          <w:sz w:val="18"/>
          <w:szCs w:val="18"/>
          <w:rPrChange w:id="536" w:author="Greg Landry" w:date="2017-06-09T15:52:00Z">
            <w:rPr/>
          </w:rPrChange>
        </w:rPr>
        <w:t xml:space="preserve">uint16_t offset, </w:t>
      </w:r>
    </w:p>
    <w:p w14:paraId="719C1657" w14:textId="77777777" w:rsidR="00E37BE9" w:rsidRPr="00C327F5" w:rsidRDefault="00E37BE9">
      <w:pPr>
        <w:ind w:left="1440"/>
        <w:rPr>
          <w:rFonts w:ascii="Courier New" w:eastAsia="Times New Roman" w:hAnsi="Courier New" w:cs="Courier New"/>
          <w:color w:val="548DD4"/>
          <w:kern w:val="28"/>
          <w:sz w:val="18"/>
          <w:szCs w:val="18"/>
          <w:rPrChange w:id="537" w:author="Greg Landry" w:date="2017-06-09T15:52:00Z">
            <w:rPr/>
          </w:rPrChange>
        </w:rPr>
        <w:pPrChange w:id="538" w:author="Greg Landry" w:date="2017-06-12T08:27:00Z">
          <w:pPr>
            <w:ind w:left="2160"/>
          </w:pPr>
        </w:pPrChange>
      </w:pPr>
      <w:r w:rsidRPr="00C327F5">
        <w:rPr>
          <w:rFonts w:ascii="Courier New" w:eastAsia="Times New Roman" w:hAnsi="Courier New" w:cs="Courier New"/>
          <w:color w:val="548DD4"/>
          <w:kern w:val="28"/>
          <w:sz w:val="18"/>
          <w:szCs w:val="18"/>
          <w:rPrChange w:id="539" w:author="Greg Landry" w:date="2017-06-09T15:52:00Z">
            <w:rPr/>
          </w:rPrChange>
        </w:rPr>
        <w:t xml:space="preserve">uint8_t** data, </w:t>
      </w:r>
    </w:p>
    <w:p w14:paraId="27D9E35E" w14:textId="77777777" w:rsidR="00E37BE9" w:rsidRPr="00C327F5" w:rsidRDefault="00E37BE9">
      <w:pPr>
        <w:ind w:left="1440"/>
        <w:rPr>
          <w:rFonts w:ascii="Courier New" w:eastAsia="Times New Roman" w:hAnsi="Courier New" w:cs="Courier New"/>
          <w:color w:val="548DD4"/>
          <w:kern w:val="28"/>
          <w:sz w:val="18"/>
          <w:szCs w:val="18"/>
          <w:rPrChange w:id="540" w:author="Greg Landry" w:date="2017-06-09T15:52:00Z">
            <w:rPr/>
          </w:rPrChange>
        </w:rPr>
        <w:pPrChange w:id="541" w:author="Greg Landry" w:date="2017-06-12T08:27:00Z">
          <w:pPr>
            <w:ind w:left="2160"/>
          </w:pPr>
        </w:pPrChange>
      </w:pPr>
      <w:r w:rsidRPr="00C327F5">
        <w:rPr>
          <w:rFonts w:ascii="Courier New" w:eastAsia="Times New Roman" w:hAnsi="Courier New" w:cs="Courier New"/>
          <w:color w:val="548DD4"/>
          <w:kern w:val="28"/>
          <w:sz w:val="18"/>
          <w:szCs w:val="18"/>
          <w:rPrChange w:id="542" w:author="Greg Landry" w:date="2017-06-09T15:52:00Z">
            <w:rPr/>
          </w:rPrChange>
        </w:rPr>
        <w:t xml:space="preserve">uint16_t* </w:t>
      </w:r>
      <w:proofErr w:type="spellStart"/>
      <w:r w:rsidRPr="00C327F5">
        <w:rPr>
          <w:rFonts w:ascii="Courier New" w:eastAsia="Times New Roman" w:hAnsi="Courier New" w:cs="Courier New"/>
          <w:color w:val="548DD4"/>
          <w:kern w:val="28"/>
          <w:sz w:val="18"/>
          <w:szCs w:val="18"/>
          <w:rPrChange w:id="543" w:author="Greg Landry" w:date="2017-06-09T15:52:00Z">
            <w:rPr/>
          </w:rPrChange>
        </w:rPr>
        <w:t>fragment_available_data_length</w:t>
      </w:r>
      <w:proofErr w:type="spellEnd"/>
      <w:r w:rsidRPr="00C327F5">
        <w:rPr>
          <w:rFonts w:ascii="Courier New" w:eastAsia="Times New Roman" w:hAnsi="Courier New" w:cs="Courier New"/>
          <w:color w:val="548DD4"/>
          <w:kern w:val="28"/>
          <w:sz w:val="18"/>
          <w:szCs w:val="18"/>
          <w:rPrChange w:id="544" w:author="Greg Landry" w:date="2017-06-09T15:52:00Z">
            <w:rPr/>
          </w:rPrChange>
        </w:rPr>
        <w:t xml:space="preserve">, </w:t>
      </w:r>
    </w:p>
    <w:p w14:paraId="4A73202C" w14:textId="27A36E74" w:rsidR="00E37BE9" w:rsidRPr="00C327F5" w:rsidRDefault="00E37BE9">
      <w:pPr>
        <w:ind w:left="1440"/>
        <w:rPr>
          <w:rFonts w:ascii="Courier New" w:eastAsia="Times New Roman" w:hAnsi="Courier New" w:cs="Courier New"/>
          <w:color w:val="548DD4"/>
          <w:kern w:val="28"/>
          <w:sz w:val="18"/>
          <w:szCs w:val="18"/>
          <w:rPrChange w:id="545" w:author="Greg Landry" w:date="2017-06-09T15:52:00Z">
            <w:rPr/>
          </w:rPrChange>
        </w:rPr>
        <w:pPrChange w:id="546" w:author="Greg Landry" w:date="2017-06-12T08:26:00Z">
          <w:pPr>
            <w:ind w:left="2160"/>
          </w:pPr>
        </w:pPrChange>
      </w:pPr>
      <w:r w:rsidRPr="00C327F5">
        <w:rPr>
          <w:rFonts w:ascii="Courier New" w:eastAsia="Times New Roman" w:hAnsi="Courier New" w:cs="Courier New"/>
          <w:color w:val="548DD4"/>
          <w:kern w:val="28"/>
          <w:sz w:val="18"/>
          <w:szCs w:val="18"/>
          <w:rPrChange w:id="547" w:author="Greg Landry" w:date="2017-06-09T15:52:00Z">
            <w:rPr/>
          </w:rPrChange>
        </w:rPr>
        <w:t>uint16_t *</w:t>
      </w:r>
      <w:proofErr w:type="spellStart"/>
      <w:r w:rsidRPr="00C327F5">
        <w:rPr>
          <w:rFonts w:ascii="Courier New" w:eastAsia="Times New Roman" w:hAnsi="Courier New" w:cs="Courier New"/>
          <w:color w:val="548DD4"/>
          <w:kern w:val="28"/>
          <w:sz w:val="18"/>
          <w:szCs w:val="18"/>
          <w:rPrChange w:id="548" w:author="Greg Landry" w:date="2017-06-09T15:52:00Z">
            <w:rPr/>
          </w:rPrChange>
        </w:rPr>
        <w:t>total_available_data_</w:t>
      </w:r>
      <w:proofErr w:type="gramStart"/>
      <w:r w:rsidRPr="00C327F5">
        <w:rPr>
          <w:rFonts w:ascii="Courier New" w:eastAsia="Times New Roman" w:hAnsi="Courier New" w:cs="Courier New"/>
          <w:color w:val="548DD4"/>
          <w:kern w:val="28"/>
          <w:sz w:val="18"/>
          <w:szCs w:val="18"/>
          <w:rPrChange w:id="549" w:author="Greg Landry" w:date="2017-06-09T15:52:00Z">
            <w:rPr/>
          </w:rPrChange>
        </w:rPr>
        <w:t>length</w:t>
      </w:r>
      <w:proofErr w:type="spellEnd"/>
      <w:r w:rsidRPr="00C327F5">
        <w:rPr>
          <w:rFonts w:ascii="Courier New" w:eastAsia="Times New Roman" w:hAnsi="Courier New" w:cs="Courier New"/>
          <w:color w:val="548DD4"/>
          <w:kern w:val="28"/>
          <w:sz w:val="18"/>
          <w:szCs w:val="18"/>
          <w:rPrChange w:id="550" w:author="Greg Landry" w:date="2017-06-09T15:52:00Z">
            <w:rPr/>
          </w:rPrChange>
        </w:rPr>
        <w:t xml:space="preserve"> )</w:t>
      </w:r>
      <w:proofErr w:type="gramEnd"/>
      <w:ins w:id="551" w:author="Greg Landry" w:date="2017-06-09T15:52:00Z">
        <w:r w:rsidR="00C327F5">
          <w:rPr>
            <w:rFonts w:ascii="Courier New" w:eastAsia="Times New Roman" w:hAnsi="Courier New" w:cs="Courier New"/>
            <w:color w:val="548DD4"/>
            <w:kern w:val="28"/>
            <w:sz w:val="18"/>
            <w:szCs w:val="18"/>
          </w:rPr>
          <w:t>;</w:t>
        </w:r>
      </w:ins>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lastRenderedPageBreak/>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Pr="00C327F5" w:rsidRDefault="007758BE" w:rsidP="00B20D53">
      <w:pPr>
        <w:keepNext/>
        <w:ind w:left="720"/>
        <w:rPr>
          <w:rFonts w:ascii="Courier New" w:eastAsia="Times New Roman" w:hAnsi="Courier New" w:cs="Courier New"/>
          <w:color w:val="548DD4"/>
          <w:kern w:val="28"/>
          <w:sz w:val="18"/>
          <w:szCs w:val="18"/>
          <w:rPrChange w:id="552" w:author="Greg Landry" w:date="2017-06-09T15:52:00Z">
            <w:rPr/>
          </w:rPrChange>
        </w:rPr>
      </w:pPr>
      <w:proofErr w:type="gramStart"/>
      <w:r w:rsidRPr="00C327F5">
        <w:rPr>
          <w:rFonts w:ascii="Courier New" w:eastAsia="Times New Roman" w:hAnsi="Courier New" w:cs="Courier New"/>
          <w:color w:val="548DD4"/>
          <w:kern w:val="28"/>
          <w:sz w:val="18"/>
          <w:szCs w:val="18"/>
          <w:rPrChange w:id="553" w:author="Greg Landry" w:date="2017-06-09T15:52:00Z">
            <w:rPr/>
          </w:rPrChange>
        </w:rPr>
        <w:t>while(</w:t>
      </w:r>
      <w:proofErr w:type="gramEnd"/>
      <w:r w:rsidRPr="00C327F5">
        <w:rPr>
          <w:rFonts w:ascii="Courier New" w:eastAsia="Times New Roman" w:hAnsi="Courier New" w:cs="Courier New"/>
          <w:color w:val="548DD4"/>
          <w:kern w:val="28"/>
          <w:sz w:val="18"/>
          <w:szCs w:val="18"/>
          <w:rPrChange w:id="554" w:author="Greg Landry" w:date="2017-06-09T15:52:00Z">
            <w:rPr/>
          </w:rPrChange>
        </w:rPr>
        <w:t>1)</w:t>
      </w:r>
    </w:p>
    <w:p w14:paraId="4D1115D8" w14:textId="77777777" w:rsidR="007758BE" w:rsidRPr="00C327F5" w:rsidRDefault="007758BE">
      <w:pPr>
        <w:keepNext/>
        <w:ind w:left="720"/>
        <w:rPr>
          <w:rFonts w:ascii="Courier New" w:eastAsia="Times New Roman" w:hAnsi="Courier New" w:cs="Courier New"/>
          <w:color w:val="548DD4"/>
          <w:kern w:val="28"/>
          <w:sz w:val="18"/>
          <w:szCs w:val="18"/>
          <w:rPrChange w:id="555" w:author="Greg Landry" w:date="2017-06-09T15:52:00Z">
            <w:rPr/>
          </w:rPrChange>
        </w:rPr>
        <w:pPrChange w:id="556" w:author="Greg Landry" w:date="2017-06-12T08:27:00Z">
          <w:pPr>
            <w:keepNext/>
            <w:ind w:left="720"/>
          </w:pPr>
        </w:pPrChange>
      </w:pPr>
      <w:r w:rsidRPr="00C327F5">
        <w:rPr>
          <w:rFonts w:ascii="Courier New" w:eastAsia="Times New Roman" w:hAnsi="Courier New" w:cs="Courier New"/>
          <w:color w:val="548DD4"/>
          <w:kern w:val="28"/>
          <w:sz w:val="18"/>
          <w:szCs w:val="18"/>
          <w:rPrChange w:id="557" w:author="Greg Landry" w:date="2017-06-09T15:52:00Z">
            <w:rPr/>
          </w:rPrChange>
        </w:rPr>
        <w:t>{</w:t>
      </w:r>
    </w:p>
    <w:p w14:paraId="3FEFF30D" w14:textId="059428B6" w:rsidR="007758BE" w:rsidRPr="00C327F5" w:rsidRDefault="007758BE">
      <w:pPr>
        <w:keepNext/>
        <w:ind w:left="720" w:firstLine="720"/>
        <w:rPr>
          <w:rFonts w:ascii="Courier New" w:eastAsia="Times New Roman" w:hAnsi="Courier New" w:cs="Courier New"/>
          <w:color w:val="548DD4"/>
          <w:kern w:val="28"/>
          <w:sz w:val="18"/>
          <w:szCs w:val="18"/>
          <w:rPrChange w:id="558" w:author="Greg Landry" w:date="2017-06-09T15:52:00Z">
            <w:rPr/>
          </w:rPrChange>
        </w:rPr>
        <w:pPrChange w:id="559"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560" w:author="Greg Landry" w:date="2017-06-09T15:52:00Z">
            <w:rPr/>
          </w:rPrChange>
        </w:rPr>
        <w:t>wiced_packet_t</w:t>
      </w:r>
      <w:proofErr w:type="spellEnd"/>
      <w:r w:rsidRPr="00C327F5">
        <w:rPr>
          <w:rFonts w:ascii="Courier New" w:eastAsia="Times New Roman" w:hAnsi="Courier New" w:cs="Courier New"/>
          <w:color w:val="548DD4"/>
          <w:kern w:val="28"/>
          <w:sz w:val="18"/>
          <w:szCs w:val="18"/>
          <w:rPrChange w:id="561"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562" w:author="Greg Landry" w:date="2017-06-09T15:52:00Z">
            <w:rPr/>
          </w:rPrChange>
        </w:rPr>
        <w:t>myPacket</w:t>
      </w:r>
      <w:proofErr w:type="spellEnd"/>
      <w:r w:rsidRPr="00C327F5">
        <w:rPr>
          <w:rFonts w:ascii="Courier New" w:eastAsia="Times New Roman" w:hAnsi="Courier New" w:cs="Courier New"/>
          <w:color w:val="548DD4"/>
          <w:kern w:val="28"/>
          <w:sz w:val="18"/>
          <w:szCs w:val="18"/>
          <w:rPrChange w:id="563" w:author="Greg Landry" w:date="2017-06-09T15:52:00Z">
            <w:rPr/>
          </w:rPrChange>
        </w:rPr>
        <w:t>;</w:t>
      </w:r>
    </w:p>
    <w:p w14:paraId="095F4A14" w14:textId="09D6FA67" w:rsidR="007758BE" w:rsidRPr="00C327F5" w:rsidRDefault="007758BE" w:rsidP="00B20D53">
      <w:pPr>
        <w:keepNext/>
        <w:ind w:left="1440"/>
        <w:rPr>
          <w:rFonts w:ascii="Courier New" w:eastAsia="Times New Roman" w:hAnsi="Courier New" w:cs="Courier New"/>
          <w:color w:val="548DD4"/>
          <w:kern w:val="28"/>
          <w:sz w:val="18"/>
          <w:szCs w:val="18"/>
          <w:rPrChange w:id="564" w:author="Greg Landry" w:date="2017-06-09T15:52:00Z">
            <w:rPr/>
          </w:rPrChange>
        </w:rPr>
      </w:pPr>
      <w:r w:rsidRPr="00C327F5">
        <w:rPr>
          <w:rFonts w:ascii="Courier New" w:eastAsia="Times New Roman" w:hAnsi="Courier New" w:cs="Courier New"/>
          <w:color w:val="548DD4"/>
          <w:kern w:val="28"/>
          <w:sz w:val="18"/>
          <w:szCs w:val="18"/>
          <w:rPrChange w:id="565" w:author="Greg Landry" w:date="2017-06-09T15:52:00Z">
            <w:rPr/>
          </w:rPrChange>
        </w:rPr>
        <w:t xml:space="preserve">uint8_t </w:t>
      </w:r>
      <w:ins w:id="566"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567" w:author="Greg Landry" w:date="2017-06-09T15:52:00Z">
            <w:rPr/>
          </w:rPrChange>
        </w:rPr>
        <w:t>*</w:t>
      </w:r>
      <w:proofErr w:type="spellStart"/>
      <w:r w:rsidRPr="00C327F5">
        <w:rPr>
          <w:rFonts w:ascii="Courier New" w:eastAsia="Times New Roman" w:hAnsi="Courier New" w:cs="Courier New"/>
          <w:color w:val="548DD4"/>
          <w:kern w:val="28"/>
          <w:sz w:val="18"/>
          <w:szCs w:val="18"/>
          <w:rPrChange w:id="568" w:author="Greg Landry" w:date="2017-06-09T15:52:00Z">
            <w:rPr/>
          </w:rPrChange>
        </w:rPr>
        <w:t>myData</w:t>
      </w:r>
      <w:proofErr w:type="spellEnd"/>
      <w:r w:rsidRPr="00C327F5">
        <w:rPr>
          <w:rFonts w:ascii="Courier New" w:eastAsia="Times New Roman" w:hAnsi="Courier New" w:cs="Courier New"/>
          <w:color w:val="548DD4"/>
          <w:kern w:val="28"/>
          <w:sz w:val="18"/>
          <w:szCs w:val="18"/>
          <w:rPrChange w:id="569" w:author="Greg Landry" w:date="2017-06-09T15:52:00Z">
            <w:rPr/>
          </w:rPrChange>
        </w:rPr>
        <w:t>;</w:t>
      </w:r>
    </w:p>
    <w:p w14:paraId="5FFF29B1" w14:textId="30B8A93E" w:rsidR="007758BE" w:rsidRDefault="007758BE" w:rsidP="00B20D53">
      <w:pPr>
        <w:keepNext/>
        <w:ind w:left="1440"/>
        <w:rPr>
          <w:ins w:id="570" w:author="Greg Landry" w:date="2017-06-09T15:53:00Z"/>
          <w:rFonts w:ascii="Courier New" w:eastAsia="Times New Roman" w:hAnsi="Courier New" w:cs="Courier New"/>
          <w:color w:val="548DD4"/>
          <w:kern w:val="28"/>
          <w:sz w:val="18"/>
          <w:szCs w:val="18"/>
        </w:rPr>
      </w:pPr>
      <w:r w:rsidRPr="00C327F5">
        <w:rPr>
          <w:rFonts w:ascii="Courier New" w:eastAsia="Times New Roman" w:hAnsi="Courier New" w:cs="Courier New"/>
          <w:color w:val="548DD4"/>
          <w:kern w:val="28"/>
          <w:sz w:val="18"/>
          <w:szCs w:val="18"/>
          <w:rPrChange w:id="571" w:author="Greg Landry" w:date="2017-06-09T15:52:00Z">
            <w:rPr/>
          </w:rPrChange>
        </w:rPr>
        <w:t xml:space="preserve">uint16_t </w:t>
      </w:r>
      <w:ins w:id="572" w:author="Greg Landry" w:date="2017-06-09T15:53:00Z">
        <w:r w:rsidR="00C327F5">
          <w:rPr>
            <w:rFonts w:ascii="Courier New" w:eastAsia="Times New Roman" w:hAnsi="Courier New" w:cs="Courier New"/>
            <w:color w:val="548DD4"/>
            <w:kern w:val="28"/>
            <w:sz w:val="18"/>
            <w:szCs w:val="18"/>
          </w:rPr>
          <w:t xml:space="preserve">      </w:t>
        </w:r>
      </w:ins>
      <w:proofErr w:type="spellStart"/>
      <w:r w:rsidRPr="00C327F5">
        <w:rPr>
          <w:rFonts w:ascii="Courier New" w:eastAsia="Times New Roman" w:hAnsi="Courier New" w:cs="Courier New"/>
          <w:color w:val="548DD4"/>
          <w:kern w:val="28"/>
          <w:sz w:val="18"/>
          <w:szCs w:val="18"/>
          <w:rPrChange w:id="573" w:author="Greg Landry" w:date="2017-06-09T15:52:00Z">
            <w:rPr/>
          </w:rPrChange>
        </w:rPr>
        <w:t>frag_</w:t>
      </w:r>
      <w:proofErr w:type="gramStart"/>
      <w:r w:rsidRPr="00C327F5">
        <w:rPr>
          <w:rFonts w:ascii="Courier New" w:eastAsia="Times New Roman" w:hAnsi="Courier New" w:cs="Courier New"/>
          <w:color w:val="548DD4"/>
          <w:kern w:val="28"/>
          <w:sz w:val="18"/>
          <w:szCs w:val="18"/>
          <w:rPrChange w:id="574" w:author="Greg Landry" w:date="2017-06-09T15:52:00Z">
            <w:rPr/>
          </w:rPrChange>
        </w:rPr>
        <w:t>len,avail</w:t>
      </w:r>
      <w:proofErr w:type="gramEnd"/>
      <w:r w:rsidRPr="00C327F5">
        <w:rPr>
          <w:rFonts w:ascii="Courier New" w:eastAsia="Times New Roman" w:hAnsi="Courier New" w:cs="Courier New"/>
          <w:color w:val="548DD4"/>
          <w:kern w:val="28"/>
          <w:sz w:val="18"/>
          <w:szCs w:val="18"/>
          <w:rPrChange w:id="575" w:author="Greg Landry" w:date="2017-06-09T15:52:00Z">
            <w:rPr/>
          </w:rPrChange>
        </w:rPr>
        <w:t>_len</w:t>
      </w:r>
      <w:proofErr w:type="spellEnd"/>
      <w:r w:rsidRPr="00C327F5">
        <w:rPr>
          <w:rFonts w:ascii="Courier New" w:eastAsia="Times New Roman" w:hAnsi="Courier New" w:cs="Courier New"/>
          <w:color w:val="548DD4"/>
          <w:kern w:val="28"/>
          <w:sz w:val="18"/>
          <w:szCs w:val="18"/>
          <w:rPrChange w:id="576" w:author="Greg Landry" w:date="2017-06-09T15:52:00Z">
            <w:rPr/>
          </w:rPrChange>
        </w:rPr>
        <w:t>;</w:t>
      </w:r>
    </w:p>
    <w:p w14:paraId="06B4E839" w14:textId="77777777" w:rsidR="00C327F5" w:rsidRPr="00C327F5" w:rsidRDefault="00C327F5">
      <w:pPr>
        <w:keepNext/>
        <w:ind w:left="1440"/>
        <w:rPr>
          <w:rFonts w:ascii="Courier New" w:eastAsia="Times New Roman" w:hAnsi="Courier New" w:cs="Courier New"/>
          <w:color w:val="548DD4"/>
          <w:kern w:val="28"/>
          <w:sz w:val="18"/>
          <w:szCs w:val="18"/>
          <w:rPrChange w:id="577" w:author="Greg Landry" w:date="2017-06-09T15:52:00Z">
            <w:rPr/>
          </w:rPrChange>
        </w:rPr>
        <w:pPrChange w:id="578" w:author="Greg Landry" w:date="2017-06-12T08:27:00Z">
          <w:pPr>
            <w:keepNext/>
            <w:ind w:left="1440"/>
          </w:pPr>
        </w:pPrChange>
      </w:pPr>
    </w:p>
    <w:p w14:paraId="04AB5820" w14:textId="2D51413E" w:rsidR="00791B69" w:rsidRPr="00C327F5" w:rsidRDefault="007758BE">
      <w:pPr>
        <w:keepNext/>
        <w:ind w:left="1440"/>
        <w:rPr>
          <w:rFonts w:ascii="Courier New" w:eastAsia="Times New Roman" w:hAnsi="Courier New" w:cs="Courier New"/>
          <w:color w:val="548DD4"/>
          <w:kern w:val="28"/>
          <w:sz w:val="18"/>
          <w:szCs w:val="18"/>
          <w:rPrChange w:id="579" w:author="Greg Landry" w:date="2017-06-09T15:52:00Z">
            <w:rPr/>
          </w:rPrChange>
        </w:rPr>
        <w:pPrChange w:id="580" w:author="Greg Landry" w:date="2017-06-12T08:27:00Z">
          <w:pPr>
            <w:keepNext/>
            <w:ind w:left="1440"/>
          </w:pPr>
        </w:pPrChange>
      </w:pPr>
      <w:r w:rsidRPr="00C327F5">
        <w:rPr>
          <w:rFonts w:ascii="Courier New" w:eastAsia="Times New Roman" w:hAnsi="Courier New" w:cs="Courier New"/>
          <w:color w:val="548DD4"/>
          <w:kern w:val="28"/>
          <w:sz w:val="18"/>
          <w:szCs w:val="18"/>
          <w:rPrChange w:id="581" w:author="Greg Landry" w:date="2017-06-09T15:52:00Z">
            <w:rPr/>
          </w:rPrChange>
        </w:rPr>
        <w:t xml:space="preserve">result = </w:t>
      </w:r>
      <w:proofErr w:type="spellStart"/>
      <w:r w:rsidRPr="00C327F5">
        <w:rPr>
          <w:rFonts w:ascii="Courier New" w:eastAsia="Times New Roman" w:hAnsi="Courier New" w:cs="Courier New"/>
          <w:color w:val="548DD4"/>
          <w:kern w:val="28"/>
          <w:sz w:val="18"/>
          <w:szCs w:val="18"/>
          <w:rPrChange w:id="582" w:author="Greg Landry" w:date="2017-06-09T15:52:00Z">
            <w:rPr/>
          </w:rPrChange>
        </w:rPr>
        <w:t>wiced_tcp_</w:t>
      </w:r>
      <w:proofErr w:type="gramStart"/>
      <w:r w:rsidRPr="00C327F5">
        <w:rPr>
          <w:rFonts w:ascii="Courier New" w:eastAsia="Times New Roman" w:hAnsi="Courier New" w:cs="Courier New"/>
          <w:color w:val="548DD4"/>
          <w:kern w:val="28"/>
          <w:sz w:val="18"/>
          <w:szCs w:val="18"/>
          <w:rPrChange w:id="583" w:author="Greg Landry" w:date="2017-06-09T15:52:00Z">
            <w:rPr/>
          </w:rPrChange>
        </w:rPr>
        <w:t>accept</w:t>
      </w:r>
      <w:proofErr w:type="spellEnd"/>
      <w:r w:rsidRPr="00C327F5">
        <w:rPr>
          <w:rFonts w:ascii="Courier New" w:eastAsia="Times New Roman" w:hAnsi="Courier New" w:cs="Courier New"/>
          <w:color w:val="548DD4"/>
          <w:kern w:val="28"/>
          <w:sz w:val="18"/>
          <w:szCs w:val="18"/>
          <w:rPrChange w:id="584" w:author="Greg Landry" w:date="2017-06-09T15:52:00Z">
            <w:rPr/>
          </w:rPrChange>
        </w:rPr>
        <w:t>(</w:t>
      </w:r>
      <w:r w:rsidR="000A6F04" w:rsidRPr="00C327F5">
        <w:rPr>
          <w:rFonts w:ascii="Courier New" w:eastAsia="Times New Roman" w:hAnsi="Courier New" w:cs="Courier New"/>
          <w:color w:val="548DD4"/>
          <w:kern w:val="28"/>
          <w:sz w:val="18"/>
          <w:szCs w:val="18"/>
          <w:rPrChange w:id="585" w:author="Greg Landry" w:date="2017-06-09T15:52:00Z">
            <w:rPr/>
          </w:rPrChange>
        </w:rPr>
        <w:t xml:space="preserve"> </w:t>
      </w:r>
      <w:r w:rsidRPr="00C327F5">
        <w:rPr>
          <w:rFonts w:ascii="Courier New" w:eastAsia="Times New Roman" w:hAnsi="Courier New" w:cs="Courier New"/>
          <w:color w:val="548DD4"/>
          <w:kern w:val="28"/>
          <w:sz w:val="18"/>
          <w:szCs w:val="18"/>
          <w:rPrChange w:id="586" w:author="Greg Landry" w:date="2017-06-09T15:52:00Z">
            <w:rPr/>
          </w:rPrChange>
        </w:rPr>
        <w:t>&amp;</w:t>
      </w:r>
      <w:proofErr w:type="gramEnd"/>
      <w:r w:rsidRPr="00C327F5">
        <w:rPr>
          <w:rFonts w:ascii="Courier New" w:eastAsia="Times New Roman" w:hAnsi="Courier New" w:cs="Courier New"/>
          <w:color w:val="548DD4"/>
          <w:kern w:val="28"/>
          <w:sz w:val="18"/>
          <w:szCs w:val="18"/>
          <w:rPrChange w:id="587" w:author="Greg Landry" w:date="2017-06-09T15:52:00Z">
            <w:rPr/>
          </w:rPrChange>
        </w:rPr>
        <w:t>socket</w:t>
      </w:r>
      <w:r w:rsidR="000A6F04" w:rsidRPr="00C327F5">
        <w:rPr>
          <w:rFonts w:ascii="Courier New" w:eastAsia="Times New Roman" w:hAnsi="Courier New" w:cs="Courier New"/>
          <w:color w:val="548DD4"/>
          <w:kern w:val="28"/>
          <w:sz w:val="18"/>
          <w:szCs w:val="18"/>
          <w:rPrChange w:id="588" w:author="Greg Landry" w:date="2017-06-09T15:52:00Z">
            <w:rPr/>
          </w:rPrChange>
        </w:rPr>
        <w:t xml:space="preserve"> </w:t>
      </w:r>
      <w:r w:rsidRPr="00C327F5">
        <w:rPr>
          <w:rFonts w:ascii="Courier New" w:eastAsia="Times New Roman" w:hAnsi="Courier New" w:cs="Courier New"/>
          <w:color w:val="548DD4"/>
          <w:kern w:val="28"/>
          <w:sz w:val="18"/>
          <w:szCs w:val="18"/>
          <w:rPrChange w:id="589" w:author="Greg Landry" w:date="2017-06-09T15:52:00Z">
            <w:rPr/>
          </w:rPrChange>
        </w:rPr>
        <w:t>);</w:t>
      </w:r>
      <w:r w:rsidR="009D76E2" w:rsidRPr="00C327F5">
        <w:rPr>
          <w:rFonts w:ascii="Courier New" w:eastAsia="Times New Roman" w:hAnsi="Courier New" w:cs="Courier New"/>
          <w:color w:val="548DD4"/>
          <w:kern w:val="28"/>
          <w:sz w:val="18"/>
          <w:szCs w:val="18"/>
          <w:rPrChange w:id="590" w:author="Greg Landry" w:date="2017-06-09T15:52:00Z">
            <w:rPr/>
          </w:rPrChange>
        </w:rPr>
        <w:t xml:space="preserve"> </w:t>
      </w:r>
      <w:del w:id="591" w:author="Greg Landry" w:date="2017-06-09T15:52:00Z">
        <w:r w:rsidR="009D76E2" w:rsidRPr="00C327F5" w:rsidDel="00C327F5">
          <w:rPr>
            <w:rFonts w:ascii="Courier New" w:eastAsia="Times New Roman" w:hAnsi="Courier New" w:cs="Courier New"/>
            <w:color w:val="548DD4"/>
            <w:kern w:val="28"/>
            <w:sz w:val="18"/>
            <w:szCs w:val="18"/>
            <w:rPrChange w:id="592" w:author="Greg Landry" w:date="2017-06-09T15:52:00Z">
              <w:rPr/>
            </w:rPrChange>
          </w:rPr>
          <w:delText xml:space="preserve">  </w:delText>
        </w:r>
      </w:del>
      <w:r w:rsidR="009D76E2" w:rsidRPr="00C327F5">
        <w:rPr>
          <w:rFonts w:ascii="Courier New" w:eastAsia="Times New Roman" w:hAnsi="Courier New" w:cs="Courier New"/>
          <w:color w:val="548DD4"/>
          <w:kern w:val="28"/>
          <w:sz w:val="18"/>
          <w:szCs w:val="18"/>
          <w:rPrChange w:id="593" w:author="Greg Landry" w:date="2017-06-09T15:52:00Z">
            <w:rPr/>
          </w:rPrChange>
        </w:rPr>
        <w:t xml:space="preserve">// </w:t>
      </w:r>
      <w:del w:id="594" w:author="Greg Landry" w:date="2017-06-09T15:53:00Z">
        <w:r w:rsidR="00F8768D" w:rsidRPr="00C327F5" w:rsidDel="00C327F5">
          <w:rPr>
            <w:rFonts w:ascii="Courier New" w:eastAsia="Times New Roman" w:hAnsi="Courier New" w:cs="Courier New"/>
            <w:color w:val="548DD4"/>
            <w:kern w:val="28"/>
            <w:sz w:val="18"/>
            <w:szCs w:val="18"/>
            <w:rPrChange w:id="595" w:author="Greg Landry" w:date="2017-06-09T15:52:00Z">
              <w:rPr/>
            </w:rPrChange>
          </w:rPr>
          <w:delText xml:space="preserve">The </w:delText>
        </w:r>
        <w:r w:rsidR="009D76E2" w:rsidRPr="00C327F5" w:rsidDel="00C327F5">
          <w:rPr>
            <w:rFonts w:ascii="Courier New" w:eastAsia="Times New Roman" w:hAnsi="Courier New" w:cs="Courier New"/>
            <w:color w:val="548DD4"/>
            <w:kern w:val="28"/>
            <w:sz w:val="18"/>
            <w:szCs w:val="18"/>
            <w:rPrChange w:id="596" w:author="Greg Landry" w:date="2017-06-09T15:52:00Z">
              <w:rPr/>
            </w:rPrChange>
          </w:rPr>
          <w:delText>thread will suspend</w:delText>
        </w:r>
      </w:del>
      <w:ins w:id="597" w:author="Greg Landry" w:date="2017-06-09T15:53:00Z">
        <w:r w:rsidR="00C327F5">
          <w:rPr>
            <w:rFonts w:ascii="Courier New" w:eastAsia="Times New Roman" w:hAnsi="Courier New" w:cs="Courier New"/>
            <w:color w:val="548DD4"/>
            <w:kern w:val="28"/>
            <w:sz w:val="18"/>
            <w:szCs w:val="18"/>
          </w:rPr>
          <w:t>Suspend</w:t>
        </w:r>
      </w:ins>
      <w:r w:rsidR="009D76E2" w:rsidRPr="00C327F5">
        <w:rPr>
          <w:rFonts w:ascii="Courier New" w:eastAsia="Times New Roman" w:hAnsi="Courier New" w:cs="Courier New"/>
          <w:color w:val="548DD4"/>
          <w:kern w:val="28"/>
          <w:sz w:val="18"/>
          <w:szCs w:val="18"/>
          <w:rPrChange w:id="598" w:author="Greg Landry" w:date="2017-06-09T15:52:00Z">
            <w:rPr/>
          </w:rPrChange>
        </w:rPr>
        <w:t xml:space="preserve"> until</w:t>
      </w:r>
      <w:del w:id="599" w:author="Greg Landry" w:date="2017-06-09T15:54:00Z">
        <w:r w:rsidR="009D76E2" w:rsidRPr="00C327F5" w:rsidDel="00C327F5">
          <w:rPr>
            <w:rFonts w:ascii="Courier New" w:eastAsia="Times New Roman" w:hAnsi="Courier New" w:cs="Courier New"/>
            <w:color w:val="548DD4"/>
            <w:kern w:val="28"/>
            <w:sz w:val="18"/>
            <w:szCs w:val="18"/>
            <w:rPrChange w:id="600" w:author="Greg Landry" w:date="2017-06-09T15:52:00Z">
              <w:rPr/>
            </w:rPrChange>
          </w:rPr>
          <w:delText xml:space="preserve"> a</w:delText>
        </w:r>
      </w:del>
      <w:r w:rsidR="009D76E2" w:rsidRPr="00C327F5">
        <w:rPr>
          <w:rFonts w:ascii="Courier New" w:eastAsia="Times New Roman" w:hAnsi="Courier New" w:cs="Courier New"/>
          <w:color w:val="548DD4"/>
          <w:kern w:val="28"/>
          <w:sz w:val="18"/>
          <w:szCs w:val="18"/>
          <w:rPrChange w:id="601" w:author="Greg Landry" w:date="2017-06-09T15:52:00Z">
            <w:rPr/>
          </w:rPrChange>
        </w:rPr>
        <w:t xml:space="preserve"> packet is received</w:t>
      </w:r>
    </w:p>
    <w:p w14:paraId="6A9F43E9" w14:textId="77777777" w:rsidR="00C327F5" w:rsidRDefault="00C327F5">
      <w:pPr>
        <w:keepNext/>
        <w:ind w:left="1440"/>
        <w:rPr>
          <w:ins w:id="602" w:author="Greg Landry" w:date="2017-06-09T15:54:00Z"/>
          <w:rFonts w:ascii="Courier New" w:eastAsia="Times New Roman" w:hAnsi="Courier New" w:cs="Courier New"/>
          <w:color w:val="548DD4"/>
          <w:kern w:val="28"/>
          <w:sz w:val="18"/>
          <w:szCs w:val="18"/>
        </w:rPr>
        <w:pPrChange w:id="603" w:author="Greg Landry" w:date="2017-06-12T08:27:00Z">
          <w:pPr>
            <w:keepNext/>
            <w:ind w:left="1440"/>
          </w:pPr>
        </w:pPrChange>
      </w:pPr>
    </w:p>
    <w:p w14:paraId="6AACF9F4" w14:textId="316429AB" w:rsidR="007758BE" w:rsidRPr="00C327F5" w:rsidRDefault="007758BE">
      <w:pPr>
        <w:keepNext/>
        <w:ind w:left="1440"/>
        <w:rPr>
          <w:rFonts w:ascii="Courier New" w:eastAsia="Times New Roman" w:hAnsi="Courier New" w:cs="Courier New"/>
          <w:color w:val="548DD4"/>
          <w:kern w:val="28"/>
          <w:sz w:val="18"/>
          <w:szCs w:val="18"/>
          <w:rPrChange w:id="604" w:author="Greg Landry" w:date="2017-06-09T15:52:00Z">
            <w:rPr/>
          </w:rPrChange>
        </w:rPr>
        <w:pPrChange w:id="605" w:author="Greg Landry" w:date="2017-06-12T08:27:00Z">
          <w:pPr>
            <w:keepNext/>
            <w:ind w:left="1440"/>
          </w:pPr>
        </w:pPrChange>
      </w:pPr>
      <w:r w:rsidRPr="00C327F5">
        <w:rPr>
          <w:rFonts w:ascii="Courier New" w:eastAsia="Times New Roman" w:hAnsi="Courier New" w:cs="Courier New"/>
          <w:color w:val="548DD4"/>
          <w:kern w:val="28"/>
          <w:sz w:val="18"/>
          <w:szCs w:val="18"/>
          <w:rPrChange w:id="606" w:author="Greg Landry" w:date="2017-06-09T15:52:00Z">
            <w:rPr/>
          </w:rPrChange>
        </w:rPr>
        <w:t>if (</w:t>
      </w:r>
      <w:proofErr w:type="gramStart"/>
      <w:r w:rsidRPr="00C327F5">
        <w:rPr>
          <w:rFonts w:ascii="Courier New" w:eastAsia="Times New Roman" w:hAnsi="Courier New" w:cs="Courier New"/>
          <w:color w:val="548DD4"/>
          <w:kern w:val="28"/>
          <w:sz w:val="18"/>
          <w:szCs w:val="18"/>
          <w:rPrChange w:id="607" w:author="Greg Landry" w:date="2017-06-09T15:52:00Z">
            <w:rPr/>
          </w:rPrChange>
        </w:rPr>
        <w:t>result !</w:t>
      </w:r>
      <w:proofErr w:type="gramEnd"/>
      <w:r w:rsidRPr="00C327F5">
        <w:rPr>
          <w:rFonts w:ascii="Courier New" w:eastAsia="Times New Roman" w:hAnsi="Courier New" w:cs="Courier New"/>
          <w:color w:val="548DD4"/>
          <w:kern w:val="28"/>
          <w:sz w:val="18"/>
          <w:szCs w:val="18"/>
          <w:rPrChange w:id="608" w:author="Greg Landry" w:date="2017-06-09T15:52:00Z">
            <w:rPr/>
          </w:rPrChange>
        </w:rPr>
        <w:t xml:space="preserve">= WICED_SUCCESS) </w:t>
      </w:r>
      <w:del w:id="609" w:author="Greg Landry" w:date="2017-06-09T15:53:00Z">
        <w:r w:rsidR="000A6F04" w:rsidRPr="00C327F5" w:rsidDel="00C327F5">
          <w:rPr>
            <w:rFonts w:ascii="Courier New" w:eastAsia="Times New Roman" w:hAnsi="Courier New" w:cs="Courier New"/>
            <w:color w:val="548DD4"/>
            <w:kern w:val="28"/>
            <w:sz w:val="18"/>
            <w:szCs w:val="18"/>
            <w:rPrChange w:id="610" w:author="Greg Landry" w:date="2017-06-09T15:52:00Z">
              <w:rPr/>
            </w:rPrChange>
          </w:rPr>
          <w:delText xml:space="preserve">   </w:delText>
        </w:r>
        <w:r w:rsidR="005A091A" w:rsidRPr="00C327F5" w:rsidDel="00C327F5">
          <w:rPr>
            <w:rFonts w:ascii="Courier New" w:eastAsia="Times New Roman" w:hAnsi="Courier New" w:cs="Courier New"/>
            <w:color w:val="548DD4"/>
            <w:kern w:val="28"/>
            <w:sz w:val="18"/>
            <w:szCs w:val="18"/>
            <w:rPrChange w:id="611"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12" w:author="Greg Landry" w:date="2017-06-09T15:52:00Z">
            <w:rPr/>
          </w:rPrChange>
        </w:rPr>
        <w:t xml:space="preserve">// </w:t>
      </w:r>
      <w:r w:rsidR="005A091A" w:rsidRPr="00C327F5">
        <w:rPr>
          <w:rFonts w:ascii="Courier New" w:eastAsia="Times New Roman" w:hAnsi="Courier New" w:cs="Courier New"/>
          <w:color w:val="548DD4"/>
          <w:kern w:val="28"/>
          <w:sz w:val="18"/>
          <w:szCs w:val="18"/>
          <w:rPrChange w:id="613" w:author="Greg Landry" w:date="2017-06-09T15:52:00Z">
            <w:rPr/>
          </w:rPrChange>
        </w:rPr>
        <w:t xml:space="preserve"> P</w:t>
      </w:r>
      <w:r w:rsidRPr="00C327F5">
        <w:rPr>
          <w:rFonts w:ascii="Courier New" w:eastAsia="Times New Roman" w:hAnsi="Courier New" w:cs="Courier New"/>
          <w:color w:val="548DD4"/>
          <w:kern w:val="28"/>
          <w:sz w:val="18"/>
          <w:szCs w:val="18"/>
          <w:rPrChange w:id="614" w:author="Greg Landry" w:date="2017-06-09T15:52:00Z">
            <w:rPr/>
          </w:rPrChange>
        </w:rPr>
        <w:t>robably a timeout occurred</w:t>
      </w:r>
    </w:p>
    <w:p w14:paraId="7E3015CB" w14:textId="4A02FC7F" w:rsidR="007758BE" w:rsidRPr="00C327F5" w:rsidRDefault="007758BE">
      <w:pPr>
        <w:keepNext/>
        <w:ind w:left="2340"/>
        <w:rPr>
          <w:rFonts w:ascii="Courier New" w:eastAsia="Times New Roman" w:hAnsi="Courier New" w:cs="Courier New"/>
          <w:color w:val="548DD4"/>
          <w:kern w:val="28"/>
          <w:sz w:val="18"/>
          <w:szCs w:val="18"/>
          <w:rPrChange w:id="615" w:author="Greg Landry" w:date="2017-06-09T15:52:00Z">
            <w:rPr/>
          </w:rPrChange>
        </w:rPr>
        <w:pPrChange w:id="616" w:author="Greg Landry" w:date="2017-06-12T08:27:00Z">
          <w:pPr>
            <w:keepNext/>
            <w:ind w:left="2340"/>
          </w:pPr>
        </w:pPrChange>
      </w:pPr>
      <w:r w:rsidRPr="00C327F5">
        <w:rPr>
          <w:rFonts w:ascii="Courier New" w:eastAsia="Times New Roman" w:hAnsi="Courier New" w:cs="Courier New"/>
          <w:color w:val="548DD4"/>
          <w:kern w:val="28"/>
          <w:sz w:val="18"/>
          <w:szCs w:val="18"/>
          <w:rPrChange w:id="617" w:author="Greg Landry" w:date="2017-06-09T15:52:00Z">
            <w:rPr/>
          </w:rPrChange>
        </w:rPr>
        <w:t>continue;</w:t>
      </w:r>
      <w:r w:rsidR="005A091A" w:rsidRPr="00C327F5">
        <w:rPr>
          <w:rFonts w:ascii="Courier New" w:eastAsia="Times New Roman" w:hAnsi="Courier New" w:cs="Courier New"/>
          <w:color w:val="548DD4"/>
          <w:kern w:val="28"/>
          <w:sz w:val="18"/>
          <w:szCs w:val="18"/>
          <w:rPrChange w:id="618" w:author="Greg Landry" w:date="2017-06-09T15:52:00Z">
            <w:rPr/>
          </w:rPrChange>
        </w:rPr>
        <w:t xml:space="preserve"> </w:t>
      </w:r>
      <w:del w:id="619" w:author="Greg Landry" w:date="2017-06-09T15:53:00Z">
        <w:r w:rsidR="005A091A" w:rsidRPr="00C327F5" w:rsidDel="00C327F5">
          <w:rPr>
            <w:rFonts w:ascii="Courier New" w:eastAsia="Times New Roman" w:hAnsi="Courier New" w:cs="Courier New"/>
            <w:color w:val="548DD4"/>
            <w:kern w:val="28"/>
            <w:sz w:val="18"/>
            <w:szCs w:val="18"/>
            <w:rPrChange w:id="620" w:author="Greg Landry" w:date="2017-06-09T15:52:00Z">
              <w:rPr/>
            </w:rPrChange>
          </w:rPr>
          <w:delText xml:space="preserve">                                 </w:delText>
        </w:r>
      </w:del>
      <w:r w:rsidR="005A091A" w:rsidRPr="00C327F5">
        <w:rPr>
          <w:rFonts w:ascii="Courier New" w:eastAsia="Times New Roman" w:hAnsi="Courier New" w:cs="Courier New"/>
          <w:color w:val="548DD4"/>
          <w:kern w:val="28"/>
          <w:sz w:val="18"/>
          <w:szCs w:val="18"/>
          <w:rPrChange w:id="621" w:author="Greg Landry" w:date="2017-06-09T15:52:00Z">
            <w:rPr/>
          </w:rPrChange>
        </w:rPr>
        <w:t>/</w:t>
      </w:r>
      <w:proofErr w:type="gramStart"/>
      <w:r w:rsidR="005A091A" w:rsidRPr="00C327F5">
        <w:rPr>
          <w:rFonts w:ascii="Courier New" w:eastAsia="Times New Roman" w:hAnsi="Courier New" w:cs="Courier New"/>
          <w:color w:val="548DD4"/>
          <w:kern w:val="28"/>
          <w:sz w:val="18"/>
          <w:szCs w:val="18"/>
          <w:rPrChange w:id="622" w:author="Greg Landry" w:date="2017-06-09T15:52:00Z">
            <w:rPr/>
          </w:rPrChange>
        </w:rPr>
        <w:t>/  Skip</w:t>
      </w:r>
      <w:proofErr w:type="gramEnd"/>
      <w:r w:rsidR="005A091A" w:rsidRPr="00C327F5">
        <w:rPr>
          <w:rFonts w:ascii="Courier New" w:eastAsia="Times New Roman" w:hAnsi="Courier New" w:cs="Courier New"/>
          <w:color w:val="548DD4"/>
          <w:kern w:val="28"/>
          <w:sz w:val="18"/>
          <w:szCs w:val="18"/>
          <w:rPrChange w:id="623" w:author="Greg Landry" w:date="2017-06-09T15:52:00Z">
            <w:rPr/>
          </w:rPrChange>
        </w:rPr>
        <w:t xml:space="preserve"> the rest of this iteration through </w:t>
      </w:r>
      <w:r w:rsidR="00B3752B" w:rsidRPr="00C327F5">
        <w:rPr>
          <w:rFonts w:ascii="Courier New" w:eastAsia="Times New Roman" w:hAnsi="Courier New" w:cs="Courier New"/>
          <w:color w:val="548DD4"/>
          <w:kern w:val="28"/>
          <w:sz w:val="18"/>
          <w:szCs w:val="18"/>
          <w:rPrChange w:id="624" w:author="Greg Landry" w:date="2017-06-09T15:52:00Z">
            <w:rPr/>
          </w:rPrChange>
        </w:rPr>
        <w:t>the</w:t>
      </w:r>
      <w:r w:rsidR="005A091A" w:rsidRPr="00C327F5">
        <w:rPr>
          <w:rFonts w:ascii="Courier New" w:eastAsia="Times New Roman" w:hAnsi="Courier New" w:cs="Courier New"/>
          <w:color w:val="548DD4"/>
          <w:kern w:val="28"/>
          <w:sz w:val="18"/>
          <w:szCs w:val="18"/>
          <w:rPrChange w:id="625" w:author="Greg Landry" w:date="2017-06-09T15:52:00Z">
            <w:rPr/>
          </w:rPrChange>
        </w:rPr>
        <w:t xml:space="preserve"> loop</w:t>
      </w:r>
    </w:p>
    <w:p w14:paraId="6DCCC9A3" w14:textId="77777777" w:rsidR="00C327F5" w:rsidRDefault="00C327F5">
      <w:pPr>
        <w:keepNext/>
        <w:ind w:left="1440"/>
        <w:rPr>
          <w:ins w:id="626" w:author="Greg Landry" w:date="2017-06-09T15:53:00Z"/>
          <w:rFonts w:ascii="Courier New" w:eastAsia="Times New Roman" w:hAnsi="Courier New" w:cs="Courier New"/>
          <w:color w:val="548DD4"/>
          <w:kern w:val="28"/>
          <w:sz w:val="18"/>
          <w:szCs w:val="18"/>
        </w:rPr>
        <w:pPrChange w:id="627" w:author="Greg Landry" w:date="2017-06-12T08:27:00Z">
          <w:pPr>
            <w:keepNext/>
            <w:ind w:left="1440"/>
          </w:pPr>
        </w:pPrChange>
      </w:pPr>
    </w:p>
    <w:p w14:paraId="59828A67" w14:textId="4D9BD1CF" w:rsidR="007758BE" w:rsidRPr="00C327F5" w:rsidRDefault="007758BE">
      <w:pPr>
        <w:keepNext/>
        <w:ind w:left="1440"/>
        <w:rPr>
          <w:rFonts w:ascii="Courier New" w:eastAsia="Times New Roman" w:hAnsi="Courier New" w:cs="Courier New"/>
          <w:color w:val="548DD4"/>
          <w:kern w:val="28"/>
          <w:sz w:val="18"/>
          <w:szCs w:val="18"/>
          <w:rPrChange w:id="628" w:author="Greg Landry" w:date="2017-06-09T15:52:00Z">
            <w:rPr/>
          </w:rPrChange>
        </w:rPr>
        <w:pPrChange w:id="629"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30" w:author="Greg Landry" w:date="2017-06-09T15:52:00Z">
            <w:rPr/>
          </w:rPrChange>
        </w:rPr>
        <w:t>wiced_tcp_</w:t>
      </w:r>
      <w:proofErr w:type="gramStart"/>
      <w:r w:rsidRPr="00C327F5">
        <w:rPr>
          <w:rFonts w:ascii="Courier New" w:eastAsia="Times New Roman" w:hAnsi="Courier New" w:cs="Courier New"/>
          <w:color w:val="548DD4"/>
          <w:kern w:val="28"/>
          <w:sz w:val="18"/>
          <w:szCs w:val="18"/>
          <w:rPrChange w:id="631" w:author="Greg Landry" w:date="2017-06-09T15:52:00Z">
            <w:rPr/>
          </w:rPrChange>
        </w:rPr>
        <w:t>receive</w:t>
      </w:r>
      <w:proofErr w:type="spellEnd"/>
      <w:r w:rsidRPr="00C327F5">
        <w:rPr>
          <w:rFonts w:ascii="Courier New" w:eastAsia="Times New Roman" w:hAnsi="Courier New" w:cs="Courier New"/>
          <w:color w:val="548DD4"/>
          <w:kern w:val="28"/>
          <w:sz w:val="18"/>
          <w:szCs w:val="18"/>
          <w:rPrChange w:id="632" w:author="Greg Landry" w:date="2017-06-09T15:52:00Z">
            <w:rPr/>
          </w:rPrChange>
        </w:rPr>
        <w:t>(</w:t>
      </w:r>
      <w:r w:rsidR="000A6F04" w:rsidRPr="00C327F5">
        <w:rPr>
          <w:rFonts w:ascii="Courier New" w:eastAsia="Times New Roman" w:hAnsi="Courier New" w:cs="Courier New"/>
          <w:color w:val="548DD4"/>
          <w:kern w:val="28"/>
          <w:sz w:val="18"/>
          <w:szCs w:val="18"/>
          <w:rPrChange w:id="633" w:author="Greg Landry" w:date="2017-06-09T15:52:00Z">
            <w:rPr/>
          </w:rPrChange>
        </w:rPr>
        <w:t xml:space="preserve"> </w:t>
      </w:r>
      <w:r w:rsidRPr="00C327F5">
        <w:rPr>
          <w:rFonts w:ascii="Courier New" w:eastAsia="Times New Roman" w:hAnsi="Courier New" w:cs="Courier New"/>
          <w:color w:val="548DD4"/>
          <w:kern w:val="28"/>
          <w:sz w:val="18"/>
          <w:szCs w:val="18"/>
          <w:rPrChange w:id="634" w:author="Greg Landry" w:date="2017-06-09T15:52:00Z">
            <w:rPr/>
          </w:rPrChange>
        </w:rPr>
        <w:t>&amp;</w:t>
      </w:r>
      <w:proofErr w:type="gramEnd"/>
      <w:r w:rsidRPr="00C327F5">
        <w:rPr>
          <w:rFonts w:ascii="Courier New" w:eastAsia="Times New Roman" w:hAnsi="Courier New" w:cs="Courier New"/>
          <w:color w:val="548DD4"/>
          <w:kern w:val="28"/>
          <w:sz w:val="18"/>
          <w:szCs w:val="18"/>
          <w:rPrChange w:id="635" w:author="Greg Landry" w:date="2017-06-09T15:52:00Z">
            <w:rPr/>
          </w:rPrChange>
        </w:rPr>
        <w:t>socket,</w:t>
      </w:r>
      <w:r w:rsidR="000A6F04" w:rsidRPr="00C327F5">
        <w:rPr>
          <w:rFonts w:ascii="Courier New" w:eastAsia="Times New Roman" w:hAnsi="Courier New" w:cs="Courier New"/>
          <w:color w:val="548DD4"/>
          <w:kern w:val="28"/>
          <w:sz w:val="18"/>
          <w:szCs w:val="18"/>
          <w:rPrChange w:id="636" w:author="Greg Landry" w:date="2017-06-09T15:52:00Z">
            <w:rPr/>
          </w:rPrChange>
        </w:rPr>
        <w:t xml:space="preserve"> </w:t>
      </w:r>
      <w:r w:rsidRPr="00C327F5">
        <w:rPr>
          <w:rFonts w:ascii="Courier New" w:eastAsia="Times New Roman" w:hAnsi="Courier New" w:cs="Courier New"/>
          <w:color w:val="548DD4"/>
          <w:kern w:val="28"/>
          <w:sz w:val="18"/>
          <w:szCs w:val="18"/>
          <w:rPrChange w:id="637" w:author="Greg Landry" w:date="2017-06-09T15:52:00Z">
            <w:rPr/>
          </w:rPrChange>
        </w:rPr>
        <w:t>&amp;</w:t>
      </w:r>
      <w:proofErr w:type="spellStart"/>
      <w:r w:rsidRPr="00C327F5">
        <w:rPr>
          <w:rFonts w:ascii="Courier New" w:eastAsia="Times New Roman" w:hAnsi="Courier New" w:cs="Courier New"/>
          <w:color w:val="548DD4"/>
          <w:kern w:val="28"/>
          <w:sz w:val="18"/>
          <w:szCs w:val="18"/>
          <w:rPrChange w:id="638" w:author="Greg Landry" w:date="2017-06-09T15:52:00Z">
            <w:rPr/>
          </w:rPrChange>
        </w:rPr>
        <w:t>myPacket</w:t>
      </w:r>
      <w:proofErr w:type="spellEnd"/>
      <w:r w:rsidRPr="00C327F5">
        <w:rPr>
          <w:rFonts w:ascii="Courier New" w:eastAsia="Times New Roman" w:hAnsi="Courier New" w:cs="Courier New"/>
          <w:color w:val="548DD4"/>
          <w:kern w:val="28"/>
          <w:sz w:val="18"/>
          <w:szCs w:val="18"/>
          <w:rPrChange w:id="639" w:author="Greg Landry" w:date="2017-06-09T15:52:00Z">
            <w:rPr/>
          </w:rPrChange>
        </w:rPr>
        <w:t>,</w:t>
      </w:r>
      <w:r w:rsidR="000A6F04" w:rsidRPr="00C327F5">
        <w:rPr>
          <w:rFonts w:ascii="Courier New" w:eastAsia="Times New Roman" w:hAnsi="Courier New" w:cs="Courier New"/>
          <w:color w:val="548DD4"/>
          <w:kern w:val="28"/>
          <w:sz w:val="18"/>
          <w:szCs w:val="18"/>
          <w:rPrChange w:id="640" w:author="Greg Landry" w:date="2017-06-09T15:52:00Z">
            <w:rPr/>
          </w:rPrChange>
        </w:rPr>
        <w:t xml:space="preserve"> </w:t>
      </w:r>
      <w:r w:rsidRPr="00C327F5">
        <w:rPr>
          <w:rFonts w:ascii="Courier New" w:eastAsia="Times New Roman" w:hAnsi="Courier New" w:cs="Courier New"/>
          <w:color w:val="548DD4"/>
          <w:kern w:val="28"/>
          <w:sz w:val="18"/>
          <w:szCs w:val="18"/>
          <w:rPrChange w:id="641" w:author="Greg Landry" w:date="2017-06-09T15:52:00Z">
            <w:rPr/>
          </w:rPrChange>
        </w:rPr>
        <w:t>WICED_WAIT_FOREVER</w:t>
      </w:r>
      <w:r w:rsidR="000A6F04" w:rsidRPr="00C327F5">
        <w:rPr>
          <w:rFonts w:ascii="Courier New" w:eastAsia="Times New Roman" w:hAnsi="Courier New" w:cs="Courier New"/>
          <w:color w:val="548DD4"/>
          <w:kern w:val="28"/>
          <w:sz w:val="18"/>
          <w:szCs w:val="18"/>
          <w:rPrChange w:id="642" w:author="Greg Landry" w:date="2017-06-09T15:52:00Z">
            <w:rPr/>
          </w:rPrChange>
        </w:rPr>
        <w:t xml:space="preserve"> </w:t>
      </w:r>
      <w:r w:rsidRPr="00C327F5">
        <w:rPr>
          <w:rFonts w:ascii="Courier New" w:eastAsia="Times New Roman" w:hAnsi="Courier New" w:cs="Courier New"/>
          <w:color w:val="548DD4"/>
          <w:kern w:val="28"/>
          <w:sz w:val="18"/>
          <w:szCs w:val="18"/>
          <w:rPrChange w:id="643" w:author="Greg Landry" w:date="2017-06-09T15:52:00Z">
            <w:rPr/>
          </w:rPrChange>
        </w:rPr>
        <w:t>);</w:t>
      </w:r>
    </w:p>
    <w:p w14:paraId="587BE914" w14:textId="35E36BBA" w:rsidR="00791B69" w:rsidRPr="00C327F5" w:rsidRDefault="007758BE">
      <w:pPr>
        <w:keepNext/>
        <w:ind w:left="1440"/>
        <w:rPr>
          <w:rFonts w:ascii="Courier New" w:eastAsia="Times New Roman" w:hAnsi="Courier New" w:cs="Courier New"/>
          <w:color w:val="548DD4"/>
          <w:kern w:val="28"/>
          <w:sz w:val="18"/>
          <w:szCs w:val="18"/>
          <w:rPrChange w:id="644" w:author="Greg Landry" w:date="2017-06-09T15:52:00Z">
            <w:rPr/>
          </w:rPrChange>
        </w:rPr>
        <w:pPrChange w:id="645"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46" w:author="Greg Landry" w:date="2017-06-09T15:52:00Z">
            <w:rPr/>
          </w:rPrChange>
        </w:rPr>
        <w:t>wiced_packet_get_</w:t>
      </w:r>
      <w:proofErr w:type="gramStart"/>
      <w:r w:rsidRPr="00C327F5">
        <w:rPr>
          <w:rFonts w:ascii="Courier New" w:eastAsia="Times New Roman" w:hAnsi="Courier New" w:cs="Courier New"/>
          <w:color w:val="548DD4"/>
          <w:kern w:val="28"/>
          <w:sz w:val="18"/>
          <w:szCs w:val="18"/>
          <w:rPrChange w:id="647" w:author="Greg Landry" w:date="2017-06-09T15:52:00Z">
            <w:rPr/>
          </w:rPrChange>
        </w:rPr>
        <w:t>data</w:t>
      </w:r>
      <w:proofErr w:type="spellEnd"/>
      <w:r w:rsidRPr="00C327F5">
        <w:rPr>
          <w:rFonts w:ascii="Courier New" w:eastAsia="Times New Roman" w:hAnsi="Courier New" w:cs="Courier New"/>
          <w:color w:val="548DD4"/>
          <w:kern w:val="28"/>
          <w:sz w:val="18"/>
          <w:szCs w:val="18"/>
          <w:rPrChange w:id="648" w:author="Greg Landry" w:date="2017-06-09T15:52:00Z">
            <w:rPr/>
          </w:rPrChange>
        </w:rPr>
        <w:t>(</w:t>
      </w:r>
      <w:r w:rsidR="000A6F04" w:rsidRPr="00C327F5">
        <w:rPr>
          <w:rFonts w:ascii="Courier New" w:eastAsia="Times New Roman" w:hAnsi="Courier New" w:cs="Courier New"/>
          <w:color w:val="548DD4"/>
          <w:kern w:val="28"/>
          <w:sz w:val="18"/>
          <w:szCs w:val="18"/>
          <w:rPrChange w:id="649"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650" w:author="Greg Landry" w:date="2017-06-09T15:52:00Z">
            <w:rPr/>
          </w:rPrChange>
        </w:rPr>
        <w:t>myPacket</w:t>
      </w:r>
      <w:proofErr w:type="spellEnd"/>
      <w:proofErr w:type="gramEnd"/>
      <w:r w:rsidRPr="00C327F5">
        <w:rPr>
          <w:rFonts w:ascii="Courier New" w:eastAsia="Times New Roman" w:hAnsi="Courier New" w:cs="Courier New"/>
          <w:color w:val="548DD4"/>
          <w:kern w:val="28"/>
          <w:sz w:val="18"/>
          <w:szCs w:val="18"/>
          <w:rPrChange w:id="651" w:author="Greg Landry" w:date="2017-06-09T15:52:00Z">
            <w:rPr/>
          </w:rPrChange>
        </w:rPr>
        <w:t>,</w:t>
      </w:r>
      <w:r w:rsidR="000A6F04" w:rsidRPr="00C327F5">
        <w:rPr>
          <w:rFonts w:ascii="Courier New" w:eastAsia="Times New Roman" w:hAnsi="Courier New" w:cs="Courier New"/>
          <w:color w:val="548DD4"/>
          <w:kern w:val="28"/>
          <w:sz w:val="18"/>
          <w:szCs w:val="18"/>
          <w:rPrChange w:id="652" w:author="Greg Landry" w:date="2017-06-09T15:52:00Z">
            <w:rPr/>
          </w:rPrChange>
        </w:rPr>
        <w:t xml:space="preserve"> </w:t>
      </w:r>
      <w:r w:rsidRPr="00C327F5">
        <w:rPr>
          <w:rFonts w:ascii="Courier New" w:eastAsia="Times New Roman" w:hAnsi="Courier New" w:cs="Courier New"/>
          <w:color w:val="548DD4"/>
          <w:kern w:val="28"/>
          <w:sz w:val="18"/>
          <w:szCs w:val="18"/>
          <w:rPrChange w:id="653" w:author="Greg Landry" w:date="2017-06-09T15:52:00Z">
            <w:rPr/>
          </w:rPrChange>
        </w:rPr>
        <w:t>0,</w:t>
      </w:r>
      <w:r w:rsidR="000A6F04" w:rsidRPr="00C327F5">
        <w:rPr>
          <w:rFonts w:ascii="Courier New" w:eastAsia="Times New Roman" w:hAnsi="Courier New" w:cs="Courier New"/>
          <w:color w:val="548DD4"/>
          <w:kern w:val="28"/>
          <w:sz w:val="18"/>
          <w:szCs w:val="18"/>
          <w:rPrChange w:id="654" w:author="Greg Landry" w:date="2017-06-09T15:52:00Z">
            <w:rPr/>
          </w:rPrChange>
        </w:rPr>
        <w:t xml:space="preserve"> </w:t>
      </w:r>
      <w:r w:rsidRPr="00C327F5">
        <w:rPr>
          <w:rFonts w:ascii="Courier New" w:eastAsia="Times New Roman" w:hAnsi="Courier New" w:cs="Courier New"/>
          <w:color w:val="548DD4"/>
          <w:kern w:val="28"/>
          <w:sz w:val="18"/>
          <w:szCs w:val="18"/>
          <w:rPrChange w:id="655" w:author="Greg Landry" w:date="2017-06-09T15:52:00Z">
            <w:rPr/>
          </w:rPrChange>
        </w:rPr>
        <w:t>&amp;</w:t>
      </w:r>
      <w:proofErr w:type="spellStart"/>
      <w:r w:rsidRPr="00C327F5">
        <w:rPr>
          <w:rFonts w:ascii="Courier New" w:eastAsia="Times New Roman" w:hAnsi="Courier New" w:cs="Courier New"/>
          <w:color w:val="548DD4"/>
          <w:kern w:val="28"/>
          <w:sz w:val="18"/>
          <w:szCs w:val="18"/>
          <w:rPrChange w:id="656"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57" w:author="Greg Landry" w:date="2017-06-09T15:52:00Z">
            <w:rPr/>
          </w:rPrChange>
        </w:rPr>
        <w:t>,</w:t>
      </w:r>
      <w:r w:rsidR="000A6F04" w:rsidRPr="00C327F5">
        <w:rPr>
          <w:rFonts w:ascii="Courier New" w:eastAsia="Times New Roman" w:hAnsi="Courier New" w:cs="Courier New"/>
          <w:color w:val="548DD4"/>
          <w:kern w:val="28"/>
          <w:sz w:val="18"/>
          <w:szCs w:val="18"/>
          <w:rPrChange w:id="658" w:author="Greg Landry" w:date="2017-06-09T15:52:00Z">
            <w:rPr/>
          </w:rPrChange>
        </w:rPr>
        <w:t xml:space="preserve"> </w:t>
      </w:r>
      <w:r w:rsidRPr="00C327F5">
        <w:rPr>
          <w:rFonts w:ascii="Courier New" w:eastAsia="Times New Roman" w:hAnsi="Courier New" w:cs="Courier New"/>
          <w:color w:val="548DD4"/>
          <w:kern w:val="28"/>
          <w:sz w:val="18"/>
          <w:szCs w:val="18"/>
          <w:rPrChange w:id="659" w:author="Greg Landry" w:date="2017-06-09T15:52:00Z">
            <w:rPr/>
          </w:rPrChange>
        </w:rPr>
        <w:t>&amp;</w:t>
      </w:r>
      <w:proofErr w:type="spellStart"/>
      <w:r w:rsidRPr="00C327F5">
        <w:rPr>
          <w:rFonts w:ascii="Courier New" w:eastAsia="Times New Roman" w:hAnsi="Courier New" w:cs="Courier New"/>
          <w:color w:val="548DD4"/>
          <w:kern w:val="28"/>
          <w:sz w:val="18"/>
          <w:szCs w:val="18"/>
          <w:rPrChange w:id="660" w:author="Greg Landry" w:date="2017-06-09T15:52:00Z">
            <w:rPr/>
          </w:rPrChange>
        </w:rPr>
        <w:t>frag_len</w:t>
      </w:r>
      <w:proofErr w:type="spellEnd"/>
      <w:r w:rsidRPr="00C327F5">
        <w:rPr>
          <w:rFonts w:ascii="Courier New" w:eastAsia="Times New Roman" w:hAnsi="Courier New" w:cs="Courier New"/>
          <w:color w:val="548DD4"/>
          <w:kern w:val="28"/>
          <w:sz w:val="18"/>
          <w:szCs w:val="18"/>
          <w:rPrChange w:id="661" w:author="Greg Landry" w:date="2017-06-09T15:52:00Z">
            <w:rPr/>
          </w:rPrChange>
        </w:rPr>
        <w:t>,</w:t>
      </w:r>
      <w:r w:rsidR="000A6F04" w:rsidRPr="00C327F5">
        <w:rPr>
          <w:rFonts w:ascii="Courier New" w:eastAsia="Times New Roman" w:hAnsi="Courier New" w:cs="Courier New"/>
          <w:color w:val="548DD4"/>
          <w:kern w:val="28"/>
          <w:sz w:val="18"/>
          <w:szCs w:val="18"/>
          <w:rPrChange w:id="662" w:author="Greg Landry" w:date="2017-06-09T15:52:00Z">
            <w:rPr/>
          </w:rPrChange>
        </w:rPr>
        <w:t xml:space="preserve"> </w:t>
      </w:r>
      <w:r w:rsidRPr="00C327F5">
        <w:rPr>
          <w:rFonts w:ascii="Courier New" w:eastAsia="Times New Roman" w:hAnsi="Courier New" w:cs="Courier New"/>
          <w:color w:val="548DD4"/>
          <w:kern w:val="28"/>
          <w:sz w:val="18"/>
          <w:szCs w:val="18"/>
          <w:rPrChange w:id="663" w:author="Greg Landry" w:date="2017-06-09T15:52:00Z">
            <w:rPr/>
          </w:rPrChange>
        </w:rPr>
        <w:t>&amp;</w:t>
      </w:r>
      <w:proofErr w:type="spellStart"/>
      <w:r w:rsidRPr="00C327F5">
        <w:rPr>
          <w:rFonts w:ascii="Courier New" w:eastAsia="Times New Roman" w:hAnsi="Courier New" w:cs="Courier New"/>
          <w:color w:val="548DD4"/>
          <w:kern w:val="28"/>
          <w:sz w:val="18"/>
          <w:szCs w:val="18"/>
          <w:rPrChange w:id="664" w:author="Greg Landry" w:date="2017-06-09T15:52:00Z">
            <w:rPr/>
          </w:rPrChange>
        </w:rPr>
        <w:t>avail_len</w:t>
      </w:r>
      <w:proofErr w:type="spellEnd"/>
      <w:r w:rsidR="000A6F04" w:rsidRPr="00C327F5">
        <w:rPr>
          <w:rFonts w:ascii="Courier New" w:eastAsia="Times New Roman" w:hAnsi="Courier New" w:cs="Courier New"/>
          <w:color w:val="548DD4"/>
          <w:kern w:val="28"/>
          <w:sz w:val="18"/>
          <w:szCs w:val="18"/>
          <w:rPrChange w:id="665" w:author="Greg Landry" w:date="2017-06-09T15:52:00Z">
            <w:rPr/>
          </w:rPrChange>
        </w:rPr>
        <w:t xml:space="preserve"> </w:t>
      </w:r>
      <w:r w:rsidRPr="00C327F5">
        <w:rPr>
          <w:rFonts w:ascii="Courier New" w:eastAsia="Times New Roman" w:hAnsi="Courier New" w:cs="Courier New"/>
          <w:color w:val="548DD4"/>
          <w:kern w:val="28"/>
          <w:sz w:val="18"/>
          <w:szCs w:val="18"/>
          <w:rPrChange w:id="666" w:author="Greg Landry" w:date="2017-06-09T15:52:00Z">
            <w:rPr/>
          </w:rPrChange>
        </w:rPr>
        <w:t>);</w:t>
      </w:r>
    </w:p>
    <w:p w14:paraId="7822DF59" w14:textId="14A0CA5E" w:rsidR="007758BE" w:rsidRPr="00C327F5" w:rsidRDefault="007758BE">
      <w:pPr>
        <w:keepNext/>
        <w:ind w:left="1440"/>
        <w:rPr>
          <w:rFonts w:ascii="Courier New" w:eastAsia="Times New Roman" w:hAnsi="Courier New" w:cs="Courier New"/>
          <w:color w:val="548DD4"/>
          <w:kern w:val="28"/>
          <w:sz w:val="18"/>
          <w:szCs w:val="18"/>
          <w:rPrChange w:id="667" w:author="Greg Landry" w:date="2017-06-09T15:52:00Z">
            <w:rPr/>
          </w:rPrChange>
        </w:rPr>
        <w:pPrChange w:id="668"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69"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70" w:author="Greg Landry" w:date="2017-06-09T15:52:00Z">
            <w:rPr/>
          </w:rPrChange>
        </w:rPr>
        <w:t>[</w:t>
      </w:r>
      <w:proofErr w:type="spellStart"/>
      <w:r w:rsidRPr="00C327F5">
        <w:rPr>
          <w:rFonts w:ascii="Courier New" w:eastAsia="Times New Roman" w:hAnsi="Courier New" w:cs="Courier New"/>
          <w:color w:val="548DD4"/>
          <w:kern w:val="28"/>
          <w:sz w:val="18"/>
          <w:szCs w:val="18"/>
          <w:rPrChange w:id="671" w:author="Greg Landry" w:date="2017-06-09T15:52:00Z">
            <w:rPr/>
          </w:rPrChange>
        </w:rPr>
        <w:t>avail_len</w:t>
      </w:r>
      <w:proofErr w:type="spellEnd"/>
      <w:r w:rsidRPr="00C327F5">
        <w:rPr>
          <w:rFonts w:ascii="Courier New" w:eastAsia="Times New Roman" w:hAnsi="Courier New" w:cs="Courier New"/>
          <w:color w:val="548DD4"/>
          <w:kern w:val="28"/>
          <w:sz w:val="18"/>
          <w:szCs w:val="18"/>
          <w:rPrChange w:id="672" w:author="Greg Landry" w:date="2017-06-09T15:52:00Z">
            <w:rPr/>
          </w:rPrChange>
        </w:rPr>
        <w:t xml:space="preserve">] = </w:t>
      </w:r>
      <w:del w:id="673" w:author="Greg Landry" w:date="2017-06-09T15:54:00Z">
        <w:r w:rsidRPr="00C327F5" w:rsidDel="00C327F5">
          <w:rPr>
            <w:rFonts w:ascii="Courier New" w:eastAsia="Times New Roman" w:hAnsi="Courier New" w:cs="Courier New"/>
            <w:color w:val="548DD4"/>
            <w:kern w:val="28"/>
            <w:sz w:val="18"/>
            <w:szCs w:val="18"/>
            <w:rPrChange w:id="674"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75" w:author="Greg Landry" w:date="2017-06-09T15:52:00Z">
            <w:rPr/>
          </w:rPrChange>
        </w:rPr>
        <w:t xml:space="preserve">0; </w:t>
      </w:r>
      <w:del w:id="676" w:author="Greg Landry" w:date="2017-06-09T15:53:00Z">
        <w:r w:rsidR="000A6F04" w:rsidRPr="00C327F5" w:rsidDel="00C327F5">
          <w:rPr>
            <w:rFonts w:ascii="Courier New" w:eastAsia="Times New Roman" w:hAnsi="Courier New" w:cs="Courier New"/>
            <w:color w:val="548DD4"/>
            <w:kern w:val="28"/>
            <w:sz w:val="18"/>
            <w:szCs w:val="18"/>
            <w:rPrChange w:id="677"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78" w:author="Greg Landry" w:date="2017-06-09T15:52:00Z">
            <w:rPr/>
          </w:rPrChange>
        </w:rPr>
        <w:t xml:space="preserve">// </w:t>
      </w:r>
      <w:r w:rsidR="000A6F04" w:rsidRPr="00C327F5">
        <w:rPr>
          <w:rFonts w:ascii="Courier New" w:eastAsia="Times New Roman" w:hAnsi="Courier New" w:cs="Courier New"/>
          <w:color w:val="548DD4"/>
          <w:kern w:val="28"/>
          <w:sz w:val="18"/>
          <w:szCs w:val="18"/>
          <w:rPrChange w:id="679" w:author="Greg Landry" w:date="2017-06-09T15:52:00Z">
            <w:rPr/>
          </w:rPrChange>
        </w:rPr>
        <w:t xml:space="preserve">add </w:t>
      </w:r>
      <w:r w:rsidRPr="00C327F5">
        <w:rPr>
          <w:rFonts w:ascii="Courier New" w:eastAsia="Times New Roman" w:hAnsi="Courier New" w:cs="Courier New"/>
          <w:color w:val="548DD4"/>
          <w:kern w:val="28"/>
          <w:sz w:val="18"/>
          <w:szCs w:val="18"/>
          <w:rPrChange w:id="680" w:author="Greg Landry" w:date="2017-06-09T15:52:00Z">
            <w:rPr/>
          </w:rPrChange>
        </w:rPr>
        <w:t>null terminat</w:t>
      </w:r>
      <w:r w:rsidR="000A6F04" w:rsidRPr="00C327F5">
        <w:rPr>
          <w:rFonts w:ascii="Courier New" w:eastAsia="Times New Roman" w:hAnsi="Courier New" w:cs="Courier New"/>
          <w:color w:val="548DD4"/>
          <w:kern w:val="28"/>
          <w:sz w:val="18"/>
          <w:szCs w:val="18"/>
          <w:rPrChange w:id="681" w:author="Greg Landry" w:date="2017-06-09T15:52:00Z">
            <w:rPr/>
          </w:rPrChange>
        </w:rPr>
        <w:t xml:space="preserve">ion </w:t>
      </w:r>
      <w:r w:rsidRPr="00C327F5">
        <w:rPr>
          <w:rFonts w:ascii="Courier New" w:eastAsia="Times New Roman" w:hAnsi="Courier New" w:cs="Courier New"/>
          <w:color w:val="548DD4"/>
          <w:kern w:val="28"/>
          <w:sz w:val="18"/>
          <w:szCs w:val="18"/>
          <w:rPrChange w:id="682" w:author="Greg Landry" w:date="2017-06-09T15:52:00Z">
            <w:rPr/>
          </w:rPrChange>
        </w:rPr>
        <w:t xml:space="preserve">so </w:t>
      </w:r>
      <w:r w:rsidR="000A6F04" w:rsidRPr="00C327F5">
        <w:rPr>
          <w:rFonts w:ascii="Courier New" w:eastAsia="Times New Roman" w:hAnsi="Courier New" w:cs="Courier New"/>
          <w:color w:val="548DD4"/>
          <w:kern w:val="28"/>
          <w:sz w:val="18"/>
          <w:szCs w:val="18"/>
          <w:rPrChange w:id="683" w:author="Greg Landry" w:date="2017-06-09T15:52:00Z">
            <w:rPr/>
          </w:rPrChange>
        </w:rPr>
        <w:t>we can print it</w:t>
      </w:r>
      <w:r w:rsidRPr="00C327F5">
        <w:rPr>
          <w:rFonts w:ascii="Courier New" w:eastAsia="Times New Roman" w:hAnsi="Courier New" w:cs="Courier New"/>
          <w:color w:val="548DD4"/>
          <w:kern w:val="28"/>
          <w:sz w:val="18"/>
          <w:szCs w:val="18"/>
          <w:rPrChange w:id="684" w:author="Greg Landry" w:date="2017-06-09T15:52:00Z">
            <w:rPr/>
          </w:rPrChange>
        </w:rPr>
        <w:t xml:space="preserve"> </w:t>
      </w:r>
    </w:p>
    <w:p w14:paraId="38AD07DD" w14:textId="77777777" w:rsidR="00C327F5" w:rsidRDefault="00C327F5">
      <w:pPr>
        <w:keepNext/>
        <w:ind w:left="1440"/>
        <w:rPr>
          <w:ins w:id="685" w:author="Greg Landry" w:date="2017-06-09T15:53:00Z"/>
          <w:rFonts w:ascii="Courier New" w:eastAsia="Times New Roman" w:hAnsi="Courier New" w:cs="Courier New"/>
          <w:color w:val="548DD4"/>
          <w:kern w:val="28"/>
          <w:sz w:val="18"/>
          <w:szCs w:val="18"/>
        </w:rPr>
        <w:pPrChange w:id="686" w:author="Greg Landry" w:date="2017-06-12T08:27:00Z">
          <w:pPr>
            <w:keepNext/>
            <w:ind w:left="1440"/>
          </w:pPr>
        </w:pPrChange>
      </w:pPr>
    </w:p>
    <w:p w14:paraId="510D316C" w14:textId="386292F8" w:rsidR="007758BE" w:rsidRPr="00C327F5" w:rsidRDefault="007758BE">
      <w:pPr>
        <w:keepNext/>
        <w:ind w:left="1440"/>
        <w:rPr>
          <w:rFonts w:ascii="Courier New" w:eastAsia="Times New Roman" w:hAnsi="Courier New" w:cs="Courier New"/>
          <w:color w:val="548DD4"/>
          <w:kern w:val="28"/>
          <w:sz w:val="18"/>
          <w:szCs w:val="18"/>
          <w:rPrChange w:id="687" w:author="Greg Landry" w:date="2017-06-09T15:52:00Z">
            <w:rPr/>
          </w:rPrChange>
        </w:rPr>
        <w:pPrChange w:id="688" w:author="Greg Landry" w:date="2017-06-12T08:27:00Z">
          <w:pPr>
            <w:keepNext/>
            <w:ind w:left="1440"/>
          </w:pPr>
        </w:pPrChange>
      </w:pPr>
      <w:r w:rsidRPr="00C327F5">
        <w:rPr>
          <w:rFonts w:ascii="Courier New" w:eastAsia="Times New Roman" w:hAnsi="Courier New" w:cs="Courier New"/>
          <w:color w:val="548DD4"/>
          <w:kern w:val="28"/>
          <w:sz w:val="18"/>
          <w:szCs w:val="18"/>
          <w:rPrChange w:id="689" w:author="Greg Landry" w:date="2017-06-09T15:52:00Z">
            <w:rPr/>
          </w:rPrChange>
        </w:rPr>
        <w:t>WPRINT_APP_</w:t>
      </w:r>
      <w:proofErr w:type="gramStart"/>
      <w:r w:rsidRPr="00C327F5">
        <w:rPr>
          <w:rFonts w:ascii="Courier New" w:eastAsia="Times New Roman" w:hAnsi="Courier New" w:cs="Courier New"/>
          <w:color w:val="548DD4"/>
          <w:kern w:val="28"/>
          <w:sz w:val="18"/>
          <w:szCs w:val="18"/>
          <w:rPrChange w:id="690" w:author="Greg Landry" w:date="2017-06-09T15:52:00Z">
            <w:rPr/>
          </w:rPrChange>
        </w:rPr>
        <w:t>INFO(</w:t>
      </w:r>
      <w:proofErr w:type="gramEnd"/>
      <w:r w:rsidRPr="00C327F5">
        <w:rPr>
          <w:rFonts w:ascii="Courier New" w:eastAsia="Times New Roman" w:hAnsi="Courier New" w:cs="Courier New"/>
          <w:color w:val="548DD4"/>
          <w:kern w:val="28"/>
          <w:sz w:val="18"/>
          <w:szCs w:val="18"/>
          <w:rPrChange w:id="691" w:author="Greg Landry" w:date="2017-06-09T15:52:00Z">
            <w:rPr/>
          </w:rPrChange>
        </w:rPr>
        <w:t>(“Packet=%s\n”,</w:t>
      </w:r>
      <w:r w:rsidR="000A6F04" w:rsidRPr="00C327F5">
        <w:rPr>
          <w:rFonts w:ascii="Courier New" w:eastAsia="Times New Roman" w:hAnsi="Courier New" w:cs="Courier New"/>
          <w:color w:val="548DD4"/>
          <w:kern w:val="28"/>
          <w:sz w:val="18"/>
          <w:szCs w:val="18"/>
          <w:rPrChange w:id="692"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693"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94" w:author="Greg Landry" w:date="2017-06-09T15:52:00Z">
            <w:rPr/>
          </w:rPrChange>
        </w:rPr>
        <w:t>));</w:t>
      </w:r>
    </w:p>
    <w:p w14:paraId="029EEDC6" w14:textId="77777777" w:rsidR="00C327F5" w:rsidRDefault="00C327F5">
      <w:pPr>
        <w:keepNext/>
        <w:ind w:left="1440"/>
        <w:rPr>
          <w:ins w:id="695" w:author="Greg Landry" w:date="2017-06-09T15:53:00Z"/>
          <w:rFonts w:ascii="Courier New" w:eastAsia="Times New Roman" w:hAnsi="Courier New" w:cs="Courier New"/>
          <w:color w:val="548DD4"/>
          <w:kern w:val="28"/>
          <w:sz w:val="18"/>
          <w:szCs w:val="18"/>
        </w:rPr>
        <w:pPrChange w:id="696" w:author="Greg Landry" w:date="2017-06-12T08:27:00Z">
          <w:pPr>
            <w:keepNext/>
            <w:ind w:left="1440"/>
          </w:pPr>
        </w:pPrChange>
      </w:pPr>
    </w:p>
    <w:p w14:paraId="3A20A1BB" w14:textId="7393A7F2" w:rsidR="007758BE" w:rsidRPr="00C327F5" w:rsidRDefault="007758BE">
      <w:pPr>
        <w:keepNext/>
        <w:ind w:left="1440"/>
        <w:rPr>
          <w:rFonts w:ascii="Courier New" w:eastAsia="Times New Roman" w:hAnsi="Courier New" w:cs="Courier New"/>
          <w:color w:val="548DD4"/>
          <w:kern w:val="28"/>
          <w:sz w:val="18"/>
          <w:szCs w:val="18"/>
          <w:rPrChange w:id="697" w:author="Greg Landry" w:date="2017-06-09T15:52:00Z">
            <w:rPr/>
          </w:rPrChange>
        </w:rPr>
        <w:pPrChange w:id="698"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699" w:author="Greg Landry" w:date="2017-06-09T15:52:00Z">
            <w:rPr/>
          </w:rPrChange>
        </w:rPr>
        <w:t>wiced_packet_</w:t>
      </w:r>
      <w:proofErr w:type="gramStart"/>
      <w:r w:rsidRPr="00C327F5">
        <w:rPr>
          <w:rFonts w:ascii="Courier New" w:eastAsia="Times New Roman" w:hAnsi="Courier New" w:cs="Courier New"/>
          <w:color w:val="548DD4"/>
          <w:kern w:val="28"/>
          <w:sz w:val="18"/>
          <w:szCs w:val="18"/>
          <w:rPrChange w:id="700" w:author="Greg Landry" w:date="2017-06-09T15:52:00Z">
            <w:rPr/>
          </w:rPrChange>
        </w:rPr>
        <w:t>delete</w:t>
      </w:r>
      <w:proofErr w:type="spellEnd"/>
      <w:r w:rsidRPr="00C327F5">
        <w:rPr>
          <w:rFonts w:ascii="Courier New" w:eastAsia="Times New Roman" w:hAnsi="Courier New" w:cs="Courier New"/>
          <w:color w:val="548DD4"/>
          <w:kern w:val="28"/>
          <w:sz w:val="18"/>
          <w:szCs w:val="18"/>
          <w:rPrChange w:id="701" w:author="Greg Landry" w:date="2017-06-09T15:52:00Z">
            <w:rPr/>
          </w:rPrChange>
        </w:rPr>
        <w:t>(</w:t>
      </w:r>
      <w:r w:rsidR="000A6F04" w:rsidRPr="00C327F5">
        <w:rPr>
          <w:rFonts w:ascii="Courier New" w:eastAsia="Times New Roman" w:hAnsi="Courier New" w:cs="Courier New"/>
          <w:color w:val="548DD4"/>
          <w:kern w:val="28"/>
          <w:sz w:val="18"/>
          <w:szCs w:val="18"/>
          <w:rPrChange w:id="702"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703" w:author="Greg Landry" w:date="2017-06-09T15:52:00Z">
            <w:rPr/>
          </w:rPrChange>
        </w:rPr>
        <w:t>myPacket</w:t>
      </w:r>
      <w:proofErr w:type="spellEnd"/>
      <w:proofErr w:type="gramEnd"/>
      <w:r w:rsidR="000A6F04" w:rsidRPr="00C327F5">
        <w:rPr>
          <w:rFonts w:ascii="Courier New" w:eastAsia="Times New Roman" w:hAnsi="Courier New" w:cs="Courier New"/>
          <w:color w:val="548DD4"/>
          <w:kern w:val="28"/>
          <w:sz w:val="18"/>
          <w:szCs w:val="18"/>
          <w:rPrChange w:id="704" w:author="Greg Landry" w:date="2017-06-09T15:52:00Z">
            <w:rPr/>
          </w:rPrChange>
        </w:rPr>
        <w:t xml:space="preserve"> </w:t>
      </w:r>
      <w:r w:rsidRPr="00C327F5">
        <w:rPr>
          <w:rFonts w:ascii="Courier New" w:eastAsia="Times New Roman" w:hAnsi="Courier New" w:cs="Courier New"/>
          <w:color w:val="548DD4"/>
          <w:kern w:val="28"/>
          <w:sz w:val="18"/>
          <w:szCs w:val="18"/>
          <w:rPrChange w:id="705" w:author="Greg Landry" w:date="2017-06-09T15:52:00Z">
            <w:rPr/>
          </w:rPrChange>
        </w:rPr>
        <w:t>);</w:t>
      </w:r>
    </w:p>
    <w:p w14:paraId="3F0768DB" w14:textId="4ED8FFC9" w:rsidR="000C17C9" w:rsidRPr="00C327F5" w:rsidRDefault="000C17C9">
      <w:pPr>
        <w:keepNext/>
        <w:ind w:left="1440"/>
        <w:rPr>
          <w:rFonts w:ascii="Courier New" w:eastAsia="Times New Roman" w:hAnsi="Courier New" w:cs="Courier New"/>
          <w:color w:val="548DD4"/>
          <w:kern w:val="28"/>
          <w:sz w:val="18"/>
          <w:szCs w:val="18"/>
          <w:rPrChange w:id="706" w:author="Greg Landry" w:date="2017-06-09T15:52:00Z">
            <w:rPr/>
          </w:rPrChange>
        </w:rPr>
        <w:pPrChange w:id="707" w:author="Greg Landry" w:date="2017-06-12T08:27:00Z">
          <w:pPr>
            <w:keepNext/>
            <w:ind w:left="1440"/>
          </w:pPr>
        </w:pPrChange>
      </w:pPr>
      <w:proofErr w:type="spellStart"/>
      <w:r w:rsidRPr="00C327F5">
        <w:rPr>
          <w:rFonts w:ascii="Courier New" w:eastAsia="Times New Roman" w:hAnsi="Courier New" w:cs="Courier New"/>
          <w:color w:val="548DD4"/>
          <w:kern w:val="28"/>
          <w:sz w:val="18"/>
          <w:szCs w:val="18"/>
          <w:rPrChange w:id="708" w:author="Greg Landry" w:date="2017-06-09T15:52:00Z">
            <w:rPr/>
          </w:rPrChange>
        </w:rPr>
        <w:t>wiced_tcp_disconnect</w:t>
      </w:r>
      <w:proofErr w:type="spellEnd"/>
      <w:r w:rsidRPr="00C327F5">
        <w:rPr>
          <w:rFonts w:ascii="Courier New" w:eastAsia="Times New Roman" w:hAnsi="Courier New" w:cs="Courier New"/>
          <w:color w:val="548DD4"/>
          <w:kern w:val="28"/>
          <w:sz w:val="18"/>
          <w:szCs w:val="18"/>
          <w:rPrChange w:id="709" w:author="Greg Landry" w:date="2017-06-09T15:52:00Z">
            <w:rPr/>
          </w:rPrChange>
        </w:rPr>
        <w:t>(&amp;socket);</w:t>
      </w:r>
    </w:p>
    <w:p w14:paraId="4AA66930" w14:textId="496F03B8" w:rsidR="007758BE" w:rsidRPr="00C327F5" w:rsidRDefault="007758BE" w:rsidP="00A91B39">
      <w:pPr>
        <w:ind w:left="720"/>
        <w:rPr>
          <w:rFonts w:ascii="Courier New" w:eastAsia="Times New Roman" w:hAnsi="Courier New" w:cs="Courier New"/>
          <w:color w:val="548DD4"/>
          <w:kern w:val="28"/>
          <w:sz w:val="18"/>
          <w:szCs w:val="18"/>
          <w:rPrChange w:id="710" w:author="Greg Landry" w:date="2017-06-09T15:52:00Z">
            <w:rPr/>
          </w:rPrChange>
        </w:rPr>
      </w:pPr>
      <w:r w:rsidRPr="00C327F5">
        <w:rPr>
          <w:rFonts w:ascii="Courier New" w:eastAsia="Times New Roman" w:hAnsi="Courier New" w:cs="Courier New"/>
          <w:color w:val="548DD4"/>
          <w:kern w:val="28"/>
          <w:sz w:val="18"/>
          <w:szCs w:val="18"/>
          <w:rPrChange w:id="711" w:author="Greg Landry" w:date="2017-06-09T15:52:00Z">
            <w:rPr/>
          </w:rPrChange>
        </w:rP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proofErr w:type="spellStart"/>
      <w:r w:rsidR="009F1A17" w:rsidRPr="00A973A3">
        <w:rPr>
          <w:i/>
        </w:rPr>
        <w:t>wiced_tcp_</w:t>
      </w:r>
      <w:proofErr w:type="gramStart"/>
      <w:r w:rsidR="009F1A17" w:rsidRPr="00A973A3">
        <w:rPr>
          <w:i/>
        </w:rPr>
        <w:t>accept</w:t>
      </w:r>
      <w:proofErr w:type="spellEnd"/>
      <w:r w:rsidR="00A973A3" w:rsidRPr="00A973A3">
        <w:rPr>
          <w:i/>
        </w:rPr>
        <w:t>(</w:t>
      </w:r>
      <w:proofErr w:type="gramEnd"/>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712" w:author="Greg Landry" w:date="2017-06-09T15:45:00Z">
        <w:r w:rsidDel="005160F8">
          <w:lastRenderedPageBreak/>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13"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14" w:author="Greg Landry" w:date="2017-06-12T08:28:00Z">
        <w:r w:rsidR="003A03BF" w:rsidDel="00513FD4">
          <w:delText xml:space="preserve"> </w:delText>
        </w:r>
      </w:del>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B20D53"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15" w:author="Greg Landry" w:date="2017-06-12T08:29:00Z">
        <w:r w:rsidR="002765CD">
          <w:t xml:space="preserve"> -</w:t>
        </w:r>
      </w:ins>
      <w:del w:id="716" w:author="Greg Landry" w:date="2017-06-12T08:29:00Z">
        <w:r w:rsidR="00C346C2" w:rsidDel="002765CD">
          <w:delText>,</w:delText>
        </w:r>
      </w:del>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B20D53"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17" w:author="Greg Landry" w:date="2017-06-12T08:29:00Z">
        <w:r w:rsidR="003A03BF" w:rsidDel="00E35355">
          <w:delText xml:space="preserve">they </w:delText>
        </w:r>
      </w:del>
      <w:ins w:id="718"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19" w:author="Greg Landry" w:date="2017-06-12T08:30:00Z">
        <w:r w:rsidR="00BC13B0" w:rsidDel="00E35355">
          <w:delText xml:space="preserve">will </w:delText>
        </w:r>
      </w:del>
      <w:ins w:id="720" w:author="Greg Landry" w:date="2017-06-12T08:30:00Z">
        <w:r w:rsidR="00E35355">
          <w:t xml:space="preserve">is </w:t>
        </w:r>
      </w:ins>
      <w:r w:rsidR="00BC13B0">
        <w:t xml:space="preserve">then </w:t>
      </w:r>
      <w:del w:id="721"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722"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723"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2D5B96A6" w:rsidR="00F115A1" w:rsidRDefault="003A03BF" w:rsidP="003A03BF">
      <w:r>
        <w:t xml:space="preserve">Once the MIM is in the middle it can read </w:t>
      </w:r>
      <w:del w:id="724" w:author="Alan Hawse" w:date="2017-06-11T08:36:00Z">
        <w:r w:rsidDel="004331E3">
          <w:delText>all of</w:delText>
        </w:r>
      </w:del>
      <w:ins w:id="725"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31C020B0" w:rsidR="003235D8" w:rsidDel="00BD4779" w:rsidRDefault="00F115A1" w:rsidP="00F115A1">
      <w:pPr>
        <w:rPr>
          <w:del w:id="726"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727"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728" w:author="Alan Hawse" w:date="2017-06-11T08:30:00Z">
        <w:r w:rsidR="003235D8" w:rsidDel="00BD4779">
          <w:delText>are</w:delText>
        </w:r>
        <w:r w:rsidR="003A03BF" w:rsidDel="00BD4779">
          <w:delText xml:space="preserve"> </w:delText>
        </w:r>
      </w:del>
      <w:ins w:id="729" w:author="Alan Hawse" w:date="2017-06-11T08:30:00Z">
        <w:r w:rsidR="00BD4779">
          <w:t xml:space="preserve">is </w:t>
        </w:r>
      </w:ins>
      <w:r w:rsidR="003A03BF">
        <w:t xml:space="preserve">only </w:t>
      </w:r>
      <w:del w:id="730" w:author="Alan Hawse" w:date="2017-06-11T08:30:00Z">
        <w:r w:rsidR="003235D8" w:rsidDel="00BD4779">
          <w:delText xml:space="preserve">two </w:delText>
        </w:r>
        <w:r w:rsidR="003A03BF" w:rsidDel="00BD4779">
          <w:delText>way</w:delText>
        </w:r>
      </w:del>
      <w:del w:id="731" w:author="Alan Hawse" w:date="2017-06-11T08:31:00Z">
        <w:r w:rsidR="003235D8" w:rsidDel="00BD4779">
          <w:delText>s</w:delText>
        </w:r>
      </w:del>
      <w:ins w:id="732" w:author="Alan Hawse" w:date="2017-06-11T08:31:00Z">
        <w:r w:rsidR="00BD4779">
          <w:t>one good way</w:t>
        </w:r>
      </w:ins>
      <w:r w:rsidR="003A03BF">
        <w:t xml:space="preserve"> to protect against MIM attacks</w:t>
      </w:r>
      <w:ins w:id="733" w:author="Alan Hawse" w:date="2017-06-11T08:31:00Z">
        <w:r w:rsidR="00BD4779">
          <w:t xml:space="preserve">, specifically </w:t>
        </w:r>
      </w:ins>
      <w:del w:id="734" w:author="Alan Hawse" w:date="2017-06-11T08:31:00Z">
        <w:r w:rsidR="00515081" w:rsidDel="00BD4779">
          <w:delText>:</w:delText>
        </w:r>
      </w:del>
    </w:p>
    <w:p w14:paraId="0E521DAA" w14:textId="77E57460" w:rsidR="003235D8" w:rsidDel="00BD4779" w:rsidRDefault="003235D8">
      <w:pPr>
        <w:rPr>
          <w:del w:id="735" w:author="Alan Hawse" w:date="2017-06-11T08:31:00Z"/>
        </w:rPr>
        <w:pPrChange w:id="736" w:author="Alan Hawse" w:date="2017-06-11T08:31:00Z">
          <w:pPr>
            <w:pStyle w:val="ListParagraph"/>
            <w:numPr>
              <w:numId w:val="3"/>
            </w:numPr>
            <w:ind w:hanging="360"/>
          </w:pPr>
        </w:pPrChange>
      </w:pPr>
      <w:del w:id="737"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100C37CD" w:rsidR="00A224D8" w:rsidRDefault="003235D8">
      <w:pPr>
        <w:pPrChange w:id="738" w:author="Alan Hawse" w:date="2017-06-11T08:31:00Z">
          <w:pPr>
            <w:pStyle w:val="ListParagraph"/>
            <w:numPr>
              <w:numId w:val="3"/>
            </w:numPr>
            <w:ind w:hanging="360"/>
          </w:pPr>
        </w:pPrChange>
      </w:pPr>
      <w:del w:id="739" w:author="Alan Hawse" w:date="2017-06-11T08:31:00Z">
        <w:r w:rsidDel="00BD4779">
          <w:delText>U</w:delText>
        </w:r>
      </w:del>
      <w:ins w:id="740" w:author="Alan Hawse" w:date="2017-06-11T08:31:00Z">
        <w:r w:rsidR="00BD4779">
          <w:t>u</w:t>
        </w:r>
      </w:ins>
      <w:r>
        <w:t xml:space="preserve">se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741" w:author="Alan Hawse" w:date="2017-06-11T08:31:00Z">
        <w:r w:rsidR="00BD4779">
          <w:t>.  Which works as follows:</w:t>
        </w:r>
      </w:ins>
      <w:r w:rsidR="003A03BF">
        <w:t xml:space="preserve">  </w:t>
      </w:r>
    </w:p>
    <w:p w14:paraId="1A48037A" w14:textId="67283723" w:rsidR="00A224D8" w:rsidDel="00393F95" w:rsidRDefault="00AB7085" w:rsidP="00393F95">
      <w:pPr>
        <w:rPr>
          <w:del w:id="742" w:author="Alan Hawse" w:date="2017-06-11T07:35:00Z"/>
        </w:rPr>
      </w:pPr>
      <w:del w:id="743" w:author="Alan Hawse" w:date="2017-06-11T07:36:00Z">
        <w:r w:rsidDel="00393F95">
          <w:delText xml:space="preserve">A CA is a server on the internet </w:delText>
        </w:r>
      </w:del>
      <w:del w:id="744"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3A7288AC" w:rsidR="004331E3" w:rsidRDefault="00393F95" w:rsidP="00393F95">
      <w:pPr>
        <w:rPr>
          <w:ins w:id="745" w:author="Alan Hawse" w:date="2017-06-11T08:32:00Z"/>
        </w:rPr>
      </w:pPr>
      <w:ins w:id="746" w:author="Alan Hawse" w:date="2017-06-11T07:36:00Z">
        <w:r>
          <w:t xml:space="preserve">When you connect to an unknown server it will send a </w:t>
        </w:r>
      </w:ins>
      <w:ins w:id="747" w:author="Alan Hawse" w:date="2017-06-11T07:40:00Z">
        <w:r>
          <w:t>C</w:t>
        </w:r>
      </w:ins>
      <w:ins w:id="748" w:author="Alan Hawse" w:date="2017-06-11T07:36:00Z">
        <w:r>
          <w:t xml:space="preserve">ertificate </w:t>
        </w:r>
      </w:ins>
      <w:ins w:id="749" w:author="Alan Hawse" w:date="2017-06-11T07:41:00Z">
        <w:r>
          <w:t>(in X.509 Format)</w:t>
        </w:r>
      </w:ins>
      <w:ins w:id="750" w:author="Alan Hawse" w:date="2017-06-11T08:11:00Z">
        <w:r w:rsidR="00326930">
          <w:t xml:space="preserve"> </w:t>
        </w:r>
      </w:ins>
      <w:ins w:id="751" w:author="Alan Hawse" w:date="2017-06-11T07:36:00Z">
        <w:r>
          <w:t>to you that contains</w:t>
        </w:r>
      </w:ins>
      <w:ins w:id="752" w:author="Alan Hawse" w:date="2017-06-11T07:37:00Z">
        <w:r>
          <w:t xml:space="preserve"> public keys for the </w:t>
        </w:r>
      </w:ins>
      <w:ins w:id="753" w:author="Alan Hawse" w:date="2017-06-11T07:39:00Z">
        <w:r>
          <w:t>C</w:t>
        </w:r>
      </w:ins>
      <w:ins w:id="754" w:author="Alan Hawse" w:date="2017-06-11T07:37:00Z">
        <w:r>
          <w:t xml:space="preserve">ertificate </w:t>
        </w:r>
      </w:ins>
      <w:ins w:id="755" w:author="Alan Hawse" w:date="2017-06-11T07:39:00Z">
        <w:r>
          <w:t>A</w:t>
        </w:r>
      </w:ins>
      <w:ins w:id="756" w:author="Alan Hawse" w:date="2017-06-11T07:37:00Z">
        <w:r>
          <w:t xml:space="preserve">uthority, an </w:t>
        </w:r>
      </w:ins>
      <w:ins w:id="757" w:author="Alan Hawse" w:date="2017-06-11T07:39:00Z">
        <w:r>
          <w:t>I</w:t>
        </w:r>
      </w:ins>
      <w:ins w:id="758" w:author="Alan Hawse" w:date="2017-06-11T07:37:00Z">
        <w:r>
          <w:t xml:space="preserve">ntermediate </w:t>
        </w:r>
      </w:ins>
      <w:ins w:id="759" w:author="Alan Hawse" w:date="2017-06-11T07:39:00Z">
        <w:r>
          <w:t>A</w:t>
        </w:r>
      </w:ins>
      <w:ins w:id="760" w:author="Alan Hawse" w:date="2017-06-11T07:37:00Z">
        <w:r>
          <w:t xml:space="preserve">uthority and the server itself.   </w:t>
        </w:r>
      </w:ins>
      <w:ins w:id="761" w:author="Alan Hawse" w:date="2017-06-11T07:40:00Z">
        <w:r>
          <w:t xml:space="preserve">If you recognize either the Intermediate Public Key or the CAs public key then you have validated the connection. </w:t>
        </w:r>
      </w:ins>
      <w:ins w:id="762" w:author="Alan Hawse" w:date="2017-06-11T07:37:00Z">
        <w:r>
          <w:t xml:space="preserve"> </w:t>
        </w:r>
      </w:ins>
      <w:del w:id="763"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764" w:author="Alan Hawse" w:date="2017-06-11T07:40:00Z">
        <w:r w:rsidR="003A03BF" w:rsidDel="00393F95">
          <w:delText xml:space="preserve"> </w:delText>
        </w:r>
      </w:del>
      <w:r w:rsidR="003A03BF">
        <w:t>This morning when I looked at the certificates on my Mac there were 179 built in, valid certificates.</w:t>
      </w:r>
      <w:ins w:id="765" w:author="Alan Hawse" w:date="2017-06-11T07:41:00Z">
        <w:del w:id="766" w:author="Greg Landry" w:date="2017-06-12T08:34:00Z">
          <w:r w:rsidDel="0024060A">
            <w:delText xml:space="preserve">  </w:delText>
          </w:r>
        </w:del>
      </w:ins>
    </w:p>
    <w:p w14:paraId="20629AA1" w14:textId="7B9F3396" w:rsidR="00393F95" w:rsidRDefault="004331E3" w:rsidP="00393F95">
      <w:pPr>
        <w:rPr>
          <w:ins w:id="767" w:author="Alan Hawse" w:date="2017-06-11T08:19:00Z"/>
        </w:rPr>
      </w:pPr>
      <w:ins w:id="768" w:author="Alan Hawse" w:date="2017-06-11T08:32:00Z">
        <w:r>
          <w:t>T</w:t>
        </w:r>
      </w:ins>
      <w:ins w:id="769" w:author="Alan Hawse" w:date="2017-06-11T07:41:00Z">
        <w:r w:rsidR="00393F95">
          <w:t>he last question is, “How do you know that the Certificate has not been tampered with?”</w:t>
        </w:r>
        <w:r>
          <w:t xml:space="preserve">  </w:t>
        </w:r>
      </w:ins>
      <w:ins w:id="770" w:author="Alan Hawse" w:date="2017-06-11T07:42:00Z">
        <w:r w:rsidR="00393F95">
          <w:t xml:space="preserve">The answer </w:t>
        </w:r>
      </w:ins>
      <w:ins w:id="771" w:author="Greg Landry" w:date="2017-06-12T08:32:00Z">
        <w:r w:rsidR="00A471D2">
          <w:t xml:space="preserve">is that </w:t>
        </w:r>
      </w:ins>
      <w:ins w:id="772" w:author="Alan Hawse" w:date="2017-06-11T08:11:00Z">
        <w:r w:rsidR="00B76A89">
          <w:t>you</w:t>
        </w:r>
      </w:ins>
      <w:ins w:id="773" w:author="Alan Hawse" w:date="2017-06-11T07:42:00Z">
        <w:r w:rsidR="00393F95">
          <w:t xml:space="preserve"> use a </w:t>
        </w:r>
      </w:ins>
      <w:ins w:id="774"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775" w:author="Alan Hawse" w:date="2017-06-11T07:42:00Z">
        <w:r w:rsidR="000851B7">
          <w:t xml:space="preserve"> which is essentially a fancy checksum.  </w:t>
        </w:r>
      </w:ins>
      <w:ins w:id="776" w:author="Alan Hawse" w:date="2017-06-11T07:53:00Z">
        <w:r w:rsidR="000851B7">
          <w:t xml:space="preserve">With a simple </w:t>
        </w:r>
        <w:proofErr w:type="gramStart"/>
        <w:r w:rsidR="000851B7">
          <w:t>checksum</w:t>
        </w:r>
        <w:proofErr w:type="gramEnd"/>
        <w:r w:rsidR="000851B7">
          <w:t xml:space="preserve"> you just add up all of the valu</w:t>
        </w:r>
        <w:r w:rsidR="00B76A89">
          <w:t>es in a file mod-25</w:t>
        </w:r>
      </w:ins>
      <w:ins w:id="777" w:author="Alan Hawse" w:date="2017-06-11T08:14:00Z">
        <w:r w:rsidR="00B76A89">
          <w:t>6</w:t>
        </w:r>
      </w:ins>
      <w:ins w:id="778" w:author="Alan Hawse" w:date="2017-06-11T07:53:00Z">
        <w:r w:rsidR="00B76A89">
          <w:t xml:space="preserve"> </w:t>
        </w:r>
        <w:r w:rsidR="000851B7">
          <w:t>so you will end up with a value between 0-255</w:t>
        </w:r>
      </w:ins>
      <w:ins w:id="779" w:author="Alan Hawse" w:date="2017-06-11T08:12:00Z">
        <w:r w:rsidR="00B76A89">
          <w:t xml:space="preserve"> (or mod-2^16 or mod-2^32)</w:t>
        </w:r>
      </w:ins>
      <w:ins w:id="780" w:author="Alan Hawse" w:date="2017-06-11T07:53:00Z">
        <w:r w:rsidR="000851B7">
          <w:t>.</w:t>
        </w:r>
      </w:ins>
      <w:ins w:id="781" w:author="Alan Hawse" w:date="2017-06-11T07:54:00Z">
        <w:r w:rsidR="000851B7">
          <w:t xml:space="preserve">  </w:t>
        </w:r>
      </w:ins>
      <w:ins w:id="782" w:author="Alan Hawse" w:date="2017-06-11T08:13:00Z">
        <w:r w:rsidR="00B76A89">
          <w:t xml:space="preserve">Even with big checksums (2^32) it is easy to </w:t>
        </w:r>
        <w:r w:rsidR="00B76A89">
          <w:lastRenderedPageBreak/>
          <w:t xml:space="preserve">come up with </w:t>
        </w:r>
      </w:ins>
      <w:ins w:id="783" w:author="Alan Hawse" w:date="2017-06-11T08:38:00Z">
        <w:r w:rsidR="00026C5A">
          <w:t>two input files that have the same checksum i.e. there is a collision</w:t>
        </w:r>
      </w:ins>
      <w:ins w:id="784" w:author="Alan Hawse" w:date="2017-06-11T08:13:00Z">
        <w:r w:rsidR="00B76A89">
          <w:t>.  These collision</w:t>
        </w:r>
      </w:ins>
      <w:ins w:id="785" w:author="Alan Hawse" w:date="2017-06-11T08:18:00Z">
        <w:r w:rsidR="00794699">
          <w:t>s</w:t>
        </w:r>
      </w:ins>
      <w:ins w:id="786" w:author="Alan Hawse" w:date="2017-06-11T08:13:00Z">
        <w:r w:rsidR="00B76A89">
          <w:t xml:space="preserve"> </w:t>
        </w:r>
      </w:ins>
      <w:ins w:id="787" w:author="Alan Hawse" w:date="2017-06-11T08:18:00Z">
        <w:r w:rsidR="00794699">
          <w:t>can</w:t>
        </w:r>
      </w:ins>
      <w:ins w:id="788" w:author="Alan Hawse" w:date="2017-06-11T08:13:00Z">
        <w:r w:rsidR="00B76A89">
          <w:t xml:space="preserve"> lead to a checksum being falsified.</w:t>
        </w:r>
      </w:ins>
      <w:ins w:id="789" w:author="Alan Hawse" w:date="2017-06-11T08:14:00Z">
        <w:r w:rsidR="00B76A89">
          <w:t xml:space="preserve">  </w:t>
        </w:r>
      </w:ins>
      <w:ins w:id="790" w:author="Alan Hawse" w:date="2017-06-11T07:54:00Z">
        <w:r w:rsidR="000851B7">
          <w:t>To prevent collisions</w:t>
        </w:r>
      </w:ins>
      <w:ins w:id="791" w:author="Alan Hawse" w:date="2017-06-11T07:55:00Z">
        <w:r w:rsidR="000851B7">
          <w:t xml:space="preserve">, there </w:t>
        </w:r>
      </w:ins>
      <w:ins w:id="792" w:author="Alan Hawse" w:date="2017-06-11T08:14:00Z">
        <w:r w:rsidR="00B76A89">
          <w:t>are</w:t>
        </w:r>
      </w:ins>
      <w:ins w:id="793" w:author="Alan Hawse" w:date="2017-06-11T07:55:00Z">
        <w:r w:rsidR="000851B7">
          <w:t xml:space="preserve"> several algorithms including </w:t>
        </w:r>
      </w:ins>
      <w:ins w:id="794"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795" w:author="Alan Hawse" w:date="2017-06-11T07:55:00Z">
        <w:r w:rsidR="000851B7">
          <w:t xml:space="preserve"> and </w:t>
        </w:r>
      </w:ins>
      <w:ins w:id="796"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797" w:author="Alan Hawse" w:date="2017-06-11T08:19:00Z">
        <w:r>
          <w:t xml:space="preserve"> which for all practical purposes create a unique </w:t>
        </w:r>
      </w:ins>
      <w:ins w:id="798" w:author="Alan Hawse" w:date="2017-06-11T08:38:00Z">
        <w:r w:rsidR="00026C5A">
          <w:t>outp</w:t>
        </w:r>
        <w:del w:id="799" w:author="Greg Landry" w:date="2017-06-12T08:32:00Z">
          <w:r w:rsidR="00026C5A" w:rsidDel="00A471D2">
            <w:delText>t</w:delText>
          </w:r>
        </w:del>
        <w:r w:rsidR="00026C5A">
          <w:t>ut</w:t>
        </w:r>
      </w:ins>
      <w:ins w:id="800" w:author="Alan Hawse" w:date="2017-06-11T08:19:00Z">
        <w:r>
          <w:t xml:space="preserve"> for every known input.  </w:t>
        </w:r>
      </w:ins>
      <w:ins w:id="801" w:author="Alan Hawse" w:date="2017-06-11T08:25:00Z">
        <w:r w:rsidR="00F85721">
          <w:t>The output of a Cryptographic Hash is commonly called a Digest</w:t>
        </w:r>
        <w:del w:id="802" w:author="Greg Landry" w:date="2017-06-12T08:32:00Z">
          <w:r w:rsidR="00F85721" w:rsidDel="00A471D2">
            <w:delText>.</w:delText>
          </w:r>
        </w:del>
        <w:r w:rsidR="00F85721">
          <w:t xml:space="preserve"> (just a short string of bytes).</w:t>
        </w:r>
      </w:ins>
    </w:p>
    <w:p w14:paraId="02592AC2" w14:textId="4324C805" w:rsidR="004D2D03" w:rsidRDefault="004D2D03" w:rsidP="00393F95">
      <w:pPr>
        <w:rPr>
          <w:ins w:id="803" w:author="Alan Hawse" w:date="2017-06-13T21:30:00Z"/>
        </w:rPr>
      </w:pPr>
      <w:ins w:id="804" w:author="Alan Hawse" w:date="2017-06-13T21:30:00Z">
        <w:r>
          <w:t xml:space="preserve">To create a </w:t>
        </w:r>
        <w:proofErr w:type="gramStart"/>
        <w:r>
          <w:t>signature</w:t>
        </w:r>
        <w:proofErr w:type="gramEnd"/>
        <w:r>
          <w:t xml:space="preserve"> you take your public key and send it to </w:t>
        </w:r>
        <w:r w:rsidR="007848C5">
          <w:t xml:space="preserve">your signer.  They take their public key and your public key, hash it… then encrypt it.  </w:t>
        </w:r>
      </w:ins>
      <w:ins w:id="805" w:author="Alan Hawse" w:date="2017-06-13T21:31:00Z">
        <w:r w:rsidR="007848C5">
          <w:t xml:space="preserve"> This process can be done hierarchically to verify a chain of signed </w:t>
        </w:r>
        <w:bookmarkStart w:id="806" w:name="_GoBack"/>
        <w:bookmarkEnd w:id="806"/>
        <w:r w:rsidR="007848C5">
          <w:t>certificates.</w:t>
        </w:r>
      </w:ins>
    </w:p>
    <w:p w14:paraId="5A2B9A1A" w14:textId="77777777" w:rsidR="007848C5" w:rsidRDefault="007848C5" w:rsidP="00393F95">
      <w:pPr>
        <w:rPr>
          <w:ins w:id="807" w:author="Alan Hawse" w:date="2017-06-13T21:30:00Z"/>
        </w:rPr>
      </w:pPr>
    </w:p>
    <w:p w14:paraId="1576A502" w14:textId="699DEB5F" w:rsidR="00BE361C" w:rsidRDefault="00BE361C" w:rsidP="00393F95">
      <w:pPr>
        <w:rPr>
          <w:ins w:id="808" w:author="Alan Hawse" w:date="2017-06-13T21:17:00Z"/>
        </w:rPr>
      </w:pPr>
      <w:ins w:id="809" w:author="Alan Hawse" w:date="2017-06-13T21:17:00Z">
        <w:r>
          <w:t>The process to create a signed certificate is as follows:</w:t>
        </w:r>
      </w:ins>
    </w:p>
    <w:p w14:paraId="03A4F028" w14:textId="4FC1E34F" w:rsidR="00BE361C" w:rsidRDefault="00BE361C" w:rsidP="00BE361C">
      <w:pPr>
        <w:pStyle w:val="ListParagraph"/>
        <w:numPr>
          <w:ilvl w:val="0"/>
          <w:numId w:val="42"/>
        </w:numPr>
        <w:rPr>
          <w:ins w:id="810" w:author="Alan Hawse" w:date="2017-06-13T21:16:00Z"/>
        </w:rPr>
        <w:pPrChange w:id="811" w:author="Alan Hawse" w:date="2017-06-13T21:17:00Z">
          <w:pPr/>
        </w:pPrChange>
      </w:pPr>
      <w:ins w:id="812" w:author="Alan Hawse" w:date="2017-06-13T21:17:00Z">
        <w:r>
          <w:t xml:space="preserve">The CA </w:t>
        </w:r>
      </w:ins>
    </w:p>
    <w:p w14:paraId="36C6BD46" w14:textId="49D6B025" w:rsidR="00794699" w:rsidRDefault="00794699" w:rsidP="00393F95">
      <w:pPr>
        <w:rPr>
          <w:ins w:id="813" w:author="Alan Hawse" w:date="2017-06-11T08:19:00Z"/>
        </w:rPr>
      </w:pPr>
      <w:ins w:id="814" w:author="Alan Hawse" w:date="2017-06-11T08:19:00Z">
        <w:r>
          <w:t xml:space="preserve">The process </w:t>
        </w:r>
      </w:ins>
      <w:ins w:id="815" w:author="Greg Landry" w:date="2017-06-12T08:35:00Z">
        <w:r w:rsidR="00EC2D39">
          <w:t xml:space="preserve">for the server provider </w:t>
        </w:r>
      </w:ins>
      <w:ins w:id="816" w:author="Alan Hawse" w:date="2017-06-11T08:19:00Z">
        <w:r>
          <w:t>is as follows:</w:t>
        </w:r>
      </w:ins>
    </w:p>
    <w:p w14:paraId="27BEAC5C" w14:textId="101E88B8" w:rsidR="00794699" w:rsidRDefault="00EC2D39">
      <w:pPr>
        <w:pStyle w:val="ListParagraph"/>
        <w:numPr>
          <w:ilvl w:val="0"/>
          <w:numId w:val="39"/>
        </w:numPr>
        <w:rPr>
          <w:ins w:id="817" w:author="Alan Hawse" w:date="2017-06-11T08:20:00Z"/>
        </w:rPr>
        <w:pPrChange w:id="818" w:author="Alan Hawse" w:date="2017-06-11T08:20:00Z">
          <w:pPr/>
        </w:pPrChange>
      </w:pPr>
      <w:ins w:id="819" w:author="Greg Landry" w:date="2017-06-12T08:35:00Z">
        <w:r>
          <w:t>C</w:t>
        </w:r>
      </w:ins>
      <w:ins w:id="820" w:author="Alan Hawse" w:date="2017-06-11T08:20:00Z">
        <w:del w:id="821" w:author="Greg Landry" w:date="2017-06-12T08:35:00Z">
          <w:r w:rsidR="00794699" w:rsidDel="00EC2D39">
            <w:delText>You c</w:delText>
          </w:r>
        </w:del>
        <w:r w:rsidR="00794699">
          <w:t xml:space="preserve">reate a </w:t>
        </w:r>
      </w:ins>
      <w:ins w:id="822" w:author="Alan Hawse" w:date="2017-06-13T21:13:00Z">
        <w:r w:rsidR="00694292">
          <w:t xml:space="preserve">server </w:t>
        </w:r>
      </w:ins>
      <w:ins w:id="823" w:author="Alan Hawse" w:date="2017-06-11T08:20:00Z">
        <w:r w:rsidR="00794699">
          <w:t>public/private key pair</w:t>
        </w:r>
      </w:ins>
    </w:p>
    <w:p w14:paraId="173A83C1" w14:textId="0E600A44" w:rsidR="00794699" w:rsidRDefault="00794699">
      <w:pPr>
        <w:pStyle w:val="ListParagraph"/>
        <w:numPr>
          <w:ilvl w:val="0"/>
          <w:numId w:val="39"/>
        </w:numPr>
        <w:rPr>
          <w:ins w:id="824" w:author="Alan Hawse" w:date="2017-06-11T08:20:00Z"/>
        </w:rPr>
        <w:pPrChange w:id="825" w:author="Alan Hawse" w:date="2017-06-11T08:20:00Z">
          <w:pPr/>
        </w:pPrChange>
      </w:pPr>
      <w:ins w:id="826" w:author="Alan Hawse" w:date="2017-06-11T08:20:00Z">
        <w:del w:id="827" w:author="Greg Landry" w:date="2017-06-12T08:35:00Z">
          <w:r w:rsidDel="00EC2D39">
            <w:delText>You s</w:delText>
          </w:r>
        </w:del>
      </w:ins>
      <w:ins w:id="828" w:author="Greg Landry" w:date="2017-06-12T08:35:00Z">
        <w:r w:rsidR="00EC2D39">
          <w:t>S</w:t>
        </w:r>
      </w:ins>
      <w:ins w:id="829" w:author="Alan Hawse" w:date="2017-06-11T08:20:00Z">
        <w:r>
          <w:t>end the public key to an Intermediate Authority</w:t>
        </w:r>
      </w:ins>
      <w:ins w:id="830" w:author="Greg Landry" w:date="2017-06-12T08:36:00Z">
        <w:r w:rsidR="00EC2D39">
          <w:t xml:space="preserve"> (IA)</w:t>
        </w:r>
      </w:ins>
    </w:p>
    <w:p w14:paraId="6586CCA8" w14:textId="5D68C277" w:rsidR="00794699" w:rsidRDefault="00EC2D39">
      <w:pPr>
        <w:pStyle w:val="ListParagraph"/>
        <w:numPr>
          <w:ilvl w:val="0"/>
          <w:numId w:val="39"/>
        </w:numPr>
        <w:rPr>
          <w:ins w:id="831" w:author="Alan Hawse" w:date="2017-06-11T08:20:00Z"/>
        </w:rPr>
        <w:pPrChange w:id="832" w:author="Alan Hawse" w:date="2017-06-11T08:20:00Z">
          <w:pPr/>
        </w:pPrChange>
      </w:pPr>
      <w:ins w:id="833" w:author="Greg Landry" w:date="2017-06-12T08:35:00Z">
        <w:r>
          <w:t xml:space="preserve">The </w:t>
        </w:r>
      </w:ins>
      <w:ins w:id="834" w:author="Greg Landry" w:date="2017-06-12T08:36:00Z">
        <w:r>
          <w:t>IA</w:t>
        </w:r>
      </w:ins>
      <w:ins w:id="835" w:author="Greg Landry" w:date="2017-06-12T08:35:00Z">
        <w:r>
          <w:t xml:space="preserve"> </w:t>
        </w:r>
      </w:ins>
      <w:ins w:id="836" w:author="Alan Hawse" w:date="2017-06-11T08:20:00Z">
        <w:del w:id="837" w:author="Greg Landry" w:date="2017-06-12T08:35:00Z">
          <w:r w:rsidR="00794699" w:rsidDel="00EC2D39">
            <w:delText>They t</w:delText>
          </w:r>
        </w:del>
      </w:ins>
      <w:ins w:id="838" w:author="Greg Landry" w:date="2017-06-12T08:35:00Z">
        <w:r>
          <w:t>t</w:t>
        </w:r>
      </w:ins>
      <w:ins w:id="839" w:author="Alan Hawse" w:date="2017-06-11T08:20:00Z">
        <w:r w:rsidR="00794699">
          <w:t>ake</w:t>
        </w:r>
      </w:ins>
      <w:ins w:id="840" w:author="Greg Landry" w:date="2017-06-12T08:36:00Z">
        <w:r>
          <w:t>s</w:t>
        </w:r>
      </w:ins>
      <w:ins w:id="841" w:author="Alan Hawse" w:date="2017-06-11T08:20:00Z">
        <w:r w:rsidR="00794699">
          <w:t xml:space="preserve"> </w:t>
        </w:r>
        <w:del w:id="842" w:author="Greg Landry" w:date="2017-06-12T08:36:00Z">
          <w:r w:rsidR="00794699" w:rsidDel="00EC2D39">
            <w:delText>your</w:delText>
          </w:r>
        </w:del>
      </w:ins>
      <w:ins w:id="843" w:author="Greg Landry" w:date="2017-06-12T08:36:00Z">
        <w:r>
          <w:t>the server’s</w:t>
        </w:r>
      </w:ins>
      <w:ins w:id="844" w:author="Alan Hawse" w:date="2017-06-11T08:20:00Z">
        <w:r w:rsidR="00794699">
          <w:t xml:space="preserve"> </w:t>
        </w:r>
      </w:ins>
      <w:ins w:id="845" w:author="Alan Hawse" w:date="2017-06-11T08:25:00Z">
        <w:r w:rsidR="00F85721">
          <w:t xml:space="preserve">public </w:t>
        </w:r>
      </w:ins>
      <w:ins w:id="846" w:author="Alan Hawse" w:date="2017-06-11T08:20:00Z">
        <w:r w:rsidR="00794699">
          <w:t xml:space="preserve">key + </w:t>
        </w:r>
      </w:ins>
      <w:ins w:id="847" w:author="Alan Hawse" w:date="2017-06-13T21:07:00Z">
        <w:r w:rsidR="00B20D53">
          <w:t>its public</w:t>
        </w:r>
      </w:ins>
      <w:ins w:id="848" w:author="Alan Hawse" w:date="2017-06-11T08:20:00Z">
        <w:r w:rsidR="00794699">
          <w:t xml:space="preserve"> key and hash</w:t>
        </w:r>
      </w:ins>
      <w:ins w:id="849" w:author="Greg Landry" w:date="2017-06-12T08:40:00Z">
        <w:r>
          <w:t>es</w:t>
        </w:r>
      </w:ins>
      <w:ins w:id="850" w:author="Alan Hawse" w:date="2017-06-11T08:20:00Z">
        <w:r w:rsidR="00794699">
          <w:t xml:space="preserve"> it with one of the cryptographic hash</w:t>
        </w:r>
      </w:ins>
      <w:ins w:id="851" w:author="Greg Landry" w:date="2017-06-12T08:33:00Z">
        <w:r w:rsidR="0024060A">
          <w:t xml:space="preserve"> algorithms</w:t>
        </w:r>
      </w:ins>
      <w:ins w:id="852" w:author="Alan Hawse" w:date="2017-06-11T08:20:00Z">
        <w:del w:id="853" w:author="Greg Landry" w:date="2017-06-12T08:33:00Z">
          <w:r w:rsidR="00794699" w:rsidDel="0024060A">
            <w:delText>s</w:delText>
          </w:r>
        </w:del>
      </w:ins>
      <w:ins w:id="854" w:author="Alan Hawse" w:date="2017-06-11T08:33:00Z">
        <w:r w:rsidR="004331E3">
          <w:t xml:space="preserve"> to create a digest</w:t>
        </w:r>
      </w:ins>
    </w:p>
    <w:p w14:paraId="13791353" w14:textId="35BE880D" w:rsidR="00794699" w:rsidRDefault="00794699">
      <w:pPr>
        <w:pStyle w:val="ListParagraph"/>
        <w:numPr>
          <w:ilvl w:val="0"/>
          <w:numId w:val="39"/>
        </w:numPr>
        <w:rPr>
          <w:ins w:id="855" w:author="Alan Hawse" w:date="2017-06-11T08:26:00Z"/>
        </w:rPr>
        <w:pPrChange w:id="856" w:author="Alan Hawse" w:date="2017-06-11T08:20:00Z">
          <w:pPr/>
        </w:pPrChange>
      </w:pPr>
      <w:ins w:id="857" w:author="Alan Hawse" w:date="2017-06-11T08:21:00Z">
        <w:del w:id="858" w:author="Greg Landry" w:date="2017-06-12T08:36:00Z">
          <w:r w:rsidDel="00EC2D39">
            <w:delText>They</w:delText>
          </w:r>
        </w:del>
      </w:ins>
      <w:ins w:id="859" w:author="Greg Landry" w:date="2017-06-12T08:36:00Z">
        <w:r w:rsidR="00EC2D39">
          <w:t>The IA</w:t>
        </w:r>
      </w:ins>
      <w:ins w:id="860" w:author="Alan Hawse" w:date="2017-06-11T08:21:00Z">
        <w:r>
          <w:t xml:space="preserve"> encrypt</w:t>
        </w:r>
      </w:ins>
      <w:ins w:id="861" w:author="Greg Landry" w:date="2017-06-12T08:39:00Z">
        <w:r w:rsidR="00EC2D39">
          <w:t>s</w:t>
        </w:r>
      </w:ins>
      <w:ins w:id="862" w:author="Alan Hawse" w:date="2017-06-11T08:21:00Z">
        <w:r>
          <w:t xml:space="preserve"> </w:t>
        </w:r>
      </w:ins>
      <w:ins w:id="863" w:author="Alan Hawse" w:date="2017-06-11T08:26:00Z">
        <w:r w:rsidR="00F85721">
          <w:t xml:space="preserve">the digest with </w:t>
        </w:r>
        <w:del w:id="864" w:author="Greg Landry" w:date="2017-06-12T08:39:00Z">
          <w:r w:rsidR="00F85721" w:rsidDel="00EC2D39">
            <w:delText>their</w:delText>
          </w:r>
        </w:del>
      </w:ins>
      <w:ins w:id="865" w:author="Greg Landry" w:date="2017-06-12T08:39:00Z">
        <w:r w:rsidR="00EC2D39">
          <w:t>its</w:t>
        </w:r>
      </w:ins>
      <w:ins w:id="866" w:author="Alan Hawse" w:date="2017-06-11T08:26:00Z">
        <w:r w:rsidR="00F85721">
          <w:t xml:space="preserve"> private key</w:t>
        </w:r>
      </w:ins>
    </w:p>
    <w:p w14:paraId="2F0ACC48" w14:textId="254D8DC9" w:rsidR="00F85721" w:rsidRDefault="00EC2D39">
      <w:pPr>
        <w:pStyle w:val="ListParagraph"/>
        <w:numPr>
          <w:ilvl w:val="0"/>
          <w:numId w:val="39"/>
        </w:numPr>
        <w:rPr>
          <w:ins w:id="867" w:author="Alan Hawse" w:date="2017-06-11T08:28:00Z"/>
        </w:rPr>
        <w:pPrChange w:id="868" w:author="Alan Hawse" w:date="2017-06-11T08:20:00Z">
          <w:pPr/>
        </w:pPrChange>
      </w:pPr>
      <w:commentRangeStart w:id="869"/>
      <w:ins w:id="870" w:author="Greg Landry" w:date="2017-06-12T08:36:00Z">
        <w:r>
          <w:t>The IA runs a</w:t>
        </w:r>
      </w:ins>
      <w:ins w:id="871" w:author="Alan Hawse" w:date="2017-06-11T08:26:00Z">
        <w:del w:id="872" w:author="Greg Landry" w:date="2017-06-12T08:36:00Z">
          <w:r w:rsidR="00F85721" w:rsidDel="00EC2D39">
            <w:delText>Then</w:delText>
          </w:r>
        </w:del>
        <w:r w:rsidR="00F85721">
          <w:t xml:space="preserve"> </w:t>
        </w:r>
      </w:ins>
      <w:ins w:id="873" w:author="Greg Landry" w:date="2017-06-12T08:37:00Z">
        <w:r>
          <w:t>h</w:t>
        </w:r>
      </w:ins>
      <w:ins w:id="874" w:author="Alan Hawse" w:date="2017-06-11T08:26:00Z">
        <w:del w:id="875" w:author="Greg Landry" w:date="2017-06-12T08:37:00Z">
          <w:r w:rsidR="00F85721" w:rsidDel="00EC2D39">
            <w:delText>H</w:delText>
          </w:r>
        </w:del>
        <w:r w:rsidR="00F85721">
          <w:t>a</w:t>
        </w:r>
        <w:r w:rsidR="004331E3">
          <w:t xml:space="preserve">sh </w:t>
        </w:r>
      </w:ins>
      <w:ins w:id="876" w:author="Greg Landry" w:date="2017-06-12T08:37:00Z">
        <w:r>
          <w:t xml:space="preserve">on </w:t>
        </w:r>
      </w:ins>
      <w:ins w:id="877" w:author="Alan Hawse" w:date="2017-06-11T08:26:00Z">
        <w:r w:rsidR="004331E3">
          <w:t xml:space="preserve">the output of the encryption (the </w:t>
        </w:r>
        <w:del w:id="878" w:author="Greg Landry" w:date="2017-06-12T08:37:00Z">
          <w:r w:rsidR="004331E3" w:rsidDel="00EC2D39">
            <w:delText>output</w:delText>
          </w:r>
        </w:del>
      </w:ins>
      <w:proofErr w:type="gramStart"/>
      <w:ins w:id="879" w:author="Greg Landry" w:date="2017-06-12T08:37:00Z">
        <w:r>
          <w:t>final</w:t>
        </w:r>
      </w:ins>
      <w:ins w:id="880" w:author="Alan Hawse" w:date="2017-06-11T08:26:00Z">
        <w:r w:rsidR="004331E3">
          <w:t xml:space="preserve"> </w:t>
        </w:r>
      </w:ins>
      <w:ins w:id="881" w:author="Alan Hawse" w:date="2017-06-13T21:07:00Z">
        <w:r w:rsidR="00B20D53">
          <w:t>result</w:t>
        </w:r>
        <w:proofErr w:type="gramEnd"/>
        <w:r w:rsidR="00B20D53">
          <w:t xml:space="preserve"> </w:t>
        </w:r>
      </w:ins>
      <w:ins w:id="882" w:author="Alan Hawse" w:date="2017-06-11T08:26:00Z">
        <w:r w:rsidR="004331E3">
          <w:t xml:space="preserve">is called </w:t>
        </w:r>
      </w:ins>
      <w:ins w:id="883" w:author="Alan Hawse" w:date="2017-06-11T08:34:00Z">
        <w:r w:rsidR="004331E3">
          <w:t>“the signature”)</w:t>
        </w:r>
      </w:ins>
      <w:commentRangeEnd w:id="869"/>
      <w:r w:rsidR="00933E5E">
        <w:rPr>
          <w:rStyle w:val="CommentReference"/>
        </w:rPr>
        <w:commentReference w:id="869"/>
      </w:r>
    </w:p>
    <w:p w14:paraId="3217CFDD" w14:textId="43483CA7" w:rsidR="00BD4779" w:rsidRDefault="00026C5A">
      <w:pPr>
        <w:rPr>
          <w:ins w:id="884" w:author="Alan Hawse" w:date="2017-06-11T08:28:00Z"/>
        </w:rPr>
      </w:pPr>
      <w:ins w:id="885" w:author="Alan Hawse" w:date="2017-06-11T08:39:00Z">
        <w:r>
          <w:t>When a connection is opened to an unknown server, it sends its certificate.</w:t>
        </w:r>
      </w:ins>
    </w:p>
    <w:p w14:paraId="0931DFA7" w14:textId="00E6E2C5" w:rsidR="00BD4779" w:rsidRDefault="00BD4779">
      <w:pPr>
        <w:rPr>
          <w:ins w:id="886" w:author="Alan Hawse" w:date="2017-06-11T08:28:00Z"/>
        </w:rPr>
      </w:pPr>
      <w:ins w:id="887" w:author="Alan Hawse" w:date="2017-06-11T08:28:00Z">
        <w:r>
          <w:t xml:space="preserve">When </w:t>
        </w:r>
      </w:ins>
      <w:ins w:id="888" w:author="Alan Hawse" w:date="2017-06-11T08:39:00Z">
        <w:r w:rsidR="00026C5A">
          <w:t>the client gets the certificate, it follows this process</w:t>
        </w:r>
      </w:ins>
      <w:ins w:id="889" w:author="Alan Hawse" w:date="2017-06-11T08:28:00Z">
        <w:r>
          <w:t>:</w:t>
        </w:r>
      </w:ins>
    </w:p>
    <w:p w14:paraId="02ECB165" w14:textId="433891CD" w:rsidR="00BD4779" w:rsidRDefault="00BD4779">
      <w:pPr>
        <w:pStyle w:val="ListParagraph"/>
        <w:numPr>
          <w:ilvl w:val="0"/>
          <w:numId w:val="40"/>
        </w:numPr>
        <w:rPr>
          <w:ins w:id="890" w:author="Alan Hawse" w:date="2017-06-11T08:28:00Z"/>
        </w:rPr>
        <w:pPrChange w:id="891" w:author="Alan Hawse" w:date="2017-06-11T08:28:00Z">
          <w:pPr/>
        </w:pPrChange>
      </w:pPr>
      <w:ins w:id="892" w:author="Alan Hawse" w:date="2017-06-11T08:28:00Z">
        <w:r>
          <w:t>Hash the public keys</w:t>
        </w:r>
      </w:ins>
      <w:ins w:id="893" w:author="Greg Landry" w:date="2017-06-12T08:37:00Z">
        <w:r w:rsidR="00EC2D39">
          <w:t xml:space="preserve"> for the IA and server</w:t>
        </w:r>
      </w:ins>
      <w:ins w:id="894" w:author="Greg Landry" w:date="2017-06-12T08:38:00Z">
        <w:r w:rsidR="00EC2D39">
          <w:t xml:space="preserve"> – this reproduces the digest from the IA</w:t>
        </w:r>
      </w:ins>
    </w:p>
    <w:p w14:paraId="533AA912" w14:textId="0F686611" w:rsidR="00BD4779" w:rsidRDefault="00BD4779">
      <w:pPr>
        <w:pStyle w:val="ListParagraph"/>
        <w:numPr>
          <w:ilvl w:val="0"/>
          <w:numId w:val="40"/>
        </w:numPr>
        <w:rPr>
          <w:ins w:id="895" w:author="Alan Hawse" w:date="2017-06-11T08:28:00Z"/>
        </w:rPr>
        <w:pPrChange w:id="896" w:author="Alan Hawse" w:date="2017-06-11T08:28:00Z">
          <w:pPr/>
        </w:pPrChange>
      </w:pPr>
      <w:ins w:id="897" w:author="Alan Hawse" w:date="2017-06-11T08:28:00Z">
        <w:r>
          <w:t xml:space="preserve">Unencrypt the signature </w:t>
        </w:r>
      </w:ins>
      <w:ins w:id="898" w:author="Alan Hawse" w:date="2017-06-13T21:10:00Z">
        <w:r w:rsidR="00441731">
          <w:t>from the</w:t>
        </w:r>
      </w:ins>
      <w:ins w:id="899" w:author="Alan Hawse" w:date="2017-06-11T08:34:00Z">
        <w:r w:rsidR="004331E3">
          <w:t xml:space="preserve"> </w:t>
        </w:r>
      </w:ins>
      <w:ins w:id="900" w:author="Alan Hawse" w:date="2017-06-11T08:35:00Z">
        <w:del w:id="901" w:author="Greg Landry" w:date="2017-06-12T08:41:00Z">
          <w:r w:rsidR="004331E3" w:rsidDel="00EC2D39">
            <w:delText>CA</w:delText>
          </w:r>
        </w:del>
      </w:ins>
      <w:ins w:id="902" w:author="Greg Landry" w:date="2017-06-12T08:41:00Z">
        <w:r w:rsidR="00EC2D39">
          <w:t>IA</w:t>
        </w:r>
      </w:ins>
      <w:ins w:id="903" w:author="Greg Landry" w:date="2017-06-12T08:39:00Z">
        <w:r w:rsidR="00EC2D39">
          <w:t xml:space="preserve"> </w:t>
        </w:r>
        <w:del w:id="904" w:author="Alan Hawse" w:date="2017-06-13T21:10:00Z">
          <w:r w:rsidR="00EC2D39" w:rsidDel="00441731">
            <w:delText>– this unencrypts</w:delText>
          </w:r>
        </w:del>
      </w:ins>
      <w:ins w:id="905" w:author="Alan Hawse" w:date="2017-06-13T21:10:00Z">
        <w:r w:rsidR="00441731">
          <w:t>to recover</w:t>
        </w:r>
      </w:ins>
      <w:ins w:id="906" w:author="Greg Landry" w:date="2017-06-12T08:39:00Z">
        <w:r w:rsidR="00EC2D39">
          <w:t xml:space="preserve"> the digest</w:t>
        </w:r>
        <w:del w:id="907" w:author="Alan Hawse" w:date="2017-06-13T21:11:00Z">
          <w:r w:rsidR="00EC2D39" w:rsidDel="00441731">
            <w:delText xml:space="preserve"> from the IA</w:delText>
          </w:r>
        </w:del>
      </w:ins>
    </w:p>
    <w:p w14:paraId="13C05B41" w14:textId="480E9B65" w:rsidR="00BD4779" w:rsidRDefault="00BD4779">
      <w:pPr>
        <w:pStyle w:val="ListParagraph"/>
        <w:numPr>
          <w:ilvl w:val="0"/>
          <w:numId w:val="40"/>
        </w:numPr>
        <w:rPr>
          <w:ins w:id="908" w:author="Alan Hawse" w:date="2017-06-11T08:28:00Z"/>
        </w:rPr>
        <w:pPrChange w:id="909" w:author="Alan Hawse" w:date="2017-06-11T08:28:00Z">
          <w:pPr/>
        </w:pPrChange>
      </w:pPr>
      <w:ins w:id="910" w:author="Alan Hawse" w:date="2017-06-11T08:28:00Z">
        <w:r>
          <w:t xml:space="preserve">Compare your calculated hash </w:t>
        </w:r>
        <w:r w:rsidR="004331E3">
          <w:t>with the unencrypted hash</w:t>
        </w:r>
        <w:r>
          <w:t>. If they match then nothing has been changed</w:t>
        </w:r>
      </w:ins>
      <w:ins w:id="911" w:author="Alan Hawse" w:date="2017-06-11T08:34:00Z">
        <w:r w:rsidR="004331E3">
          <w:t xml:space="preserve"> (you have an untampered with certificate)</w:t>
        </w:r>
      </w:ins>
    </w:p>
    <w:p w14:paraId="3133C407" w14:textId="1AB6B66F" w:rsidR="00BD4779" w:rsidRDefault="00BD4779">
      <w:pPr>
        <w:pStyle w:val="ListParagraph"/>
        <w:numPr>
          <w:ilvl w:val="0"/>
          <w:numId w:val="40"/>
        </w:numPr>
        <w:rPr>
          <w:ins w:id="912" w:author="Alan Hawse" w:date="2017-06-11T07:53:00Z"/>
        </w:rPr>
        <w:pPrChange w:id="913" w:author="Alan Hawse" w:date="2017-06-11T08:28:00Z">
          <w:pPr/>
        </w:pPrChange>
      </w:pPr>
      <w:ins w:id="914" w:author="Alan Hawse" w:date="2017-06-11T08:29:00Z">
        <w:r>
          <w:t xml:space="preserve">Compare the CA public key </w:t>
        </w:r>
      </w:ins>
      <w:ins w:id="915" w:author="Greg Landry" w:date="2017-06-12T08:41:00Z">
        <w:r w:rsidR="00EC2D39">
          <w:t xml:space="preserve">(from the certificate) </w:t>
        </w:r>
      </w:ins>
      <w:ins w:id="916" w:author="Alan Hawse" w:date="2017-06-11T08:29:00Z">
        <w:r>
          <w:t xml:space="preserve">against your known list (built into your firmware). If you recognize the key then you assume that the CA has “signed” for the server you are talking </w:t>
        </w:r>
      </w:ins>
      <w:ins w:id="917" w:author="Alan Hawse" w:date="2017-06-11T08:35:00Z">
        <w:r w:rsidR="004331E3">
          <w:t>to</w:t>
        </w:r>
      </w:ins>
      <w:ins w:id="918" w:author="Alan Hawse" w:date="2017-06-11T08:29:00Z">
        <w:r>
          <w:t xml:space="preserve"> and that it can be trusted</w:t>
        </w:r>
      </w:ins>
    </w:p>
    <w:p w14:paraId="7ABB157D" w14:textId="77777777" w:rsidR="000851B7" w:rsidRDefault="000851B7" w:rsidP="00393F95">
      <w:pPr>
        <w:rPr>
          <w:ins w:id="919" w:author="Alan Hawse" w:date="2017-06-11T07:50:00Z"/>
        </w:rPr>
      </w:pPr>
    </w:p>
    <w:p w14:paraId="7EDDBD36" w14:textId="5D2F6956" w:rsidR="00A175D3" w:rsidRDefault="000851B7" w:rsidP="00393F95">
      <w:pPr>
        <w:rPr>
          <w:ins w:id="920" w:author="Alan Hawse" w:date="2017-06-11T07:41:00Z"/>
        </w:rPr>
      </w:pPr>
      <w:ins w:id="921" w:author="Alan Hawse" w:date="2017-06-11T07:52:00Z">
        <w:r>
          <w:rPr>
            <w:noProof/>
          </w:rPr>
          <w:drawing>
            <wp:inline distT="0" distB="0" distL="0" distR="0" wp14:anchorId="7EE8F064" wp14:editId="14D26E37">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ins>
      <w:r w:rsidR="00B45428">
        <w:rPr>
          <w:rStyle w:val="CommentReference"/>
        </w:rPr>
        <w:commentReference w:id="922"/>
      </w:r>
      <w:commentRangeStart w:id="923"/>
      <w:r w:rsidR="00B45428">
        <w:rPr>
          <w:rStyle w:val="CommentReference"/>
        </w:rPr>
        <w:commentReference w:id="924"/>
      </w:r>
      <w:commentRangeEnd w:id="923"/>
      <w:r w:rsidR="00132039">
        <w:rPr>
          <w:rStyle w:val="CommentReference"/>
        </w:rPr>
        <w:commentReference w:id="923"/>
      </w:r>
    </w:p>
    <w:p w14:paraId="3AF3C21C" w14:textId="01D2CEF6" w:rsidR="003A03BF" w:rsidRPr="003A03BF" w:rsidRDefault="003A03BF" w:rsidP="00393F95">
      <w:del w:id="925" w:author="Alan Hawse" w:date="2017-06-11T07:41:00Z">
        <w:r w:rsidDel="00393F95">
          <w:lastRenderedPageBreak/>
          <w:delText xml:space="preserve">  </w:delText>
        </w:r>
      </w:del>
    </w:p>
    <w:p w14:paraId="627D5B65" w14:textId="327B40D7" w:rsidR="003A03BF" w:rsidRPr="00AC6F35" w:rsidRDefault="00B20D53" w:rsidP="003A03BF">
      <w:pPr>
        <w:pStyle w:val="Heading3"/>
        <w:rPr>
          <w:sz w:val="20"/>
        </w:rPr>
      </w:pPr>
      <w:hyperlink r:id="rId22"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926"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927" w:author="Alan Hawse" w:date="2017-06-08T13:57:00Z">
        <w:r w:rsidR="007C7A3D">
          <w:t>, more secure,</w:t>
        </w:r>
      </w:ins>
      <w:r w:rsidR="00A77388">
        <w:t xml:space="preserve"> TLS.</w:t>
      </w:r>
    </w:p>
    <w:p w14:paraId="2D8443BA" w14:textId="6D3537A5" w:rsidR="003235D8" w:rsidRDefault="003235D8" w:rsidP="003235D8">
      <w:r>
        <w:t xml:space="preserve">Both </w:t>
      </w:r>
      <w:del w:id="928"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929"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930" w:author="Greg Landry" w:date="2017-06-12T08:48:00Z">
        <w:r w:rsidDel="00B75D42">
          <w:delText xml:space="preserve"> </w:delText>
        </w:r>
      </w:del>
      <w:r>
        <w:sym w:font="Wingdings" w:char="F0E0"/>
      </w:r>
      <w:del w:id="931" w:author="Greg Landry" w:date="2017-06-12T08:48:00Z">
        <w:r w:rsidDel="00B75D42">
          <w:delText xml:space="preserve"> </w:delText>
        </w:r>
      </w:del>
      <w:r w:rsidR="00262EBB">
        <w:t>Wi-Fi</w:t>
      </w:r>
      <w:del w:id="932" w:author="Greg Landry" w:date="2017-06-12T08:48:00Z">
        <w:r w:rsidR="00553CF2" w:rsidDel="00B75D42">
          <w:delText xml:space="preserve"> </w:delText>
        </w:r>
      </w:del>
      <w:r>
        <w:sym w:font="Wingdings" w:char="F0E0"/>
      </w:r>
      <w:del w:id="933" w:author="Greg Landry" w:date="2017-06-12T08:48:00Z">
        <w:r w:rsidDel="00B75D42">
          <w:delText xml:space="preserve"> </w:delText>
        </w:r>
      </w:del>
      <w:r w:rsidR="00A77388">
        <w:t>Router</w:t>
      </w:r>
      <w:del w:id="934" w:author="Greg Landry" w:date="2017-06-12T08:48:00Z">
        <w:r w:rsidR="00A77388" w:rsidDel="00B75D42">
          <w:delText xml:space="preserve"> </w:delText>
        </w:r>
      </w:del>
      <w:ins w:id="935" w:author="Greg Landry" w:date="2017-06-12T08:48:00Z">
        <w:r w:rsidR="00B75D42">
          <w:sym w:font="Wingdings" w:char="F0E0"/>
        </w:r>
        <w:r w:rsidR="00B75D42">
          <w:t>WEB</w:t>
        </w:r>
      </w:ins>
      <w:r w:rsidR="00A77388">
        <w:sym w:font="Wingdings" w:char="F0E0"/>
      </w:r>
      <w:del w:id="936"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937"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938" w:author="Alan Hawse" w:date="2017-06-08T13:58:00Z"/>
        </w:rPr>
        <w:pPrChange w:id="939" w:author="Alan Hawse" w:date="2017-06-08T13:58:00Z">
          <w:pPr>
            <w:jc w:val="center"/>
          </w:pPr>
        </w:pPrChange>
      </w:pPr>
      <w:ins w:id="940" w:author="Alan Hawse" w:date="2017-06-08T13:58:00Z">
        <w:r>
          <w:t>X.509 Certificates</w:t>
        </w:r>
      </w:ins>
    </w:p>
    <w:p w14:paraId="7A1CAC27" w14:textId="4097D896" w:rsidR="00246424" w:rsidRDefault="00246424">
      <w:pPr>
        <w:pStyle w:val="Heading4"/>
        <w:rPr>
          <w:ins w:id="941" w:author="Greg Landry" w:date="2017-06-09T11:15:00Z"/>
        </w:rPr>
        <w:pPrChange w:id="942" w:author="Greg Landry" w:date="2017-06-09T11:15:00Z">
          <w:pPr>
            <w:jc w:val="center"/>
          </w:pPr>
        </w:pPrChange>
      </w:pPr>
      <w:ins w:id="943" w:author="Greg Landry" w:date="2017-06-09T11:15:00Z">
        <w:r>
          <w:t>Basics</w:t>
        </w:r>
      </w:ins>
    </w:p>
    <w:p w14:paraId="24EE8AD8" w14:textId="026BBC1F" w:rsidR="0008231F" w:rsidDel="009A6618" w:rsidRDefault="00534481">
      <w:pPr>
        <w:rPr>
          <w:ins w:id="944" w:author="Alan Hawse" w:date="2017-06-09T08:03:00Z"/>
          <w:del w:id="945" w:author="Greg Landry" w:date="2017-06-09T11:06:00Z"/>
        </w:rPr>
        <w:pPrChange w:id="946" w:author="Alan Hawse" w:date="2017-06-08T13:59:00Z">
          <w:pPr>
            <w:jc w:val="center"/>
          </w:pPr>
        </w:pPrChange>
      </w:pPr>
      <w:ins w:id="947" w:author="Alan Hawse" w:date="2017-06-08T16:36:00Z">
        <w:r>
          <w:t>To create a TLS connection, you need to</w:t>
        </w:r>
      </w:ins>
      <w:ins w:id="948" w:author="Alan Hawse" w:date="2017-06-08T16:46:00Z">
        <w:r w:rsidR="00393345">
          <w:t xml:space="preserve"> have a </w:t>
        </w:r>
      </w:ins>
      <w:ins w:id="949"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950" w:author="Alan Hawse" w:date="2017-06-09T07:51:00Z">
        <w:del w:id="951" w:author="Greg Landry" w:date="2017-06-09T11:03:00Z">
          <w:r w:rsidR="0008231F" w:rsidDel="001B44DA">
            <w:delText>All of these</w:delText>
          </w:r>
        </w:del>
      </w:ins>
      <w:ins w:id="952" w:author="Greg Landry" w:date="2017-06-09T11:03:00Z">
        <w:r w:rsidR="001B44DA">
          <w:t>The</w:t>
        </w:r>
      </w:ins>
      <w:ins w:id="953" w:author="Alan Hawse" w:date="2017-06-09T07:51:00Z">
        <w:r w:rsidR="0008231F">
          <w:t xml:space="preserve"> certificates will be in one of several X.509 formats.  The </w:t>
        </w:r>
        <w:r w:rsidR="0008231F">
          <w:lastRenderedPageBreak/>
          <w:t xml:space="preserve">two most common </w:t>
        </w:r>
      </w:ins>
      <w:ins w:id="954" w:author="Alan Hawse" w:date="2017-06-09T08:02:00Z">
        <w:r w:rsidR="009E1604">
          <w:t xml:space="preserve">formats </w:t>
        </w:r>
      </w:ins>
      <w:ins w:id="955" w:author="Alan Hawse" w:date="2017-06-09T07:51:00Z">
        <w:r w:rsidR="0008231F">
          <w:t xml:space="preserve">are </w:t>
        </w:r>
      </w:ins>
      <w:ins w:id="956" w:author="Alan Hawse" w:date="2017-06-09T07:52:00Z">
        <w:r w:rsidR="0008231F">
          <w:t xml:space="preserve">“DER” which is a binary format, and “PEM” which is an ASCII format (and </w:t>
        </w:r>
      </w:ins>
      <w:ins w:id="957" w:author="Greg Landry" w:date="2017-06-09T11:03:00Z">
        <w:r w:rsidR="001B44DA">
          <w:t xml:space="preserve">is </w:t>
        </w:r>
      </w:ins>
      <w:ins w:id="958" w:author="Alan Hawse" w:date="2017-06-09T07:52:00Z">
        <w:r w:rsidR="0008231F">
          <w:t>the one that WICED uses</w:t>
        </w:r>
      </w:ins>
      <w:ins w:id="959" w:author="Greg Landry" w:date="2017-06-09T11:03:00Z">
        <w:r w:rsidR="001B44DA">
          <w:t>)</w:t>
        </w:r>
      </w:ins>
      <w:ins w:id="960" w:author="Alan Hawse" w:date="2017-06-09T07:52:00Z">
        <w:r w:rsidR="0008231F">
          <w:t>.</w:t>
        </w:r>
      </w:ins>
      <w:ins w:id="961" w:author="Alan Hawse" w:date="2017-06-09T08:03:00Z">
        <w:del w:id="962" w:author="Greg Landry" w:date="2017-06-09T11:03:00Z">
          <w:r w:rsidR="00C87520" w:rsidDel="001B44DA">
            <w:delText>)</w:delText>
          </w:r>
        </w:del>
      </w:ins>
    </w:p>
    <w:p w14:paraId="11D1DE07" w14:textId="77777777" w:rsidR="00C87520" w:rsidRDefault="00C87520">
      <w:pPr>
        <w:rPr>
          <w:ins w:id="963" w:author="Alan Hawse" w:date="2017-06-09T08:03:00Z"/>
        </w:rPr>
        <w:pPrChange w:id="964" w:author="Alan Hawse" w:date="2017-06-08T13:59:00Z">
          <w:pPr>
            <w:jc w:val="center"/>
          </w:pPr>
        </w:pPrChange>
      </w:pPr>
    </w:p>
    <w:p w14:paraId="444807D1" w14:textId="35A2145C" w:rsidR="00C87520" w:rsidRDefault="00C87520">
      <w:pPr>
        <w:keepNext/>
        <w:rPr>
          <w:ins w:id="965" w:author="Alan Hawse" w:date="2017-06-09T08:03:00Z"/>
        </w:rPr>
        <w:pPrChange w:id="966" w:author="Greg Landry" w:date="2017-06-12T08:49:00Z">
          <w:pPr>
            <w:jc w:val="center"/>
          </w:pPr>
        </w:pPrChange>
      </w:pPr>
      <w:ins w:id="967" w:author="Alan Hawse" w:date="2017-06-09T08:03:00Z">
        <w:r>
          <w:t>The screenshot below is a PEM certificate:</w:t>
        </w:r>
      </w:ins>
    </w:p>
    <w:p w14:paraId="25F3E790" w14:textId="6826CC8D" w:rsidR="00C87520" w:rsidDel="00F379A9" w:rsidRDefault="00C87520">
      <w:pPr>
        <w:rPr>
          <w:ins w:id="968" w:author="Alan Hawse" w:date="2017-06-09T07:54:00Z"/>
          <w:del w:id="969" w:author="Greg Landry" w:date="2017-06-09T11:03:00Z"/>
        </w:rPr>
        <w:pPrChange w:id="970" w:author="Alan Hawse" w:date="2017-06-08T13:59:00Z">
          <w:pPr>
            <w:jc w:val="center"/>
          </w:pPr>
        </w:pPrChange>
      </w:pPr>
    </w:p>
    <w:p w14:paraId="3FD5EF3C" w14:textId="0B77332D" w:rsidR="003A67DC" w:rsidDel="00F379A9" w:rsidRDefault="003A67DC">
      <w:pPr>
        <w:jc w:val="center"/>
        <w:rPr>
          <w:ins w:id="971" w:author="Alan Hawse" w:date="2017-06-09T07:56:00Z"/>
          <w:del w:id="972" w:author="Greg Landry" w:date="2017-06-09T11:04:00Z"/>
        </w:rPr>
      </w:pPr>
      <w:ins w:id="973"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974" w:author="Alan Hawse" w:date="2017-06-09T07:56:00Z"/>
        </w:rPr>
      </w:pPr>
    </w:p>
    <w:p w14:paraId="160D671B" w14:textId="72214DBB" w:rsidR="00245C4A" w:rsidRDefault="00245C4A">
      <w:pPr>
        <w:rPr>
          <w:ins w:id="975" w:author="Alan Hawse" w:date="2017-06-09T07:57:00Z"/>
        </w:rPr>
        <w:pPrChange w:id="976" w:author="Alan Hawse" w:date="2017-06-08T13:59:00Z">
          <w:pPr>
            <w:jc w:val="center"/>
          </w:pPr>
        </w:pPrChange>
      </w:pPr>
      <w:ins w:id="977" w:author="Alan Hawse" w:date="2017-06-09T07:56:00Z">
        <w:r>
          <w:t xml:space="preserve">X.509 certificates contain an insane amount of information and they </w:t>
        </w:r>
      </w:ins>
      <w:ins w:id="978" w:author="Alan Hawse" w:date="2017-06-09T07:57:00Z">
        <w:r>
          <w:t>have</w:t>
        </w:r>
      </w:ins>
      <w:ins w:id="979" w:author="Alan Hawse" w:date="2017-06-09T07:56:00Z">
        <w:r>
          <w:t xml:space="preserve"> </w:t>
        </w:r>
      </w:ins>
      <w:ins w:id="980" w:author="Alan Hawse" w:date="2017-06-09T07:57:00Z">
        <w:r w:rsidR="00C87520">
          <w:t xml:space="preserve">a bunch </w:t>
        </w:r>
        <w:r>
          <w:t xml:space="preserve">of options.  However, </w:t>
        </w:r>
      </w:ins>
      <w:ins w:id="981" w:author="Alan Hawse" w:date="2017-06-09T07:59:00Z">
        <w:r>
          <w:t>they generally contain:</w:t>
        </w:r>
      </w:ins>
    </w:p>
    <w:p w14:paraId="014D7131" w14:textId="1D691E0F" w:rsidR="00245C4A" w:rsidRDefault="00245C4A">
      <w:pPr>
        <w:pStyle w:val="ListParagraph"/>
        <w:numPr>
          <w:ilvl w:val="0"/>
          <w:numId w:val="32"/>
        </w:numPr>
        <w:rPr>
          <w:ins w:id="982" w:author="Alan Hawse" w:date="2017-06-09T07:58:00Z"/>
        </w:rPr>
        <w:pPrChange w:id="983" w:author="Alan Hawse" w:date="2017-06-09T07:58:00Z">
          <w:pPr>
            <w:jc w:val="center"/>
          </w:pPr>
        </w:pPrChange>
      </w:pPr>
      <w:ins w:id="984" w:author="Alan Hawse" w:date="2017-06-09T07:58:00Z">
        <w:r>
          <w:t>The site</w:t>
        </w:r>
      </w:ins>
      <w:ins w:id="985" w:author="Greg Landry" w:date="2017-06-09T11:04:00Z">
        <w:r w:rsidR="00F379A9">
          <w:t>’</w:t>
        </w:r>
      </w:ins>
      <w:ins w:id="986" w:author="Alan Hawse" w:date="2017-06-09T07:58:00Z">
        <w:r>
          <w:t>s public key</w:t>
        </w:r>
      </w:ins>
    </w:p>
    <w:p w14:paraId="51385A51" w14:textId="195EFAEA" w:rsidR="00245C4A" w:rsidRDefault="00245C4A">
      <w:pPr>
        <w:pStyle w:val="ListParagraph"/>
        <w:numPr>
          <w:ilvl w:val="0"/>
          <w:numId w:val="32"/>
        </w:numPr>
        <w:rPr>
          <w:ins w:id="987" w:author="Alan Hawse" w:date="2017-06-09T07:59:00Z"/>
        </w:rPr>
        <w:pPrChange w:id="988" w:author="Alan Hawse" w:date="2017-06-09T07:58:00Z">
          <w:pPr>
            <w:jc w:val="center"/>
          </w:pPr>
        </w:pPrChange>
      </w:pPr>
      <w:ins w:id="989" w:author="Alan Hawse" w:date="2017-06-09T07:58:00Z">
        <w:r>
          <w:t xml:space="preserve">An intermediate </w:t>
        </w:r>
      </w:ins>
      <w:ins w:id="990" w:author="Alan Hawse" w:date="2017-06-09T07:59:00Z">
        <w:r>
          <w:t>authority’s</w:t>
        </w:r>
      </w:ins>
      <w:ins w:id="991" w:author="Alan Hawse" w:date="2017-06-09T07:58:00Z">
        <w:r>
          <w:t xml:space="preserve"> public key</w:t>
        </w:r>
      </w:ins>
    </w:p>
    <w:p w14:paraId="6BCCA0D2" w14:textId="33AE66E4" w:rsidR="00245C4A" w:rsidRDefault="00245C4A">
      <w:pPr>
        <w:pStyle w:val="ListParagraph"/>
        <w:numPr>
          <w:ilvl w:val="0"/>
          <w:numId w:val="32"/>
        </w:numPr>
        <w:rPr>
          <w:ins w:id="992" w:author="Alan Hawse" w:date="2017-06-09T07:59:00Z"/>
        </w:rPr>
        <w:pPrChange w:id="993" w:author="Alan Hawse" w:date="2017-06-09T07:58:00Z">
          <w:pPr>
            <w:jc w:val="center"/>
          </w:pPr>
        </w:pPrChange>
      </w:pPr>
      <w:ins w:id="994" w:author="Alan Hawse" w:date="2017-06-09T07:59:00Z">
        <w:r>
          <w:t>The root authority’s public key</w:t>
        </w:r>
      </w:ins>
    </w:p>
    <w:p w14:paraId="331B26DB" w14:textId="44AE0FAC" w:rsidR="00245C4A" w:rsidDel="00246424" w:rsidRDefault="00245C4A">
      <w:pPr>
        <w:pStyle w:val="ListParagraph"/>
        <w:numPr>
          <w:ilvl w:val="0"/>
          <w:numId w:val="32"/>
        </w:numPr>
        <w:rPr>
          <w:ins w:id="995" w:author="Alan Hawse" w:date="2017-06-09T07:54:00Z"/>
          <w:del w:id="996" w:author="Greg Landry" w:date="2017-06-09T11:15:00Z"/>
        </w:rPr>
        <w:pPrChange w:id="997" w:author="Alan Hawse" w:date="2017-06-09T07:58:00Z">
          <w:pPr>
            <w:jc w:val="center"/>
          </w:pPr>
        </w:pPrChange>
      </w:pPr>
      <w:ins w:id="998"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999" w:author="Alan Hawse" w:date="2017-06-09T07:51:00Z"/>
        </w:rPr>
        <w:pPrChange w:id="1000" w:author="Greg Landry" w:date="2017-06-09T11:15:00Z">
          <w:pPr>
            <w:jc w:val="center"/>
          </w:pPr>
        </w:pPrChange>
      </w:pPr>
    </w:p>
    <w:p w14:paraId="29299097" w14:textId="7AD041F2" w:rsidR="00F77067" w:rsidDel="00246424" w:rsidRDefault="00555C4A">
      <w:pPr>
        <w:rPr>
          <w:ins w:id="1001" w:author="Alan Hawse" w:date="2017-06-08T17:14:00Z"/>
        </w:rPr>
        <w:pPrChange w:id="1002" w:author="Alan Hawse" w:date="2017-06-08T13:59:00Z">
          <w:pPr>
            <w:jc w:val="center"/>
          </w:pPr>
        </w:pPrChange>
      </w:pPr>
      <w:moveFromRangeStart w:id="1003" w:author="Greg Landry" w:date="2017-06-09T11:16:00Z" w:name="move484770293"/>
      <w:moveFrom w:id="1004" w:author="Greg Landry" w:date="2017-06-09T11:16:00Z">
        <w:ins w:id="1005" w:author="Alan Hawse" w:date="2017-06-08T16:48:00Z">
          <w:r w:rsidDel="00246424">
            <w:t xml:space="preserve">You can get the </w:t>
          </w:r>
        </w:ins>
        <w:ins w:id="1006" w:author="Alan Hawse" w:date="2017-06-09T07:47:00Z">
          <w:r w:rsidR="00937558" w:rsidDel="00246424">
            <w:t xml:space="preserve">root or intermediate </w:t>
          </w:r>
        </w:ins>
        <w:ins w:id="1007" w:author="Alan Hawse" w:date="2017-06-08T16:48:00Z">
          <w:r w:rsidDel="00246424">
            <w:t>certificate for a website from the browser.</w:t>
          </w:r>
        </w:ins>
        <w:ins w:id="1008" w:author="Alan Hawse" w:date="2017-06-08T16:49:00Z">
          <w:r w:rsidDel="00246424">
            <w:t xml:space="preserve">  </w:t>
          </w:r>
        </w:ins>
      </w:moveFrom>
    </w:p>
    <w:moveFromRangeEnd w:id="1003"/>
    <w:p w14:paraId="3ADF1647" w14:textId="77777777" w:rsidR="007023CF" w:rsidRDefault="007023CF">
      <w:pPr>
        <w:rPr>
          <w:ins w:id="1009" w:author="Greg Landry" w:date="2017-06-09T13:38:00Z"/>
          <w:rFonts w:asciiTheme="majorHAnsi" w:eastAsiaTheme="majorEastAsia" w:hAnsiTheme="majorHAnsi" w:cstheme="majorBidi"/>
          <w:i/>
          <w:iCs/>
          <w:color w:val="2E74B5" w:themeColor="accent1" w:themeShade="BF"/>
        </w:rPr>
      </w:pPr>
      <w:ins w:id="1010" w:author="Greg Landry" w:date="2017-06-09T13:38:00Z">
        <w:r>
          <w:br w:type="page"/>
        </w:r>
      </w:ins>
    </w:p>
    <w:p w14:paraId="2913A320" w14:textId="7E5FC395" w:rsidR="00F77067" w:rsidRDefault="00246424">
      <w:pPr>
        <w:pStyle w:val="Heading4"/>
        <w:rPr>
          <w:ins w:id="1011" w:author="Alan Hawse" w:date="2017-06-08T17:14:00Z"/>
        </w:rPr>
        <w:pPrChange w:id="1012" w:author="Greg Landry" w:date="2017-06-09T11:15:00Z">
          <w:pPr>
            <w:jc w:val="center"/>
          </w:pPr>
        </w:pPrChange>
      </w:pPr>
      <w:ins w:id="1013" w:author="Greg Landry" w:date="2017-06-09T11:15:00Z">
        <w:r>
          <w:lastRenderedPageBreak/>
          <w:t>Downloading Certificates</w:t>
        </w:r>
      </w:ins>
    </w:p>
    <w:p w14:paraId="69314AE6" w14:textId="7DAE3C2F" w:rsidR="00246424" w:rsidRDefault="00246424" w:rsidP="00246424">
      <w:pPr>
        <w:rPr>
          <w:ins w:id="1014" w:author="Greg Landry" w:date="2017-06-09T11:18:00Z"/>
        </w:rPr>
      </w:pPr>
      <w:moveToRangeStart w:id="1015" w:author="Greg Landry" w:date="2017-06-09T11:16:00Z" w:name="move484770293"/>
      <w:moveTo w:id="1016" w:author="Greg Landry" w:date="2017-06-09T11:16:00Z">
        <w:r>
          <w:t xml:space="preserve">You can get the root or intermediate certificate for a website from </w:t>
        </w:r>
        <w:del w:id="1017" w:author="Greg Landry" w:date="2017-06-09T11:18:00Z">
          <w:r w:rsidDel="00B70FC6">
            <w:delText>the</w:delText>
          </w:r>
        </w:del>
      </w:moveTo>
      <w:ins w:id="1018" w:author="Greg Landry" w:date="2017-06-09T11:18:00Z">
        <w:r w:rsidR="00B70FC6">
          <w:t>a</w:t>
        </w:r>
      </w:ins>
      <w:moveTo w:id="1019" w:author="Greg Landry" w:date="2017-06-09T11:16:00Z">
        <w:r>
          <w:t xml:space="preserve"> browser.  </w:t>
        </w:r>
      </w:moveTo>
      <w:ins w:id="1020"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021" w:author="Greg Landry" w:date="2017-06-09T11:40:00Z">
        <w:r w:rsidR="0029444C">
          <w:fldChar w:fldCharType="end"/>
        </w:r>
        <w:r w:rsidR="0029444C">
          <w:t xml:space="preserve"> as the site for which we want to retri</w:t>
        </w:r>
      </w:ins>
      <w:ins w:id="1022" w:author="Greg Landry" w:date="2017-06-09T11:41:00Z">
        <w:r w:rsidR="0029444C">
          <w:t>e</w:t>
        </w:r>
      </w:ins>
      <w:ins w:id="1023" w:author="Greg Landry" w:date="2017-06-09T11:40:00Z">
        <w:r w:rsidR="0029444C">
          <w:t>ve the certificate.</w:t>
        </w:r>
      </w:ins>
    </w:p>
    <w:p w14:paraId="12624325" w14:textId="5CD06C69" w:rsidR="00B70FC6" w:rsidRDefault="00B70FC6">
      <w:pPr>
        <w:pStyle w:val="Heading5"/>
        <w:pPrChange w:id="1024" w:author="Greg Landry" w:date="2017-06-09T11:18:00Z">
          <w:pPr/>
        </w:pPrChange>
      </w:pPr>
      <w:ins w:id="1025" w:author="Greg Landry" w:date="2017-06-09T11:18:00Z">
        <w:r>
          <w:t>Chrome</w:t>
        </w:r>
      </w:ins>
    </w:p>
    <w:moveToRangeEnd w:id="1015"/>
    <w:p w14:paraId="3BD45C9B" w14:textId="0FCE0D72" w:rsidR="00B70FC6" w:rsidRDefault="0029444C">
      <w:pPr>
        <w:rPr>
          <w:ins w:id="1026" w:author="Greg Landry" w:date="2017-06-09T11:41:00Z"/>
        </w:rPr>
        <w:pPrChange w:id="1027" w:author="Alan Hawse" w:date="2017-06-08T13:59:00Z">
          <w:pPr>
            <w:jc w:val="center"/>
          </w:pPr>
        </w:pPrChange>
      </w:pPr>
      <w:ins w:id="1028" w:author="Greg Landry" w:date="2017-06-09T11:41:00Z">
        <w:r>
          <w:t>In</w:t>
        </w:r>
      </w:ins>
      <w:ins w:id="1029" w:author="Greg Landry" w:date="2017-06-09T11:40:00Z">
        <w:r w:rsidR="00F84DA3">
          <w:t xml:space="preserve"> Chrome, </w:t>
        </w:r>
      </w:ins>
      <w:ins w:id="1030"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031"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032" w:author="Greg Landry" w:date="2017-06-09T11:57:00Z"/>
        </w:rPr>
        <w:pPrChange w:id="1033" w:author="Greg Landry" w:date="2017-06-09T12:04:00Z">
          <w:pPr>
            <w:jc w:val="center"/>
          </w:pPr>
        </w:pPrChange>
      </w:pPr>
      <w:ins w:id="1034"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035" w:author="Greg Landry" w:date="2017-06-09T11:57:00Z"/>
        </w:rPr>
        <w:pPrChange w:id="1036" w:author="Greg Landry" w:date="2017-06-09T11:58:00Z">
          <w:pPr>
            <w:jc w:val="center"/>
          </w:pPr>
        </w:pPrChange>
      </w:pPr>
      <w:ins w:id="1037"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1725A8"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038"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039" w:author="Greg Landry" w:date="2017-06-09T11:42:00Z"/>
        </w:rPr>
        <w:pPrChange w:id="1040" w:author="Greg Landry" w:date="2017-06-09T11:57:00Z">
          <w:pPr>
            <w:jc w:val="center"/>
          </w:pPr>
        </w:pPrChange>
      </w:pPr>
    </w:p>
    <w:p w14:paraId="4BA312F1" w14:textId="5E3EE04B" w:rsidR="00EA316E" w:rsidRDefault="0029444C">
      <w:pPr>
        <w:pStyle w:val="ListParagraph"/>
        <w:keepNext/>
        <w:numPr>
          <w:ilvl w:val="0"/>
          <w:numId w:val="34"/>
        </w:numPr>
        <w:rPr>
          <w:ins w:id="1041" w:author="Greg Landry" w:date="2017-06-09T11:58:00Z"/>
        </w:rPr>
        <w:pPrChange w:id="1042" w:author="Greg Landry" w:date="2017-06-09T12:05:00Z">
          <w:pPr>
            <w:jc w:val="center"/>
          </w:pPr>
        </w:pPrChange>
      </w:pPr>
      <w:ins w:id="1043" w:author="Greg Landry" w:date="2017-06-09T11:43:00Z">
        <w:r>
          <w:t>Click on “View certificate”.</w:t>
        </w:r>
      </w:ins>
    </w:p>
    <w:p w14:paraId="091172BB" w14:textId="2D2648CC" w:rsidR="00EA316E" w:rsidRDefault="00EA316E">
      <w:pPr>
        <w:pStyle w:val="ListParagraph"/>
        <w:jc w:val="center"/>
        <w:rPr>
          <w:ins w:id="1044" w:author="Greg Landry" w:date="2017-06-09T11:59:00Z"/>
        </w:rPr>
        <w:pPrChange w:id="1045" w:author="Greg Landry" w:date="2017-06-09T11:58:00Z">
          <w:pPr>
            <w:jc w:val="center"/>
          </w:pPr>
        </w:pPrChange>
      </w:pPr>
      <w:ins w:id="1046"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F90BCD"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047"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048" w:author="Greg Landry" w:date="2017-06-09T11:43:00Z"/>
        </w:rPr>
        <w:pPrChange w:id="1049" w:author="Greg Landry" w:date="2017-06-09T11:58:00Z">
          <w:pPr>
            <w:jc w:val="center"/>
          </w:pPr>
        </w:pPrChange>
      </w:pPr>
    </w:p>
    <w:p w14:paraId="7D628D0F" w14:textId="60353948" w:rsidR="0029444C" w:rsidRDefault="0029444C">
      <w:pPr>
        <w:pStyle w:val="ListParagraph"/>
        <w:keepNext/>
        <w:numPr>
          <w:ilvl w:val="0"/>
          <w:numId w:val="34"/>
        </w:numPr>
        <w:rPr>
          <w:ins w:id="1050" w:author="Greg Landry" w:date="2017-06-09T15:56:00Z"/>
        </w:rPr>
        <w:pPrChange w:id="1051" w:author="Greg Landry" w:date="2017-06-09T12:04:00Z">
          <w:pPr>
            <w:jc w:val="center"/>
          </w:pPr>
        </w:pPrChange>
      </w:pPr>
      <w:ins w:id="1052" w:author="Greg Landry" w:date="2017-06-09T11:45:00Z">
        <w:r>
          <w:lastRenderedPageBreak/>
          <w:t>Click on the</w:t>
        </w:r>
      </w:ins>
      <w:ins w:id="1053" w:author="Greg Landry" w:date="2017-06-09T11:43:00Z">
        <w:r>
          <w:t xml:space="preserve"> “Certification Path” tab</w:t>
        </w:r>
      </w:ins>
      <w:ins w:id="1054" w:author="Greg Landry" w:date="2017-06-09T16:04:00Z">
        <w:r w:rsidR="002B34C1">
          <w:t>.</w:t>
        </w:r>
      </w:ins>
      <w:ins w:id="1055" w:author="Greg Landry" w:date="2017-06-09T11:43:00Z">
        <w:r>
          <w:t xml:space="preserve"> </w:t>
        </w:r>
      </w:ins>
      <w:ins w:id="1056"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057" w:author="Greg Landry" w:date="2017-06-09T16:05:00Z">
        <w:r w:rsidR="002B34C1">
          <w:t xml:space="preserve">signed </w:t>
        </w:r>
      </w:ins>
      <w:ins w:id="1058" w:author="Greg Landry" w:date="2017-06-09T16:04:00Z">
        <w:r w:rsidR="002B34C1">
          <w:t>intermediate certificate or the root certificate, not the httpbin.org certificate.</w:t>
        </w:r>
      </w:ins>
      <w:ins w:id="1059" w:author="Greg Landry" w:date="2017-06-09T15:54:00Z">
        <w:r w:rsidR="006C6E5B">
          <w:t xml:space="preserve"> </w:t>
        </w:r>
      </w:ins>
      <w:ins w:id="1060" w:author="Greg Landry" w:date="2017-06-09T16:05:00Z">
        <w:r w:rsidR="002B34C1">
          <w:t xml:space="preserve">Therefore, </w:t>
        </w:r>
      </w:ins>
      <w:ins w:id="1061" w:author="Greg Landry" w:date="2017-06-09T15:54:00Z">
        <w:r w:rsidR="002B34C1">
          <w:t>c</w:t>
        </w:r>
        <w:r w:rsidR="006C6E5B">
          <w:t xml:space="preserve">lick on either the root or </w:t>
        </w:r>
      </w:ins>
      <w:ins w:id="1062" w:author="Greg Landry" w:date="2017-06-09T15:55:00Z">
        <w:r w:rsidR="006C6E5B">
          <w:t>intermediate</w:t>
        </w:r>
      </w:ins>
      <w:ins w:id="1063" w:author="Greg Landry" w:date="2017-06-09T15:54:00Z">
        <w:r w:rsidR="006C6E5B">
          <w:t xml:space="preserve"> </w:t>
        </w:r>
      </w:ins>
      <w:ins w:id="1064" w:author="Greg Landry" w:date="2017-06-09T15:55:00Z">
        <w:r w:rsidR="006C6E5B">
          <w:t xml:space="preserve">certificate and </w:t>
        </w:r>
      </w:ins>
      <w:ins w:id="1065" w:author="Greg Landry" w:date="2017-06-09T16:05:00Z">
        <w:r w:rsidR="002B34C1">
          <w:t xml:space="preserve">then </w:t>
        </w:r>
      </w:ins>
      <w:ins w:id="1066" w:author="Greg Landry" w:date="2017-06-09T15:55:00Z">
        <w:r w:rsidR="006C6E5B">
          <w:t xml:space="preserve">click on “View Certificate” </w:t>
        </w:r>
      </w:ins>
      <w:ins w:id="1067" w:author="Greg Landry" w:date="2017-06-09T16:05:00Z">
        <w:r w:rsidR="002B34C1">
          <w:t>so</w:t>
        </w:r>
      </w:ins>
      <w:ins w:id="1068"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069" w:author="Greg Landry" w:date="2017-06-09T15:58:00Z"/>
        </w:rPr>
        <w:pPrChange w:id="1070" w:author="Greg Landry" w:date="2017-06-09T15:56:00Z">
          <w:pPr>
            <w:jc w:val="center"/>
          </w:pPr>
        </w:pPrChange>
      </w:pPr>
      <w:ins w:id="1071"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4D4D048"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072"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DCDFB4"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073"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CD14264"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074"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075" w:author="Greg Landry" w:date="2017-06-09T11:57:00Z"/>
        </w:rPr>
        <w:pPrChange w:id="1076" w:author="Greg Landry" w:date="2017-06-09T15:56:00Z">
          <w:pPr>
            <w:jc w:val="center"/>
          </w:pPr>
        </w:pPrChange>
      </w:pPr>
    </w:p>
    <w:p w14:paraId="759B25AA" w14:textId="78EDBAAC" w:rsidR="0029444C" w:rsidRDefault="006C6E5B">
      <w:pPr>
        <w:pStyle w:val="ListParagraph"/>
        <w:keepNext/>
        <w:numPr>
          <w:ilvl w:val="0"/>
          <w:numId w:val="34"/>
        </w:numPr>
        <w:rPr>
          <w:ins w:id="1077" w:author="Greg Landry" w:date="2017-06-09T12:00:00Z"/>
        </w:rPr>
        <w:pPrChange w:id="1078" w:author="Greg Landry" w:date="2017-06-09T15:59:00Z">
          <w:pPr>
            <w:jc w:val="center"/>
          </w:pPr>
        </w:pPrChange>
      </w:pPr>
      <w:ins w:id="1079" w:author="Greg Landry" w:date="2017-06-09T15:55:00Z">
        <w:r>
          <w:t xml:space="preserve">You will now have another window open </w:t>
        </w:r>
      </w:ins>
      <w:ins w:id="1080" w:author="Greg Landry" w:date="2017-06-09T16:00:00Z">
        <w:r w:rsidR="00F3364F">
          <w:t>showing information for</w:t>
        </w:r>
      </w:ins>
      <w:ins w:id="1081" w:author="Greg Landry" w:date="2017-06-09T15:55:00Z">
        <w:r>
          <w:t xml:space="preserve"> the </w:t>
        </w:r>
      </w:ins>
      <w:ins w:id="1082" w:author="Greg Landry" w:date="2017-06-09T15:56:00Z">
        <w:r w:rsidR="00F3364F">
          <w:t>signed certificate.</w:t>
        </w:r>
      </w:ins>
      <w:ins w:id="1083" w:author="Greg Landry" w:date="2017-06-09T15:59:00Z">
        <w:r w:rsidR="00F3364F">
          <w:t xml:space="preserve"> </w:t>
        </w:r>
      </w:ins>
      <w:ins w:id="1084" w:author="Greg Landry" w:date="2017-06-09T11:46:00Z">
        <w:r w:rsidR="0029444C">
          <w:t xml:space="preserve">Click on the “Details” tab and then on “Copy to File…” to </w:t>
        </w:r>
      </w:ins>
      <w:ins w:id="1085" w:author="Greg Landry" w:date="2017-06-09T16:00:00Z">
        <w:r w:rsidR="00F3364F">
          <w:t>open the Certificate Export Wizard</w:t>
        </w:r>
      </w:ins>
      <w:ins w:id="1086" w:author="Greg Landry" w:date="2017-06-09T11:46:00Z">
        <w:r w:rsidR="0029444C">
          <w:t>.</w:t>
        </w:r>
      </w:ins>
    </w:p>
    <w:p w14:paraId="0F63DAA3" w14:textId="14F82B5A" w:rsidR="00EA316E" w:rsidRDefault="00F3364F" w:rsidP="00EA316E">
      <w:pPr>
        <w:jc w:val="center"/>
        <w:rPr>
          <w:ins w:id="1087" w:author="Greg Landry" w:date="2017-06-09T12:03:00Z"/>
        </w:rPr>
      </w:pPr>
      <w:ins w:id="1088"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A6784C0"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089"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FF44926"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090"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400" cy="3444818"/>
                      </a:xfrm>
                      <a:prstGeom prst="rect">
                        <a:avLst/>
                      </a:prstGeom>
                    </pic:spPr>
                  </pic:pic>
                </a:graphicData>
              </a:graphic>
            </wp:inline>
          </w:drawing>
        </w:r>
      </w:ins>
      <w:ins w:id="1091" w:author="Greg Landry" w:date="2017-06-09T12:00:00Z">
        <w:r w:rsidR="00EA316E">
          <w:t xml:space="preserve"> </w:t>
        </w:r>
      </w:ins>
    </w:p>
    <w:p w14:paraId="1B745867" w14:textId="23D3A56E" w:rsidR="00EA316E" w:rsidRDefault="00EA316E">
      <w:pPr>
        <w:pStyle w:val="ListParagraph"/>
        <w:keepNext/>
        <w:numPr>
          <w:ilvl w:val="0"/>
          <w:numId w:val="34"/>
        </w:numPr>
        <w:rPr>
          <w:ins w:id="1092" w:author="Greg Landry" w:date="2017-06-09T12:01:00Z"/>
        </w:rPr>
        <w:pPrChange w:id="1093" w:author="Greg Landry" w:date="2017-06-09T12:04:00Z">
          <w:pPr>
            <w:jc w:val="center"/>
          </w:pPr>
        </w:pPrChange>
      </w:pPr>
      <w:ins w:id="1094"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095" w:author="Greg Landry" w:date="2017-06-09T11:46:00Z"/>
        </w:rPr>
      </w:pPr>
      <w:ins w:id="1096"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7CEF7A7"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BF686A"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D43AB5"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0C8DD46"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9B0C071"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097"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9F327F"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098"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099" w:author="Greg Landry" w:date="2017-06-09T11:18:00Z"/>
        </w:rPr>
        <w:pPrChange w:id="1100" w:author="Greg Landry" w:date="2017-06-09T12:04:00Z">
          <w:pPr>
            <w:jc w:val="center"/>
          </w:pPr>
        </w:pPrChange>
      </w:pPr>
      <w:ins w:id="1101" w:author="Greg Landry" w:date="2017-06-09T11:48:00Z">
        <w:r>
          <w:t>Once you have saved the certificate you can double-click on it to see the certificate information</w:t>
        </w:r>
      </w:ins>
      <w:ins w:id="1102" w:author="Greg Landry" w:date="2017-06-09T12:05:00Z">
        <w:r w:rsidR="00EA316E">
          <w:t xml:space="preserve"> again</w:t>
        </w:r>
      </w:ins>
      <w:ins w:id="1103" w:author="Greg Landry" w:date="2017-06-09T11:48:00Z">
        <w:r>
          <w:t>, or you can open it with a text viewer to see the actual ASCII code of the certificate.</w:t>
        </w:r>
      </w:ins>
    </w:p>
    <w:p w14:paraId="3B751A43" w14:textId="33726E27" w:rsidR="00B70FC6" w:rsidRDefault="00B70FC6">
      <w:pPr>
        <w:pStyle w:val="Heading5"/>
        <w:rPr>
          <w:ins w:id="1104" w:author="Greg Landry" w:date="2017-06-09T11:18:00Z"/>
        </w:rPr>
        <w:pPrChange w:id="1105" w:author="Greg Landry" w:date="2017-06-09T11:18:00Z">
          <w:pPr>
            <w:jc w:val="center"/>
          </w:pPr>
        </w:pPrChange>
      </w:pPr>
      <w:ins w:id="1106" w:author="Greg Landry" w:date="2017-06-09T11:18:00Z">
        <w:r>
          <w:t>Internet Explorer</w:t>
        </w:r>
      </w:ins>
    </w:p>
    <w:p w14:paraId="47F8A337" w14:textId="7FFA2F0E" w:rsidR="00B70FC6" w:rsidRDefault="00D20F2E">
      <w:pPr>
        <w:rPr>
          <w:ins w:id="1107" w:author="Greg Landry" w:date="2017-06-09T12:16:00Z"/>
        </w:rPr>
        <w:pPrChange w:id="1108" w:author="Greg Landry" w:date="2017-06-09T12:16:00Z">
          <w:pPr>
            <w:jc w:val="center"/>
          </w:pPr>
        </w:pPrChange>
      </w:pPr>
      <w:ins w:id="1109" w:author="Greg Landry" w:date="2017-06-09T12:12:00Z">
        <w:r>
          <w:t>In Internet Explorer,</w:t>
        </w:r>
      </w:ins>
      <w:ins w:id="1110" w:author="Greg Landry" w:date="2017-06-09T12:13:00Z">
        <w:r w:rsidR="00FC5323">
          <w:t xml:space="preserve"> </w:t>
        </w:r>
      </w:ins>
      <w:ins w:id="1111"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112" w:author="Greg Landry" w:date="2017-06-09T12:14:00Z">
        <w:r w:rsidR="00FC5323">
          <w:t xml:space="preserve">little padlock to the right of the URL and select </w:t>
        </w:r>
      </w:ins>
      <w:ins w:id="1113"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114" w:author="Greg Landry" w:date="2017-06-09T11:18:00Z"/>
        </w:rPr>
        <w:pPrChange w:id="1115" w:author="Greg Landry" w:date="2017-06-09T12:16:00Z">
          <w:pPr>
            <w:jc w:val="center"/>
          </w:pPr>
        </w:pPrChange>
      </w:pPr>
      <w:ins w:id="1116"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96B8DE"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117"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118" w:author="Greg Landry" w:date="2017-06-09T11:18:00Z"/>
        </w:rPr>
        <w:pPrChange w:id="1119" w:author="Greg Landry" w:date="2017-06-09T11:18:00Z">
          <w:pPr>
            <w:jc w:val="center"/>
          </w:pPr>
        </w:pPrChange>
      </w:pPr>
      <w:ins w:id="1120" w:author="Greg Landry" w:date="2017-06-09T11:18:00Z">
        <w:r>
          <w:lastRenderedPageBreak/>
          <w:t>Safari</w:t>
        </w:r>
      </w:ins>
    </w:p>
    <w:p w14:paraId="6A1E08CC" w14:textId="40746695" w:rsidR="00555C4A" w:rsidRDefault="0041007E">
      <w:pPr>
        <w:rPr>
          <w:ins w:id="1121" w:author="Alan Hawse" w:date="2017-06-08T16:49:00Z"/>
        </w:rPr>
        <w:pPrChange w:id="1122" w:author="Alan Hawse" w:date="2017-06-08T13:59:00Z">
          <w:pPr>
            <w:jc w:val="center"/>
          </w:pPr>
        </w:pPrChange>
      </w:pPr>
      <w:ins w:id="1123"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041F5E4"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124" w:author="Alan Hawse" w:date="2017-06-08T16:49:00Z">
        <w:del w:id="1125" w:author="Greg Landry" w:date="2017-06-09T12:12:00Z">
          <w:r w:rsidR="00555C4A" w:rsidDel="00D20F2E">
            <w:delText>For</w:delText>
          </w:r>
        </w:del>
      </w:ins>
      <w:ins w:id="1126" w:author="Greg Landry" w:date="2017-06-09T12:12:00Z">
        <w:r w:rsidR="00D20F2E">
          <w:t>In</w:t>
        </w:r>
      </w:ins>
      <w:ins w:id="1127" w:author="Alan Hawse" w:date="2017-06-08T16:49:00Z">
        <w:r w:rsidR="00FF2910">
          <w:t xml:space="preserve"> S</w:t>
        </w:r>
        <w:r w:rsidR="00555C4A">
          <w:t>afari</w:t>
        </w:r>
      </w:ins>
      <w:ins w:id="1128"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129" w:author="Alan Hawse" w:date="2017-06-08T16:49:00Z">
        <w:r w:rsidR="00555C4A">
          <w:t xml:space="preserve"> </w:t>
        </w:r>
      </w:ins>
      <w:ins w:id="1130" w:author="Alan Hawse" w:date="2017-06-08T16:50:00Z">
        <w:del w:id="1131" w:author="Greg Landry" w:date="2017-06-09T12:17:00Z">
          <w:r w:rsidR="00FF2910" w:rsidDel="00FC5323">
            <w:delText>if you</w:delText>
          </w:r>
        </w:del>
      </w:ins>
      <w:ins w:id="1132" w:author="Greg Landry" w:date="2017-06-09T12:17:00Z">
        <w:r w:rsidR="00FC5323">
          <w:t>and</w:t>
        </w:r>
      </w:ins>
      <w:ins w:id="1133" w:author="Alan Hawse" w:date="2017-06-08T16:50:00Z">
        <w:r w:rsidR="00FF2910">
          <w:t xml:space="preserve"> click on the little </w:t>
        </w:r>
      </w:ins>
      <w:ins w:id="1134" w:author="Greg Landry" w:date="2017-06-09T12:13:00Z">
        <w:r w:rsidR="008320CD">
          <w:t>pad</w:t>
        </w:r>
      </w:ins>
      <w:ins w:id="1135" w:author="Alan Hawse" w:date="2017-06-08T16:50:00Z">
        <w:r w:rsidR="00FF2910">
          <w:t xml:space="preserve">lock right next to </w:t>
        </w:r>
        <w:del w:id="1136" w:author="Greg Landry" w:date="2017-06-09T11:04:00Z">
          <w:r w:rsidR="00FF2910" w:rsidDel="00F379A9">
            <w:delText>httpbin.org</w:delText>
          </w:r>
        </w:del>
      </w:ins>
      <w:ins w:id="1137" w:author="Greg Landry" w:date="2017-06-09T11:04:00Z">
        <w:r w:rsidR="00F379A9">
          <w:t>URL</w:t>
        </w:r>
      </w:ins>
      <w:ins w:id="1138" w:author="Greg Landry" w:date="2017-06-09T12:18:00Z">
        <w:r w:rsidR="00FC5323">
          <w:t xml:space="preserve">. This </w:t>
        </w:r>
      </w:ins>
      <w:ins w:id="1139" w:author="Alan Hawse" w:date="2017-06-08T16:50:00Z">
        <w:del w:id="1140" w:author="Greg Landry" w:date="2017-06-09T12:18:00Z">
          <w:r w:rsidR="00FF2910" w:rsidDel="00FC5323">
            <w:delText xml:space="preserve"> it </w:delText>
          </w:r>
        </w:del>
        <w:r w:rsidR="00FF2910">
          <w:t xml:space="preserve">will bring up the certificate </w:t>
        </w:r>
      </w:ins>
      <w:ins w:id="1141" w:author="Alan Hawse" w:date="2017-06-08T17:14:00Z">
        <w:r w:rsidR="00F77067">
          <w:t>browser</w:t>
        </w:r>
      </w:ins>
      <w:ins w:id="1142" w:author="Alan Hawse" w:date="2017-06-08T16:50:00Z">
        <w:r w:rsidR="00937558">
          <w:t>.</w:t>
        </w:r>
        <w:del w:id="1143" w:author="Greg Landry" w:date="2017-06-09T12:23:00Z">
          <w:r w:rsidR="00937558" w:rsidDel="0041007E">
            <w:delText xml:space="preserve">  For example</w:delText>
          </w:r>
        </w:del>
      </w:ins>
      <w:ins w:id="1144" w:author="Alan Hawse" w:date="2017-06-09T07:50:00Z">
        <w:del w:id="1145" w:author="Greg Landry" w:date="2017-06-09T12:23:00Z">
          <w:r w:rsidR="0008231F" w:rsidDel="0041007E">
            <w:delText>,</w:delText>
          </w:r>
        </w:del>
      </w:ins>
      <w:ins w:id="1146" w:author="Alan Hawse" w:date="2017-06-08T16:50:00Z">
        <w:del w:id="1147" w:author="Greg Landry" w:date="2017-06-09T12:23:00Z">
          <w:r w:rsidR="00937558" w:rsidDel="0041007E">
            <w:delText xml:space="preserve"> the HTTP test site https://httpbin.org</w:delText>
          </w:r>
        </w:del>
      </w:ins>
    </w:p>
    <w:p w14:paraId="05B1C0BA" w14:textId="27CEB7F8" w:rsidR="00FF2910" w:rsidRDefault="00FF2910">
      <w:pPr>
        <w:rPr>
          <w:ins w:id="1148" w:author="Alan Hawse" w:date="2017-06-08T16:50:00Z"/>
        </w:rPr>
        <w:pPrChange w:id="1149" w:author="Alan Hawse" w:date="2017-06-08T13:59:00Z">
          <w:pPr>
            <w:jc w:val="center"/>
          </w:pPr>
        </w:pPrChange>
      </w:pPr>
      <w:ins w:id="1150"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151" w:author="Alan Hawse" w:date="2017-06-08T16:51:00Z"/>
        </w:rPr>
        <w:pPrChange w:id="1152" w:author="Alan Hawse" w:date="2017-06-08T13:59:00Z">
          <w:pPr>
            <w:jc w:val="center"/>
          </w:pPr>
        </w:pPrChange>
      </w:pPr>
    </w:p>
    <w:p w14:paraId="5D073FA0" w14:textId="77777777" w:rsidR="00BE1855" w:rsidRDefault="00BE1855">
      <w:pPr>
        <w:rPr>
          <w:ins w:id="1153" w:author="Greg Landry" w:date="2017-06-09T16:03:00Z"/>
        </w:rPr>
      </w:pPr>
      <w:ins w:id="1154" w:author="Greg Landry" w:date="2017-06-09T16:03:00Z">
        <w:r>
          <w:br w:type="page"/>
        </w:r>
      </w:ins>
    </w:p>
    <w:p w14:paraId="5277A05C" w14:textId="2FE7E777" w:rsidR="00FF2910" w:rsidDel="00BE1554" w:rsidRDefault="00FF2910">
      <w:pPr>
        <w:rPr>
          <w:ins w:id="1155" w:author="Alan Hawse" w:date="2017-06-08T16:50:00Z"/>
          <w:del w:id="1156" w:author="Greg Landry" w:date="2017-06-09T16:03:00Z"/>
        </w:rPr>
        <w:pPrChange w:id="1157" w:author="Alan Hawse" w:date="2017-06-08T13:59:00Z">
          <w:pPr>
            <w:jc w:val="center"/>
          </w:pPr>
        </w:pPrChange>
      </w:pPr>
      <w:ins w:id="1158" w:author="Alan Hawse" w:date="2017-06-08T16:50:00Z">
        <w:r>
          <w:lastRenderedPageBreak/>
          <w:t>Once you are in the certificate browser</w:t>
        </w:r>
        <w:del w:id="1159" w:author="Greg Landry" w:date="2017-06-09T16:02:00Z">
          <w:r w:rsidDel="00BE1855">
            <w:delText xml:space="preserve"> </w:delText>
          </w:r>
        </w:del>
      </w:ins>
      <w:ins w:id="1160" w:author="Greg Landry" w:date="2017-06-09T16:02:00Z">
        <w:r w:rsidR="00BE1855">
          <w:t xml:space="preserve"> </w:t>
        </w:r>
      </w:ins>
      <w:ins w:id="1161" w:author="Alan Hawse" w:date="2017-06-08T16:50:00Z">
        <w:r>
          <w:t xml:space="preserve">you can </w:t>
        </w:r>
      </w:ins>
      <w:ins w:id="1162"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163" w:author="Alan Hawse" w:date="2017-06-08T16:50:00Z">
        <w:del w:id="1164" w:author="Greg Landry" w:date="2017-06-12T12:38:00Z">
          <w:r w:rsidDel="0001298A">
            <w:delText>drag the certificate onto your desktop where it will create a file called httpbin.org.cer</w:delText>
          </w:r>
        </w:del>
      </w:ins>
      <w:ins w:id="1165" w:author="Alan Hawse" w:date="2017-06-08T16:51:00Z">
        <w:del w:id="1166" w:author="Greg Landry" w:date="2017-06-12T12:38:00Z">
          <w:r w:rsidDel="0001298A">
            <w:delText xml:space="preserve">.  You can also examine the certificate by clicking the little down arrows next to “trust” and </w:delText>
          </w:r>
        </w:del>
      </w:ins>
      <w:ins w:id="1167" w:author="Alan Hawse" w:date="2017-06-08T16:52:00Z">
        <w:del w:id="1168" w:author="Greg Landry" w:date="2017-06-12T12:38:00Z">
          <w:r w:rsidDel="0001298A">
            <w:delText xml:space="preserve">“details”.  In this </w:delText>
          </w:r>
        </w:del>
      </w:ins>
      <w:ins w:id="1169" w:author="Alan Hawse" w:date="2017-06-08T16:56:00Z">
        <w:del w:id="1170" w:author="Greg Landry" w:date="2017-06-12T12:38:00Z">
          <w:r w:rsidDel="0001298A">
            <w:delText>case,</w:delText>
          </w:r>
        </w:del>
      </w:ins>
      <w:ins w:id="1171" w:author="Alan Hawse" w:date="2017-06-08T16:52:00Z">
        <w:del w:id="1172" w:author="Greg Landry" w:date="2017-06-12T12:38:00Z">
          <w:r w:rsidDel="0001298A">
            <w:delText xml:space="preserve"> you can see that the certificate is </w:delText>
          </w:r>
        </w:del>
        <w:del w:id="1173" w:author="Greg Landry" w:date="2017-06-09T14:01:00Z">
          <w:r w:rsidDel="000C3273">
            <w:delText>signed</w:delText>
          </w:r>
        </w:del>
        <w:del w:id="1174" w:author="Greg Landry" w:date="2017-06-12T12:38:00Z">
          <w:r w:rsidDel="0001298A">
            <w:delText xml:space="preserve"> by “Let’s Encrypt Authority X3” and that the root certificate is “DST ROOT CA X3</w:delText>
          </w:r>
        </w:del>
      </w:ins>
      <w:ins w:id="1175" w:author="Alan Hawse" w:date="2017-06-08T16:53:00Z">
        <w:del w:id="1176" w:author="Greg Landry" w:date="2017-06-12T12:38:00Z">
          <w:r w:rsidDel="0001298A">
            <w:delText xml:space="preserve">”.  </w:delText>
          </w:r>
        </w:del>
        <w:del w:id="1177" w:author="Greg Landry" w:date="2017-06-09T11:05:00Z">
          <w:r w:rsidDel="009A6618">
            <w:delText>In order to</w:delText>
          </w:r>
        </w:del>
      </w:ins>
      <w:ins w:id="1178" w:author="Greg Landry" w:date="2017-06-09T11:05:00Z">
        <w:r w:rsidR="009A6618">
          <w:t>To</w:t>
        </w:r>
      </w:ins>
      <w:ins w:id="1179"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180" w:author="Greg Landry" w:date="2017-06-09T15:32:00Z">
        <w:r w:rsidR="001B6FB2">
          <w:t>, not the httpbin.org certificate</w:t>
        </w:r>
      </w:ins>
      <w:ins w:id="1181" w:author="Alan Hawse" w:date="2017-06-09T13:14:00Z">
        <w:r w:rsidR="00AA1847">
          <w:t>.</w:t>
        </w:r>
      </w:ins>
      <w:del w:id="1182" w:author="Alan Hawse" w:date="2017-06-09T13:14:00Z">
        <w:r w:rsidR="00FC20F7" w:rsidDel="00AA1847">
          <w:rPr>
            <w:rStyle w:val="CommentReference"/>
          </w:rPr>
          <w:commentReference w:id="1183"/>
        </w:r>
      </w:del>
      <w:ins w:id="1184" w:author="Greg Landry" w:date="2017-06-09T16:06:00Z">
        <w:r w:rsidR="00781383">
          <w:t xml:space="preserve"> Therefore, click on the certificate that you want to download </w:t>
        </w:r>
      </w:ins>
      <w:ins w:id="1185" w:author="Greg Landry" w:date="2017-06-12T12:38:00Z">
        <w:r w:rsidR="0001298A">
          <w:t>and then click-drag</w:t>
        </w:r>
      </w:ins>
      <w:ins w:id="1186" w:author="Greg Landry" w:date="2017-06-12T12:39:00Z">
        <w:r w:rsidR="0001298A">
          <w:t>-drop</w:t>
        </w:r>
      </w:ins>
      <w:ins w:id="1187" w:author="Greg Landry" w:date="2017-06-09T16:06:00Z">
        <w:r w:rsidR="00781383">
          <w:t xml:space="preserve"> </w:t>
        </w:r>
        <w:r w:rsidR="00E76F37">
          <w:t xml:space="preserve">it </w:t>
        </w:r>
        <w:r w:rsidR="00781383">
          <w:t>to your desktop.</w:t>
        </w:r>
      </w:ins>
      <w:ins w:id="1188" w:author="Greg Landry" w:date="2017-06-09T11:05:00Z">
        <w:del w:id="1189" w:author="Alan Hawse" w:date="2017-06-09T13:14:00Z">
          <w:r w:rsidR="009A6618" w:rsidDel="00AA1847">
            <w:delText>.</w:delText>
          </w:r>
        </w:del>
      </w:ins>
    </w:p>
    <w:p w14:paraId="3C765A2A" w14:textId="77777777" w:rsidR="00FF2910" w:rsidRDefault="00FF2910">
      <w:pPr>
        <w:rPr>
          <w:ins w:id="1190" w:author="Alan Hawse" w:date="2017-06-08T16:48:00Z"/>
        </w:rPr>
        <w:pPrChange w:id="1191" w:author="Alan Hawse" w:date="2017-06-08T13:59:00Z">
          <w:pPr>
            <w:jc w:val="center"/>
          </w:pPr>
        </w:pPrChange>
      </w:pPr>
    </w:p>
    <w:p w14:paraId="7F9838BC" w14:textId="0E1B7B41" w:rsidR="00825E6E" w:rsidDel="00AC2007" w:rsidRDefault="00BE1855">
      <w:pPr>
        <w:rPr>
          <w:ins w:id="1192" w:author="Alan Hawse" w:date="2017-06-08T16:41:00Z"/>
          <w:del w:id="1193" w:author="Greg Landry" w:date="2017-06-09T12:20:00Z"/>
        </w:rPr>
        <w:pPrChange w:id="1194" w:author="Alan Hawse" w:date="2017-06-08T13:59:00Z">
          <w:pPr>
            <w:jc w:val="center"/>
          </w:pPr>
        </w:pPrChange>
      </w:pPr>
      <w:ins w:id="1195"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2CEB7F3"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196"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9C9DB88"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A55BAC1"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197"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198" w:author="Alan Hawse" w:date="2017-06-08T16:48:00Z">
        <w:del w:id="1199"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200" w:author="Greg Landry" w:date="2017-06-09T11:20:00Z"/>
        </w:rPr>
        <w:pPrChange w:id="1201" w:author="Alan Hawse" w:date="2017-06-08T13:59:00Z">
          <w:pPr>
            <w:jc w:val="center"/>
          </w:pPr>
        </w:pPrChange>
      </w:pPr>
    </w:p>
    <w:p w14:paraId="7A9F5221" w14:textId="5A7800F7" w:rsidR="00B70FC6" w:rsidDel="00AC2007" w:rsidRDefault="00B70FC6">
      <w:pPr>
        <w:pStyle w:val="Heading4"/>
        <w:rPr>
          <w:ins w:id="1202" w:author="Alan Hawse" w:date="2017-06-08T16:48:00Z"/>
          <w:del w:id="1203" w:author="Greg Landry" w:date="2017-06-09T12:20:00Z"/>
        </w:rPr>
        <w:pPrChange w:id="1204" w:author="Greg Landry" w:date="2017-06-09T11:20:00Z">
          <w:pPr>
            <w:jc w:val="center"/>
          </w:pPr>
        </w:pPrChange>
      </w:pPr>
    </w:p>
    <w:p w14:paraId="0D41ACAD" w14:textId="28C3575B" w:rsidR="00FF2910" w:rsidRDefault="00FF2910">
      <w:pPr>
        <w:rPr>
          <w:ins w:id="1205" w:author="Alan Hawse" w:date="2017-06-08T16:57:00Z"/>
        </w:rPr>
        <w:pPrChange w:id="1206" w:author="Alan Hawse" w:date="2017-06-08T13:59:00Z">
          <w:pPr>
            <w:jc w:val="center"/>
          </w:pPr>
        </w:pPrChange>
      </w:pPr>
      <w:ins w:id="1207" w:author="Alan Hawse" w:date="2017-06-08T16:57:00Z">
        <w:del w:id="1208" w:author="Greg Landry" w:date="2017-06-09T12:20:00Z">
          <w:r w:rsidDel="00133740">
            <w:delText>The c</w:delText>
          </w:r>
        </w:del>
      </w:ins>
      <w:ins w:id="1209" w:author="Greg Landry" w:date="2017-06-09T12:20:00Z">
        <w:r w:rsidR="00133740">
          <w:t>C</w:t>
        </w:r>
      </w:ins>
      <w:ins w:id="1210" w:author="Alan Hawse" w:date="2017-06-08T16:57:00Z">
        <w:r>
          <w:t>ertificate</w:t>
        </w:r>
      </w:ins>
      <w:ins w:id="1211" w:author="Greg Landry" w:date="2017-06-09T12:20:00Z">
        <w:r w:rsidR="00133740">
          <w:t>s</w:t>
        </w:r>
      </w:ins>
      <w:ins w:id="1212" w:author="Alan Hawse" w:date="2017-06-08T16:57:00Z">
        <w:r>
          <w:t xml:space="preserve"> </w:t>
        </w:r>
        <w:del w:id="1213" w:author="Greg Landry" w:date="2017-06-09T12:20:00Z">
          <w:r w:rsidDel="00133740">
            <w:delText xml:space="preserve">will be </w:delText>
          </w:r>
        </w:del>
        <w:r>
          <w:t xml:space="preserve">downloaded </w:t>
        </w:r>
      </w:ins>
      <w:ins w:id="1214" w:author="Greg Landry" w:date="2017-06-09T12:20:00Z">
        <w:r w:rsidR="00133740">
          <w:t xml:space="preserve">from Safari will be </w:t>
        </w:r>
      </w:ins>
      <w:ins w:id="1215" w:author="Alan Hawse" w:date="2017-06-08T16:57:00Z">
        <w:r>
          <w:t>in the binary format called “DER” which Apple gives the extension of “.</w:t>
        </w:r>
        <w:proofErr w:type="spellStart"/>
        <w:r>
          <w:t>cer</w:t>
        </w:r>
        <w:proofErr w:type="spellEnd"/>
        <w:r>
          <w:t xml:space="preserve">”.   </w:t>
        </w:r>
      </w:ins>
      <w:ins w:id="1216" w:author="Alan Hawse" w:date="2017-06-08T16:55:00Z">
        <w:r>
          <w:t>You can now examine the content of the certificate from the command line using “</w:t>
        </w:r>
        <w:proofErr w:type="spellStart"/>
        <w:r>
          <w:t>openssl</w:t>
        </w:r>
        <w:proofErr w:type="spellEnd"/>
        <w:r>
          <w:t>” which is built into the Mac</w:t>
        </w:r>
      </w:ins>
      <w:ins w:id="1217" w:author="Greg Landry" w:date="2017-06-09T11:19:00Z">
        <w:r w:rsidR="00B70FC6">
          <w:t xml:space="preserve"> </w:t>
        </w:r>
      </w:ins>
      <w:ins w:id="1218" w:author="Alan Hawse" w:date="2017-06-08T16:55:00Z">
        <w:del w:id="1219" w:author="Greg Landry" w:date="2017-06-09T11:19:00Z">
          <w:r w:rsidDel="00B70FC6">
            <w:delText xml:space="preserve"> </w:delText>
          </w:r>
        </w:del>
      </w:ins>
      <w:ins w:id="1220" w:author="Greg Landry" w:date="2017-06-09T11:19:00Z">
        <w:r w:rsidR="00B70FC6">
          <w:t>OS</w:t>
        </w:r>
      </w:ins>
      <w:ins w:id="1221" w:author="Alan Hawse" w:date="2017-06-08T16:55:00Z">
        <w:del w:id="1222" w:author="Greg Landry" w:date="2017-06-09T11:19:00Z">
          <w:r w:rsidDel="00B70FC6">
            <w:delText>or can be downloaded in Cygwin</w:delText>
          </w:r>
        </w:del>
        <w:r>
          <w:t>.  For example</w:t>
        </w:r>
      </w:ins>
      <w:ins w:id="1223" w:author="Greg Landry" w:date="2017-06-09T11:07:00Z">
        <w:r w:rsidR="00D70300">
          <w:t>,</w:t>
        </w:r>
      </w:ins>
      <w:ins w:id="1224" w:author="Alan Hawse" w:date="2017-06-08T16:55:00Z">
        <w:r>
          <w:t xml:space="preserve"> you can look at the “</w:t>
        </w:r>
      </w:ins>
      <w:ins w:id="1225" w:author="Alan Hawse" w:date="2017-06-08T16:56:00Z">
        <w:r>
          <w:t>Let’s Encrypt Authority X3” by running:</w:t>
        </w:r>
      </w:ins>
    </w:p>
    <w:p w14:paraId="7EAD3E4D" w14:textId="565F9F03" w:rsidR="00FF2910" w:rsidDel="00B70FC6" w:rsidRDefault="00FF2910">
      <w:pPr>
        <w:rPr>
          <w:ins w:id="1226" w:author="Alan Hawse" w:date="2017-06-08T16:56:00Z"/>
          <w:del w:id="1227" w:author="Greg Landry" w:date="2017-06-09T11:19:00Z"/>
        </w:rPr>
        <w:pPrChange w:id="1228" w:author="Alan Hawse" w:date="2017-06-08T13:59:00Z">
          <w:pPr>
            <w:jc w:val="center"/>
          </w:pPr>
        </w:pPrChange>
      </w:pPr>
    </w:p>
    <w:p w14:paraId="03841E4E" w14:textId="1F434CC3" w:rsidR="00FF2910" w:rsidRDefault="00FF2910">
      <w:pPr>
        <w:ind w:left="720"/>
        <w:rPr>
          <w:ins w:id="1229" w:author="Alan Hawse" w:date="2017-06-08T16:57:00Z"/>
        </w:rPr>
        <w:pPrChange w:id="1230" w:author="Greg Landry" w:date="2017-06-09T11:19:00Z">
          <w:pPr>
            <w:jc w:val="center"/>
          </w:pPr>
        </w:pPrChange>
      </w:pPr>
      <w:proofErr w:type="spellStart"/>
      <w:ins w:id="1231" w:author="Alan Hawse" w:date="2017-06-08T16:56:00Z">
        <w:r>
          <w:t>openssl</w:t>
        </w:r>
        <w:proofErr w:type="spellEnd"/>
        <w:r>
          <w:t xml:space="preserve"> x509 -in </w:t>
        </w:r>
      </w:ins>
      <w:ins w:id="1232" w:author="Alan Hawse" w:date="2017-06-08T16:57:00Z">
        <w:r>
          <w:t xml:space="preserve">Let’s Encrypt Authority X3.cer </w:t>
        </w:r>
      </w:ins>
      <w:ins w:id="1233" w:author="Alan Hawse" w:date="2017-06-08T16:56:00Z">
        <w:r>
          <w:t xml:space="preserve">-inform der </w:t>
        </w:r>
      </w:ins>
      <w:ins w:id="1234" w:author="Alan Hawse" w:date="2017-06-11T16:11:00Z">
        <w:r w:rsidR="00A34D69">
          <w:t xml:space="preserve">-text </w:t>
        </w:r>
      </w:ins>
      <w:ins w:id="1235" w:author="Alan Hawse" w:date="2017-06-08T16:56:00Z">
        <w:r>
          <w:t>-</w:t>
        </w:r>
        <w:proofErr w:type="spellStart"/>
        <w:r>
          <w:t>noout</w:t>
        </w:r>
        <w:proofErr w:type="spellEnd"/>
        <w:r>
          <w:t xml:space="preserve">  </w:t>
        </w:r>
      </w:ins>
    </w:p>
    <w:p w14:paraId="21D1FFDF" w14:textId="6ABD9417" w:rsidR="00FF2910" w:rsidDel="00133740" w:rsidRDefault="00FF2910">
      <w:pPr>
        <w:rPr>
          <w:ins w:id="1236" w:author="Alan Hawse" w:date="2017-06-09T07:49:00Z"/>
          <w:del w:id="1237" w:author="Greg Landry" w:date="2017-06-09T12:20:00Z"/>
        </w:rPr>
        <w:pPrChange w:id="1238" w:author="Alan Hawse" w:date="2017-06-08T13:59:00Z">
          <w:pPr>
            <w:jc w:val="center"/>
          </w:pPr>
        </w:pPrChange>
      </w:pPr>
    </w:p>
    <w:p w14:paraId="6F9D0168" w14:textId="0FC4DB79" w:rsidR="0008231F" w:rsidRDefault="0008231F">
      <w:pPr>
        <w:rPr>
          <w:ins w:id="1239" w:author="Alan Hawse" w:date="2017-06-09T07:50:00Z"/>
        </w:rPr>
        <w:pPrChange w:id="1240" w:author="Alan Hawse" w:date="2017-06-08T13:59:00Z">
          <w:pPr>
            <w:jc w:val="center"/>
          </w:pPr>
        </w:pPrChange>
      </w:pPr>
      <w:ins w:id="1241" w:author="Alan Hawse" w:date="2017-06-09T07:49:00Z">
        <w:r>
          <w:t xml:space="preserve">You can also examine the certificate by pasting it to </w:t>
        </w:r>
      </w:ins>
      <w:ins w:id="1242"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243" w:author="Alan Hawse" w:date="2017-06-08T16:55:00Z"/>
          <w:del w:id="1244" w:author="Greg Landry" w:date="2017-06-09T12:29:00Z"/>
        </w:rPr>
        <w:pPrChange w:id="1245" w:author="Alan Hawse" w:date="2017-06-08T13:59:00Z">
          <w:pPr>
            <w:jc w:val="center"/>
          </w:pPr>
        </w:pPrChange>
      </w:pPr>
    </w:p>
    <w:p w14:paraId="5FCBCF69" w14:textId="3E8BFFD9" w:rsidR="00534481" w:rsidDel="00D70300" w:rsidRDefault="00FF2910">
      <w:pPr>
        <w:rPr>
          <w:ins w:id="1246" w:author="Alan Hawse" w:date="2017-06-08T16:38:00Z"/>
          <w:del w:id="1247" w:author="Greg Landry" w:date="2017-06-09T11:08:00Z"/>
        </w:rPr>
        <w:pPrChange w:id="1248" w:author="Alan Hawse" w:date="2017-06-08T13:59:00Z">
          <w:pPr>
            <w:jc w:val="center"/>
          </w:pPr>
        </w:pPrChange>
      </w:pPr>
      <w:ins w:id="1249" w:author="Alan Hawse" w:date="2017-06-08T16:54:00Z">
        <w:del w:id="1250" w:author="Greg Landry" w:date="2017-06-09T11:08:00Z">
          <w:r w:rsidDel="00D70300">
            <w:delText>In order to</w:delText>
          </w:r>
        </w:del>
      </w:ins>
      <w:ins w:id="1251" w:author="Greg Landry" w:date="2017-06-09T11:08:00Z">
        <w:r w:rsidR="00D70300">
          <w:t>To</w:t>
        </w:r>
      </w:ins>
      <w:ins w:id="1252" w:author="Alan Hawse" w:date="2017-06-08T16:54:00Z">
        <w:r>
          <w:t xml:space="preserve"> use </w:t>
        </w:r>
      </w:ins>
      <w:ins w:id="1253" w:author="Alan Hawse" w:date="2017-06-08T16:58:00Z">
        <w:r>
          <w:t xml:space="preserve">the certificate in WICED you will need to transform it into the </w:t>
        </w:r>
      </w:ins>
      <w:ins w:id="1254" w:author="Alan Hawse" w:date="2017-06-09T08:47:00Z">
        <w:r w:rsidR="008559E3">
          <w:t>ASCII</w:t>
        </w:r>
      </w:ins>
      <w:ins w:id="1255" w:author="Alan Hawse" w:date="2017-06-08T16:58:00Z">
        <w:r>
          <w:t xml:space="preserve"> PEM format which can be done by running</w:t>
        </w:r>
      </w:ins>
      <w:ins w:id="1256" w:author="Alan Hawse" w:date="2017-06-09T08:47:00Z">
        <w:r w:rsidR="00A44ACA">
          <w:t>:</w:t>
        </w:r>
      </w:ins>
      <w:ins w:id="1257" w:author="Alan Hawse" w:date="2017-06-08T16:58:00Z">
        <w:r>
          <w:t xml:space="preserve"> </w:t>
        </w:r>
      </w:ins>
    </w:p>
    <w:p w14:paraId="78DAC92E" w14:textId="77777777" w:rsidR="00825E6E" w:rsidRDefault="00825E6E">
      <w:pPr>
        <w:rPr>
          <w:ins w:id="1258" w:author="Alan Hawse" w:date="2017-06-08T16:59:00Z"/>
        </w:rPr>
        <w:pPrChange w:id="1259" w:author="Alan Hawse" w:date="2017-06-08T13:59:00Z">
          <w:pPr>
            <w:jc w:val="center"/>
          </w:pPr>
        </w:pPrChange>
      </w:pPr>
    </w:p>
    <w:p w14:paraId="6799A137" w14:textId="5361DBE6" w:rsidR="00825E6E" w:rsidDel="00D70300" w:rsidRDefault="00195536">
      <w:pPr>
        <w:ind w:left="720"/>
        <w:rPr>
          <w:ins w:id="1260" w:author="Alan Hawse" w:date="2017-06-08T17:01:00Z"/>
          <w:del w:id="1261" w:author="Greg Landry" w:date="2017-06-09T11:08:00Z"/>
        </w:rPr>
        <w:pPrChange w:id="1262" w:author="Greg Landry" w:date="2017-06-09T11:08:00Z">
          <w:pPr>
            <w:jc w:val="center"/>
          </w:pPr>
        </w:pPrChange>
      </w:pPr>
      <w:proofErr w:type="spellStart"/>
      <w:ins w:id="1263"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264" w:author="Alan Hawse" w:date="2017-06-08T17:01:00Z"/>
        </w:rPr>
        <w:pPrChange w:id="1265" w:author="Greg Landry" w:date="2017-06-09T11:08:00Z">
          <w:pPr>
            <w:jc w:val="center"/>
          </w:pPr>
        </w:pPrChange>
      </w:pPr>
    </w:p>
    <w:p w14:paraId="033AFE05" w14:textId="07F12770" w:rsidR="00195536" w:rsidRDefault="00195536">
      <w:pPr>
        <w:rPr>
          <w:ins w:id="1266" w:author="Alan Hawse" w:date="2017-06-08T16:40:00Z"/>
        </w:rPr>
        <w:pPrChange w:id="1267" w:author="Alan Hawse" w:date="2017-06-08T17:01:00Z">
          <w:pPr>
            <w:jc w:val="center"/>
          </w:pPr>
        </w:pPrChange>
      </w:pPr>
      <w:ins w:id="1268" w:author="Alan Hawse" w:date="2017-06-08T17:01:00Z">
        <w:r>
          <w:t xml:space="preserve">You can </w:t>
        </w:r>
        <w:del w:id="1269"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270" w:author="Alan Hawse" w:date="2017-06-08T16:40:00Z"/>
        </w:rPr>
        <w:pPrChange w:id="1271" w:author="Greg Landry" w:date="2017-06-09T11:08:00Z">
          <w:pPr/>
        </w:pPrChange>
      </w:pPr>
      <w:proofErr w:type="spellStart"/>
      <w:ins w:id="1272" w:author="Alan Hawse" w:date="2017-06-08T16:40:00Z">
        <w:r>
          <w:t>openssl</w:t>
        </w:r>
        <w:proofErr w:type="spellEnd"/>
        <w:r>
          <w:t xml:space="preserve"> x509 -in </w:t>
        </w:r>
      </w:ins>
      <w:ins w:id="1273" w:author="Alan Hawse" w:date="2017-06-08T17:01:00Z">
        <w:r w:rsidR="00195536">
          <w:t xml:space="preserve">Let’s Encrypt Authority X3.cer </w:t>
        </w:r>
      </w:ins>
      <w:ins w:id="1274" w:author="Alan Hawse" w:date="2017-06-11T16:11:00Z">
        <w:r w:rsidR="00FB0578">
          <w:t>–text -</w:t>
        </w:r>
      </w:ins>
      <w:proofErr w:type="spellStart"/>
      <w:ins w:id="1275" w:author="Alan Hawse" w:date="2017-06-08T16:40:00Z">
        <w:r w:rsidR="00FB0578">
          <w:t>noout</w:t>
        </w:r>
        <w:proofErr w:type="spellEnd"/>
        <w:r>
          <w:t xml:space="preserve"> </w:t>
        </w:r>
      </w:ins>
    </w:p>
    <w:p w14:paraId="2DA1E359" w14:textId="77777777" w:rsidR="00BE289E" w:rsidRDefault="00BE289E">
      <w:pPr>
        <w:pStyle w:val="Heading4"/>
        <w:rPr>
          <w:ins w:id="1276" w:author="Alan Hawse" w:date="2017-06-11T18:36:00Z"/>
        </w:rPr>
        <w:pPrChange w:id="1277" w:author="Greg Landry" w:date="2017-06-09T11:16:00Z">
          <w:pPr>
            <w:jc w:val="center"/>
          </w:pPr>
        </w:pPrChange>
      </w:pPr>
      <w:ins w:id="1278" w:author="Alan Hawse" w:date="2017-06-11T18:36:00Z">
        <w:r>
          <w:t>Creating Certificates</w:t>
        </w:r>
      </w:ins>
    </w:p>
    <w:p w14:paraId="0ABFA7CD" w14:textId="12F0D248" w:rsidR="00BE289E" w:rsidRDefault="00BE289E">
      <w:pPr>
        <w:rPr>
          <w:ins w:id="1279" w:author="Alan Hawse" w:date="2017-06-11T18:36:00Z"/>
        </w:rPr>
        <w:pPrChange w:id="1280" w:author="Alan Hawse" w:date="2017-06-11T18:36:00Z">
          <w:pPr>
            <w:jc w:val="center"/>
          </w:pPr>
        </w:pPrChange>
      </w:pPr>
      <w:ins w:id="1281" w:author="Alan Hawse" w:date="2017-06-11T18:36:00Z">
        <w:r>
          <w:t xml:space="preserve">You can create your own “self” signed certificates by running </w:t>
        </w:r>
        <w:commentRangeStart w:id="1282"/>
        <w:proofErr w:type="spellStart"/>
        <w:r w:rsidR="00F43816">
          <w:t>openssl</w:t>
        </w:r>
      </w:ins>
      <w:proofErr w:type="spellEnd"/>
      <w:ins w:id="1283" w:author="Greg Landry" w:date="2017-06-12T08:52:00Z">
        <w:r w:rsidR="006263BE">
          <w:t xml:space="preserve">. For </w:t>
        </w:r>
        <w:proofErr w:type="gramStart"/>
        <w:r w:rsidR="006263BE">
          <w:t>example</w:t>
        </w:r>
      </w:ins>
      <w:proofErr w:type="gramEnd"/>
      <w:ins w:id="1284" w:author="Alan Hawse" w:date="2017-06-11T18:36:00Z">
        <w:del w:id="1285" w:author="Greg Landry" w:date="2017-06-12T08:52:00Z">
          <w:r w:rsidR="00F43816" w:rsidDel="006263BE">
            <w:delText xml:space="preserve"> </w:delText>
          </w:r>
        </w:del>
      </w:ins>
      <w:commentRangeEnd w:id="1282"/>
      <w:del w:id="1286" w:author="Greg Landry" w:date="2017-06-12T08:52:00Z">
        <w:r w:rsidR="00895C00" w:rsidDel="006263BE">
          <w:rPr>
            <w:rStyle w:val="CommentReference"/>
          </w:rPr>
          <w:commentReference w:id="1282"/>
        </w:r>
      </w:del>
      <w:ins w:id="1287" w:author="Alan Hawse" w:date="2017-06-11T18:36:00Z">
        <w:del w:id="1288" w:author="Greg Landry" w:date="2017-06-12T08:52:00Z">
          <w:r w:rsidR="00F43816" w:rsidDel="006263BE">
            <w:delText>e.g.</w:delText>
          </w:r>
        </w:del>
      </w:ins>
      <w:ins w:id="1289" w:author="Greg Landry" w:date="2017-06-12T08:52:00Z">
        <w:r w:rsidR="006263BE">
          <w:rPr>
            <w:rStyle w:val="CommentReference"/>
          </w:rPr>
          <w:t>,</w:t>
        </w:r>
      </w:ins>
      <w:ins w:id="1290" w:author="Alan Hawse" w:date="2017-06-11T18:36:00Z">
        <w:r w:rsidR="00F43816">
          <w:t xml:space="preserve"> running </w:t>
        </w:r>
        <w:del w:id="1291" w:author="Greg Landry" w:date="2017-06-12T12:41:00Z">
          <w:r w:rsidR="00F43816" w:rsidDel="00A37FB4">
            <w:delText>this</w:delText>
          </w:r>
        </w:del>
      </w:ins>
      <w:ins w:id="1292" w:author="Greg Landry" w:date="2017-06-12T12:41:00Z">
        <w:r w:rsidR="00A37FB4">
          <w:t>the</w:t>
        </w:r>
      </w:ins>
      <w:ins w:id="1293" w:author="Alan Hawse" w:date="2017-06-11T18:36:00Z">
        <w:r w:rsidR="00F43816">
          <w:t xml:space="preserve"> command </w:t>
        </w:r>
      </w:ins>
      <w:ins w:id="1294" w:author="Greg Landry" w:date="2017-06-12T12:41:00Z">
        <w:r w:rsidR="00A37FB4">
          <w:t xml:space="preserve">below </w:t>
        </w:r>
      </w:ins>
      <w:ins w:id="1295" w:author="Alan Hawse" w:date="2017-06-11T18:36:00Z">
        <w:r w:rsidR="00F43816">
          <w:t>will create</w:t>
        </w:r>
      </w:ins>
      <w:ins w:id="1296" w:author="Greg Landry" w:date="2017-06-12T08:51:00Z">
        <w:r w:rsidR="008B1CD6">
          <w:t>:</w:t>
        </w:r>
      </w:ins>
      <w:ins w:id="1297" w:author="Alan Hawse" w:date="2017-06-11T18:36:00Z">
        <w:del w:id="1298"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299" w:author="Alan Hawse" w:date="2017-06-11T18:37:00Z"/>
        </w:rPr>
        <w:pPrChange w:id="1300" w:author="Alan Hawse" w:date="2017-06-11T18:37:00Z">
          <w:pPr>
            <w:jc w:val="center"/>
          </w:pPr>
        </w:pPrChange>
      </w:pPr>
      <w:ins w:id="1301" w:author="Alan Hawse" w:date="2017-06-11T18:37:00Z">
        <w:r>
          <w:t xml:space="preserve">A new public/private key pair.  The private key will be saved in </w:t>
        </w:r>
        <w:proofErr w:type="spellStart"/>
        <w:r>
          <w:t>key.pem</w:t>
        </w:r>
        <w:proofErr w:type="spellEnd"/>
        <w:r>
          <w:t xml:space="preserve"> and the public key will reside in the certificate.</w:t>
        </w:r>
      </w:ins>
    </w:p>
    <w:p w14:paraId="3B779CA8" w14:textId="467D7921" w:rsidR="00F43816" w:rsidDel="00A37FB4" w:rsidRDefault="00F43816">
      <w:pPr>
        <w:pStyle w:val="ListParagraph"/>
        <w:numPr>
          <w:ilvl w:val="0"/>
          <w:numId w:val="41"/>
        </w:numPr>
        <w:rPr>
          <w:ins w:id="1302" w:author="Alan Hawse" w:date="2017-06-11T18:38:00Z"/>
          <w:del w:id="1303" w:author="Greg Landry" w:date="2017-06-12T12:41:00Z"/>
        </w:rPr>
        <w:pPrChange w:id="1304" w:author="Alan Hawse" w:date="2017-06-11T18:37:00Z">
          <w:pPr>
            <w:jc w:val="center"/>
          </w:pPr>
        </w:pPrChange>
      </w:pPr>
      <w:ins w:id="1305" w:author="Alan Hawse" w:date="2017-06-11T18:37:00Z">
        <w:r>
          <w:lastRenderedPageBreak/>
          <w:t>A new signed certificate called “</w:t>
        </w:r>
        <w:proofErr w:type="spellStart"/>
        <w:r>
          <w:t>certificate.pem</w:t>
        </w:r>
      </w:ins>
      <w:proofErr w:type="spellEnd"/>
      <w:ins w:id="1306" w:author="Alan Hawse" w:date="2017-06-11T18:38:00Z">
        <w:r>
          <w:t xml:space="preserve">”.  The root authority will be the server </w:t>
        </w:r>
      </w:ins>
      <w:ins w:id="1307" w:author="Greg Landry" w:date="2017-06-12T08:53:00Z">
        <w:r w:rsidR="00D217D0">
          <w:t>(</w:t>
        </w:r>
      </w:ins>
      <w:ins w:id="1308" w:author="Alan Hawse" w:date="2017-06-11T18:38:00Z">
        <w:r>
          <w:t>i.e. it is signed by itself</w:t>
        </w:r>
      </w:ins>
      <w:ins w:id="1309" w:author="Greg Landry" w:date="2017-06-12T08:53:00Z">
        <w:r w:rsidR="00D217D0">
          <w:t>)</w:t>
        </w:r>
      </w:ins>
      <w:ins w:id="1310"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311" w:author="Alan Hawse" w:date="2017-06-11T18:36:00Z"/>
        </w:rPr>
        <w:pPrChange w:id="1312" w:author="Greg Landry" w:date="2017-06-12T12:41:00Z">
          <w:pPr>
            <w:jc w:val="center"/>
          </w:pPr>
        </w:pPrChange>
      </w:pPr>
    </w:p>
    <w:p w14:paraId="4E65957C" w14:textId="77777777" w:rsidR="00BE289E" w:rsidRPr="00A37FB4" w:rsidRDefault="00BE289E">
      <w:pPr>
        <w:ind w:left="720"/>
        <w:rPr>
          <w:ins w:id="1313" w:author="Alan Hawse" w:date="2017-06-11T18:37:00Z"/>
          <w:rPrChange w:id="1314" w:author="Greg Landry" w:date="2017-06-12T12:41:00Z">
            <w:rPr>
              <w:ins w:id="1315" w:author="Alan Hawse" w:date="2017-06-11T18:37:00Z"/>
              <w:rFonts w:ascii="Courier" w:hAnsi="Courier" w:cs="Courier New"/>
              <w:color w:val="323232"/>
            </w:rPr>
          </w:rPrChange>
        </w:rPr>
        <w:pPrChange w:id="1316"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proofErr w:type="spellStart"/>
      <w:ins w:id="1317" w:author="Alan Hawse" w:date="2017-06-11T18:37:00Z">
        <w:r w:rsidRPr="00A37FB4">
          <w:rPr>
            <w:sz w:val="22"/>
            <w:szCs w:val="22"/>
            <w:rPrChange w:id="1318" w:author="Greg Landry" w:date="2017-06-12T12:41:00Z">
              <w:rPr>
                <w:rFonts w:ascii="Courier" w:hAnsi="Courier" w:cs="Courier New"/>
                <w:color w:val="323232"/>
                <w:sz w:val="20"/>
                <w:szCs w:val="20"/>
                <w:bdr w:val="none" w:sz="0" w:space="0" w:color="auto" w:frame="1"/>
              </w:rPr>
            </w:rPrChange>
          </w:rPr>
          <w:t>openssl</w:t>
        </w:r>
        <w:proofErr w:type="spellEnd"/>
        <w:r w:rsidRPr="00A37FB4">
          <w:rPr>
            <w:sz w:val="22"/>
            <w:szCs w:val="22"/>
            <w:rPrChange w:id="1319"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320" w:author="Greg Landry" w:date="2017-06-12T12:41:00Z">
              <w:rPr>
                <w:rFonts w:ascii="Courier" w:hAnsi="Courier" w:cs="Courier New"/>
                <w:color w:val="323232"/>
                <w:sz w:val="20"/>
                <w:szCs w:val="20"/>
                <w:bdr w:val="none" w:sz="0" w:space="0" w:color="auto" w:frame="1"/>
              </w:rPr>
            </w:rPrChange>
          </w:rPr>
          <w:t>req</w:t>
        </w:r>
        <w:proofErr w:type="spellEnd"/>
        <w:r w:rsidRPr="00A37FB4">
          <w:rPr>
            <w:sz w:val="22"/>
            <w:szCs w:val="22"/>
            <w:rPrChange w:id="1321"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322" w:author="Greg Landry" w:date="2017-06-12T12:41:00Z">
              <w:rPr>
                <w:rFonts w:ascii="Courier" w:hAnsi="Courier" w:cs="Courier New"/>
                <w:color w:val="323232"/>
                <w:sz w:val="20"/>
                <w:szCs w:val="20"/>
                <w:bdr w:val="none" w:sz="0" w:space="0" w:color="auto" w:frame="1"/>
              </w:rPr>
            </w:rPrChange>
          </w:rPr>
          <w:t>newkey</w:t>
        </w:r>
        <w:proofErr w:type="spellEnd"/>
        <w:r w:rsidRPr="00A37FB4">
          <w:rPr>
            <w:sz w:val="22"/>
            <w:szCs w:val="22"/>
            <w:rPrChange w:id="1323" w:author="Greg Landry" w:date="2017-06-12T12:41:00Z">
              <w:rPr>
                <w:rFonts w:ascii="Courier" w:hAnsi="Courier" w:cs="Courier New"/>
                <w:color w:val="323232"/>
                <w:sz w:val="20"/>
                <w:szCs w:val="20"/>
                <w:bdr w:val="none" w:sz="0" w:space="0" w:color="auto" w:frame="1"/>
              </w:rPr>
            </w:rPrChange>
          </w:rPr>
          <w:t xml:space="preserve"> rsa:2048 -nodes -</w:t>
        </w:r>
        <w:proofErr w:type="spellStart"/>
        <w:r w:rsidRPr="00A37FB4">
          <w:rPr>
            <w:sz w:val="22"/>
            <w:szCs w:val="22"/>
            <w:rPrChange w:id="1324" w:author="Greg Landry" w:date="2017-06-12T12:41:00Z">
              <w:rPr>
                <w:rFonts w:ascii="Courier" w:hAnsi="Courier" w:cs="Courier New"/>
                <w:color w:val="323232"/>
                <w:sz w:val="20"/>
                <w:szCs w:val="20"/>
                <w:bdr w:val="none" w:sz="0" w:space="0" w:color="auto" w:frame="1"/>
              </w:rPr>
            </w:rPrChange>
          </w:rPr>
          <w:t>keyout</w:t>
        </w:r>
        <w:proofErr w:type="spellEnd"/>
        <w:r w:rsidRPr="00A37FB4">
          <w:rPr>
            <w:sz w:val="22"/>
            <w:szCs w:val="22"/>
            <w:rPrChange w:id="1325"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326" w:author="Greg Landry" w:date="2017-06-12T12:41:00Z">
              <w:rPr>
                <w:rFonts w:ascii="Courier" w:hAnsi="Courier" w:cs="Courier New"/>
                <w:color w:val="323232"/>
                <w:sz w:val="20"/>
                <w:szCs w:val="20"/>
                <w:bdr w:val="none" w:sz="0" w:space="0" w:color="auto" w:frame="1"/>
              </w:rPr>
            </w:rPrChange>
          </w:rPr>
          <w:t>key.pem</w:t>
        </w:r>
        <w:proofErr w:type="spellEnd"/>
        <w:r w:rsidRPr="00A37FB4">
          <w:rPr>
            <w:sz w:val="22"/>
            <w:szCs w:val="22"/>
            <w:rPrChange w:id="1327" w:author="Greg Landry" w:date="2017-06-12T12:41:00Z">
              <w:rPr>
                <w:rFonts w:ascii="Courier" w:hAnsi="Courier" w:cs="Courier New"/>
                <w:color w:val="323232"/>
                <w:sz w:val="20"/>
                <w:szCs w:val="20"/>
                <w:bdr w:val="none" w:sz="0" w:space="0" w:color="auto" w:frame="1"/>
              </w:rPr>
            </w:rPrChange>
          </w:rPr>
          <w:t xml:space="preserve"> -x509 -days 365 -out </w:t>
        </w:r>
        <w:proofErr w:type="spellStart"/>
        <w:r w:rsidRPr="00A37FB4">
          <w:rPr>
            <w:sz w:val="22"/>
            <w:szCs w:val="22"/>
            <w:rPrChange w:id="1328" w:author="Greg Landry" w:date="2017-06-12T12:41:00Z">
              <w:rPr>
                <w:rFonts w:ascii="Courier" w:hAnsi="Courier" w:cs="Courier New"/>
                <w:color w:val="323232"/>
                <w:sz w:val="20"/>
                <w:szCs w:val="20"/>
                <w:bdr w:val="none" w:sz="0" w:space="0" w:color="auto" w:frame="1"/>
              </w:rPr>
            </w:rPrChange>
          </w:rPr>
          <w:t>certificate.pem</w:t>
        </w:r>
        <w:proofErr w:type="spellEnd"/>
      </w:ins>
    </w:p>
    <w:p w14:paraId="4D79CA74" w14:textId="369B9C15" w:rsidR="00246424" w:rsidRDefault="00246424">
      <w:pPr>
        <w:pStyle w:val="Heading4"/>
        <w:rPr>
          <w:ins w:id="1329" w:author="Greg Landry" w:date="2017-06-09T11:16:00Z"/>
        </w:rPr>
        <w:pPrChange w:id="1330" w:author="Greg Landry" w:date="2017-06-09T11:16:00Z">
          <w:pPr>
            <w:jc w:val="center"/>
          </w:pPr>
        </w:pPrChange>
      </w:pPr>
      <w:ins w:id="1331" w:author="Greg Landry" w:date="2017-06-09T11:16:00Z">
        <w:r>
          <w:t>Using Certificates</w:t>
        </w:r>
      </w:ins>
      <w:ins w:id="1332" w:author="Greg Landry" w:date="2017-06-09T11:24:00Z">
        <w:r w:rsidR="00E85326">
          <w:t xml:space="preserve"> in WICED</w:t>
        </w:r>
      </w:ins>
    </w:p>
    <w:p w14:paraId="71BFA6B6" w14:textId="18B7B857" w:rsidR="00825E6E" w:rsidRDefault="00246424">
      <w:pPr>
        <w:rPr>
          <w:ins w:id="1333" w:author="Alan Hawse" w:date="2017-06-08T16:35:00Z"/>
        </w:rPr>
        <w:pPrChange w:id="1334" w:author="Alan Hawse" w:date="2017-06-08T13:59:00Z">
          <w:pPr>
            <w:jc w:val="center"/>
          </w:pPr>
        </w:pPrChange>
      </w:pPr>
      <w:ins w:id="1335" w:author="Greg Landry" w:date="2017-06-09T11:13:00Z">
        <w:r>
          <w:t xml:space="preserve">Once you have a certificate, there are three ways that you can access it from </w:t>
        </w:r>
      </w:ins>
      <w:ins w:id="1336" w:author="Greg Landry" w:date="2017-06-09T11:24:00Z">
        <w:r w:rsidR="00285F84">
          <w:t>your device</w:t>
        </w:r>
      </w:ins>
      <w:ins w:id="1337" w:author="Greg Landry" w:date="2017-06-09T11:13:00Z">
        <w:r>
          <w:t>. Each of these is discussed separately below.</w:t>
        </w:r>
      </w:ins>
    </w:p>
    <w:p w14:paraId="1963F3C6" w14:textId="58E81526" w:rsidR="00825E6E" w:rsidRDefault="00246424">
      <w:pPr>
        <w:pStyle w:val="Heading5"/>
        <w:rPr>
          <w:ins w:id="1338" w:author="Alan Hawse" w:date="2017-06-08T17:02:00Z"/>
        </w:rPr>
        <w:pPrChange w:id="1339" w:author="Greg Landry" w:date="2017-06-09T11:24:00Z">
          <w:pPr>
            <w:jc w:val="center"/>
          </w:pPr>
        </w:pPrChange>
      </w:pPr>
      <w:ins w:id="1340" w:author="Greg Landry" w:date="2017-06-09T11:14:00Z">
        <w:r>
          <w:t xml:space="preserve">Method 1: </w:t>
        </w:r>
      </w:ins>
      <w:ins w:id="1341" w:author="Alan Hawse" w:date="2017-06-08T16:42:00Z">
        <w:r w:rsidR="00825E6E">
          <w:t>Storing and using certificates from the DCT</w:t>
        </w:r>
      </w:ins>
    </w:p>
    <w:p w14:paraId="1ADC7845" w14:textId="54A788D3" w:rsidR="001159FE" w:rsidDel="00D70300" w:rsidRDefault="00195536">
      <w:pPr>
        <w:rPr>
          <w:ins w:id="1342" w:author="Alan Hawse" w:date="2017-06-08T17:08:00Z"/>
          <w:del w:id="1343" w:author="Greg Landry" w:date="2017-06-09T11:08:00Z"/>
        </w:rPr>
        <w:pPrChange w:id="1344" w:author="Alan Hawse" w:date="2017-06-08T17:06:00Z">
          <w:pPr>
            <w:pStyle w:val="ListParagraph"/>
            <w:numPr>
              <w:numId w:val="30"/>
            </w:numPr>
            <w:ind w:hanging="360"/>
          </w:pPr>
        </w:pPrChange>
      </w:pPr>
      <w:ins w:id="1345" w:author="Alan Hawse" w:date="2017-06-08T17:02:00Z">
        <w:r>
          <w:t xml:space="preserve">It is possible to have the WICED make system install your certificate into the DCT automatically.  To do this you </w:t>
        </w:r>
        <w:del w:id="1346" w:author="Greg Landry" w:date="2017-06-09T13:46:00Z">
          <w:r w:rsidDel="00681B7A">
            <w:delText xml:space="preserve">will </w:delText>
          </w:r>
        </w:del>
        <w:r>
          <w:t>need to</w:t>
        </w:r>
      </w:ins>
      <w:ins w:id="1347" w:author="Alan Hawse" w:date="2017-06-08T17:08:00Z">
        <w:r w:rsidR="001159FE">
          <w:t>:</w:t>
        </w:r>
      </w:ins>
    </w:p>
    <w:p w14:paraId="45C4D118" w14:textId="77777777" w:rsidR="001159FE" w:rsidRDefault="001159FE">
      <w:pPr>
        <w:rPr>
          <w:ins w:id="1348" w:author="Alan Hawse" w:date="2017-06-08T17:08:00Z"/>
        </w:rPr>
        <w:pPrChange w:id="1349"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350" w:author="Alan Hawse" w:date="2017-06-08T17:08:00Z"/>
        </w:rPr>
        <w:pPrChange w:id="1351" w:author="Alan Hawse" w:date="2017-06-08T17:09:00Z">
          <w:pPr>
            <w:pStyle w:val="ListParagraph"/>
            <w:numPr>
              <w:numId w:val="30"/>
            </w:numPr>
            <w:ind w:hanging="360"/>
          </w:pPr>
        </w:pPrChange>
      </w:pPr>
      <w:ins w:id="1352" w:author="Alan Hawse" w:date="2017-06-08T17:08:00Z">
        <w:r>
          <w:t>Convert your certificate to PEM format</w:t>
        </w:r>
      </w:ins>
      <w:ins w:id="1353" w:author="Greg Landry" w:date="2017-06-12T12:42:00Z">
        <w:r w:rsidR="00A37FB4">
          <w:t xml:space="preserve"> if it is not already in that format</w:t>
        </w:r>
      </w:ins>
      <w:ins w:id="1354" w:author="Alan Hawse" w:date="2017-06-08T17:08:00Z">
        <w:r>
          <w:t xml:space="preserve">, then store it in the directory </w:t>
        </w:r>
        <w:r w:rsidRPr="00681B7A">
          <w:rPr>
            <w:i/>
            <w:rPrChange w:id="1355" w:author="Greg Landry" w:date="2017-06-09T13:46:00Z">
              <w:rPr/>
            </w:rPrChange>
          </w:rPr>
          <w:t>resources/apps/</w:t>
        </w:r>
        <w:proofErr w:type="spellStart"/>
        <w:r w:rsidRPr="00681B7A">
          <w:rPr>
            <w:i/>
            <w:rPrChange w:id="1356" w:author="Greg Landry" w:date="2017-06-09T13:46:00Z">
              <w:rPr/>
            </w:rPrChange>
          </w:rPr>
          <w:t>yourapp</w:t>
        </w:r>
        <w:proofErr w:type="spellEnd"/>
        <w:r w:rsidRPr="00681B7A">
          <w:rPr>
            <w:i/>
            <w:rPrChange w:id="1357" w:author="Greg Landry" w:date="2017-06-09T13:46:00Z">
              <w:rPr/>
            </w:rPrChange>
          </w:rPr>
          <w:t>/</w:t>
        </w:r>
      </w:ins>
    </w:p>
    <w:p w14:paraId="6A47B8FA" w14:textId="577F2697" w:rsidR="001159FE" w:rsidDel="00D70300" w:rsidRDefault="00667172">
      <w:pPr>
        <w:pStyle w:val="ListParagraph"/>
        <w:numPr>
          <w:ilvl w:val="0"/>
          <w:numId w:val="31"/>
        </w:numPr>
        <w:rPr>
          <w:ins w:id="1358" w:author="Alan Hawse" w:date="2017-06-08T17:07:00Z"/>
          <w:del w:id="1359" w:author="Greg Landry" w:date="2017-06-09T11:08:00Z"/>
        </w:rPr>
        <w:pPrChange w:id="1360" w:author="Greg Landry" w:date="2017-06-12T08:54:00Z">
          <w:pPr>
            <w:pStyle w:val="ListParagraph"/>
            <w:numPr>
              <w:numId w:val="30"/>
            </w:numPr>
            <w:ind w:hanging="360"/>
          </w:pPr>
        </w:pPrChange>
      </w:pPr>
      <w:ins w:id="1361" w:author="Greg Landry" w:date="2017-06-09T13:52:00Z">
        <w:r>
          <w:t xml:space="preserve">Assuming </w:t>
        </w:r>
        <w:proofErr w:type="spellStart"/>
        <w:r>
          <w:t>you</w:t>
        </w:r>
      </w:ins>
      <w:ins w:id="1362" w:author="Greg Landry" w:date="2017-06-09T13:53:00Z">
        <w:r>
          <w:t>r</w:t>
        </w:r>
      </w:ins>
      <w:ins w:id="1363" w:author="Greg Landry" w:date="2017-06-09T13:52:00Z">
        <w:r>
          <w:t>app</w:t>
        </w:r>
        <w:proofErr w:type="spellEnd"/>
        <w:r>
          <w:t xml:space="preserve"> is called </w:t>
        </w:r>
        <w:proofErr w:type="spellStart"/>
        <w:r w:rsidRPr="00667172">
          <w:rPr>
            <w:i/>
            <w:rPrChange w:id="1364" w:author="Greg Landry" w:date="2017-06-09T13:54:00Z">
              <w:rPr/>
            </w:rPrChange>
          </w:rPr>
          <w:t>httpbin_org</w:t>
        </w:r>
        <w:proofErr w:type="spellEnd"/>
        <w:r>
          <w:t xml:space="preserve"> and your certificate file is called </w:t>
        </w:r>
        <w:proofErr w:type="spellStart"/>
        <w:r w:rsidRPr="00667172">
          <w:rPr>
            <w:i/>
            <w:rPrChange w:id="1365" w:author="Greg Landry" w:date="2017-06-09T13:55:00Z">
              <w:rPr/>
            </w:rPrChange>
          </w:rPr>
          <w:t>ca.pem</w:t>
        </w:r>
        <w:proofErr w:type="spellEnd"/>
        <w:r>
          <w:t xml:space="preserve">, </w:t>
        </w:r>
      </w:ins>
      <w:ins w:id="1366" w:author="Greg Landry" w:date="2017-06-09T13:53:00Z">
        <w:r>
          <w:t>you would a</w:t>
        </w:r>
      </w:ins>
      <w:ins w:id="1367" w:author="Alan Hawse" w:date="2017-06-08T17:08:00Z">
        <w:del w:id="1368" w:author="Greg Landry" w:date="2017-06-09T13:53:00Z">
          <w:r w:rsidR="001159FE" w:rsidDel="00667172">
            <w:delText>A</w:delText>
          </w:r>
        </w:del>
      </w:ins>
      <w:ins w:id="1369" w:author="Alan Hawse" w:date="2017-06-08T17:03:00Z">
        <w:r w:rsidR="00195536">
          <w:t>dd</w:t>
        </w:r>
      </w:ins>
      <w:ins w:id="1370" w:author="Alan Hawse" w:date="2017-06-08T17:07:00Z">
        <w:r w:rsidR="001159FE">
          <w:t xml:space="preserve"> to your </w:t>
        </w:r>
      </w:ins>
      <w:proofErr w:type="spellStart"/>
      <w:ins w:id="1371" w:author="Greg Landry" w:date="2017-06-09T13:46:00Z">
        <w:r w:rsidR="00681B7A">
          <w:t>M</w:t>
        </w:r>
      </w:ins>
      <w:ins w:id="1372" w:author="Alan Hawse" w:date="2017-06-08T17:07:00Z">
        <w:del w:id="1373" w:author="Greg Landry" w:date="2017-06-09T13:46:00Z">
          <w:r w:rsidR="001159FE" w:rsidDel="00681B7A">
            <w:delText>m</w:delText>
          </w:r>
        </w:del>
        <w:r w:rsidR="001159FE">
          <w:t>akefile</w:t>
        </w:r>
        <w:proofErr w:type="spellEnd"/>
        <w:del w:id="1374" w:author="Greg Landry" w:date="2017-06-09T13:39:00Z">
          <w:r w:rsidR="001159FE" w:rsidDel="00F64D11">
            <w:delText>,</w:delText>
          </w:r>
        </w:del>
      </w:ins>
      <w:ins w:id="1375" w:author="Alan Hawse" w:date="2017-06-08T17:03:00Z">
        <w:r w:rsidR="001159FE">
          <w:t xml:space="preserve"> the line:</w:t>
        </w:r>
      </w:ins>
    </w:p>
    <w:p w14:paraId="77482C1E" w14:textId="77777777" w:rsidR="001159FE" w:rsidRDefault="001159FE">
      <w:pPr>
        <w:pStyle w:val="ListParagraph"/>
        <w:numPr>
          <w:ilvl w:val="0"/>
          <w:numId w:val="31"/>
        </w:numPr>
        <w:rPr>
          <w:ins w:id="1376" w:author="Alan Hawse" w:date="2017-06-08T17:04:00Z"/>
        </w:rPr>
        <w:pPrChange w:id="1377"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378" w:author="Alan Hawse" w:date="2017-06-08T17:06:00Z"/>
          <w:del w:id="1379" w:author="Greg Landry" w:date="2017-06-09T11:09:00Z"/>
        </w:rPr>
        <w:pPrChange w:id="1380" w:author="Greg Landry" w:date="2017-06-12T08:54:00Z">
          <w:pPr>
            <w:pStyle w:val="ListParagraph"/>
            <w:numPr>
              <w:numId w:val="30"/>
            </w:numPr>
            <w:ind w:hanging="360"/>
          </w:pPr>
        </w:pPrChange>
      </w:pPr>
      <w:proofErr w:type="gramStart"/>
      <w:ins w:id="1381" w:author="Alan Hawse" w:date="2017-06-08T17:03:00Z">
        <w:r w:rsidRPr="00B20D53">
          <w:t>CERTIFICATE :</w:t>
        </w:r>
        <w:proofErr w:type="gramEnd"/>
        <w:r w:rsidRPr="00B20D53">
          <w:t>= $(SOURCE_ROOT)resources/apps/</w:t>
        </w:r>
        <w:proofErr w:type="spellStart"/>
        <w:r w:rsidRPr="00B20D53">
          <w:t>httpbin_org</w:t>
        </w:r>
        <w:proofErr w:type="spellEnd"/>
        <w:r w:rsidRPr="00B20D53">
          <w:t>/</w:t>
        </w:r>
        <w:proofErr w:type="spellStart"/>
        <w:r w:rsidRPr="00B20D53">
          <w:t>ca.pem</w:t>
        </w:r>
      </w:ins>
      <w:proofErr w:type="spellEnd"/>
    </w:p>
    <w:p w14:paraId="3A7855F3" w14:textId="77777777" w:rsidR="001159FE" w:rsidRPr="00B20D53" w:rsidRDefault="001159FE">
      <w:pPr>
        <w:pStyle w:val="CCode"/>
        <w:spacing w:after="0"/>
        <w:rPr>
          <w:ins w:id="1382" w:author="Alan Hawse" w:date="2017-06-08T17:07:00Z"/>
        </w:rPr>
        <w:pPrChange w:id="1383"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384" w:author="Alan Hawse" w:date="2017-06-08T17:03:00Z"/>
        </w:rPr>
        <w:pPrChange w:id="1385" w:author="Greg Landry" w:date="2017-06-12T08:54:00Z">
          <w:pPr>
            <w:pStyle w:val="ListParagraph"/>
            <w:numPr>
              <w:numId w:val="30"/>
            </w:numPr>
            <w:ind w:hanging="360"/>
          </w:pPr>
        </w:pPrChange>
      </w:pPr>
      <w:ins w:id="1386" w:author="Alan Hawse" w:date="2017-06-08T17:07:00Z">
        <w:r>
          <w:t>Then you can load the security section of the DCT into RAM</w:t>
        </w:r>
        <w:del w:id="1387" w:author="Greg Landry" w:date="2017-06-09T13:40:00Z">
          <w:r w:rsidDel="00AD0A9D">
            <w:delText>,</w:delText>
          </w:r>
        </w:del>
        <w:r>
          <w:t xml:space="preserve"> </w:t>
        </w:r>
        <w:del w:id="1388" w:author="Greg Landry" w:date="2017-06-09T13:40:00Z">
          <w:r w:rsidDel="00AD0A9D">
            <w:delText>then</w:delText>
          </w:r>
        </w:del>
      </w:ins>
      <w:ins w:id="1389" w:author="Greg Landry" w:date="2017-06-09T13:40:00Z">
        <w:r w:rsidR="00AD0A9D">
          <w:t>and</w:t>
        </w:r>
      </w:ins>
      <w:ins w:id="1390" w:author="Alan Hawse" w:date="2017-06-08T17:07:00Z">
        <w:r>
          <w:t xml:space="preserve"> use it to initialize </w:t>
        </w:r>
      </w:ins>
      <w:ins w:id="1391" w:author="Greg Landry" w:date="2017-06-09T13:40:00Z">
        <w:r w:rsidR="00AD0A9D">
          <w:t xml:space="preserve">the </w:t>
        </w:r>
      </w:ins>
      <w:ins w:id="1392" w:author="Alan Hawse" w:date="2017-06-08T17:11:00Z">
        <w:r w:rsidR="00F77067">
          <w:t>root certificate for the TLS connection.</w:t>
        </w:r>
      </w:ins>
    </w:p>
    <w:p w14:paraId="44754937" w14:textId="03954C1A" w:rsidR="001159FE" w:rsidDel="00D70300" w:rsidRDefault="001159FE" w:rsidP="001159FE">
      <w:pPr>
        <w:rPr>
          <w:ins w:id="1393" w:author="Alan Hawse" w:date="2017-06-08T17:06:00Z"/>
          <w:del w:id="1394" w:author="Greg Landry" w:date="2017-06-09T11:10:00Z"/>
        </w:rPr>
      </w:pPr>
    </w:p>
    <w:p w14:paraId="011527CD" w14:textId="4F45D125" w:rsidR="001159FE" w:rsidRPr="001159FE" w:rsidRDefault="001159FE">
      <w:pPr>
        <w:pStyle w:val="CCode"/>
        <w:spacing w:after="0"/>
        <w:rPr>
          <w:ins w:id="1395" w:author="Alan Hawse" w:date="2017-06-08T17:05:00Z"/>
        </w:rPr>
        <w:pPrChange w:id="1396" w:author="Greg Landry" w:date="2017-06-09T11:09:00Z">
          <w:pPr/>
        </w:pPrChange>
      </w:pPr>
      <w:proofErr w:type="spellStart"/>
      <w:ins w:id="1397" w:author="Alan Hawse" w:date="2017-06-08T17:06:00Z">
        <w:r>
          <w:t>p</w:t>
        </w:r>
      </w:ins>
      <w:ins w:id="1398"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1399" w:author="Alan Hawse" w:date="2017-06-08T17:05:00Z"/>
        </w:rPr>
        <w:pPrChange w:id="1400" w:author="Greg Landry" w:date="2017-06-09T11:09:00Z">
          <w:pPr/>
        </w:pPrChange>
      </w:pPr>
    </w:p>
    <w:p w14:paraId="7DEEE68C" w14:textId="4331A7D5" w:rsidR="001159FE" w:rsidRPr="001159FE" w:rsidRDefault="001159FE">
      <w:pPr>
        <w:pStyle w:val="CCode"/>
        <w:spacing w:after="0"/>
        <w:rPr>
          <w:ins w:id="1401" w:author="Alan Hawse" w:date="2017-06-08T17:05:00Z"/>
        </w:rPr>
        <w:pPrChange w:id="1402" w:author="Greg Landry" w:date="2017-06-09T11:09:00Z">
          <w:pPr/>
        </w:pPrChange>
      </w:pPr>
      <w:ins w:id="1403"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404" w:author="Alan Hawse" w:date="2017-06-08T17:05:00Z"/>
        </w:rPr>
        <w:pPrChange w:id="1405" w:author="Greg Landry" w:date="2017-06-09T11:09:00Z">
          <w:pPr/>
        </w:pPrChange>
      </w:pPr>
      <w:ins w:id="1406"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1407" w:author="Alan Hawse" w:date="2017-06-08T17:06:00Z"/>
        </w:rPr>
        <w:pPrChange w:id="1408" w:author="Greg Landry" w:date="2017-06-09T11:09:00Z">
          <w:pPr/>
        </w:pPrChange>
      </w:pPr>
    </w:p>
    <w:p w14:paraId="5D0B4105" w14:textId="1017AC76" w:rsidR="001159FE" w:rsidRPr="001159FE" w:rsidRDefault="001159FE">
      <w:pPr>
        <w:pStyle w:val="CCode"/>
        <w:spacing w:after="0"/>
        <w:rPr>
          <w:ins w:id="1409" w:author="Alan Hawse" w:date="2017-06-08T17:05:00Z"/>
        </w:rPr>
        <w:pPrChange w:id="1410" w:author="Greg Landry" w:date="2017-06-09T11:09:00Z">
          <w:pPr/>
        </w:pPrChange>
      </w:pPr>
      <w:ins w:id="1411"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1412" w:author="Alan Hawse" w:date="2017-06-08T17:08:00Z"/>
        </w:rPr>
        <w:pPrChange w:id="1413" w:author="Greg Landry" w:date="2017-06-09T11:09:00Z">
          <w:pPr/>
        </w:pPrChange>
      </w:pPr>
      <w:ins w:id="1414" w:author="Alan Hawse" w:date="2017-06-08T17:06:00Z">
        <w:r>
          <w:t>{</w:t>
        </w:r>
      </w:ins>
    </w:p>
    <w:p w14:paraId="535711E5" w14:textId="3A356D9E" w:rsidR="001159FE" w:rsidRPr="001159FE" w:rsidRDefault="001159FE">
      <w:pPr>
        <w:pStyle w:val="CCode"/>
        <w:spacing w:after="0"/>
        <w:rPr>
          <w:ins w:id="1415" w:author="Alan Hawse" w:date="2017-06-08T17:05:00Z"/>
        </w:rPr>
        <w:pPrChange w:id="1416" w:author="Greg Landry" w:date="2017-06-09T11:09:00Z">
          <w:pPr/>
        </w:pPrChange>
      </w:pPr>
      <w:ins w:id="1417" w:author="Alan Hawse" w:date="2017-06-08T17:08:00Z">
        <w:r>
          <w:rPr>
            <w:rFonts w:eastAsiaTheme="majorEastAsia"/>
          </w:rPr>
          <w:t xml:space="preserve">     </w:t>
        </w:r>
      </w:ins>
      <w:ins w:id="1418"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419" w:author="Alan Hawse" w:date="2017-06-08T17:05:00Z"/>
        </w:rPr>
        <w:pPrChange w:id="1420" w:author="Greg Landry" w:date="2017-06-09T11:09:00Z">
          <w:pPr/>
        </w:pPrChange>
      </w:pPr>
      <w:ins w:id="1421" w:author="Alan Hawse" w:date="2017-06-08T17:05:00Z">
        <w:r>
          <w:rPr>
            <w:rFonts w:eastAsia="Calibri"/>
          </w:rPr>
          <w:t>     </w:t>
        </w:r>
        <w:r w:rsidRPr="001159FE">
          <w:t>return;</w:t>
        </w:r>
      </w:ins>
    </w:p>
    <w:p w14:paraId="63F73FFF" w14:textId="1AC1E0DF" w:rsidR="001159FE" w:rsidRPr="001159FE" w:rsidRDefault="001159FE">
      <w:pPr>
        <w:pStyle w:val="CCode"/>
        <w:spacing w:after="0"/>
        <w:rPr>
          <w:ins w:id="1422" w:author="Alan Hawse" w:date="2017-06-08T17:05:00Z"/>
        </w:rPr>
        <w:pPrChange w:id="1423" w:author="Greg Landry" w:date="2017-06-09T11:09:00Z">
          <w:pPr/>
        </w:pPrChange>
      </w:pPr>
      <w:ins w:id="1424" w:author="Alan Hawse" w:date="2017-06-08T17:05:00Z">
        <w:r>
          <w:rPr>
            <w:rFonts w:eastAsia="Calibri"/>
          </w:rPr>
          <w:t> </w:t>
        </w:r>
        <w:r w:rsidRPr="001159FE">
          <w:t>}</w:t>
        </w:r>
      </w:ins>
    </w:p>
    <w:p w14:paraId="1F5EFCFE" w14:textId="77777777" w:rsidR="001159FE" w:rsidRPr="001159FE" w:rsidRDefault="001159FE">
      <w:pPr>
        <w:pStyle w:val="CCode"/>
        <w:spacing w:after="0"/>
        <w:rPr>
          <w:ins w:id="1425" w:author="Alan Hawse" w:date="2017-06-08T17:05:00Z"/>
        </w:rPr>
        <w:pPrChange w:id="1426" w:author="Greg Landry" w:date="2017-06-09T11:09:00Z">
          <w:pPr/>
        </w:pPrChange>
      </w:pPr>
    </w:p>
    <w:p w14:paraId="1A1C7092" w14:textId="77777777" w:rsidR="001159FE" w:rsidRPr="001159FE" w:rsidRDefault="001159FE">
      <w:pPr>
        <w:pStyle w:val="CCode"/>
        <w:spacing w:after="0"/>
        <w:rPr>
          <w:ins w:id="1427" w:author="Alan Hawse" w:date="2017-06-08T17:05:00Z"/>
        </w:rPr>
        <w:pPrChange w:id="1428" w:author="Greg Landry" w:date="2017-06-09T11:09:00Z">
          <w:pPr/>
        </w:pPrChange>
      </w:pPr>
      <w:ins w:id="1429" w:author="Alan Hawse" w:date="2017-06-08T17:05:00Z">
        <w:del w:id="1430"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1431" w:author="Alan Hawse" w:date="2017-06-08T17:05:00Z"/>
        </w:rPr>
        <w:pPrChange w:id="1432" w:author="Greg Landry" w:date="2017-06-09T11:09:00Z">
          <w:pPr/>
        </w:pPrChange>
      </w:pPr>
      <w:ins w:id="1433" w:author="Alan Hawse" w:date="2017-06-08T17:05:00Z">
        <w:del w:id="1434"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1435" w:author="Alan Hawse" w:date="2017-06-08T17:05:00Z"/>
        </w:rPr>
        <w:pPrChange w:id="1436" w:author="Greg Landry" w:date="2017-06-09T11:09:00Z">
          <w:pPr/>
        </w:pPrChange>
      </w:pPr>
    </w:p>
    <w:p w14:paraId="56DA0329" w14:textId="77777777" w:rsidR="001159FE" w:rsidRPr="001159FE" w:rsidRDefault="001159FE">
      <w:pPr>
        <w:pStyle w:val="CCode"/>
        <w:spacing w:after="0"/>
        <w:rPr>
          <w:ins w:id="1437" w:author="Alan Hawse" w:date="2017-06-08T17:05:00Z"/>
        </w:rPr>
        <w:pPrChange w:id="1438" w:author="Greg Landry" w:date="2017-06-09T11:09:00Z">
          <w:pPr/>
        </w:pPrChange>
      </w:pPr>
      <w:ins w:id="1439" w:author="Alan Hawse" w:date="2017-06-08T17:05:00Z">
        <w:del w:id="1440" w:author="Greg Landry" w:date="2017-06-09T11:09:00Z">
          <w:r w:rsidRPr="001159FE" w:rsidDel="00D70300">
            <w:rPr>
              <w:rFonts w:eastAsia="Calibri"/>
            </w:rPr>
            <w:delText xml:space="preserve">    </w:delText>
          </w:r>
        </w:del>
        <w:r w:rsidRPr="001159FE">
          <w:t>result = wiced_tls_init_root_ca_certificates(dct_security-&gt;</w:t>
        </w:r>
        <w:proofErr w:type="gramStart"/>
        <w:r w:rsidRPr="001159FE">
          <w:rPr>
            <w:rFonts w:eastAsiaTheme="majorEastAsia"/>
          </w:rPr>
          <w:t>certificate</w:t>
        </w:r>
        <w:r w:rsidRPr="001159FE">
          <w:t>,strlen</w:t>
        </w:r>
        <w:proofErr w:type="gramEnd"/>
        <w:r w:rsidRPr="001159FE">
          <w:t>(dct_security-&gt;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441" w:author="Alan Hawse" w:date="2017-06-08T17:05:00Z"/>
        </w:rPr>
        <w:pPrChange w:id="1442" w:author="Greg Landry" w:date="2017-06-09T11:09:00Z">
          <w:pPr/>
        </w:pPrChange>
      </w:pPr>
      <w:ins w:id="1443" w:author="Alan Hawse" w:date="2017-06-08T17:05:00Z">
        <w:del w:id="1444"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445" w:author="Alan Hawse" w:date="2017-06-08T17:05:00Z"/>
        </w:rPr>
        <w:pPrChange w:id="1446" w:author="Greg Landry" w:date="2017-06-09T11:09:00Z">
          <w:pPr/>
        </w:pPrChange>
      </w:pPr>
      <w:ins w:id="1447" w:author="Alan Hawse" w:date="2017-06-08T17:05:00Z">
        <w:del w:id="1448"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449" w:author="Alan Hawse" w:date="2017-06-08T17:05:00Z"/>
        </w:rPr>
        <w:pPrChange w:id="1450" w:author="Greg Landry" w:date="2017-06-09T11:09:00Z">
          <w:pPr/>
        </w:pPrChange>
      </w:pPr>
      <w:ins w:id="1451" w:author="Alan Hawse" w:date="2017-06-08T17:05:00Z">
        <w:r w:rsidRPr="001159FE">
          <w:rPr>
            <w:rFonts w:eastAsia="Calibri"/>
          </w:rPr>
          <w:t xml:space="preserve">    </w:t>
        </w:r>
        <w:del w:id="1452"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453" w:author="Alan Hawse" w:date="2017-06-08T17:05:00Z"/>
        </w:rPr>
        <w:pPrChange w:id="1454" w:author="Greg Landry" w:date="2017-06-09T11:09:00Z">
          <w:pPr/>
        </w:pPrChange>
      </w:pPr>
      <w:ins w:id="1455" w:author="Alan Hawse" w:date="2017-06-08T17:05:00Z">
        <w:r w:rsidRPr="001159FE">
          <w:rPr>
            <w:rFonts w:eastAsia="Calibri"/>
          </w:rPr>
          <w:t xml:space="preserve">    </w:t>
        </w:r>
        <w:del w:id="1456"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457" w:author="Alan Hawse" w:date="2017-06-08T17:05:00Z"/>
          <w:del w:id="1458" w:author="Greg Landry" w:date="2017-06-12T08:54:00Z"/>
        </w:rPr>
        <w:pPrChange w:id="1459" w:author="Alan Hawse" w:date="2017-06-08T17:06:00Z">
          <w:pPr/>
        </w:pPrChange>
      </w:pPr>
      <w:ins w:id="1460" w:author="Alan Hawse" w:date="2017-06-08T17:05:00Z">
        <w:del w:id="1461"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462" w:author="Alan Hawse" w:date="2017-06-08T16:42:00Z"/>
        </w:rPr>
        <w:pPrChange w:id="1463" w:author="Greg Landry" w:date="2017-06-12T08:54:00Z">
          <w:pPr>
            <w:jc w:val="center"/>
          </w:pPr>
        </w:pPrChange>
      </w:pPr>
    </w:p>
    <w:p w14:paraId="3BFE2AF1" w14:textId="7D986EE4" w:rsidR="000A2E0F" w:rsidRDefault="00246424">
      <w:pPr>
        <w:pStyle w:val="Heading5"/>
        <w:rPr>
          <w:ins w:id="1464" w:author="Alan Hawse" w:date="2017-06-09T13:28:00Z"/>
          <w:u w:val="single"/>
        </w:rPr>
        <w:pPrChange w:id="1465" w:author="Alan Hawse" w:date="2017-06-09T13:28:00Z">
          <w:pPr/>
        </w:pPrChange>
      </w:pPr>
      <w:ins w:id="1466" w:author="Greg Landry" w:date="2017-06-09T11:14:00Z">
        <w:r>
          <w:t xml:space="preserve">Method 2: </w:t>
        </w:r>
      </w:ins>
      <w:ins w:id="1467" w:author="Alan Hawse" w:date="2017-06-08T16:42:00Z">
        <w:r w:rsidR="00825E6E">
          <w:t>Storing and using certificates in the Resources filesystem</w:t>
        </w:r>
      </w:ins>
    </w:p>
    <w:p w14:paraId="0CD7DA06" w14:textId="64B8AB0A" w:rsidR="00DE6F6A" w:rsidRDefault="00DE6F6A">
      <w:pPr>
        <w:rPr>
          <w:ins w:id="1468" w:author="Alan Hawse" w:date="2017-06-09T13:30:00Z"/>
        </w:rPr>
      </w:pPr>
      <w:ins w:id="1469" w:author="Alan Hawse" w:date="2017-06-09T13:29:00Z">
        <w:r>
          <w:t xml:space="preserve">WICED </w:t>
        </w:r>
      </w:ins>
      <w:ins w:id="1470" w:author="Alan Hawse" w:date="2017-06-09T13:30:00Z">
        <w:r>
          <w:t>can</w:t>
        </w:r>
      </w:ins>
      <w:ins w:id="1471" w:author="Alan Hawse" w:date="2017-06-09T13:29:00Z">
        <w:r>
          <w:t xml:space="preserve"> load files into a flash filesystem that </w:t>
        </w:r>
        <w:del w:id="1472" w:author="Greg Landry" w:date="2017-06-09T13:41:00Z">
          <w:r w:rsidDel="00681B7A">
            <w:delText xml:space="preserve">will </w:delText>
          </w:r>
        </w:del>
        <w:r>
          <w:t>reside</w:t>
        </w:r>
      </w:ins>
      <w:ins w:id="1473" w:author="Greg Landry" w:date="2017-06-09T13:41:00Z">
        <w:r w:rsidR="00681B7A">
          <w:t>s</w:t>
        </w:r>
      </w:ins>
      <w:ins w:id="1474" w:author="Alan Hawse" w:date="2017-06-09T13:29:00Z">
        <w:r>
          <w:t xml:space="preserve"> after the DCT.  You can then access those files from your firmware.</w:t>
        </w:r>
      </w:ins>
      <w:ins w:id="1475" w:author="Alan Hawse" w:date="2017-06-09T13:30:00Z">
        <w:r>
          <w:t xml:space="preserve">  You can store</w:t>
        </w:r>
      </w:ins>
      <w:ins w:id="1476" w:author="Alan Hawse" w:date="2017-06-09T13:31:00Z">
        <w:r>
          <w:t xml:space="preserve"> and use</w:t>
        </w:r>
      </w:ins>
      <w:ins w:id="1477" w:author="Alan Hawse" w:date="2017-06-09T13:30:00Z">
        <w:r>
          <w:t xml:space="preserve"> certificates in that filesystem by</w:t>
        </w:r>
      </w:ins>
      <w:ins w:id="1478" w:author="Greg Landry" w:date="2017-06-09T13:42:00Z">
        <w:r w:rsidR="00681B7A">
          <w:t xml:space="preserve"> doing the following</w:t>
        </w:r>
      </w:ins>
      <w:ins w:id="1479" w:author="Alan Hawse" w:date="2017-06-09T13:31:00Z">
        <w:r>
          <w:t>:</w:t>
        </w:r>
      </w:ins>
    </w:p>
    <w:p w14:paraId="36D2B786" w14:textId="5452FD7D" w:rsidR="00DE6F6A" w:rsidRDefault="00DE6F6A">
      <w:pPr>
        <w:pStyle w:val="ListParagraph"/>
        <w:numPr>
          <w:ilvl w:val="0"/>
          <w:numId w:val="37"/>
        </w:numPr>
        <w:rPr>
          <w:ins w:id="1480" w:author="Alan Hawse" w:date="2017-06-09T13:30:00Z"/>
        </w:rPr>
        <w:pPrChange w:id="1481" w:author="Alan Hawse" w:date="2017-06-09T13:30:00Z">
          <w:pPr/>
        </w:pPrChange>
      </w:pPr>
      <w:ins w:id="1482" w:author="Alan Hawse" w:date="2017-06-09T13:30:00Z">
        <w:del w:id="1483" w:author="Greg Landry" w:date="2017-06-09T13:48:00Z">
          <w:r w:rsidDel="0085303C">
            <w:delText>Add</w:delText>
          </w:r>
        </w:del>
        <w:del w:id="1484" w:author="Greg Landry" w:date="2017-06-09T13:41:00Z">
          <w:r w:rsidDel="00681B7A">
            <w:delText>ing</w:delText>
          </w:r>
        </w:del>
      </w:ins>
      <w:ins w:id="1485" w:author="Greg Landry" w:date="2017-06-09T13:48:00Z">
        <w:r w:rsidR="0085303C">
          <w:t>Store</w:t>
        </w:r>
      </w:ins>
      <w:ins w:id="1486" w:author="Alan Hawse" w:date="2017-06-09T13:30:00Z">
        <w:r>
          <w:t xml:space="preserve"> the file to the resources directory</w:t>
        </w:r>
      </w:ins>
      <w:ins w:id="1487" w:author="Greg Landry" w:date="2017-06-09T13:48:00Z">
        <w:r w:rsidR="0085303C">
          <w:t xml:space="preserve"> </w:t>
        </w:r>
        <w:r w:rsidR="0085303C" w:rsidRPr="00667172">
          <w:rPr>
            <w:i/>
          </w:rPr>
          <w:t>resources/apps/</w:t>
        </w:r>
        <w:proofErr w:type="spellStart"/>
        <w:r w:rsidR="0085303C" w:rsidRPr="00667172">
          <w:rPr>
            <w:i/>
          </w:rPr>
          <w:t>yourapp</w:t>
        </w:r>
        <w:proofErr w:type="spellEnd"/>
        <w:r w:rsidR="0085303C" w:rsidRPr="00667172">
          <w:rPr>
            <w:i/>
          </w:rPr>
          <w:t>/</w:t>
        </w:r>
      </w:ins>
      <w:ins w:id="1488" w:author="Greg Landry" w:date="2017-06-09T13:46:00Z">
        <w:r w:rsidR="00681B7A">
          <w:t>.</w:t>
        </w:r>
      </w:ins>
    </w:p>
    <w:p w14:paraId="118EBA82" w14:textId="7952C1A5" w:rsidR="00DE6F6A" w:rsidRDefault="00667172">
      <w:pPr>
        <w:pStyle w:val="ListParagraph"/>
        <w:numPr>
          <w:ilvl w:val="0"/>
          <w:numId w:val="37"/>
        </w:numPr>
        <w:rPr>
          <w:ins w:id="1489" w:author="Greg Landry" w:date="2017-06-09T13:42:00Z"/>
        </w:rPr>
        <w:pPrChange w:id="1490" w:author="Alan Hawse" w:date="2017-06-09T13:30:00Z">
          <w:pPr/>
        </w:pPrChange>
      </w:pPr>
      <w:ins w:id="1491" w:author="Greg Landry" w:date="2017-06-09T13:53:00Z">
        <w:r>
          <w:t xml:space="preserve">Again, assuming an app name of </w:t>
        </w:r>
      </w:ins>
      <w:proofErr w:type="spellStart"/>
      <w:ins w:id="1492" w:author="Greg Landry" w:date="2017-06-09T13:54:00Z">
        <w:r w:rsidRPr="00667172">
          <w:rPr>
            <w:i/>
            <w:rPrChange w:id="1493" w:author="Greg Landry" w:date="2017-06-09T13:54:00Z">
              <w:rPr/>
            </w:rPrChange>
          </w:rPr>
          <w:t>httpbin_org</w:t>
        </w:r>
        <w:proofErr w:type="spellEnd"/>
        <w:r>
          <w:t xml:space="preserve"> and certificate file name of </w:t>
        </w:r>
        <w:proofErr w:type="spellStart"/>
        <w:r w:rsidRPr="00667172">
          <w:rPr>
            <w:i/>
            <w:rPrChange w:id="1494" w:author="Greg Landry" w:date="2017-06-09T13:54:00Z">
              <w:rPr/>
            </w:rPrChange>
          </w:rPr>
          <w:t>ca.pem</w:t>
        </w:r>
        <w:proofErr w:type="spellEnd"/>
        <w:r>
          <w:t>, a</w:t>
        </w:r>
      </w:ins>
      <w:ins w:id="1495" w:author="Alan Hawse" w:date="2017-06-09T13:30:00Z">
        <w:del w:id="1496" w:author="Greg Landry" w:date="2017-06-09T13:54:00Z">
          <w:r w:rsidR="00DE6F6A" w:rsidDel="00667172">
            <w:delText>A</w:delText>
          </w:r>
        </w:del>
        <w:r w:rsidR="00DE6F6A">
          <w:t>dd</w:t>
        </w:r>
        <w:del w:id="1497" w:author="Greg Landry" w:date="2017-06-09T13:41:00Z">
          <w:r w:rsidR="00DE6F6A" w:rsidDel="00681B7A">
            <w:delText>ing</w:delText>
          </w:r>
        </w:del>
        <w:r w:rsidR="00DE6F6A">
          <w:t xml:space="preserve"> the</w:t>
        </w:r>
      </w:ins>
      <w:ins w:id="1498" w:author="Greg Landry" w:date="2017-06-09T13:42:00Z">
        <w:r w:rsidR="00681B7A">
          <w:t xml:space="preserve"> path to the </w:t>
        </w:r>
      </w:ins>
      <w:ins w:id="1499" w:author="Greg Landry" w:date="2017-06-09T13:54:00Z">
        <w:r>
          <w:t>certificate</w:t>
        </w:r>
      </w:ins>
      <w:ins w:id="1500" w:author="Greg Landry" w:date="2017-06-09T13:42:00Z">
        <w:r w:rsidR="00681B7A">
          <w:t xml:space="preserve"> as a</w:t>
        </w:r>
      </w:ins>
      <w:ins w:id="1501" w:author="Alan Hawse" w:date="2017-06-09T13:30:00Z">
        <w:r w:rsidR="00DE6F6A">
          <w:t xml:space="preserve"> RESOURCES tag </w:t>
        </w:r>
        <w:del w:id="1502" w:author="Greg Landry" w:date="2017-06-09T13:42:00Z">
          <w:r w:rsidR="00DE6F6A" w:rsidDel="00681B7A">
            <w:delText>to</w:delText>
          </w:r>
        </w:del>
      </w:ins>
      <w:ins w:id="1503" w:author="Greg Landry" w:date="2017-06-09T13:42:00Z">
        <w:r w:rsidR="00681B7A">
          <w:t>in</w:t>
        </w:r>
      </w:ins>
      <w:ins w:id="1504" w:author="Alan Hawse" w:date="2017-06-09T13:30:00Z">
        <w:r w:rsidR="00DE6F6A">
          <w:t xml:space="preserve"> your </w:t>
        </w:r>
      </w:ins>
      <w:proofErr w:type="spellStart"/>
      <w:ins w:id="1505" w:author="Greg Landry" w:date="2017-06-09T13:46:00Z">
        <w:r w:rsidR="00681B7A">
          <w:t>M</w:t>
        </w:r>
      </w:ins>
      <w:ins w:id="1506" w:author="Alan Hawse" w:date="2017-06-09T13:30:00Z">
        <w:del w:id="1507" w:author="Greg Landry" w:date="2017-06-09T13:46:00Z">
          <w:r w:rsidR="00DE6F6A" w:rsidDel="00681B7A">
            <w:delText>M</w:delText>
          </w:r>
        </w:del>
        <w:r w:rsidR="00DE6F6A">
          <w:t>akefile</w:t>
        </w:r>
      </w:ins>
      <w:proofErr w:type="spellEnd"/>
      <w:ins w:id="1508" w:author="Greg Landry" w:date="2017-06-09T13:43:00Z">
        <w:r w:rsidR="00681B7A">
          <w:t>. For example:</w:t>
        </w:r>
      </w:ins>
    </w:p>
    <w:p w14:paraId="7F0C52C3" w14:textId="77777777" w:rsidR="00681B7A" w:rsidRPr="00A37FB4" w:rsidDel="00A37FB4" w:rsidRDefault="00681B7A">
      <w:pPr>
        <w:pStyle w:val="CCode"/>
        <w:spacing w:after="0"/>
        <w:ind w:left="1440"/>
        <w:rPr>
          <w:del w:id="1509" w:author="Greg Landry" w:date="2017-06-12T12:42:00Z"/>
          <w:rPrChange w:id="1510" w:author="Greg Landry" w:date="2017-06-12T12:42:00Z">
            <w:rPr>
              <w:del w:id="1511" w:author="Greg Landry" w:date="2017-06-12T12:42:00Z"/>
              <w:rFonts w:ascii="Monaco" w:hAnsi="Monaco" w:cs="Times New Roman"/>
              <w:sz w:val="17"/>
              <w:szCs w:val="17"/>
            </w:rPr>
          </w:rPrChange>
        </w:rPr>
        <w:pPrChange w:id="1512" w:author="Greg Landry" w:date="2017-06-12T12:42:00Z">
          <w:pPr/>
        </w:pPrChange>
      </w:pPr>
      <w:moveToRangeStart w:id="1513" w:author="Greg Landry" w:date="2017-06-09T13:43:00Z" w:name="move484779110"/>
      <w:moveTo w:id="1514" w:author="Greg Landry" w:date="2017-06-09T13:43:00Z">
        <w:r w:rsidRPr="00A37FB4">
          <w:rPr>
            <w:rPrChange w:id="1515" w:author="Greg Landry" w:date="2017-06-12T12:42:00Z">
              <w:rPr>
                <w:rFonts w:ascii="Monaco" w:hAnsi="Monaco" w:cs="Times New Roman"/>
                <w:color w:val="608CDE"/>
                <w:sz w:val="17"/>
                <w:szCs w:val="17"/>
              </w:rPr>
            </w:rPrChange>
          </w:rPr>
          <w:t>$(NAME)_</w:t>
        </w:r>
        <w:proofErr w:type="gramStart"/>
        <w:r w:rsidRPr="00A37FB4">
          <w:rPr>
            <w:rPrChange w:id="1516" w:author="Greg Landry" w:date="2017-06-12T12:42:00Z">
              <w:rPr>
                <w:rFonts w:ascii="Monaco" w:hAnsi="Monaco" w:cs="Times New Roman"/>
                <w:color w:val="608CDE"/>
                <w:sz w:val="17"/>
                <w:szCs w:val="17"/>
              </w:rPr>
            </w:rPrChange>
          </w:rPr>
          <w:t>RESOURCES  :</w:t>
        </w:r>
        <w:proofErr w:type="gramEnd"/>
        <w:r w:rsidRPr="00A37FB4">
          <w:rPr>
            <w:rPrChange w:id="1517" w:author="Greg Landry" w:date="2017-06-12T12:42:00Z">
              <w:rPr>
                <w:rFonts w:ascii="Monaco" w:hAnsi="Monaco" w:cs="Times New Roman"/>
                <w:color w:val="608CDE"/>
                <w:sz w:val="17"/>
                <w:szCs w:val="17"/>
              </w:rPr>
            </w:rPrChange>
          </w:rPr>
          <w:t>= apps/</w:t>
        </w:r>
        <w:proofErr w:type="spellStart"/>
        <w:r w:rsidRPr="00A37FB4">
          <w:rPr>
            <w:rPrChange w:id="1518" w:author="Greg Landry" w:date="2017-06-12T12:42:00Z">
              <w:rPr>
                <w:rFonts w:ascii="Monaco" w:hAnsi="Monaco" w:cs="Times New Roman"/>
                <w:color w:val="608CDE"/>
                <w:sz w:val="17"/>
                <w:szCs w:val="17"/>
              </w:rPr>
            </w:rPrChange>
          </w:rPr>
          <w:t>httpbin_org</w:t>
        </w:r>
        <w:proofErr w:type="spellEnd"/>
        <w:r w:rsidRPr="00A37FB4">
          <w:rPr>
            <w:rPrChange w:id="1519" w:author="Greg Landry" w:date="2017-06-12T12:42:00Z">
              <w:rPr>
                <w:rFonts w:ascii="Monaco" w:hAnsi="Monaco" w:cs="Times New Roman"/>
                <w:color w:val="608CDE"/>
                <w:sz w:val="17"/>
                <w:szCs w:val="17"/>
              </w:rPr>
            </w:rPrChange>
          </w:rPr>
          <w:t>/</w:t>
        </w:r>
        <w:proofErr w:type="spellStart"/>
        <w:r w:rsidRPr="00A37FB4">
          <w:rPr>
            <w:rPrChange w:id="1520" w:author="Greg Landry" w:date="2017-06-12T12:42:00Z">
              <w:rPr>
                <w:rFonts w:ascii="Monaco" w:hAnsi="Monaco" w:cs="Times New Roman"/>
                <w:color w:val="608CDE"/>
                <w:sz w:val="17"/>
                <w:szCs w:val="17"/>
              </w:rPr>
            </w:rPrChange>
          </w:rPr>
          <w:t>ca.pem</w:t>
        </w:r>
      </w:moveTo>
      <w:proofErr w:type="spellEnd"/>
    </w:p>
    <w:moveToRangeEnd w:id="1513"/>
    <w:p w14:paraId="25AC47E6" w14:textId="5F3B57E0" w:rsidR="00681B7A" w:rsidRDefault="00681B7A">
      <w:pPr>
        <w:pStyle w:val="CCode"/>
        <w:spacing w:after="0"/>
        <w:ind w:left="1440"/>
        <w:rPr>
          <w:ins w:id="1521" w:author="Alan Hawse" w:date="2017-06-09T13:30:00Z"/>
        </w:rPr>
        <w:pPrChange w:id="1522" w:author="Greg Landry" w:date="2017-06-12T12:42:00Z">
          <w:pPr/>
        </w:pPrChange>
      </w:pPr>
    </w:p>
    <w:p w14:paraId="385BB138" w14:textId="77777777" w:rsidR="001B6FB2" w:rsidRDefault="001B6FB2">
      <w:pPr>
        <w:pStyle w:val="ListParagraph"/>
        <w:numPr>
          <w:ilvl w:val="0"/>
          <w:numId w:val="37"/>
        </w:numPr>
        <w:spacing w:before="240"/>
        <w:rPr>
          <w:ins w:id="1523" w:author="Greg Landry" w:date="2017-06-09T15:39:00Z"/>
        </w:rPr>
        <w:pPrChange w:id="1524" w:author="Greg Landry" w:date="2017-06-12T12:43:00Z">
          <w:pPr/>
        </w:pPrChange>
      </w:pPr>
      <w:ins w:id="1525" w:author="Greg Landry" w:date="2017-06-09T15:39:00Z">
        <w:r>
          <w:t>In the project’s .c file, add:</w:t>
        </w:r>
      </w:ins>
    </w:p>
    <w:p w14:paraId="0A574CCD" w14:textId="53F9045D" w:rsidR="001B6FB2" w:rsidRPr="00B20D53" w:rsidRDefault="001B6FB2">
      <w:pPr>
        <w:pStyle w:val="CCode"/>
        <w:spacing w:after="0"/>
        <w:ind w:left="1440"/>
        <w:rPr>
          <w:ins w:id="1526" w:author="Greg Landry" w:date="2017-06-09T15:39:00Z"/>
        </w:rPr>
        <w:pPrChange w:id="1527" w:author="Greg Landry" w:date="2017-06-12T12:43:00Z">
          <w:pPr/>
        </w:pPrChange>
      </w:pPr>
      <w:ins w:id="1528" w:author="Greg Landry" w:date="2017-06-09T15:39:00Z">
        <w:r w:rsidRPr="00A37FB4">
          <w:rPr>
            <w:rPrChange w:id="1529" w:author="Greg Landry" w:date="2017-06-12T12:43:00Z">
              <w:rPr>
                <w:sz w:val="22"/>
                <w:szCs w:val="22"/>
              </w:rPr>
            </w:rPrChange>
          </w:rPr>
          <w:lastRenderedPageBreak/>
          <w:t>#include “</w:t>
        </w:r>
        <w:proofErr w:type="spellStart"/>
        <w:r w:rsidRPr="00A37FB4">
          <w:rPr>
            <w:rPrChange w:id="1530" w:author="Greg Landry" w:date="2017-06-12T12:43:00Z">
              <w:rPr>
                <w:sz w:val="22"/>
                <w:szCs w:val="22"/>
              </w:rPr>
            </w:rPrChange>
          </w:rPr>
          <w:t>resource</w:t>
        </w:r>
      </w:ins>
      <w:ins w:id="1531" w:author="Greg Landry" w:date="2017-06-09T15:40:00Z">
        <w:r w:rsidR="001F5644" w:rsidRPr="00A37FB4">
          <w:rPr>
            <w:rPrChange w:id="1532" w:author="Greg Landry" w:date="2017-06-12T12:43:00Z">
              <w:rPr>
                <w:i/>
                <w:sz w:val="22"/>
                <w:szCs w:val="22"/>
              </w:rPr>
            </w:rPrChange>
          </w:rPr>
          <w:t>s</w:t>
        </w:r>
      </w:ins>
      <w:ins w:id="1533" w:author="Greg Landry" w:date="2017-06-09T15:39:00Z">
        <w:r w:rsidRPr="00A37FB4">
          <w:rPr>
            <w:rPrChange w:id="1534" w:author="Greg Landry" w:date="2017-06-12T12:43:00Z">
              <w:rPr>
                <w:sz w:val="22"/>
                <w:szCs w:val="22"/>
              </w:rPr>
            </w:rPrChange>
          </w:rPr>
          <w:t>.h</w:t>
        </w:r>
        <w:proofErr w:type="spellEnd"/>
        <w:r w:rsidRPr="00A37FB4">
          <w:rPr>
            <w:rPrChange w:id="1535" w:author="Greg Landry" w:date="2017-06-12T12:43:00Z">
              <w:rPr>
                <w:sz w:val="22"/>
                <w:szCs w:val="22"/>
              </w:rPr>
            </w:rPrChange>
          </w:rPr>
          <w:t>”</w:t>
        </w:r>
      </w:ins>
    </w:p>
    <w:p w14:paraId="16A9D971" w14:textId="2967B353" w:rsidR="00DE6F6A" w:rsidRDefault="00DE6F6A">
      <w:pPr>
        <w:pStyle w:val="ListParagraph"/>
        <w:numPr>
          <w:ilvl w:val="0"/>
          <w:numId w:val="37"/>
        </w:numPr>
        <w:spacing w:before="240"/>
        <w:rPr>
          <w:ins w:id="1536" w:author="Greg Landry" w:date="2017-06-09T13:56:00Z"/>
        </w:rPr>
        <w:pPrChange w:id="1537" w:author="Greg Landry" w:date="2017-06-12T12:43:00Z">
          <w:pPr/>
        </w:pPrChange>
      </w:pPr>
      <w:ins w:id="1538" w:author="Alan Hawse" w:date="2017-06-09T13:30:00Z">
        <w:r>
          <w:t>Load</w:t>
        </w:r>
        <w:del w:id="1539" w:author="Greg Landry" w:date="2017-06-09T13:41:00Z">
          <w:r w:rsidDel="00681B7A">
            <w:delText>ing</w:delText>
          </w:r>
        </w:del>
        <w:r>
          <w:t xml:space="preserve"> the file into </w:t>
        </w:r>
        <w:del w:id="1540" w:author="Greg Landry" w:date="2017-06-09T13:50:00Z">
          <w:r w:rsidDel="00054526">
            <w:delText xml:space="preserve">the </w:delText>
          </w:r>
        </w:del>
        <w:r>
          <w:t xml:space="preserve">RAM using </w:t>
        </w:r>
      </w:ins>
      <w:ins w:id="1541" w:author="Alan Hawse" w:date="2017-06-09T13:31:00Z">
        <w:r>
          <w:t xml:space="preserve">the API </w:t>
        </w:r>
        <w:proofErr w:type="spellStart"/>
        <w:r>
          <w:t>resource_get_readonly</w:t>
        </w:r>
      </w:ins>
      <w:ins w:id="1542" w:author="Greg Landry" w:date="2017-06-09T13:50:00Z">
        <w:r w:rsidR="00054526">
          <w:t>_buffer</w:t>
        </w:r>
      </w:ins>
      <w:proofErr w:type="spellEnd"/>
      <w:ins w:id="1543" w:author="Greg Landry" w:date="2017-06-09T14:01:00Z">
        <w:r w:rsidR="005B3F82">
          <w:t>.</w:t>
        </w:r>
      </w:ins>
    </w:p>
    <w:p w14:paraId="24C2A9E6" w14:textId="79215058" w:rsidR="00013E85" w:rsidRDefault="00013E85">
      <w:pPr>
        <w:pStyle w:val="ListParagraph"/>
        <w:numPr>
          <w:ilvl w:val="1"/>
          <w:numId w:val="37"/>
        </w:numPr>
        <w:rPr>
          <w:ins w:id="1544" w:author="Greg Landry" w:date="2017-06-09T13:57:00Z"/>
        </w:rPr>
        <w:pPrChange w:id="1545" w:author="Greg Landry" w:date="2017-06-09T13:56:00Z">
          <w:pPr/>
        </w:pPrChange>
      </w:pPr>
      <w:ins w:id="1546" w:author="Greg Landry" w:date="2017-06-09T13:56:00Z">
        <w:r>
          <w:t xml:space="preserve">Note how paths are specified with “_DIR_” </w:t>
        </w:r>
      </w:ins>
      <w:ins w:id="1547" w:author="Greg Landry" w:date="2017-06-09T13:59:00Z">
        <w:r w:rsidR="00113918">
          <w:t>instead of</w:t>
        </w:r>
      </w:ins>
      <w:ins w:id="1548" w:author="Greg Landry" w:date="2017-06-09T13:56:00Z">
        <w:r>
          <w:t xml:space="preserve"> “/”.</w:t>
        </w:r>
      </w:ins>
    </w:p>
    <w:p w14:paraId="59CB38BC" w14:textId="15ADD5CE" w:rsidR="00113918" w:rsidRDefault="00113918">
      <w:pPr>
        <w:pStyle w:val="ListParagraph"/>
        <w:numPr>
          <w:ilvl w:val="1"/>
          <w:numId w:val="37"/>
        </w:numPr>
        <w:rPr>
          <w:ins w:id="1549" w:author="Alan Hawse" w:date="2017-06-09T13:31:00Z"/>
        </w:rPr>
        <w:pPrChange w:id="1550" w:author="Greg Landry" w:date="2017-06-09T13:56:00Z">
          <w:pPr/>
        </w:pPrChange>
      </w:pPr>
      <w:ins w:id="1551" w:author="Greg Landry" w:date="2017-06-09T13:57:00Z">
        <w:r>
          <w:t xml:space="preserve">Note how </w:t>
        </w:r>
      </w:ins>
      <w:ins w:id="1552" w:author="Greg Landry" w:date="2017-06-09T13:58:00Z">
        <w:r>
          <w:t xml:space="preserve">the file extension </w:t>
        </w:r>
      </w:ins>
      <w:ins w:id="1553" w:author="Greg Landry" w:date="2017-06-09T13:59:00Z">
        <w:r w:rsidR="00C25FF8">
          <w:t>is separated using</w:t>
        </w:r>
      </w:ins>
      <w:ins w:id="1554" w:author="Greg Landry" w:date="2017-06-09T13:58:00Z">
        <w:r>
          <w:t xml:space="preserve"> “_” </w:t>
        </w:r>
      </w:ins>
      <w:ins w:id="1555" w:author="Greg Landry" w:date="2017-06-09T13:59:00Z">
        <w:r>
          <w:t>instead of</w:t>
        </w:r>
      </w:ins>
      <w:ins w:id="1556" w:author="Greg Landry" w:date="2017-06-09T13:58:00Z">
        <w:r>
          <w:t xml:space="preserve"> </w:t>
        </w:r>
      </w:ins>
      <w:ins w:id="1557" w:author="Greg Landry" w:date="2017-06-09T13:57:00Z">
        <w:r>
          <w:t>“.”</w:t>
        </w:r>
      </w:ins>
    </w:p>
    <w:p w14:paraId="45A05925" w14:textId="216EAC7B" w:rsidR="00DE6F6A" w:rsidRDefault="00DE6F6A">
      <w:pPr>
        <w:pStyle w:val="ListParagraph"/>
        <w:numPr>
          <w:ilvl w:val="0"/>
          <w:numId w:val="37"/>
        </w:numPr>
        <w:rPr>
          <w:ins w:id="1558" w:author="Alan Hawse" w:date="2017-06-09T13:33:00Z"/>
        </w:rPr>
        <w:pPrChange w:id="1559" w:author="Alan Hawse" w:date="2017-06-09T13:30:00Z">
          <w:pPr/>
        </w:pPrChange>
      </w:pPr>
      <w:ins w:id="1560" w:author="Alan Hawse" w:date="2017-06-09T13:31:00Z">
        <w:r>
          <w:t>Initializ</w:t>
        </w:r>
      </w:ins>
      <w:ins w:id="1561" w:author="Greg Landry" w:date="2017-06-09T13:41:00Z">
        <w:r w:rsidR="00681B7A">
          <w:t>e</w:t>
        </w:r>
      </w:ins>
      <w:ins w:id="1562" w:author="Alan Hawse" w:date="2017-06-09T13:31:00Z">
        <w:del w:id="1563" w:author="Greg Landry" w:date="2017-06-09T13:41:00Z">
          <w:r w:rsidDel="00681B7A">
            <w:delText>ing</w:delText>
          </w:r>
        </w:del>
        <w:r>
          <w:t xml:space="preserve"> the certificate using </w:t>
        </w:r>
      </w:ins>
      <w:ins w:id="1564" w:author="Alan Hawse" w:date="2017-06-09T13:32:00Z">
        <w:r>
          <w:t xml:space="preserve">the API </w:t>
        </w:r>
        <w:proofErr w:type="spellStart"/>
        <w:r w:rsidRPr="00DE6F6A">
          <w:t>wiced_tls_init_root_ca_certificates</w:t>
        </w:r>
      </w:ins>
      <w:proofErr w:type="spellEnd"/>
      <w:ins w:id="1565" w:author="Greg Landry" w:date="2017-06-09T14:01:00Z">
        <w:r w:rsidR="005B3F82">
          <w:t>.</w:t>
        </w:r>
      </w:ins>
    </w:p>
    <w:p w14:paraId="07D69BF3" w14:textId="532FA5AB" w:rsidR="00B07022" w:rsidDel="00681B7A" w:rsidRDefault="00681B7A">
      <w:pPr>
        <w:ind w:left="720"/>
        <w:rPr>
          <w:ins w:id="1566" w:author="Alan Hawse" w:date="2017-06-09T13:33:00Z"/>
          <w:del w:id="1567" w:author="Greg Landry" w:date="2017-06-09T13:43:00Z"/>
        </w:rPr>
        <w:pPrChange w:id="1568" w:author="Greg Landry" w:date="2017-06-09T13:43:00Z">
          <w:pPr/>
        </w:pPrChange>
      </w:pPr>
      <w:ins w:id="1569" w:author="Greg Landry" w:date="2017-06-09T13:43:00Z">
        <w:r>
          <w:t>For example:</w:t>
        </w:r>
      </w:ins>
    </w:p>
    <w:p w14:paraId="2665DAB4" w14:textId="2075EA79" w:rsidR="00B07022" w:rsidRPr="00DE6F6A" w:rsidDel="00681B7A" w:rsidRDefault="00B07022">
      <w:pPr>
        <w:ind w:left="720"/>
        <w:rPr>
          <w:ins w:id="1570" w:author="Alan Hawse" w:date="2017-06-09T13:28:00Z"/>
          <w:del w:id="1571" w:author="Greg Landry" w:date="2017-06-09T13:43:00Z"/>
          <w:rPrChange w:id="1572" w:author="Alan Hawse" w:date="2017-06-09T13:28:00Z">
            <w:rPr>
              <w:ins w:id="1573" w:author="Alan Hawse" w:date="2017-06-09T13:28:00Z"/>
              <w:del w:id="1574" w:author="Greg Landry" w:date="2017-06-09T13:43:00Z"/>
              <w:rFonts w:ascii="Monaco" w:hAnsi="Monaco" w:cs="Times New Roman"/>
              <w:color w:val="608CDE"/>
              <w:sz w:val="17"/>
              <w:szCs w:val="17"/>
            </w:rPr>
          </w:rPrChange>
        </w:rPr>
        <w:pPrChange w:id="1575" w:author="Greg Landry" w:date="2017-06-09T13:43:00Z">
          <w:pPr/>
        </w:pPrChange>
      </w:pPr>
      <w:ins w:id="1576" w:author="Alan Hawse" w:date="2017-06-09T13:33:00Z">
        <w:del w:id="1577" w:author="Greg Landry" w:date="2017-06-09T13:43:00Z">
          <w:r w:rsidDel="00681B7A">
            <w:delText>Example makefile change:</w:delText>
          </w:r>
        </w:del>
      </w:ins>
    </w:p>
    <w:p w14:paraId="2C706E75" w14:textId="66B0EF1C" w:rsidR="00DE6F6A" w:rsidDel="00681B7A" w:rsidRDefault="00DE6F6A">
      <w:pPr>
        <w:ind w:left="720"/>
        <w:rPr>
          <w:ins w:id="1578" w:author="Alan Hawse" w:date="2017-06-09T13:25:00Z"/>
          <w:del w:id="1579" w:author="Greg Landry" w:date="2017-06-09T13:43:00Z"/>
          <w:rFonts w:ascii="Monaco" w:hAnsi="Monaco" w:cs="Times New Roman"/>
          <w:color w:val="608CDE"/>
          <w:sz w:val="17"/>
          <w:szCs w:val="17"/>
        </w:rPr>
        <w:pPrChange w:id="1580" w:author="Greg Landry" w:date="2017-06-09T13:43:00Z">
          <w:pPr/>
        </w:pPrChange>
      </w:pPr>
    </w:p>
    <w:p w14:paraId="2680F32F" w14:textId="56A028D7" w:rsidR="000A2E0F" w:rsidDel="00681B7A" w:rsidRDefault="000A2E0F">
      <w:pPr>
        <w:ind w:left="720"/>
        <w:rPr>
          <w:ins w:id="1581" w:author="Alan Hawse" w:date="2017-06-09T13:27:00Z"/>
          <w:del w:id="1582" w:author="Greg Landry" w:date="2017-06-09T13:43:00Z"/>
          <w:rFonts w:ascii="Monaco" w:hAnsi="Monaco" w:cs="Times New Roman"/>
          <w:sz w:val="17"/>
          <w:szCs w:val="17"/>
        </w:rPr>
        <w:pPrChange w:id="1583" w:author="Greg Landry" w:date="2017-06-09T13:43:00Z">
          <w:pPr/>
        </w:pPrChange>
      </w:pPr>
      <w:moveFromRangeStart w:id="1584" w:author="Greg Landry" w:date="2017-06-09T13:43:00Z" w:name="move484779110"/>
      <w:moveFrom w:id="1585" w:author="Greg Landry" w:date="2017-06-09T13:43:00Z">
        <w:ins w:id="1586" w:author="Alan Hawse" w:date="2017-06-09T13:25:00Z">
          <w:del w:id="1587"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584"/>
    <w:p w14:paraId="7C1045E1" w14:textId="306A72E5" w:rsidR="00DE6F6A" w:rsidDel="00681B7A" w:rsidRDefault="00DE6F6A">
      <w:pPr>
        <w:ind w:left="720"/>
        <w:rPr>
          <w:ins w:id="1588" w:author="Alan Hawse" w:date="2017-06-09T13:33:00Z"/>
          <w:del w:id="1589" w:author="Greg Landry" w:date="2017-06-09T13:43:00Z"/>
          <w:rFonts w:ascii="Monaco" w:hAnsi="Monaco" w:cs="Times New Roman"/>
          <w:sz w:val="17"/>
          <w:szCs w:val="17"/>
        </w:rPr>
        <w:pPrChange w:id="1590" w:author="Greg Landry" w:date="2017-06-09T13:43:00Z">
          <w:pPr/>
        </w:pPrChange>
      </w:pPr>
    </w:p>
    <w:p w14:paraId="045A0FBF" w14:textId="5B94B912" w:rsidR="00B07022" w:rsidRDefault="00B07022">
      <w:pPr>
        <w:ind w:left="720"/>
        <w:rPr>
          <w:ins w:id="1591" w:author="Alan Hawse" w:date="2017-06-09T13:27:00Z"/>
          <w:rFonts w:ascii="Monaco" w:hAnsi="Monaco" w:cs="Times New Roman"/>
          <w:sz w:val="17"/>
          <w:szCs w:val="17"/>
        </w:rPr>
        <w:pPrChange w:id="1592" w:author="Greg Landry" w:date="2017-06-09T13:43:00Z">
          <w:pPr/>
        </w:pPrChange>
      </w:pPr>
      <w:ins w:id="1593" w:author="Alan Hawse" w:date="2017-06-09T13:33:00Z">
        <w:del w:id="1594"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595" w:author="Alan Hawse" w:date="2017-06-09T13:27:00Z"/>
        </w:rPr>
        <w:pPrChange w:id="1596" w:author="Greg Landry" w:date="2017-06-09T13:43:00Z">
          <w:pPr/>
        </w:pPrChange>
      </w:pPr>
      <w:ins w:id="1597"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598" w:author="Alan Hawse" w:date="2017-06-09T13:27:00Z"/>
        </w:rPr>
        <w:pPrChange w:id="1599" w:author="Greg Landry" w:date="2017-06-09T13:43:00Z">
          <w:pPr/>
        </w:pPrChange>
      </w:pPr>
      <w:ins w:id="1600"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Del="00681B7A" w:rsidRDefault="00DE6F6A">
      <w:pPr>
        <w:pStyle w:val="CCode"/>
        <w:spacing w:after="0"/>
        <w:rPr>
          <w:ins w:id="1601" w:author="Alan Hawse" w:date="2017-06-09T13:27:00Z"/>
          <w:del w:id="1602" w:author="Greg Landry" w:date="2017-06-09T13:43:00Z"/>
        </w:rPr>
        <w:pPrChange w:id="1603" w:author="Greg Landry" w:date="2017-06-09T13:43:00Z">
          <w:pPr/>
        </w:pPrChange>
      </w:pPr>
      <w:ins w:id="1604"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pPr>
        <w:pStyle w:val="CCode"/>
        <w:spacing w:after="0"/>
        <w:rPr>
          <w:ins w:id="1605" w:author="Alan Hawse" w:date="2017-06-09T13:27:00Z"/>
        </w:rPr>
        <w:pPrChange w:id="1606" w:author="Greg Landry" w:date="2017-06-09T13:43:00Z">
          <w:pPr/>
        </w:pPrChange>
      </w:pPr>
    </w:p>
    <w:p w14:paraId="2B370663" w14:textId="77777777" w:rsidR="00DE6F6A" w:rsidRPr="00DE6F6A" w:rsidRDefault="00DE6F6A">
      <w:pPr>
        <w:pStyle w:val="CCode"/>
        <w:spacing w:after="0"/>
        <w:rPr>
          <w:ins w:id="1607" w:author="Alan Hawse" w:date="2017-06-09T13:27:00Z"/>
        </w:rPr>
        <w:pPrChange w:id="1608" w:author="Greg Landry" w:date="2017-06-09T13:43:00Z">
          <w:pPr/>
        </w:pPrChange>
      </w:pPr>
      <w:ins w:id="1609" w:author="Alan Hawse" w:date="2017-06-09T13:27:00Z">
        <w:r w:rsidRPr="007979DB">
          <w:rPr>
            <w:rPrChange w:id="1610" w:author="Greg Landry" w:date="2017-06-09T14:00:00Z">
              <w:rPr>
                <w:rFonts w:eastAsiaTheme="majorEastAsia"/>
                <w:sz w:val="22"/>
                <w:szCs w:val="22"/>
              </w:rPr>
            </w:rPrChange>
          </w:rPr>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pPr>
        <w:pStyle w:val="CCode"/>
        <w:spacing w:after="0"/>
        <w:rPr>
          <w:ins w:id="1611" w:author="Alan Hawse" w:date="2017-06-09T13:27:00Z"/>
        </w:rPr>
        <w:pPrChange w:id="1612" w:author="Greg Landry" w:date="2017-06-09T13:43:00Z">
          <w:pPr/>
        </w:pPrChange>
      </w:pPr>
      <w:ins w:id="1613" w:author="Alan Hawse" w:date="2017-06-09T13:27:00Z">
        <w:r w:rsidRPr="007979DB">
          <w:rPr>
            <w:rPrChange w:id="1614" w:author="Greg Landry" w:date="2017-06-09T14:00:00Z">
              <w:rPr>
                <w:rFonts w:eastAsiaTheme="majorEastAsia"/>
                <w:sz w:val="22"/>
                <w:szCs w:val="22"/>
              </w:rPr>
            </w:rPrChange>
          </w:rPr>
          <w:t>    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pPr>
        <w:pStyle w:val="CCode"/>
        <w:spacing w:after="0"/>
        <w:rPr>
          <w:ins w:id="1615" w:author="Alan Hawse" w:date="2017-06-09T13:27:00Z"/>
        </w:rPr>
        <w:pPrChange w:id="1616" w:author="Greg Landry" w:date="2017-06-09T13:43:00Z">
          <w:pPr/>
        </w:pPrChange>
      </w:pPr>
      <w:ins w:id="1617"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618" w:author="Alan Hawse" w:date="2017-06-09T13:27:00Z"/>
          <w:rPrChange w:id="1619" w:author="Greg Landry" w:date="2017-06-09T14:00:00Z">
            <w:rPr>
              <w:ins w:id="1620" w:author="Alan Hawse" w:date="2017-06-09T13:27:00Z"/>
              <w:color w:val="3933FF"/>
            </w:rPr>
          </w:rPrChange>
        </w:rPr>
        <w:pPrChange w:id="1621" w:author="Greg Landry" w:date="2017-06-09T13:43:00Z">
          <w:pPr/>
        </w:pPrChange>
      </w:pPr>
      <w:ins w:id="1622" w:author="Alan Hawse" w:date="2017-06-09T13:27:00Z">
        <w:r w:rsidRPr="007979DB">
          <w:rPr>
            <w:rPrChange w:id="1623" w:author="Greg Landry" w:date="2017-06-09T14:00:00Z">
              <w:rPr>
                <w:rFonts w:eastAsiaTheme="majorEastAsia"/>
                <w:color w:val="000000"/>
                <w:sz w:val="22"/>
                <w:szCs w:val="22"/>
              </w:rPr>
            </w:rPrChange>
          </w:rPr>
          <w:t>        WPRINT_APP_</w:t>
        </w:r>
        <w:proofErr w:type="gramStart"/>
        <w:r w:rsidRPr="007979DB">
          <w:rPr>
            <w:rPrChange w:id="1624" w:author="Greg Landry" w:date="2017-06-09T14:00:00Z">
              <w:rPr>
                <w:rFonts w:eastAsiaTheme="majorEastAsia"/>
                <w:color w:val="000000"/>
                <w:sz w:val="22"/>
                <w:szCs w:val="22"/>
              </w:rPr>
            </w:rPrChange>
          </w:rPr>
          <w:t>INFO( (</w:t>
        </w:r>
        <w:proofErr w:type="gramEnd"/>
        <w:r w:rsidRPr="007979DB">
          <w:rPr>
            <w:rPrChange w:id="1625" w:author="Greg Landry" w:date="2017-06-09T14:00:00Z">
              <w:rPr>
                <w:rFonts w:eastAsiaTheme="majorEastAsia"/>
                <w:color w:val="000000"/>
                <w:sz w:val="22"/>
                <w:szCs w:val="22"/>
              </w:rPr>
            </w:rPrChange>
          </w:rPr>
          <w:t xml:space="preserve"> "Error: Root CA certificate failed to initialize: %u\n", result) );</w:t>
        </w:r>
      </w:ins>
    </w:p>
    <w:p w14:paraId="4FD1B2CC" w14:textId="77777777" w:rsidR="00DE6F6A" w:rsidRPr="00DE6F6A" w:rsidRDefault="00DE6F6A">
      <w:pPr>
        <w:pStyle w:val="CCode"/>
        <w:spacing w:after="0"/>
        <w:rPr>
          <w:ins w:id="1626" w:author="Alan Hawse" w:date="2017-06-09T13:27:00Z"/>
        </w:rPr>
        <w:pPrChange w:id="1627" w:author="Greg Landry" w:date="2017-06-09T13:43:00Z">
          <w:pPr/>
        </w:pPrChange>
      </w:pPr>
      <w:ins w:id="1628" w:author="Alan Hawse" w:date="2017-06-09T13:27:00Z">
        <w:r w:rsidRPr="007979DB">
          <w:rPr>
            <w:rPrChange w:id="1629" w:author="Greg Landry" w:date="2017-06-09T14:00:00Z">
              <w:rPr>
                <w:rFonts w:eastAsiaTheme="majorEastAsia"/>
                <w:sz w:val="22"/>
                <w:szCs w:val="22"/>
              </w:rPr>
            </w:rPrChange>
          </w:rPr>
          <w:t>        return</w:t>
        </w:r>
        <w:r w:rsidRPr="00DE6F6A">
          <w:t>;</w:t>
        </w:r>
      </w:ins>
    </w:p>
    <w:p w14:paraId="3AC5247C" w14:textId="77777777" w:rsidR="00DE6F6A" w:rsidRPr="00DE6F6A" w:rsidDel="00681B7A" w:rsidRDefault="00DE6F6A">
      <w:pPr>
        <w:pStyle w:val="CCode"/>
        <w:rPr>
          <w:ins w:id="1630" w:author="Alan Hawse" w:date="2017-06-09T13:27:00Z"/>
          <w:del w:id="1631" w:author="Greg Landry" w:date="2017-06-09T13:45:00Z"/>
        </w:rPr>
        <w:pPrChange w:id="1632" w:author="Alan Hawse" w:date="2017-06-09T13:28:00Z">
          <w:pPr/>
        </w:pPrChange>
      </w:pPr>
      <w:ins w:id="1633"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634" w:author="Alan Hawse" w:date="2017-06-08T16:42:00Z"/>
        </w:rPr>
        <w:pPrChange w:id="1635" w:author="Greg Landry" w:date="2017-06-09T13:45:00Z">
          <w:pPr>
            <w:jc w:val="center"/>
          </w:pPr>
        </w:pPrChange>
      </w:pPr>
    </w:p>
    <w:p w14:paraId="2E26793D" w14:textId="2F8F347A" w:rsidR="00825E6E" w:rsidRDefault="00246424">
      <w:pPr>
        <w:pStyle w:val="Heading5"/>
        <w:rPr>
          <w:ins w:id="1636" w:author="Alan Hawse" w:date="2017-06-08T16:42:00Z"/>
        </w:rPr>
        <w:pPrChange w:id="1637" w:author="Greg Landry" w:date="2017-06-09T11:24:00Z">
          <w:pPr>
            <w:jc w:val="center"/>
          </w:pPr>
        </w:pPrChange>
      </w:pPr>
      <w:ins w:id="1638" w:author="Greg Landry" w:date="2017-06-09T11:14:00Z">
        <w:r>
          <w:t xml:space="preserve">Method 3: </w:t>
        </w:r>
      </w:ins>
      <w:ins w:id="1639" w:author="Alan Hawse" w:date="2017-06-08T17:02:00Z">
        <w:r w:rsidR="00195536">
          <w:t>Storing and using certificates from “char arrays”</w:t>
        </w:r>
      </w:ins>
    </w:p>
    <w:p w14:paraId="65359C34" w14:textId="655AABE0" w:rsidR="0043568A" w:rsidRDefault="0043568A">
      <w:pPr>
        <w:rPr>
          <w:ins w:id="1640" w:author="Alan Hawse" w:date="2017-06-09T13:19:00Z"/>
        </w:rPr>
      </w:pPr>
      <w:ins w:id="1641" w:author="Alan Hawse" w:date="2017-06-09T13:19:00Z">
        <w:r>
          <w:t xml:space="preserve">You can embed the certificate into a static </w:t>
        </w:r>
        <w:proofErr w:type="spellStart"/>
        <w:r>
          <w:t>const</w:t>
        </w:r>
        <w:proofErr w:type="spellEnd"/>
        <w:r>
          <w:t xml:space="preserve"> char array </w:t>
        </w:r>
      </w:ins>
      <w:ins w:id="1642" w:author="Greg Landry" w:date="2017-06-09T13:44:00Z">
        <w:r w:rsidR="00681B7A">
          <w:t xml:space="preserve">in the source code </w:t>
        </w:r>
      </w:ins>
      <w:ins w:id="1643" w:author="Alan Hawse" w:date="2017-06-09T13:19:00Z">
        <w:r>
          <w:t xml:space="preserve">by editing the PEM file to have </w:t>
        </w:r>
      </w:ins>
      <w:ins w:id="1644" w:author="Alan Hawse" w:date="2017-06-09T13:21:00Z">
        <w:r>
          <w:t>“\r\n” at the end of the lines.  You certificate will look like this</w:t>
        </w:r>
      </w:ins>
      <w:ins w:id="1645" w:author="Greg Landry" w:date="2017-06-09T13:44:00Z">
        <w:r w:rsidR="00681B7A">
          <w:t xml:space="preserve"> in the source file</w:t>
        </w:r>
      </w:ins>
      <w:ins w:id="1646" w:author="Alan Hawse" w:date="2017-06-09T13:21:00Z">
        <w:r>
          <w:t>:</w:t>
        </w:r>
      </w:ins>
    </w:p>
    <w:p w14:paraId="3CE17A30" w14:textId="77777777" w:rsidR="0043568A" w:rsidRPr="002670C9" w:rsidRDefault="0043568A">
      <w:pPr>
        <w:pStyle w:val="CCode"/>
        <w:spacing w:after="0"/>
        <w:rPr>
          <w:ins w:id="1647" w:author="Alan Hawse" w:date="2017-06-09T13:20:00Z"/>
          <w:rFonts w:ascii="Courier New" w:hAnsi="Courier New" w:cs="Courier New"/>
          <w:sz w:val="16"/>
          <w:rPrChange w:id="1648" w:author="Greg Landry" w:date="2017-06-09T13:51:00Z">
            <w:rPr>
              <w:ins w:id="1649" w:author="Alan Hawse" w:date="2017-06-09T13:20:00Z"/>
            </w:rPr>
          </w:rPrChange>
        </w:rPr>
        <w:pPrChange w:id="1650" w:author="Greg Landry" w:date="2017-06-09T13:45:00Z">
          <w:pPr/>
        </w:pPrChange>
      </w:pPr>
      <w:ins w:id="1651" w:author="Alan Hawse" w:date="2017-06-09T13:20:00Z">
        <w:r w:rsidRPr="002670C9">
          <w:rPr>
            <w:rFonts w:ascii="Courier New" w:hAnsi="Courier New" w:cs="Courier New"/>
            <w:sz w:val="16"/>
            <w:rPrChange w:id="1652" w:author="Greg Landry" w:date="2017-06-09T13:51:00Z">
              <w:rPr>
                <w:sz w:val="22"/>
                <w:szCs w:val="22"/>
              </w:rPr>
            </w:rPrChange>
          </w:rPr>
          <w:t xml:space="preserve">static </w:t>
        </w:r>
        <w:proofErr w:type="spellStart"/>
        <w:r w:rsidRPr="002670C9">
          <w:rPr>
            <w:rFonts w:ascii="Courier New" w:hAnsi="Courier New" w:cs="Courier New"/>
            <w:sz w:val="16"/>
            <w:rPrChange w:id="1653" w:author="Greg Landry" w:date="2017-06-09T13:51:00Z">
              <w:rPr>
                <w:sz w:val="22"/>
                <w:szCs w:val="22"/>
              </w:rPr>
            </w:rPrChange>
          </w:rPr>
          <w:t>const</w:t>
        </w:r>
        <w:proofErr w:type="spellEnd"/>
        <w:r w:rsidRPr="002670C9">
          <w:rPr>
            <w:rFonts w:ascii="Courier New" w:hAnsi="Courier New" w:cs="Courier New"/>
            <w:sz w:val="16"/>
            <w:rPrChange w:id="1654" w:author="Greg Landry" w:date="2017-06-09T13:51:00Z">
              <w:rPr>
                <w:sz w:val="22"/>
                <w:szCs w:val="22"/>
              </w:rPr>
            </w:rPrChange>
          </w:rPr>
          <w:t xml:space="preserve"> char </w:t>
        </w:r>
        <w:proofErr w:type="spellStart"/>
        <w:r w:rsidRPr="002670C9">
          <w:rPr>
            <w:rFonts w:ascii="Courier New" w:hAnsi="Courier New" w:cs="Courier New"/>
            <w:sz w:val="16"/>
            <w:rPrChange w:id="1655" w:author="Greg Landry" w:date="2017-06-09T13:51:00Z">
              <w:rPr>
                <w:sz w:val="22"/>
                <w:szCs w:val="22"/>
              </w:rPr>
            </w:rPrChange>
          </w:rPr>
          <w:t>httpbin_root_ca_</w:t>
        </w:r>
        <w:proofErr w:type="gramStart"/>
        <w:r w:rsidRPr="002670C9">
          <w:rPr>
            <w:rFonts w:ascii="Courier New" w:hAnsi="Courier New" w:cs="Courier New"/>
            <w:sz w:val="16"/>
            <w:rPrChange w:id="1656" w:author="Greg Landry" w:date="2017-06-09T13:51:00Z">
              <w:rPr>
                <w:sz w:val="22"/>
                <w:szCs w:val="22"/>
              </w:rPr>
            </w:rPrChange>
          </w:rPr>
          <w:t>certificate</w:t>
        </w:r>
        <w:proofErr w:type="spellEnd"/>
        <w:r w:rsidRPr="002670C9">
          <w:rPr>
            <w:rFonts w:ascii="Courier New" w:hAnsi="Courier New" w:cs="Courier New"/>
            <w:sz w:val="16"/>
            <w:rPrChange w:id="1657" w:author="Greg Landry" w:date="2017-06-09T13:51:00Z">
              <w:rPr>
                <w:sz w:val="22"/>
                <w:szCs w:val="22"/>
              </w:rPr>
            </w:rPrChange>
          </w:rPr>
          <w:t>[</w:t>
        </w:r>
        <w:proofErr w:type="gramEnd"/>
        <w:r w:rsidRPr="002670C9">
          <w:rPr>
            <w:rFonts w:ascii="Courier New" w:hAnsi="Courier New" w:cs="Courier New"/>
            <w:sz w:val="16"/>
            <w:rPrChange w:id="1658" w:author="Greg Landry" w:date="2017-06-09T13:51:00Z">
              <w:rPr>
                <w:sz w:val="22"/>
                <w:szCs w:val="22"/>
              </w:rPr>
            </w:rPrChange>
          </w:rPr>
          <w:t>] =</w:t>
        </w:r>
      </w:ins>
    </w:p>
    <w:p w14:paraId="31194873" w14:textId="77777777" w:rsidR="0043568A" w:rsidRPr="002670C9" w:rsidRDefault="0043568A">
      <w:pPr>
        <w:pStyle w:val="CCode"/>
        <w:spacing w:after="0"/>
        <w:rPr>
          <w:ins w:id="1659" w:author="Alan Hawse" w:date="2017-06-09T13:20:00Z"/>
          <w:rFonts w:ascii="Courier New" w:hAnsi="Courier New" w:cs="Courier New"/>
          <w:sz w:val="16"/>
          <w:rPrChange w:id="1660" w:author="Greg Landry" w:date="2017-06-09T13:51:00Z">
            <w:rPr>
              <w:ins w:id="1661" w:author="Alan Hawse" w:date="2017-06-09T13:20:00Z"/>
            </w:rPr>
          </w:rPrChange>
        </w:rPr>
        <w:pPrChange w:id="1662" w:author="Greg Landry" w:date="2017-06-09T13:45:00Z">
          <w:pPr/>
        </w:pPrChange>
      </w:pPr>
      <w:ins w:id="1663" w:author="Alan Hawse" w:date="2017-06-09T13:20:00Z">
        <w:r w:rsidRPr="002670C9">
          <w:rPr>
            <w:rFonts w:ascii="Courier New" w:hAnsi="Courier New" w:cs="Courier New"/>
            <w:sz w:val="16"/>
            <w:rPrChange w:id="1664" w:author="Greg Landry" w:date="2017-06-09T13:51:00Z">
              <w:rPr>
                <w:sz w:val="22"/>
                <w:szCs w:val="22"/>
              </w:rPr>
            </w:rPrChange>
          </w:rPr>
          <w:t xml:space="preserve">        "-----BEGIN CERTIFICATE-----\r\n"                                        \</w:t>
        </w:r>
      </w:ins>
    </w:p>
    <w:p w14:paraId="31FD2DE2" w14:textId="77777777" w:rsidR="0043568A" w:rsidRPr="002670C9" w:rsidRDefault="0043568A">
      <w:pPr>
        <w:pStyle w:val="CCode"/>
        <w:spacing w:after="0"/>
        <w:rPr>
          <w:ins w:id="1665" w:author="Alan Hawse" w:date="2017-06-09T13:20:00Z"/>
          <w:rFonts w:ascii="Courier New" w:hAnsi="Courier New" w:cs="Courier New"/>
          <w:sz w:val="16"/>
          <w:rPrChange w:id="1666" w:author="Greg Landry" w:date="2017-06-09T13:51:00Z">
            <w:rPr>
              <w:ins w:id="1667" w:author="Alan Hawse" w:date="2017-06-09T13:20:00Z"/>
            </w:rPr>
          </w:rPrChange>
        </w:rPr>
        <w:pPrChange w:id="1668" w:author="Greg Landry" w:date="2017-06-09T13:45:00Z">
          <w:pPr/>
        </w:pPrChange>
      </w:pPr>
      <w:ins w:id="1669" w:author="Alan Hawse" w:date="2017-06-09T13:20:00Z">
        <w:r w:rsidRPr="002670C9">
          <w:rPr>
            <w:rFonts w:ascii="Courier New" w:hAnsi="Courier New" w:cs="Courier New"/>
            <w:sz w:val="16"/>
            <w:rPrChange w:id="1670" w:author="Greg Landry" w:date="2017-06-09T13:51:00Z">
              <w:rPr>
                <w:sz w:val="22"/>
                <w:szCs w:val="22"/>
              </w:rPr>
            </w:rPrChange>
          </w:rPr>
          <w:t xml:space="preserve">        "MIIDSjCCAjKgAwIBAgIQRK+wgNajJ7qJMDmGLvhAazANBgkqhkiG9w0BAQUFADA/\r\n"   \</w:t>
        </w:r>
      </w:ins>
    </w:p>
    <w:p w14:paraId="58D6033A" w14:textId="77777777" w:rsidR="0043568A" w:rsidRPr="002670C9" w:rsidRDefault="0043568A">
      <w:pPr>
        <w:pStyle w:val="CCode"/>
        <w:spacing w:after="0"/>
        <w:rPr>
          <w:ins w:id="1671" w:author="Alan Hawse" w:date="2017-06-09T13:20:00Z"/>
          <w:rFonts w:ascii="Courier New" w:hAnsi="Courier New" w:cs="Courier New"/>
          <w:sz w:val="16"/>
          <w:rPrChange w:id="1672" w:author="Greg Landry" w:date="2017-06-09T13:51:00Z">
            <w:rPr>
              <w:ins w:id="1673" w:author="Alan Hawse" w:date="2017-06-09T13:20:00Z"/>
            </w:rPr>
          </w:rPrChange>
        </w:rPr>
        <w:pPrChange w:id="1674" w:author="Greg Landry" w:date="2017-06-09T13:45:00Z">
          <w:pPr/>
        </w:pPrChange>
      </w:pPr>
      <w:ins w:id="1675" w:author="Alan Hawse" w:date="2017-06-09T13:20:00Z">
        <w:r w:rsidRPr="002670C9">
          <w:rPr>
            <w:rFonts w:ascii="Courier New" w:hAnsi="Courier New" w:cs="Courier New"/>
            <w:sz w:val="16"/>
            <w:rPrChange w:id="1676" w:author="Greg Landry" w:date="2017-06-09T13:51:00Z">
              <w:rPr>
                <w:sz w:val="22"/>
                <w:szCs w:val="22"/>
              </w:rPr>
            </w:rPrChange>
          </w:rPr>
          <w:t xml:space="preserve">        "MSQwIgYDVQQKExtEaWdpdGFsIFNpZ25hdHVyZSBUcnVzdCBDby4xFzAVBgNVBAMT\r\n"   \</w:t>
        </w:r>
      </w:ins>
    </w:p>
    <w:p w14:paraId="2546B6E4" w14:textId="77777777" w:rsidR="0043568A" w:rsidRPr="002670C9" w:rsidRDefault="0043568A">
      <w:pPr>
        <w:pStyle w:val="CCode"/>
        <w:spacing w:after="0"/>
        <w:rPr>
          <w:ins w:id="1677" w:author="Alan Hawse" w:date="2017-06-09T13:20:00Z"/>
          <w:rFonts w:ascii="Courier New" w:hAnsi="Courier New" w:cs="Courier New"/>
          <w:sz w:val="16"/>
          <w:rPrChange w:id="1678" w:author="Greg Landry" w:date="2017-06-09T13:51:00Z">
            <w:rPr>
              <w:ins w:id="1679" w:author="Alan Hawse" w:date="2017-06-09T13:20:00Z"/>
            </w:rPr>
          </w:rPrChange>
        </w:rPr>
        <w:pPrChange w:id="1680" w:author="Greg Landry" w:date="2017-06-09T13:45:00Z">
          <w:pPr/>
        </w:pPrChange>
      </w:pPr>
      <w:ins w:id="1681" w:author="Alan Hawse" w:date="2017-06-09T13:20:00Z">
        <w:r w:rsidRPr="002670C9">
          <w:rPr>
            <w:rFonts w:ascii="Courier New" w:hAnsi="Courier New" w:cs="Courier New"/>
            <w:sz w:val="16"/>
            <w:rPrChange w:id="1682" w:author="Greg Landry" w:date="2017-06-09T13:51:00Z">
              <w:rPr>
                <w:sz w:val="22"/>
                <w:szCs w:val="22"/>
              </w:rPr>
            </w:rPrChange>
          </w:rPr>
          <w:t xml:space="preserve">        "DkRTVCBSb290IENBIFgzMB4XDTAwMDkzMDIxMTIxOVoXDTIxMDkzMDE0MDExNVow\r\n"   \</w:t>
        </w:r>
      </w:ins>
    </w:p>
    <w:p w14:paraId="24E3151B" w14:textId="77777777" w:rsidR="0043568A" w:rsidRPr="002670C9" w:rsidRDefault="0043568A">
      <w:pPr>
        <w:pStyle w:val="CCode"/>
        <w:spacing w:after="0"/>
        <w:rPr>
          <w:ins w:id="1683" w:author="Alan Hawse" w:date="2017-06-09T13:20:00Z"/>
          <w:rFonts w:ascii="Courier New" w:hAnsi="Courier New" w:cs="Courier New"/>
          <w:sz w:val="16"/>
          <w:rPrChange w:id="1684" w:author="Greg Landry" w:date="2017-06-09T13:51:00Z">
            <w:rPr>
              <w:ins w:id="1685" w:author="Alan Hawse" w:date="2017-06-09T13:20:00Z"/>
            </w:rPr>
          </w:rPrChange>
        </w:rPr>
        <w:pPrChange w:id="1686" w:author="Greg Landry" w:date="2017-06-09T13:45:00Z">
          <w:pPr/>
        </w:pPrChange>
      </w:pPr>
      <w:ins w:id="1687" w:author="Alan Hawse" w:date="2017-06-09T13:20:00Z">
        <w:r w:rsidRPr="002670C9">
          <w:rPr>
            <w:rFonts w:ascii="Courier New" w:hAnsi="Courier New" w:cs="Courier New"/>
            <w:sz w:val="16"/>
            <w:rPrChange w:id="1688" w:author="Greg Landry" w:date="2017-06-09T13:51:00Z">
              <w:rPr>
                <w:sz w:val="22"/>
                <w:szCs w:val="22"/>
              </w:rPr>
            </w:rPrChange>
          </w:rPr>
          <w:t xml:space="preserve">        "PzEkMCIGA1UEChMbRGlnaXRhbCBTaWduYXR1cmUgVHJ1c3QgQ28uMRcwFQYDVQQD\r\n"   \</w:t>
        </w:r>
      </w:ins>
    </w:p>
    <w:p w14:paraId="36AD8334" w14:textId="77777777" w:rsidR="0043568A" w:rsidRPr="002670C9" w:rsidRDefault="0043568A">
      <w:pPr>
        <w:pStyle w:val="CCode"/>
        <w:spacing w:after="0"/>
        <w:rPr>
          <w:ins w:id="1689" w:author="Alan Hawse" w:date="2017-06-09T13:20:00Z"/>
          <w:rFonts w:ascii="Courier New" w:hAnsi="Courier New" w:cs="Courier New"/>
          <w:sz w:val="16"/>
          <w:rPrChange w:id="1690" w:author="Greg Landry" w:date="2017-06-09T13:51:00Z">
            <w:rPr>
              <w:ins w:id="1691" w:author="Alan Hawse" w:date="2017-06-09T13:20:00Z"/>
            </w:rPr>
          </w:rPrChange>
        </w:rPr>
        <w:pPrChange w:id="1692" w:author="Greg Landry" w:date="2017-06-09T13:45:00Z">
          <w:pPr/>
        </w:pPrChange>
      </w:pPr>
      <w:ins w:id="1693" w:author="Alan Hawse" w:date="2017-06-09T13:20:00Z">
        <w:r w:rsidRPr="002670C9">
          <w:rPr>
            <w:rFonts w:ascii="Courier New" w:hAnsi="Courier New" w:cs="Courier New"/>
            <w:sz w:val="16"/>
            <w:rPrChange w:id="1694" w:author="Greg Landry" w:date="2017-06-09T13:51:00Z">
              <w:rPr>
                <w:sz w:val="22"/>
                <w:szCs w:val="22"/>
              </w:rPr>
            </w:rPrChange>
          </w:rPr>
          <w:t xml:space="preserve">        "Ew5EU1QgUm9vdCBDQSBYMzCCASIwDQYJKoZIhvcNAQEBBQADggEPADCCAQoCggEB\r\n"   \</w:t>
        </w:r>
      </w:ins>
    </w:p>
    <w:p w14:paraId="398F25ED" w14:textId="77777777" w:rsidR="0043568A" w:rsidRPr="002670C9" w:rsidRDefault="0043568A">
      <w:pPr>
        <w:pStyle w:val="CCode"/>
        <w:spacing w:after="0"/>
        <w:rPr>
          <w:ins w:id="1695" w:author="Alan Hawse" w:date="2017-06-09T13:20:00Z"/>
          <w:rFonts w:ascii="Courier New" w:hAnsi="Courier New" w:cs="Courier New"/>
          <w:sz w:val="16"/>
          <w:rPrChange w:id="1696" w:author="Greg Landry" w:date="2017-06-09T13:51:00Z">
            <w:rPr>
              <w:ins w:id="1697" w:author="Alan Hawse" w:date="2017-06-09T13:20:00Z"/>
            </w:rPr>
          </w:rPrChange>
        </w:rPr>
        <w:pPrChange w:id="1698" w:author="Greg Landry" w:date="2017-06-09T13:45:00Z">
          <w:pPr/>
        </w:pPrChange>
      </w:pPr>
      <w:ins w:id="1699" w:author="Alan Hawse" w:date="2017-06-09T13:20:00Z">
        <w:r w:rsidRPr="002670C9">
          <w:rPr>
            <w:rFonts w:ascii="Courier New" w:hAnsi="Courier New" w:cs="Courier New"/>
            <w:sz w:val="16"/>
            <w:rPrChange w:id="1700" w:author="Greg Landry" w:date="2017-06-09T13:51:00Z">
              <w:rPr>
                <w:sz w:val="22"/>
                <w:szCs w:val="22"/>
              </w:rPr>
            </w:rPrChange>
          </w:rPr>
          <w:t xml:space="preserve">        "AN+v6ZdQCINXtMxiZfaQguzH0yxrMMpb7NnDfcdAwRgUi+DoM3ZJKuM/IUmTrE4O\r\n"   \</w:t>
        </w:r>
      </w:ins>
    </w:p>
    <w:p w14:paraId="43AECC3D" w14:textId="77777777" w:rsidR="0043568A" w:rsidRPr="002670C9" w:rsidRDefault="0043568A">
      <w:pPr>
        <w:pStyle w:val="CCode"/>
        <w:spacing w:after="0"/>
        <w:rPr>
          <w:ins w:id="1701" w:author="Alan Hawse" w:date="2017-06-09T13:20:00Z"/>
          <w:rFonts w:ascii="Courier New" w:hAnsi="Courier New" w:cs="Courier New"/>
          <w:sz w:val="16"/>
          <w:rPrChange w:id="1702" w:author="Greg Landry" w:date="2017-06-09T13:51:00Z">
            <w:rPr>
              <w:ins w:id="1703" w:author="Alan Hawse" w:date="2017-06-09T13:20:00Z"/>
            </w:rPr>
          </w:rPrChange>
        </w:rPr>
        <w:pPrChange w:id="1704" w:author="Greg Landry" w:date="2017-06-09T13:45:00Z">
          <w:pPr/>
        </w:pPrChange>
      </w:pPr>
      <w:ins w:id="1705" w:author="Alan Hawse" w:date="2017-06-09T13:20:00Z">
        <w:r w:rsidRPr="002670C9">
          <w:rPr>
            <w:rFonts w:ascii="Courier New" w:hAnsi="Courier New" w:cs="Courier New"/>
            <w:sz w:val="16"/>
            <w:rPrChange w:id="1706" w:author="Greg Landry" w:date="2017-06-09T13:51:00Z">
              <w:rPr>
                <w:sz w:val="22"/>
                <w:szCs w:val="22"/>
              </w:rPr>
            </w:rPrChange>
          </w:rPr>
          <w:t xml:space="preserve">        "rz5Iy2Xu/NMhD2XSKtkyj4zl93ewEnu1lcCJo6m67XMuegwGMoOifooUMM0RoOEq\r\n"   \</w:t>
        </w:r>
      </w:ins>
    </w:p>
    <w:p w14:paraId="23DE2384" w14:textId="77777777" w:rsidR="0043568A" w:rsidRPr="002670C9" w:rsidRDefault="0043568A">
      <w:pPr>
        <w:pStyle w:val="CCode"/>
        <w:spacing w:after="0"/>
        <w:rPr>
          <w:ins w:id="1707" w:author="Alan Hawse" w:date="2017-06-09T13:20:00Z"/>
          <w:rFonts w:ascii="Courier New" w:hAnsi="Courier New" w:cs="Courier New"/>
          <w:sz w:val="16"/>
          <w:rPrChange w:id="1708" w:author="Greg Landry" w:date="2017-06-09T13:51:00Z">
            <w:rPr>
              <w:ins w:id="1709" w:author="Alan Hawse" w:date="2017-06-09T13:20:00Z"/>
            </w:rPr>
          </w:rPrChange>
        </w:rPr>
        <w:pPrChange w:id="1710" w:author="Greg Landry" w:date="2017-06-09T13:45:00Z">
          <w:pPr/>
        </w:pPrChange>
      </w:pPr>
      <w:ins w:id="1711" w:author="Alan Hawse" w:date="2017-06-09T13:20:00Z">
        <w:r w:rsidRPr="002670C9">
          <w:rPr>
            <w:rFonts w:ascii="Courier New" w:hAnsi="Courier New" w:cs="Courier New"/>
            <w:sz w:val="16"/>
            <w:rPrChange w:id="1712" w:author="Greg Landry" w:date="2017-06-09T13:51:00Z">
              <w:rPr>
                <w:sz w:val="22"/>
                <w:szCs w:val="22"/>
              </w:rPr>
            </w:rPrChange>
          </w:rPr>
          <w:t xml:space="preserve">        "OLl5CjH9UL2AZd+3UWODyOKIYepLYYHsUmu5ouJLGiifSKOeDNoJjj4XLh7dIN9b\r\n"   \</w:t>
        </w:r>
      </w:ins>
    </w:p>
    <w:p w14:paraId="1C055340" w14:textId="77777777" w:rsidR="0043568A" w:rsidRPr="002670C9" w:rsidRDefault="0043568A">
      <w:pPr>
        <w:pStyle w:val="CCode"/>
        <w:spacing w:after="0"/>
        <w:rPr>
          <w:ins w:id="1713" w:author="Alan Hawse" w:date="2017-06-09T13:20:00Z"/>
          <w:rFonts w:ascii="Courier New" w:hAnsi="Courier New" w:cs="Courier New"/>
          <w:sz w:val="16"/>
          <w:rPrChange w:id="1714" w:author="Greg Landry" w:date="2017-06-09T13:51:00Z">
            <w:rPr>
              <w:ins w:id="1715" w:author="Alan Hawse" w:date="2017-06-09T13:20:00Z"/>
            </w:rPr>
          </w:rPrChange>
        </w:rPr>
        <w:pPrChange w:id="1716" w:author="Greg Landry" w:date="2017-06-09T13:45:00Z">
          <w:pPr/>
        </w:pPrChange>
      </w:pPr>
      <w:ins w:id="1717" w:author="Alan Hawse" w:date="2017-06-09T13:20:00Z">
        <w:r w:rsidRPr="002670C9">
          <w:rPr>
            <w:rFonts w:ascii="Courier New" w:hAnsi="Courier New" w:cs="Courier New"/>
            <w:sz w:val="16"/>
            <w:rPrChange w:id="1718" w:author="Greg Landry" w:date="2017-06-09T13:51:00Z">
              <w:rPr>
                <w:sz w:val="22"/>
                <w:szCs w:val="22"/>
              </w:rPr>
            </w:rPrChange>
          </w:rPr>
          <w:t xml:space="preserve">        "xiqKqy69cK3FCxolkHRyxXtqqzTWMIn/5WgTe1QLyNau7Fqckh49ZLOMxt+/yUFw\r\n"   \</w:t>
        </w:r>
      </w:ins>
    </w:p>
    <w:p w14:paraId="13577EFE" w14:textId="77777777" w:rsidR="0043568A" w:rsidRPr="002670C9" w:rsidRDefault="0043568A">
      <w:pPr>
        <w:pStyle w:val="CCode"/>
        <w:spacing w:after="0"/>
        <w:rPr>
          <w:ins w:id="1719" w:author="Alan Hawse" w:date="2017-06-09T13:20:00Z"/>
          <w:rFonts w:ascii="Courier New" w:hAnsi="Courier New" w:cs="Courier New"/>
          <w:sz w:val="16"/>
          <w:rPrChange w:id="1720" w:author="Greg Landry" w:date="2017-06-09T13:51:00Z">
            <w:rPr>
              <w:ins w:id="1721" w:author="Alan Hawse" w:date="2017-06-09T13:20:00Z"/>
            </w:rPr>
          </w:rPrChange>
        </w:rPr>
        <w:pPrChange w:id="1722" w:author="Greg Landry" w:date="2017-06-09T13:45:00Z">
          <w:pPr/>
        </w:pPrChange>
      </w:pPr>
      <w:ins w:id="1723" w:author="Alan Hawse" w:date="2017-06-09T13:20:00Z">
        <w:r w:rsidRPr="002670C9">
          <w:rPr>
            <w:rFonts w:ascii="Courier New" w:hAnsi="Courier New" w:cs="Courier New"/>
            <w:sz w:val="16"/>
            <w:rPrChange w:id="1724" w:author="Greg Landry" w:date="2017-06-09T13:51:00Z">
              <w:rPr>
                <w:sz w:val="22"/>
                <w:szCs w:val="22"/>
              </w:rPr>
            </w:rPrChange>
          </w:rPr>
          <w:t xml:space="preserve">        "7BZy1SbsOFU5Q9D8/RhcQPGX69Wam40dutolucbY38EVAjqr2m7xPi71XAicPNaD\r\n"   \</w:t>
        </w:r>
      </w:ins>
    </w:p>
    <w:p w14:paraId="1EAF875B" w14:textId="77777777" w:rsidR="0043568A" w:rsidRPr="002670C9" w:rsidRDefault="0043568A">
      <w:pPr>
        <w:pStyle w:val="CCode"/>
        <w:spacing w:after="0"/>
        <w:rPr>
          <w:ins w:id="1725" w:author="Alan Hawse" w:date="2017-06-09T13:20:00Z"/>
          <w:rFonts w:ascii="Courier New" w:hAnsi="Courier New" w:cs="Courier New"/>
          <w:sz w:val="16"/>
          <w:rPrChange w:id="1726" w:author="Greg Landry" w:date="2017-06-09T13:51:00Z">
            <w:rPr>
              <w:ins w:id="1727" w:author="Alan Hawse" w:date="2017-06-09T13:20:00Z"/>
            </w:rPr>
          </w:rPrChange>
        </w:rPr>
        <w:pPrChange w:id="1728" w:author="Greg Landry" w:date="2017-06-09T13:45:00Z">
          <w:pPr/>
        </w:pPrChange>
      </w:pPr>
      <w:ins w:id="1729" w:author="Alan Hawse" w:date="2017-06-09T13:20:00Z">
        <w:r w:rsidRPr="002670C9">
          <w:rPr>
            <w:rFonts w:ascii="Courier New" w:hAnsi="Courier New" w:cs="Courier New"/>
            <w:sz w:val="16"/>
            <w:rPrChange w:id="1730" w:author="Greg Landry" w:date="2017-06-09T13:51:00Z">
              <w:rPr>
                <w:sz w:val="22"/>
                <w:szCs w:val="22"/>
              </w:rPr>
            </w:rPrChange>
          </w:rPr>
          <w:t xml:space="preserve">        "aeQQmxkqtilX4+U9m5/wAl0CAwEAAaNCMEAwDwYDVR0TAQH/BAUwAwEB/zAOBgNV\r\n"   \</w:t>
        </w:r>
      </w:ins>
    </w:p>
    <w:p w14:paraId="4EE8608F" w14:textId="77777777" w:rsidR="0043568A" w:rsidRPr="002670C9" w:rsidRDefault="0043568A">
      <w:pPr>
        <w:pStyle w:val="CCode"/>
        <w:spacing w:after="0"/>
        <w:rPr>
          <w:ins w:id="1731" w:author="Alan Hawse" w:date="2017-06-09T13:20:00Z"/>
          <w:rFonts w:ascii="Courier New" w:hAnsi="Courier New" w:cs="Courier New"/>
          <w:sz w:val="16"/>
          <w:rPrChange w:id="1732" w:author="Greg Landry" w:date="2017-06-09T13:51:00Z">
            <w:rPr>
              <w:ins w:id="1733" w:author="Alan Hawse" w:date="2017-06-09T13:20:00Z"/>
            </w:rPr>
          </w:rPrChange>
        </w:rPr>
        <w:pPrChange w:id="1734" w:author="Greg Landry" w:date="2017-06-09T13:45:00Z">
          <w:pPr/>
        </w:pPrChange>
      </w:pPr>
      <w:ins w:id="1735" w:author="Alan Hawse" w:date="2017-06-09T13:20:00Z">
        <w:r w:rsidRPr="002670C9">
          <w:rPr>
            <w:rFonts w:ascii="Courier New" w:hAnsi="Courier New" w:cs="Courier New"/>
            <w:sz w:val="16"/>
            <w:rPrChange w:id="1736" w:author="Greg Landry" w:date="2017-06-09T13:51:00Z">
              <w:rPr>
                <w:sz w:val="22"/>
                <w:szCs w:val="22"/>
              </w:rPr>
            </w:rPrChange>
          </w:rPr>
          <w:t xml:space="preserve">        "HQ8BAf8EBAMCAQYwHQYDVR0OBBYEFMSnsaR7LHH62+FLkHX/xBVghYkQMA0GCSqG\r\n"   \</w:t>
        </w:r>
      </w:ins>
    </w:p>
    <w:p w14:paraId="43CD381F" w14:textId="77777777" w:rsidR="0043568A" w:rsidRPr="002670C9" w:rsidRDefault="0043568A">
      <w:pPr>
        <w:pStyle w:val="CCode"/>
        <w:spacing w:after="0"/>
        <w:rPr>
          <w:ins w:id="1737" w:author="Alan Hawse" w:date="2017-06-09T13:20:00Z"/>
          <w:rFonts w:ascii="Courier New" w:hAnsi="Courier New" w:cs="Courier New"/>
          <w:sz w:val="16"/>
          <w:rPrChange w:id="1738" w:author="Greg Landry" w:date="2017-06-09T13:51:00Z">
            <w:rPr>
              <w:ins w:id="1739" w:author="Alan Hawse" w:date="2017-06-09T13:20:00Z"/>
            </w:rPr>
          </w:rPrChange>
        </w:rPr>
        <w:pPrChange w:id="1740" w:author="Greg Landry" w:date="2017-06-09T13:45:00Z">
          <w:pPr/>
        </w:pPrChange>
      </w:pPr>
      <w:ins w:id="1741" w:author="Alan Hawse" w:date="2017-06-09T13:20:00Z">
        <w:r w:rsidRPr="002670C9">
          <w:rPr>
            <w:rFonts w:ascii="Courier New" w:hAnsi="Courier New" w:cs="Courier New"/>
            <w:sz w:val="16"/>
            <w:rPrChange w:id="1742" w:author="Greg Landry" w:date="2017-06-09T13:51:00Z">
              <w:rPr>
                <w:sz w:val="22"/>
                <w:szCs w:val="22"/>
              </w:rPr>
            </w:rPrChange>
          </w:rPr>
          <w:t xml:space="preserve">        "SIb3DQEBBQUAA4IBAQCjGiybFwBcqR7uKGY3Or+Dxz9LwwmglSBd49lZRNI+DT69\r\n"   \</w:t>
        </w:r>
      </w:ins>
    </w:p>
    <w:p w14:paraId="32EEE5DD" w14:textId="77777777" w:rsidR="0043568A" w:rsidRPr="002670C9" w:rsidRDefault="0043568A">
      <w:pPr>
        <w:pStyle w:val="CCode"/>
        <w:spacing w:after="0"/>
        <w:rPr>
          <w:ins w:id="1743" w:author="Alan Hawse" w:date="2017-06-09T13:20:00Z"/>
          <w:rFonts w:ascii="Courier New" w:hAnsi="Courier New" w:cs="Courier New"/>
          <w:sz w:val="16"/>
          <w:rPrChange w:id="1744" w:author="Greg Landry" w:date="2017-06-09T13:51:00Z">
            <w:rPr>
              <w:ins w:id="1745" w:author="Alan Hawse" w:date="2017-06-09T13:20:00Z"/>
            </w:rPr>
          </w:rPrChange>
        </w:rPr>
        <w:pPrChange w:id="1746" w:author="Greg Landry" w:date="2017-06-09T13:45:00Z">
          <w:pPr/>
        </w:pPrChange>
      </w:pPr>
      <w:ins w:id="1747" w:author="Alan Hawse" w:date="2017-06-09T13:20:00Z">
        <w:r w:rsidRPr="002670C9">
          <w:rPr>
            <w:rFonts w:ascii="Courier New" w:hAnsi="Courier New" w:cs="Courier New"/>
            <w:sz w:val="16"/>
            <w:rPrChange w:id="1748" w:author="Greg Landry" w:date="2017-06-09T13:51:00Z">
              <w:rPr>
                <w:sz w:val="22"/>
                <w:szCs w:val="22"/>
              </w:rPr>
            </w:rPrChange>
          </w:rPr>
          <w:t xml:space="preserve">        "ikugdB/OEIKcdBodfpga3csTS7MgROSR6cz8faXbauX+5v3gTt23ADq1cEmv8uXr\r\n"   \</w:t>
        </w:r>
      </w:ins>
    </w:p>
    <w:p w14:paraId="11F518A5" w14:textId="77777777" w:rsidR="0043568A" w:rsidRPr="002670C9" w:rsidRDefault="0043568A">
      <w:pPr>
        <w:pStyle w:val="CCode"/>
        <w:spacing w:after="0"/>
        <w:rPr>
          <w:ins w:id="1749" w:author="Alan Hawse" w:date="2017-06-09T13:20:00Z"/>
          <w:rFonts w:ascii="Courier New" w:hAnsi="Courier New" w:cs="Courier New"/>
          <w:sz w:val="16"/>
          <w:rPrChange w:id="1750" w:author="Greg Landry" w:date="2017-06-09T13:51:00Z">
            <w:rPr>
              <w:ins w:id="1751" w:author="Alan Hawse" w:date="2017-06-09T13:20:00Z"/>
            </w:rPr>
          </w:rPrChange>
        </w:rPr>
        <w:pPrChange w:id="1752" w:author="Greg Landry" w:date="2017-06-09T13:45:00Z">
          <w:pPr/>
        </w:pPrChange>
      </w:pPr>
      <w:ins w:id="1753" w:author="Alan Hawse" w:date="2017-06-09T13:20:00Z">
        <w:r w:rsidRPr="002670C9">
          <w:rPr>
            <w:rFonts w:ascii="Courier New" w:hAnsi="Courier New" w:cs="Courier New"/>
            <w:sz w:val="16"/>
            <w:rPrChange w:id="1754" w:author="Greg Landry" w:date="2017-06-09T13:51:00Z">
              <w:rPr>
                <w:sz w:val="22"/>
                <w:szCs w:val="22"/>
              </w:rPr>
            </w:rPrChange>
          </w:rPr>
          <w:t xml:space="preserve">        "AvHRAosZy5Q6XkjEGB5YGV8eAlrwDPGxrancWYaLbumR9YbK+rlmM6pZW87ipxZz\r\n"   \</w:t>
        </w:r>
      </w:ins>
    </w:p>
    <w:p w14:paraId="02BF1EC1" w14:textId="77777777" w:rsidR="0043568A" w:rsidRPr="002670C9" w:rsidRDefault="0043568A">
      <w:pPr>
        <w:pStyle w:val="CCode"/>
        <w:spacing w:after="0"/>
        <w:rPr>
          <w:ins w:id="1755" w:author="Alan Hawse" w:date="2017-06-09T13:20:00Z"/>
          <w:rFonts w:ascii="Courier New" w:hAnsi="Courier New" w:cs="Courier New"/>
          <w:sz w:val="16"/>
          <w:rPrChange w:id="1756" w:author="Greg Landry" w:date="2017-06-09T13:51:00Z">
            <w:rPr>
              <w:ins w:id="1757" w:author="Alan Hawse" w:date="2017-06-09T13:20:00Z"/>
            </w:rPr>
          </w:rPrChange>
        </w:rPr>
        <w:pPrChange w:id="1758" w:author="Greg Landry" w:date="2017-06-09T13:45:00Z">
          <w:pPr/>
        </w:pPrChange>
      </w:pPr>
      <w:ins w:id="1759" w:author="Alan Hawse" w:date="2017-06-09T13:20:00Z">
        <w:r w:rsidRPr="002670C9">
          <w:rPr>
            <w:rFonts w:ascii="Courier New" w:hAnsi="Courier New" w:cs="Courier New"/>
            <w:sz w:val="16"/>
            <w:rPrChange w:id="1760" w:author="Greg Landry" w:date="2017-06-09T13:51:00Z">
              <w:rPr>
                <w:sz w:val="22"/>
                <w:szCs w:val="22"/>
              </w:rPr>
            </w:rPrChange>
          </w:rPr>
          <w:t xml:space="preserve">        "R8srzJmwN0jP41ZL9c8PDHIyh8bwRLtTcm1D9SZImlJnt1ir/md2cXjbDaJWFBM5\r\n"   \</w:t>
        </w:r>
      </w:ins>
    </w:p>
    <w:p w14:paraId="790B770D" w14:textId="77777777" w:rsidR="0043568A" w:rsidRPr="002670C9" w:rsidRDefault="0043568A">
      <w:pPr>
        <w:pStyle w:val="CCode"/>
        <w:spacing w:after="0"/>
        <w:rPr>
          <w:ins w:id="1761" w:author="Alan Hawse" w:date="2017-06-09T13:20:00Z"/>
          <w:rFonts w:ascii="Courier New" w:hAnsi="Courier New" w:cs="Courier New"/>
          <w:sz w:val="16"/>
          <w:rPrChange w:id="1762" w:author="Greg Landry" w:date="2017-06-09T13:51:00Z">
            <w:rPr>
              <w:ins w:id="1763" w:author="Alan Hawse" w:date="2017-06-09T13:20:00Z"/>
            </w:rPr>
          </w:rPrChange>
        </w:rPr>
        <w:pPrChange w:id="1764" w:author="Greg Landry" w:date="2017-06-09T13:45:00Z">
          <w:pPr/>
        </w:pPrChange>
      </w:pPr>
      <w:ins w:id="1765" w:author="Alan Hawse" w:date="2017-06-09T13:20:00Z">
        <w:r w:rsidRPr="002670C9">
          <w:rPr>
            <w:rFonts w:ascii="Courier New" w:hAnsi="Courier New" w:cs="Courier New"/>
            <w:sz w:val="16"/>
            <w:rPrChange w:id="1766" w:author="Greg Landry" w:date="2017-06-09T13:51:00Z">
              <w:rPr>
                <w:sz w:val="22"/>
                <w:szCs w:val="22"/>
              </w:rPr>
            </w:rPrChange>
          </w:rPr>
          <w:t xml:space="preserve">        "JDGFoqgCWjBH4d1QB7wCCZAA62RjYJsWvIjJEubSfZGL+T0yjWW06XyxV3bqxbYo\r\n"   \</w:t>
        </w:r>
      </w:ins>
    </w:p>
    <w:p w14:paraId="47E31C9E" w14:textId="77777777" w:rsidR="0043568A" w:rsidRPr="002670C9" w:rsidRDefault="0043568A">
      <w:pPr>
        <w:pStyle w:val="CCode"/>
        <w:spacing w:after="0"/>
        <w:rPr>
          <w:ins w:id="1767" w:author="Alan Hawse" w:date="2017-06-09T13:20:00Z"/>
          <w:rFonts w:ascii="Courier New" w:hAnsi="Courier New" w:cs="Courier New"/>
          <w:sz w:val="16"/>
          <w:rPrChange w:id="1768" w:author="Greg Landry" w:date="2017-06-09T13:51:00Z">
            <w:rPr>
              <w:ins w:id="1769" w:author="Alan Hawse" w:date="2017-06-09T13:20:00Z"/>
            </w:rPr>
          </w:rPrChange>
        </w:rPr>
        <w:pPrChange w:id="1770" w:author="Greg Landry" w:date="2017-06-09T13:45:00Z">
          <w:pPr/>
        </w:pPrChange>
      </w:pPr>
      <w:ins w:id="1771" w:author="Alan Hawse" w:date="2017-06-09T13:20:00Z">
        <w:r w:rsidRPr="002670C9">
          <w:rPr>
            <w:rFonts w:ascii="Courier New" w:hAnsi="Courier New" w:cs="Courier New"/>
            <w:sz w:val="16"/>
            <w:rPrChange w:id="1772" w:author="Greg Landry" w:date="2017-06-09T13:51:00Z">
              <w:rPr>
                <w:sz w:val="22"/>
                <w:szCs w:val="22"/>
              </w:rPr>
            </w:rPrChange>
          </w:rPr>
          <w:t xml:space="preserve">        "Ob8VZRzI9neWagqNdwvYkQsEjgfbKbYK7p2CNTUQ\r\n"                           \</w:t>
        </w:r>
      </w:ins>
    </w:p>
    <w:p w14:paraId="6ECDC3B8" w14:textId="77777777" w:rsidR="0043568A" w:rsidRPr="002670C9" w:rsidRDefault="0043568A">
      <w:pPr>
        <w:pStyle w:val="CCode"/>
        <w:rPr>
          <w:ins w:id="1773" w:author="Alan Hawse" w:date="2017-06-09T13:20:00Z"/>
          <w:rFonts w:ascii="Courier New" w:hAnsi="Courier New" w:cs="Courier New"/>
          <w:sz w:val="16"/>
          <w:rPrChange w:id="1774" w:author="Greg Landry" w:date="2017-06-09T13:51:00Z">
            <w:rPr>
              <w:ins w:id="1775" w:author="Alan Hawse" w:date="2017-06-09T13:20:00Z"/>
            </w:rPr>
          </w:rPrChange>
        </w:rPr>
        <w:pPrChange w:id="1776" w:author="Alan Hawse" w:date="2017-06-09T13:20:00Z">
          <w:pPr/>
        </w:pPrChange>
      </w:pPr>
      <w:ins w:id="1777" w:author="Alan Hawse" w:date="2017-06-09T13:20:00Z">
        <w:r w:rsidRPr="002670C9">
          <w:rPr>
            <w:rFonts w:ascii="Courier New" w:hAnsi="Courier New" w:cs="Courier New"/>
            <w:sz w:val="16"/>
            <w:rPrChange w:id="1778" w:author="Greg Landry" w:date="2017-06-09T13:51:00Z">
              <w:rPr>
                <w:sz w:val="22"/>
                <w:szCs w:val="22"/>
              </w:rPr>
            </w:rPrChange>
          </w:rPr>
          <w:t xml:space="preserve">        "-----END CERTIFICATE-----\n";</w:t>
        </w:r>
      </w:ins>
    </w:p>
    <w:p w14:paraId="246E3FEC" w14:textId="37FE8BC6" w:rsidR="0043568A" w:rsidRDefault="0043568A">
      <w:pPr>
        <w:rPr>
          <w:ins w:id="1779" w:author="Alan Hawse" w:date="2017-06-09T13:21:00Z"/>
        </w:rPr>
      </w:pPr>
      <w:ins w:id="1780" w:author="Alan Hawse" w:date="2017-06-09T13:21:00Z">
        <w:r>
          <w:t xml:space="preserve">Once you have </w:t>
        </w:r>
        <w:del w:id="1781" w:author="Greg Landry" w:date="2017-06-09T13:45:00Z">
          <w:r w:rsidDel="00681B7A">
            <w:delText>that done</w:delText>
          </w:r>
        </w:del>
      </w:ins>
      <w:ins w:id="1782" w:author="Greg Landry" w:date="2017-06-09T13:45:00Z">
        <w:r w:rsidR="00681B7A">
          <w:t>the array defined,</w:t>
        </w:r>
      </w:ins>
      <w:ins w:id="1783" w:author="Alan Hawse" w:date="2017-06-09T13:21:00Z">
        <w:r>
          <w:t xml:space="preserve"> you can use the certificate like this:</w:t>
        </w:r>
      </w:ins>
    </w:p>
    <w:p w14:paraId="74FEE2C4" w14:textId="3B665521" w:rsidR="006C4A0D" w:rsidRDefault="006C4A0D">
      <w:pPr>
        <w:pStyle w:val="CCode"/>
        <w:rPr>
          <w:ins w:id="1784" w:author="Alan Hawse" w:date="2017-06-09T13:23:00Z"/>
        </w:rPr>
        <w:pPrChange w:id="1785" w:author="Alan Hawse" w:date="2017-06-09T13:23:00Z">
          <w:pPr>
            <w:pStyle w:val="p1"/>
          </w:pPr>
        </w:pPrChange>
      </w:pPr>
      <w:ins w:id="1786" w:author="Alan Hawse" w:date="2017-06-09T13:23:00Z">
        <w:r>
          <w:rPr>
            <w:rStyle w:val="apple-converted-space"/>
          </w:rPr>
          <w:t xml:space="preserve">        </w:t>
        </w:r>
        <w:r>
          <w:t xml:space="preserve">result = </w:t>
        </w:r>
        <w:proofErr w:type="spellStart"/>
        <w:r>
          <w:t>wiced_tls_init_root_ca_</w:t>
        </w:r>
        <w:proofErr w:type="gramStart"/>
        <w:r>
          <w:t>certificates</w:t>
        </w:r>
        <w:proofErr w:type="spellEnd"/>
        <w:r>
          <w:t>(</w:t>
        </w:r>
        <w:proofErr w:type="spellStart"/>
        <w:proofErr w:type="gramEnd"/>
        <w:r>
          <w:t>httpbin_root_ca_certificate</w:t>
        </w:r>
        <w:proofErr w:type="spellEnd"/>
        <w:r>
          <w:t>,</w:t>
        </w:r>
      </w:ins>
      <w:ins w:id="1787" w:author="Greg Landry" w:date="2017-06-09T14:01:00Z">
        <w:r w:rsidR="0083263F">
          <w:t xml:space="preserve"> </w:t>
        </w:r>
      </w:ins>
      <w:proofErr w:type="spellStart"/>
      <w:ins w:id="1788" w:author="Alan Hawse" w:date="2017-06-09T13:23:00Z">
        <w:r>
          <w:t>strlen</w:t>
        </w:r>
        <w:proofErr w:type="spellEnd"/>
        <w:r>
          <w:t>(</w:t>
        </w:r>
        <w:proofErr w:type="spellStart"/>
        <w:r>
          <w:t>httpbin_root_ca_certificate</w:t>
        </w:r>
        <w:proofErr w:type="spellEnd"/>
        <w:r>
          <w:t>) );</w:t>
        </w:r>
      </w:ins>
    </w:p>
    <w:p w14:paraId="64E9F2DA" w14:textId="3496F868" w:rsidR="00246424" w:rsidRDefault="00246424">
      <w:pPr>
        <w:rPr>
          <w:ins w:id="1789" w:author="Greg Landry" w:date="2017-06-09T11:14:00Z"/>
          <w:rFonts w:ascii="Cambria" w:eastAsia="Times New Roman" w:hAnsi="Cambria"/>
          <w:b/>
          <w:bCs/>
          <w:color w:val="4F81BD"/>
          <w:sz w:val="26"/>
          <w:szCs w:val="26"/>
        </w:rPr>
      </w:pPr>
      <w:ins w:id="1790" w:author="Greg Landry" w:date="2017-06-09T11:14:00Z">
        <w:del w:id="1791" w:author="Alan Hawse" w:date="2017-06-09T13:19:00Z">
          <w:r w:rsidDel="0043568A">
            <w:br w:type="page"/>
          </w:r>
        </w:del>
      </w:ins>
    </w:p>
    <w:p w14:paraId="2470C47F" w14:textId="77777777" w:rsidR="00667172" w:rsidRDefault="00667172">
      <w:pPr>
        <w:rPr>
          <w:ins w:id="1792" w:author="Greg Landry" w:date="2017-06-09T13:52:00Z"/>
          <w:rFonts w:ascii="Cambria" w:eastAsia="Times New Roman" w:hAnsi="Cambria"/>
          <w:b/>
          <w:bCs/>
          <w:color w:val="4F81BD"/>
          <w:sz w:val="26"/>
          <w:szCs w:val="26"/>
        </w:rPr>
      </w:pPr>
      <w:ins w:id="1793" w:author="Greg Landry" w:date="2017-06-09T13:52:00Z">
        <w:r>
          <w:br w:type="page"/>
        </w:r>
      </w:ins>
    </w:p>
    <w:p w14:paraId="07C44826" w14:textId="37787D6E" w:rsidR="00B3752B" w:rsidDel="00ED5DB8" w:rsidRDefault="00B3752B">
      <w:pPr>
        <w:rPr>
          <w:del w:id="1794" w:author="Alan Hawse" w:date="2017-06-08T16:43:00Z"/>
          <w:sz w:val="26"/>
          <w:szCs w:val="26"/>
        </w:rPr>
        <w:pPrChange w:id="1795" w:author="Alan Hawse" w:date="2017-06-08T13:59:00Z">
          <w:pPr>
            <w:jc w:val="center"/>
          </w:pPr>
        </w:pPrChange>
      </w:pPr>
      <w:del w:id="1796"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797" w:author="Greg Landry" w:date="2017-06-03T09:41:00Z">
        <w:r w:rsidR="000331EA">
          <w:t>u</w:t>
        </w:r>
      </w:ins>
      <w:del w:id="1798"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799" w:author="Greg Landry" w:date="2017-04-03T16:25:00Z">
        <w:r w:rsidR="00546B0B" w:rsidDel="004D5ED2">
          <w:delText>wa101</w:delText>
        </w:r>
      </w:del>
      <w:ins w:id="1800"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801"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802" w:author="Greg Landry" w:date="2017-04-03T16:27:00Z"/>
        </w:rPr>
        <w:pPrChange w:id="1803" w:author="Greg Landry" w:date="2017-04-03T16:26:00Z">
          <w:pPr>
            <w:pStyle w:val="ListParagraph"/>
            <w:numPr>
              <w:numId w:val="7"/>
            </w:numPr>
            <w:ind w:hanging="360"/>
          </w:pPr>
        </w:pPrChange>
      </w:pPr>
      <w:ins w:id="1804" w:author="Greg Landry" w:date="2017-04-03T16:26:00Z">
        <w:r>
          <w:t xml:space="preserve">Hint: See the exercise on printing network information from the </w:t>
        </w:r>
      </w:ins>
      <w:ins w:id="1805" w:author="Greg Landry" w:date="2017-04-03T16:27:00Z">
        <w:r>
          <w:t>“Connecting to Access Points” chapter for an example on getting the MAC address of your device.</w:t>
        </w:r>
      </w:ins>
      <w:ins w:id="1806" w:author="Greg Landry" w:date="2017-04-03T16:26:00Z">
        <w:r>
          <w:t xml:space="preserve"> </w:t>
        </w:r>
      </w:ins>
    </w:p>
    <w:p w14:paraId="344600C6" w14:textId="37D44E3A" w:rsidR="00C4146C" w:rsidRDefault="00C4146C">
      <w:pPr>
        <w:pStyle w:val="ListParagraph"/>
        <w:numPr>
          <w:ilvl w:val="1"/>
          <w:numId w:val="7"/>
        </w:numPr>
        <w:pPrChange w:id="1807" w:author="Greg Landry" w:date="2017-04-03T16:26:00Z">
          <w:pPr>
            <w:pStyle w:val="ListParagraph"/>
            <w:numPr>
              <w:numId w:val="7"/>
            </w:numPr>
            <w:ind w:hanging="360"/>
          </w:pPr>
        </w:pPrChange>
      </w:pPr>
      <w:ins w:id="1808" w:author="Greg Landry" w:date="2017-04-03T16:27:00Z">
        <w:r>
          <w:t xml:space="preserve">Hint: to get the checksum, just take the </w:t>
        </w:r>
      </w:ins>
      <w:ins w:id="1809" w:author="Greg Landry" w:date="2017-04-03T16:28:00Z">
        <w:r w:rsidR="00887985">
          <w:t xml:space="preserve">six </w:t>
        </w:r>
      </w:ins>
      <w:ins w:id="1810" w:author="Greg Landry" w:date="2017-04-03T16:27:00Z">
        <w:r>
          <w:t xml:space="preserve">individual </w:t>
        </w:r>
      </w:ins>
      <w:ins w:id="1811" w:author="Greg Landry" w:date="2017-04-03T16:28:00Z">
        <w:r w:rsidR="00887985">
          <w:t>octets (</w:t>
        </w:r>
      </w:ins>
      <w:ins w:id="1812" w:author="Greg Landry" w:date="2017-04-03T16:27:00Z">
        <w:r>
          <w:t>bytes</w:t>
        </w:r>
      </w:ins>
      <w:ins w:id="1813" w:author="Greg Landry" w:date="2017-04-03T16:28:00Z">
        <w:r w:rsidR="00887985">
          <w:t>)</w:t>
        </w:r>
      </w:ins>
      <w:ins w:id="1814"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1815" w:author="Greg Landry" w:date="2017-06-03T09:55:00Z">
        <w:r w:rsidR="003F4E78">
          <w:t>w</w:t>
        </w:r>
      </w:ins>
      <w:proofErr w:type="gramEnd"/>
      <w:del w:id="1816"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 xml:space="preserve">For this </w:t>
      </w:r>
      <w:proofErr w:type="gramStart"/>
      <w:r>
        <w:t>exercise</w:t>
      </w:r>
      <w:proofErr w:type="gramEnd"/>
      <w:r>
        <w:t xml:space="preserve"> you will repeat exercise 0</w:t>
      </w:r>
      <w:r w:rsidR="00C22463">
        <w:t>2</w:t>
      </w:r>
      <w:r>
        <w:t xml:space="preserve"> to manually create your own packets instead of relying on the stream functions. Follow </w:t>
      </w:r>
      <w:proofErr w:type="gramStart"/>
      <w:r>
        <w:t>all of</w:t>
      </w:r>
      <w:proofErr w:type="gramEnd"/>
      <w:r>
        <w:t xml:space="preserve">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proofErr w:type="gramStart"/>
      <w:r w:rsidRPr="005D7442">
        <w:rPr>
          <w:i/>
        </w:rPr>
        <w:t>sprint(</w:t>
      </w:r>
      <w:proofErr w:type="gramEnd"/>
      <w:r w:rsidRPr="005D7442">
        <w:rPr>
          <w:i/>
        </w:rPr>
        <w: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proofErr w:type="spellStart"/>
      <w:r>
        <w:t>wiced_tcp_</w:t>
      </w:r>
      <w:proofErr w:type="gramStart"/>
      <w:r>
        <w:t>receive</w:t>
      </w:r>
      <w:proofErr w:type="spellEnd"/>
      <w:r>
        <w:t>(</w:t>
      </w:r>
      <w:proofErr w:type="gramEnd"/>
      <w:r>
        <w:t xml:space="preserve">) and </w:t>
      </w:r>
      <w:proofErr w:type="spellStart"/>
      <w:r>
        <w:t>wic</w:t>
      </w:r>
      <w:r w:rsidR="00C22463">
        <w:t>ed_packet_get_data</w:t>
      </w:r>
      <w:proofErr w:type="spellEnd"/>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1817" w:author="Greg Landry" w:date="2017-06-03T09:41:00Z">
        <w:r w:rsidR="000331EA">
          <w:t>u</w:t>
        </w:r>
      </w:ins>
      <w:del w:id="1818"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 xml:space="preserve">Hint: Look at the documentation in the TCP server </w:t>
      </w:r>
      <w:proofErr w:type="spellStart"/>
      <w:r>
        <w:t>comms</w:t>
      </w:r>
      <w:proofErr w:type="spellEnd"/>
      <w:r>
        <w:t xml:space="preserve">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w:t>
      </w:r>
      <w:proofErr w:type="spellStart"/>
      <w:r w:rsidR="00910CE6">
        <w:t>linked_list.h</w:t>
      </w:r>
      <w:proofErr w:type="spellEnd"/>
      <w:r w:rsidR="00910CE6">
        <w:t>”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1819" w:author="Greg Landry" w:date="2017-06-03T09:41:00Z">
        <w:r w:rsidR="000331EA">
          <w:t>u</w:t>
        </w:r>
      </w:ins>
      <w:del w:id="1820"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 xml:space="preserve">Look at the function </w:t>
      </w:r>
      <w:proofErr w:type="spellStart"/>
      <w:r w:rsidR="0067507E">
        <w:t>wiced_tcp_register_callbacks</w:t>
      </w:r>
      <w:proofErr w:type="spellEnd"/>
      <w:r w:rsidR="0067507E">
        <w:t>.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 xml:space="preserve">Note that this file is used for every project in the workspace using this platform so it will affect </w:t>
      </w:r>
      <w:proofErr w:type="gramStart"/>
      <w:r>
        <w:t>all of</w:t>
      </w:r>
      <w:proofErr w:type="gramEnd"/>
      <w:r>
        <w:t xml:space="preserve">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7"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9" w:author="Greg Landry" w:date="2017-06-12T08:43:00Z" w:initials="GL">
    <w:p w14:paraId="7E475A08" w14:textId="05CE5A66" w:rsidR="00B20D53" w:rsidRDefault="00B20D53">
      <w:pPr>
        <w:pStyle w:val="CommentText"/>
      </w:pPr>
      <w:r>
        <w:rPr>
          <w:rStyle w:val="CommentReference"/>
        </w:rPr>
        <w:annotationRef/>
      </w:r>
      <w:r>
        <w:t>I don’t see this in the figure</w:t>
      </w:r>
    </w:p>
  </w:comment>
  <w:comment w:id="922" w:author="Greg Landry" w:date="2017-06-12T08:44:00Z" w:initials="GL">
    <w:p w14:paraId="7851E986" w14:textId="26C053E5" w:rsidR="00B20D53" w:rsidRDefault="00B20D53">
      <w:pPr>
        <w:pStyle w:val="CommentText"/>
      </w:pPr>
      <w:r>
        <w:rPr>
          <w:rStyle w:val="CommentReference"/>
        </w:rPr>
        <w:annotationRef/>
      </w:r>
      <w:r>
        <w:t>The text doesn’t talk about 2 different signatures at all.</w:t>
      </w:r>
    </w:p>
  </w:comment>
  <w:comment w:id="924" w:author="Greg Landry" w:date="2017-06-12T08:44:00Z" w:initials="GL">
    <w:p w14:paraId="4DD97182" w14:textId="6E67BA25" w:rsidR="00B20D53" w:rsidRDefault="00B20D53">
      <w:pPr>
        <w:pStyle w:val="CommentText"/>
      </w:pPr>
      <w:r>
        <w:rPr>
          <w:rStyle w:val="CommentReference"/>
        </w:rPr>
        <w:annotationRef/>
      </w:r>
      <w:r>
        <w:t>The hash on the left isn’t clear. Does it include 4 things, 3 things, or 2 things? Does it include the signature of the CA?</w:t>
      </w:r>
    </w:p>
  </w:comment>
  <w:comment w:id="923" w:author="Greg Landry" w:date="2017-06-12T08:46:00Z" w:initials="GL">
    <w:p w14:paraId="1565EDF4" w14:textId="64E3D5F0" w:rsidR="00B20D53" w:rsidRDefault="00B20D53">
      <w:pPr>
        <w:pStyle w:val="CommentText"/>
      </w:pPr>
      <w:r>
        <w:rPr>
          <w:rStyle w:val="CommentReference"/>
        </w:rPr>
        <w:annotationRef/>
      </w:r>
      <w:r>
        <w:t>You should label the digest on here.</w:t>
      </w:r>
    </w:p>
  </w:comment>
  <w:comment w:id="1183" w:author="Greg Landry" w:date="2017-06-09T11:17:00Z" w:initials="GL">
    <w:p w14:paraId="788A1419" w14:textId="6431F56C" w:rsidR="00B20D53" w:rsidRDefault="00B20D53">
      <w:pPr>
        <w:pStyle w:val="CommentText"/>
      </w:pPr>
      <w:r>
        <w:rPr>
          <w:rStyle w:val="CommentReference"/>
        </w:rPr>
        <w:annotationRef/>
      </w:r>
      <w:r>
        <w:rPr>
          <w:noProof/>
        </w:rPr>
        <w:t>Which one is the "right one"?</w:t>
      </w:r>
    </w:p>
  </w:comment>
  <w:comment w:id="1282" w:author="Greg Landry" w:date="2017-06-12T08:52:00Z" w:initials="GL">
    <w:p w14:paraId="60D276C8" w14:textId="67CD2A75" w:rsidR="00B20D53" w:rsidRDefault="00B20D53">
      <w:pPr>
        <w:pStyle w:val="CommentText"/>
      </w:pPr>
      <w:r>
        <w:rPr>
          <w:rStyle w:val="CommentReference"/>
        </w:rPr>
        <w:annotationRef/>
      </w:r>
      <w:r>
        <w:t xml:space="preserve">Need a location to get </w:t>
      </w:r>
      <w:proofErr w:type="spellStart"/>
      <w:r>
        <w:t>openssl</w:t>
      </w:r>
      <w:proofErr w:type="spellEnd"/>
      <w:r>
        <w:t xml:space="preserve"> for PC</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75A08" w15:done="0"/>
  <w15:commentEx w15:paraId="7851E986" w15:done="0"/>
  <w15:commentEx w15:paraId="4DD97182" w15:done="0"/>
  <w15:commentEx w15:paraId="1565EDF4" w15:done="0"/>
  <w15:commentEx w15:paraId="788A1419" w15:done="0"/>
  <w15:commentEx w15:paraId="60D276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80E7B" w14:textId="77777777" w:rsidR="00B20D53" w:rsidRDefault="00B20D53" w:rsidP="00093A9C">
      <w:r>
        <w:separator/>
      </w:r>
    </w:p>
  </w:endnote>
  <w:endnote w:type="continuationSeparator" w:id="0">
    <w:p w14:paraId="6CF9A5C1" w14:textId="77777777" w:rsidR="00B20D53" w:rsidRDefault="00B20D53"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altName w:val="Calibri"/>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2358BC6F" w:rsidR="00B20D53" w:rsidRDefault="00B20D53">
            <w:pPr>
              <w:pStyle w:val="Footer"/>
              <w:jc w:val="center"/>
            </w:pPr>
            <w:r>
              <w:t xml:space="preserve">Page </w:t>
            </w:r>
            <w:r>
              <w:rPr>
                <w:b/>
                <w:bCs/>
              </w:rPr>
              <w:fldChar w:fldCharType="begin"/>
            </w:r>
            <w:r>
              <w:rPr>
                <w:b/>
                <w:bCs/>
              </w:rPr>
              <w:instrText xml:space="preserve"> PAGE </w:instrText>
            </w:r>
            <w:r>
              <w:rPr>
                <w:b/>
                <w:bCs/>
              </w:rPr>
              <w:fldChar w:fldCharType="separate"/>
            </w:r>
            <w:r w:rsidR="007848C5">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7848C5">
              <w:rPr>
                <w:b/>
                <w:bCs/>
                <w:noProof/>
              </w:rPr>
              <w:t>26</w:t>
            </w:r>
            <w:r>
              <w:rPr>
                <w:b/>
                <w:bCs/>
              </w:rPr>
              <w:fldChar w:fldCharType="end"/>
            </w:r>
          </w:p>
        </w:sdtContent>
      </w:sdt>
    </w:sdtContent>
  </w:sdt>
  <w:p w14:paraId="75581528" w14:textId="77777777" w:rsidR="00B20D53" w:rsidRDefault="00B20D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763D3" w14:textId="77777777" w:rsidR="00B20D53" w:rsidRDefault="00B20D53" w:rsidP="00093A9C">
      <w:r>
        <w:separator/>
      </w:r>
    </w:p>
  </w:footnote>
  <w:footnote w:type="continuationSeparator" w:id="0">
    <w:p w14:paraId="74130A78" w14:textId="77777777" w:rsidR="00B20D53" w:rsidRDefault="00B20D53"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21"/>
  </w:num>
  <w:num w:numId="4">
    <w:abstractNumId w:val="36"/>
  </w:num>
  <w:num w:numId="5">
    <w:abstractNumId w:val="10"/>
  </w:num>
  <w:num w:numId="6">
    <w:abstractNumId w:val="35"/>
  </w:num>
  <w:num w:numId="7">
    <w:abstractNumId w:val="1"/>
  </w:num>
  <w:num w:numId="8">
    <w:abstractNumId w:val="19"/>
  </w:num>
  <w:num w:numId="9">
    <w:abstractNumId w:val="41"/>
  </w:num>
  <w:num w:numId="10">
    <w:abstractNumId w:val="13"/>
  </w:num>
  <w:num w:numId="11">
    <w:abstractNumId w:val="31"/>
  </w:num>
  <w:num w:numId="12">
    <w:abstractNumId w:val="28"/>
  </w:num>
  <w:num w:numId="13">
    <w:abstractNumId w:val="8"/>
  </w:num>
  <w:num w:numId="14">
    <w:abstractNumId w:val="32"/>
  </w:num>
  <w:num w:numId="15">
    <w:abstractNumId w:val="25"/>
  </w:num>
  <w:num w:numId="16">
    <w:abstractNumId w:val="24"/>
  </w:num>
  <w:num w:numId="17">
    <w:abstractNumId w:val="9"/>
  </w:num>
  <w:num w:numId="18">
    <w:abstractNumId w:val="7"/>
  </w:num>
  <w:num w:numId="19">
    <w:abstractNumId w:val="17"/>
  </w:num>
  <w:num w:numId="20">
    <w:abstractNumId w:val="34"/>
  </w:num>
  <w:num w:numId="21">
    <w:abstractNumId w:val="2"/>
  </w:num>
  <w:num w:numId="22">
    <w:abstractNumId w:val="29"/>
  </w:num>
  <w:num w:numId="23">
    <w:abstractNumId w:val="18"/>
  </w:num>
  <w:num w:numId="24">
    <w:abstractNumId w:val="22"/>
  </w:num>
  <w:num w:numId="25">
    <w:abstractNumId w:val="4"/>
  </w:num>
  <w:num w:numId="26">
    <w:abstractNumId w:val="12"/>
  </w:num>
  <w:num w:numId="27">
    <w:abstractNumId w:val="6"/>
  </w:num>
  <w:num w:numId="28">
    <w:abstractNumId w:val="26"/>
  </w:num>
  <w:num w:numId="29">
    <w:abstractNumId w:val="30"/>
  </w:num>
  <w:num w:numId="30">
    <w:abstractNumId w:val="27"/>
  </w:num>
  <w:num w:numId="31">
    <w:abstractNumId w:val="38"/>
  </w:num>
  <w:num w:numId="32">
    <w:abstractNumId w:val="37"/>
  </w:num>
  <w:num w:numId="33">
    <w:abstractNumId w:val="11"/>
  </w:num>
  <w:num w:numId="34">
    <w:abstractNumId w:val="5"/>
  </w:num>
  <w:num w:numId="35">
    <w:abstractNumId w:val="40"/>
  </w:num>
  <w:num w:numId="36">
    <w:abstractNumId w:val="39"/>
  </w:num>
  <w:num w:numId="37">
    <w:abstractNumId w:val="0"/>
  </w:num>
  <w:num w:numId="38">
    <w:abstractNumId w:val="3"/>
  </w:num>
  <w:num w:numId="39">
    <w:abstractNumId w:val="16"/>
  </w:num>
  <w:num w:numId="40">
    <w:abstractNumId w:val="14"/>
  </w:num>
  <w:num w:numId="41">
    <w:abstractNumId w:val="33"/>
  </w:num>
  <w:num w:numId="42">
    <w:abstractNumId w:val="20"/>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500C"/>
    <w:rsid w:val="001F31C5"/>
    <w:rsid w:val="001F5644"/>
    <w:rsid w:val="00203097"/>
    <w:rsid w:val="00204493"/>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31E3"/>
    <w:rsid w:val="00435610"/>
    <w:rsid w:val="0043568A"/>
    <w:rsid w:val="004363F7"/>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2D03"/>
    <w:rsid w:val="004D3236"/>
    <w:rsid w:val="004D51FE"/>
    <w:rsid w:val="004D532F"/>
    <w:rsid w:val="004D5ED2"/>
    <w:rsid w:val="004F02B0"/>
    <w:rsid w:val="004F3DF1"/>
    <w:rsid w:val="004F409A"/>
    <w:rsid w:val="00513FD4"/>
    <w:rsid w:val="00515081"/>
    <w:rsid w:val="005160F8"/>
    <w:rsid w:val="0052456D"/>
    <w:rsid w:val="0052741D"/>
    <w:rsid w:val="00530EC8"/>
    <w:rsid w:val="0053408F"/>
    <w:rsid w:val="00534481"/>
    <w:rsid w:val="00542D5D"/>
    <w:rsid w:val="00544A46"/>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30820"/>
    <w:rsid w:val="00A32240"/>
    <w:rsid w:val="00A330AF"/>
    <w:rsid w:val="00A33EA8"/>
    <w:rsid w:val="00A34CF7"/>
    <w:rsid w:val="00A34D69"/>
    <w:rsid w:val="00A37FB4"/>
    <w:rsid w:val="00A42237"/>
    <w:rsid w:val="00A43B97"/>
    <w:rsid w:val="00A44ACA"/>
    <w:rsid w:val="00A471D2"/>
    <w:rsid w:val="00A51686"/>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965"/>
    <w:rsid w:val="00B2058E"/>
    <w:rsid w:val="00B20D53"/>
    <w:rsid w:val="00B22FD1"/>
    <w:rsid w:val="00B32669"/>
    <w:rsid w:val="00B34866"/>
    <w:rsid w:val="00B3495F"/>
    <w:rsid w:val="00B3752B"/>
    <w:rsid w:val="00B37FA0"/>
    <w:rsid w:val="00B4542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7D0"/>
    <w:rsid w:val="00D21C7A"/>
    <w:rsid w:val="00D23BFF"/>
    <w:rsid w:val="00D24778"/>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F37"/>
    <w:rsid w:val="00E85326"/>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0D53"/>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20D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20D53"/>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openxmlformats.org/officeDocument/2006/relationships/image" Target="media/image6.png"/><Relationship Id="rId22" Type="http://schemas.openxmlformats.org/officeDocument/2006/relationships/hyperlink" Target="https://en.wikipedia.org/wiki/Transport_Layer_Security"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png"/><Relationship Id="rId19" Type="http://schemas.openxmlformats.org/officeDocument/2006/relationships/comments" Target="comments.xml"/><Relationship Id="rId37" Type="http://schemas.openxmlformats.org/officeDocument/2006/relationships/hyperlink" Target="http://www.iana.org/assignments/service-names-port-numbers/service-names-port-numbers.xhtml" TargetMode="External"/><Relationship Id="rId38" Type="http://schemas.openxmlformats.org/officeDocument/2006/relationships/footer" Target="footer1.xml"/><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E597D-C50B-6A4D-BD55-C259B897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4351</TotalTime>
  <Pages>26</Pages>
  <Words>6714</Words>
  <Characters>38272</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286</cp:revision>
  <cp:lastPrinted>2017-06-05T17:34:00Z</cp:lastPrinted>
  <dcterms:created xsi:type="dcterms:W3CDTF">2016-10-22T09:22:00Z</dcterms:created>
  <dcterms:modified xsi:type="dcterms:W3CDTF">2017-06-14T01:34:00Z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