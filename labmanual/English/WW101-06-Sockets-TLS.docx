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93876" w14:textId="425E40A3" w:rsidR="003E3652" w:rsidRDefault="007E0232" w:rsidP="0041007E">
      <w:pPr>
        <w:pStyle w:val="Heading1"/>
      </w:pPr>
      <w:bookmarkStart w:id="1" w:name="_GoBack"/>
      <w:bookmarkEnd w:id="1"/>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2" w:author="Greg Landry" w:date="2017-04-03T15:17:00Z">
        <w:r w:rsidR="00546B0B" w:rsidDel="00CC09AC">
          <w:delText xml:space="preserve">2 </w:delText>
        </w:r>
      </w:del>
      <w:ins w:id="3"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socket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Server there is a program running that listens on that Port for bytes to come through.  Sockets are uniquely identified by two tuples (source </w:t>
      </w:r>
      <w:r>
        <w:t>IP</w:t>
      </w:r>
      <w:del w:id="4" w:author="Greg Landry" w:date="2017-04-03T16:08:00Z">
        <w:r w:rsidRPr="007619B0" w:rsidDel="006E5D6F">
          <w:delText>/</w:delText>
        </w:r>
        <w:r w:rsidDel="006E5D6F">
          <w:delText xml:space="preserve"> </w:delText>
        </w:r>
      </w:del>
      <w:ins w:id="5" w:author="Greg Landry" w:date="2017-04-03T16:08:00Z">
        <w:r w:rsidR="006E5D6F">
          <w:t xml:space="preserve">: </w:t>
        </w:r>
      </w:ins>
      <w:r>
        <w:t xml:space="preserve">source </w:t>
      </w:r>
      <w:r w:rsidRPr="007619B0">
        <w:t>port) an</w:t>
      </w:r>
      <w:r w:rsidR="00021344">
        <w:t>d</w:t>
      </w:r>
      <w:r w:rsidRPr="007619B0">
        <w:t xml:space="preserve"> (destination IP</w:t>
      </w:r>
      <w:del w:id="6" w:author="Greg Landry" w:date="2017-04-03T16:08:00Z">
        <w:r w:rsidRPr="007619B0" w:rsidDel="006E5D6F">
          <w:delText>/</w:delText>
        </w:r>
        <w:r w:rsidDel="006E5D6F">
          <w:delText xml:space="preserve"> </w:delText>
        </w:r>
      </w:del>
      <w:ins w:id="7" w:author="Greg Landry" w:date="2017-04-03T16:08:00Z">
        <w:r w:rsidR="006E5D6F">
          <w:t>:</w:t>
        </w:r>
      </w:ins>
      <w:r>
        <w:t xml:space="preserve">destination </w:t>
      </w:r>
      <w:r w:rsidRPr="007619B0">
        <w:t>port) e.g. 192.168.15.8</w:t>
      </w:r>
      <w:ins w:id="8" w:author="Greg Landry" w:date="2017-04-03T16:08:00Z">
        <w:r w:rsidR="006E5D6F">
          <w:t>:</w:t>
        </w:r>
      </w:ins>
      <w:del w:id="9" w:author="Greg Landry" w:date="2017-04-03T16:08:00Z">
        <w:r w:rsidRPr="007619B0" w:rsidDel="006E5D6F">
          <w:delText>/</w:delText>
        </w:r>
      </w:del>
      <w:r w:rsidRPr="007619B0">
        <w:t xml:space="preserve">3287 + </w:t>
      </w:r>
      <w:r w:rsidRPr="007619B0">
        <w:rPr>
          <w:rFonts w:cs="Menlo"/>
          <w:color w:val="000000"/>
        </w:rPr>
        <w:t>184.27.235.114</w:t>
      </w:r>
      <w:ins w:id="10" w:author="Greg Landry" w:date="2017-04-03T16:08:00Z">
        <w:r w:rsidR="006E5D6F">
          <w:rPr>
            <w:rFonts w:cs="Menlo"/>
            <w:color w:val="000000"/>
          </w:rPr>
          <w:t>:</w:t>
        </w:r>
      </w:ins>
      <w:del w:id="11"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r w:rsidRPr="00EB5014">
        <w:rPr>
          <w:i/>
        </w:rPr>
        <w:t>wiced_tcp_create_socket</w:t>
      </w:r>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The client can send “R” and “W” commands.  The server responds with “A” (and the data echo’d)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2"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r w:rsidR="00A42237">
        <w:t>l</w:t>
      </w:r>
      <w:r>
        <w:t>ater on</w:t>
      </w:r>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3"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4"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5"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The TCP/IP stack which handles all of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r w:rsidR="00354FF4" w:rsidRPr="00A91B39">
        <w:rPr>
          <w:i/>
        </w:rPr>
        <w:t>wiced_tcp_socket_t</w:t>
      </w:r>
      <w:r w:rsidR="00354FF4">
        <w:t>)</w:t>
      </w:r>
      <w:r w:rsidR="00793556">
        <w:t>:</w:t>
      </w:r>
    </w:p>
    <w:p w14:paraId="589B0FE2" w14:textId="002FADFE" w:rsidR="00793556" w:rsidRPr="00C327F5" w:rsidRDefault="00793556">
      <w:pPr>
        <w:pStyle w:val="CCode"/>
        <w:ind w:left="1440"/>
        <w:rPr>
          <w:rFonts w:ascii="Courier New" w:hAnsi="Courier New" w:cs="Courier New"/>
          <w:rPrChange w:id="16" w:author="Greg Landry" w:date="2017-06-09T15:48:00Z">
            <w:rPr>
              <w:i/>
            </w:rPr>
          </w:rPrChange>
        </w:rPr>
        <w:pPrChange w:id="17" w:author="Greg Landry" w:date="2017-06-09T15:48:00Z">
          <w:pPr>
            <w:ind w:left="1080"/>
          </w:pPr>
        </w:pPrChange>
      </w:pPr>
      <w:r w:rsidRPr="00C327F5">
        <w:rPr>
          <w:rFonts w:ascii="Courier New" w:hAnsi="Courier New" w:cs="Courier New"/>
          <w:rPrChange w:id="18" w:author="Greg Landry" w:date="2017-06-09T15:48:00Z">
            <w:rPr>
              <w:i/>
            </w:rPr>
          </w:rPrChange>
        </w:rPr>
        <w:t>wiced_tcp_create_socket(</w:t>
      </w:r>
      <w:r w:rsidR="0052741D" w:rsidRPr="00C327F5">
        <w:rPr>
          <w:rFonts w:ascii="Courier New" w:hAnsi="Courier New" w:cs="Courier New"/>
          <w:rPrChange w:id="19" w:author="Greg Landry" w:date="2017-06-09T15:48:00Z">
            <w:rPr>
              <w:i/>
            </w:rPr>
          </w:rPrChange>
        </w:rPr>
        <w:t xml:space="preserve"> </w:t>
      </w:r>
      <w:r w:rsidRPr="00C327F5">
        <w:rPr>
          <w:rFonts w:ascii="Courier New" w:hAnsi="Courier New" w:cs="Courier New"/>
          <w:rPrChange w:id="20" w:author="Greg Landry" w:date="2017-06-09T15:48:00Z">
            <w:rPr>
              <w:i/>
            </w:rPr>
          </w:rPrChange>
        </w:rPr>
        <w:t>&amp;socket</w:t>
      </w:r>
      <w:r w:rsidR="00A32240" w:rsidRPr="00C327F5">
        <w:rPr>
          <w:rFonts w:ascii="Courier New" w:hAnsi="Courier New" w:cs="Courier New"/>
          <w:rPrChange w:id="21" w:author="Greg Landry" w:date="2017-06-09T15:48:00Z">
            <w:rPr>
              <w:i/>
            </w:rPr>
          </w:rPrChange>
        </w:rPr>
        <w:t>,</w:t>
      </w:r>
      <w:r w:rsidR="0052741D" w:rsidRPr="00C327F5">
        <w:rPr>
          <w:rFonts w:ascii="Courier New" w:hAnsi="Courier New" w:cs="Courier New"/>
          <w:rPrChange w:id="22" w:author="Greg Landry" w:date="2017-06-09T15:48:00Z">
            <w:rPr>
              <w:i/>
            </w:rPr>
          </w:rPrChange>
        </w:rPr>
        <w:t xml:space="preserve"> </w:t>
      </w:r>
      <w:r w:rsidR="00A32240" w:rsidRPr="00C327F5">
        <w:rPr>
          <w:rFonts w:ascii="Courier New" w:hAnsi="Courier New" w:cs="Courier New"/>
          <w:rPrChange w:id="23" w:author="Greg Landry" w:date="2017-06-09T15:48:00Z">
            <w:rPr>
              <w:i/>
            </w:rPr>
          </w:rPrChange>
        </w:rPr>
        <w:t>WICED_AP_INTERFACE</w:t>
      </w:r>
      <w:r w:rsidR="0052741D" w:rsidRPr="00C327F5">
        <w:rPr>
          <w:rFonts w:ascii="Courier New" w:hAnsi="Courier New" w:cs="Courier New"/>
          <w:rPrChange w:id="24" w:author="Greg Landry" w:date="2017-06-09T15:48:00Z">
            <w:rPr>
              <w:i/>
            </w:rPr>
          </w:rPrChange>
        </w:rPr>
        <w:t xml:space="preserve"> </w:t>
      </w:r>
      <w:r w:rsidRPr="00C327F5">
        <w:rPr>
          <w:rFonts w:ascii="Courier New" w:hAnsi="Courier New" w:cs="Courier New"/>
          <w:rPrChange w:id="25" w:author="Greg Landry" w:date="2017-06-09T15:48:00Z">
            <w:rPr>
              <w:i/>
            </w:rPr>
          </w:rPrChange>
        </w:rPr>
        <w:t>);</w:t>
      </w:r>
    </w:p>
    <w:p w14:paraId="4FBD2EC3" w14:textId="4B9B30D8" w:rsidR="00793556" w:rsidRDefault="00273A8F" w:rsidP="00EA3121">
      <w:pPr>
        <w:pStyle w:val="ListParagraph"/>
        <w:numPr>
          <w:ilvl w:val="0"/>
          <w:numId w:val="12"/>
        </w:numPr>
      </w:pPr>
      <w:del w:id="26" w:author="Alan Hawse" w:date="2017-06-16T13:15:00Z">
        <w:r w:rsidDel="00D25E68">
          <w:delText>A</w:delText>
        </w:r>
        <w:r w:rsidR="00793556" w:rsidDel="00D25E68">
          <w:delText xml:space="preserve">ttach </w:delText>
        </w:r>
      </w:del>
      <w:ins w:id="27" w:author="Alan Hawse" w:date="2017-06-16T13:15:00Z">
        <w:r w:rsidR="00D25E68">
          <w:t xml:space="preserve">Listen to </w:t>
        </w:r>
      </w:ins>
      <w:r w:rsidR="00793556">
        <w:t xml:space="preserve">the socket to </w:t>
      </w:r>
      <w:r w:rsidR="00C2525D">
        <w:t xml:space="preserve">WWEP </w:t>
      </w:r>
      <w:r w:rsidR="00793556">
        <w:t xml:space="preserve">server </w:t>
      </w:r>
      <w:r w:rsidR="00A32240">
        <w:t xml:space="preserve">TCP </w:t>
      </w:r>
      <w:r w:rsidR="00793556">
        <w:t>port 27708 by calling:</w:t>
      </w:r>
    </w:p>
    <w:p w14:paraId="27B7CAA1" w14:textId="395CCFCE" w:rsidR="00793556" w:rsidRPr="00C327F5" w:rsidRDefault="00793556">
      <w:pPr>
        <w:pStyle w:val="CCode"/>
        <w:ind w:left="1440"/>
        <w:rPr>
          <w:rFonts w:ascii="Courier New" w:hAnsi="Courier New" w:cs="Courier New"/>
          <w:rPrChange w:id="28" w:author="Greg Landry" w:date="2017-06-09T15:48:00Z">
            <w:rPr>
              <w:i/>
            </w:rPr>
          </w:rPrChange>
        </w:rPr>
        <w:pPrChange w:id="29" w:author="Greg Landry" w:date="2017-06-09T15:48:00Z">
          <w:pPr>
            <w:ind w:left="1080"/>
          </w:pPr>
        </w:pPrChange>
      </w:pPr>
      <w:r w:rsidRPr="00C327F5">
        <w:rPr>
          <w:rFonts w:ascii="Courier New" w:hAnsi="Courier New" w:cs="Courier New"/>
          <w:rPrChange w:id="30" w:author="Greg Landry" w:date="2017-06-09T15:48:00Z">
            <w:rPr>
              <w:i/>
            </w:rPr>
          </w:rPrChange>
        </w:rPr>
        <w:t>wiced_</w:t>
      </w:r>
      <w:ins w:id="31" w:author="Greg Landry" w:date="2017-04-03T16:09:00Z">
        <w:r w:rsidR="00874149" w:rsidRPr="00C327F5">
          <w:rPr>
            <w:rFonts w:ascii="Courier New" w:hAnsi="Courier New" w:cs="Courier New"/>
            <w:rPrChange w:id="32" w:author="Greg Landry" w:date="2017-06-09T15:48:00Z">
              <w:rPr>
                <w:i/>
              </w:rPr>
            </w:rPrChange>
          </w:rPr>
          <w:t>tcp_</w:t>
        </w:r>
      </w:ins>
      <w:r w:rsidRPr="00C327F5">
        <w:rPr>
          <w:rFonts w:ascii="Courier New" w:hAnsi="Courier New" w:cs="Courier New"/>
          <w:rPrChange w:id="33" w:author="Greg Landry" w:date="2017-06-09T15:48:00Z">
            <w:rPr>
              <w:i/>
            </w:rPr>
          </w:rPrChange>
        </w:rPr>
        <w:t>listen(</w:t>
      </w:r>
      <w:r w:rsidR="0052741D" w:rsidRPr="00C327F5">
        <w:rPr>
          <w:rFonts w:ascii="Courier New" w:hAnsi="Courier New" w:cs="Courier New"/>
          <w:rPrChange w:id="34" w:author="Greg Landry" w:date="2017-06-09T15:48:00Z">
            <w:rPr>
              <w:i/>
            </w:rPr>
          </w:rPrChange>
        </w:rPr>
        <w:t xml:space="preserve"> </w:t>
      </w:r>
      <w:r w:rsidRPr="00C327F5">
        <w:rPr>
          <w:rFonts w:ascii="Courier New" w:hAnsi="Courier New" w:cs="Courier New"/>
          <w:rPrChange w:id="35" w:author="Greg Landry" w:date="2017-06-09T15:48:00Z">
            <w:rPr>
              <w:i/>
            </w:rPr>
          </w:rPrChange>
        </w:rPr>
        <w:t>&amp;socket, 27708</w:t>
      </w:r>
      <w:r w:rsidR="0052741D" w:rsidRPr="00C327F5">
        <w:rPr>
          <w:rFonts w:ascii="Courier New" w:hAnsi="Courier New" w:cs="Courier New"/>
          <w:rPrChange w:id="36" w:author="Greg Landry" w:date="2017-06-09T15:48:00Z">
            <w:rPr>
              <w:i/>
            </w:rPr>
          </w:rPrChange>
        </w:rPr>
        <w:t xml:space="preserve"> </w:t>
      </w:r>
      <w:r w:rsidRPr="00C327F5">
        <w:rPr>
          <w:rFonts w:ascii="Courier New" w:hAnsi="Courier New" w:cs="Courier New"/>
          <w:rPrChange w:id="37" w:author="Greg Landry" w:date="2017-06-09T15:48:00Z">
            <w:rPr>
              <w:i/>
            </w:rPr>
          </w:rPrChange>
        </w:rPr>
        <w:t xml:space="preserve">); </w:t>
      </w:r>
      <w:r w:rsidR="00273A8F" w:rsidRPr="00C327F5">
        <w:rPr>
          <w:rFonts w:ascii="Courier New" w:hAnsi="Courier New" w:cs="Courier New"/>
          <w:rPrChange w:id="38" w:author="Greg Landry" w:date="2017-06-09T15:48:00Z">
            <w:rPr>
              <w:i/>
            </w:rPr>
          </w:rPrChange>
        </w:rPr>
        <w:t xml:space="preserve">   </w:t>
      </w:r>
      <w:r w:rsidRPr="00C327F5">
        <w:rPr>
          <w:rFonts w:ascii="Courier New" w:hAnsi="Courier New" w:cs="Courier New"/>
          <w:rPrChange w:id="39" w:author="Greg Landry" w:date="2017-06-09T15:48:00Z">
            <w:rPr>
              <w:i/>
            </w:rPr>
          </w:rPrChange>
        </w:rPr>
        <w:t xml:space="preserve">// 27708 is the port number </w:t>
      </w:r>
      <w:del w:id="40" w:author="Greg Landry" w:date="2017-06-09T15:48:00Z">
        <w:r w:rsidRPr="00C327F5" w:rsidDel="00C327F5">
          <w:rPr>
            <w:rFonts w:ascii="Courier New" w:hAnsi="Courier New" w:cs="Courier New"/>
            <w:rPrChange w:id="41" w:author="Greg Landry" w:date="2017-06-09T15:48:00Z">
              <w:rPr>
                <w:i/>
              </w:rPr>
            </w:rPrChange>
          </w:rPr>
          <w:delText xml:space="preserve">for the </w:delText>
        </w:r>
      </w:del>
      <w:r w:rsidR="00C2525D" w:rsidRPr="00C327F5">
        <w:rPr>
          <w:rFonts w:ascii="Courier New" w:hAnsi="Courier New" w:cs="Courier New"/>
          <w:rPrChange w:id="42" w:author="Greg Landry" w:date="2017-06-09T15:48:00Z">
            <w:rPr>
              <w:i/>
            </w:rPr>
          </w:rPrChange>
        </w:rPr>
        <w:t xml:space="preserve">WWEP </w:t>
      </w:r>
      <w:del w:id="43" w:author="Greg Landry" w:date="2017-06-09T15:48:00Z">
        <w:r w:rsidRPr="00C327F5" w:rsidDel="00C327F5">
          <w:rPr>
            <w:rFonts w:ascii="Courier New" w:hAnsi="Courier New" w:cs="Courier New"/>
            <w:rPrChange w:id="44" w:author="Greg Landry" w:date="2017-06-09T15:48:00Z">
              <w:rPr>
                <w:i/>
              </w:rPr>
            </w:rPrChange>
          </w:rPr>
          <w:delText>protocol</w:delText>
        </w:r>
      </w:del>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C327F5" w:rsidRDefault="00793556">
      <w:pPr>
        <w:pStyle w:val="CCode"/>
        <w:ind w:left="1440"/>
        <w:rPr>
          <w:rFonts w:ascii="Courier New" w:hAnsi="Courier New" w:cs="Courier New"/>
          <w:rPrChange w:id="45" w:author="Greg Landry" w:date="2017-06-09T15:48:00Z">
            <w:rPr>
              <w:i/>
            </w:rPr>
          </w:rPrChange>
        </w:rPr>
        <w:pPrChange w:id="46" w:author="Greg Landry" w:date="2017-06-09T15:48:00Z">
          <w:pPr>
            <w:ind w:left="1080"/>
          </w:pPr>
        </w:pPrChange>
      </w:pPr>
      <w:r w:rsidRPr="00C327F5">
        <w:rPr>
          <w:rFonts w:ascii="Courier New" w:hAnsi="Courier New" w:cs="Courier New"/>
          <w:rPrChange w:id="47" w:author="Greg Landry" w:date="2017-06-09T15:48:00Z">
            <w:rPr>
              <w:i/>
            </w:rPr>
          </w:rPrChange>
        </w:rPr>
        <w:t>wiced_tcp_accept(</w:t>
      </w:r>
      <w:r w:rsidR="0052741D" w:rsidRPr="00C327F5">
        <w:rPr>
          <w:rFonts w:ascii="Courier New" w:hAnsi="Courier New" w:cs="Courier New"/>
          <w:rPrChange w:id="48" w:author="Greg Landry" w:date="2017-06-09T15:48:00Z">
            <w:rPr>
              <w:i/>
            </w:rPr>
          </w:rPrChange>
        </w:rPr>
        <w:t xml:space="preserve"> </w:t>
      </w:r>
      <w:r w:rsidRPr="00C327F5">
        <w:rPr>
          <w:rFonts w:ascii="Courier New" w:hAnsi="Courier New" w:cs="Courier New"/>
          <w:rPrChange w:id="49" w:author="Greg Landry" w:date="2017-06-09T15:48:00Z">
            <w:rPr>
              <w:i/>
            </w:rPr>
          </w:rPrChange>
        </w:rPr>
        <w:t>&amp;socket</w:t>
      </w:r>
      <w:r w:rsidR="0052741D" w:rsidRPr="00C327F5">
        <w:rPr>
          <w:rFonts w:ascii="Courier New" w:hAnsi="Courier New" w:cs="Courier New"/>
          <w:rPrChange w:id="50" w:author="Greg Landry" w:date="2017-06-09T15:48:00Z">
            <w:rPr>
              <w:i/>
            </w:rPr>
          </w:rPrChange>
        </w:rPr>
        <w:t xml:space="preserve"> </w:t>
      </w:r>
      <w:r w:rsidRPr="00C327F5">
        <w:rPr>
          <w:rFonts w:ascii="Courier New" w:hAnsi="Courier New" w:cs="Courier New"/>
          <w:rPrChange w:id="51" w:author="Greg Landry" w:date="2017-06-09T15:48:00Z">
            <w:rPr>
              <w:i/>
            </w:rPr>
          </w:rPrChange>
        </w:rPr>
        <w:t>);</w:t>
      </w:r>
    </w:p>
    <w:p w14:paraId="50E54985" w14:textId="35707DEA" w:rsidR="00793556" w:rsidRDefault="00A32240" w:rsidP="00793556">
      <w:r>
        <w:lastRenderedPageBreak/>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C327F5" w:rsidRDefault="00A32240">
      <w:pPr>
        <w:pStyle w:val="CCode"/>
        <w:ind w:left="1440"/>
        <w:rPr>
          <w:rFonts w:ascii="Courier New" w:hAnsi="Courier New" w:cs="Courier New"/>
          <w:rPrChange w:id="52" w:author="Greg Landry" w:date="2017-06-09T15:49:00Z">
            <w:rPr>
              <w:i/>
            </w:rPr>
          </w:rPrChange>
        </w:rPr>
        <w:pPrChange w:id="53" w:author="Greg Landry" w:date="2017-06-09T15:49:00Z">
          <w:pPr>
            <w:ind w:left="1080"/>
          </w:pPr>
        </w:pPrChange>
      </w:pPr>
      <w:r w:rsidRPr="00C327F5">
        <w:rPr>
          <w:rFonts w:ascii="Courier New" w:hAnsi="Courier New" w:cs="Courier New"/>
          <w:rPrChange w:id="54" w:author="Greg Landry" w:date="2017-06-09T15:49:00Z">
            <w:rPr>
              <w:i/>
            </w:rPr>
          </w:rPrChange>
        </w:rPr>
        <w:t>wiced_tcp_create_socket(</w:t>
      </w:r>
      <w:r w:rsidR="0052741D" w:rsidRPr="00C327F5">
        <w:rPr>
          <w:rFonts w:ascii="Courier New" w:hAnsi="Courier New" w:cs="Courier New"/>
          <w:rPrChange w:id="55" w:author="Greg Landry" w:date="2017-06-09T15:49:00Z">
            <w:rPr>
              <w:i/>
            </w:rPr>
          </w:rPrChange>
        </w:rPr>
        <w:t xml:space="preserve"> </w:t>
      </w:r>
      <w:r w:rsidRPr="00C327F5">
        <w:rPr>
          <w:rFonts w:ascii="Courier New" w:hAnsi="Courier New" w:cs="Courier New"/>
          <w:rPrChange w:id="56" w:author="Greg Landry" w:date="2017-06-09T15:49:00Z">
            <w:rPr>
              <w:i/>
            </w:rPr>
          </w:rPrChange>
        </w:rPr>
        <w:t>&amp;socket,</w:t>
      </w:r>
      <w:r w:rsidR="0052741D" w:rsidRPr="00C327F5">
        <w:rPr>
          <w:rFonts w:ascii="Courier New" w:hAnsi="Courier New" w:cs="Courier New"/>
          <w:rPrChange w:id="57" w:author="Greg Landry" w:date="2017-06-09T15:49:00Z">
            <w:rPr>
              <w:i/>
            </w:rPr>
          </w:rPrChange>
        </w:rPr>
        <w:t xml:space="preserve"> </w:t>
      </w:r>
      <w:r w:rsidRPr="00C327F5">
        <w:rPr>
          <w:rFonts w:ascii="Courier New" w:hAnsi="Courier New" w:cs="Courier New"/>
          <w:rPrChange w:id="58" w:author="Greg Landry" w:date="2017-06-09T15:49:00Z">
            <w:rPr>
              <w:i/>
            </w:rPr>
          </w:rPrChange>
        </w:rPr>
        <w:t>WICED_</w:t>
      </w:r>
      <w:r w:rsidR="00BB48E7" w:rsidRPr="00C327F5">
        <w:rPr>
          <w:rFonts w:ascii="Courier New" w:hAnsi="Courier New" w:cs="Courier New"/>
          <w:rPrChange w:id="59" w:author="Greg Landry" w:date="2017-06-09T15:49:00Z">
            <w:rPr>
              <w:i/>
            </w:rPr>
          </w:rPrChange>
        </w:rPr>
        <w:t>STA</w:t>
      </w:r>
      <w:r w:rsidRPr="00C327F5">
        <w:rPr>
          <w:rFonts w:ascii="Courier New" w:hAnsi="Courier New" w:cs="Courier New"/>
          <w:rPrChange w:id="60" w:author="Greg Landry" w:date="2017-06-09T15:49:00Z">
            <w:rPr>
              <w:i/>
            </w:rPr>
          </w:rPrChange>
        </w:rPr>
        <w:t>_INTERFACE</w:t>
      </w:r>
      <w:r w:rsidR="0052741D" w:rsidRPr="00C327F5">
        <w:rPr>
          <w:rFonts w:ascii="Courier New" w:hAnsi="Courier New" w:cs="Courier New"/>
          <w:rPrChange w:id="61" w:author="Greg Landry" w:date="2017-06-09T15:49:00Z">
            <w:rPr>
              <w:i/>
            </w:rPr>
          </w:rPrChange>
        </w:rPr>
        <w:t xml:space="preserve"> </w:t>
      </w:r>
      <w:r w:rsidRPr="00C327F5">
        <w:rPr>
          <w:rFonts w:ascii="Courier New" w:hAnsi="Courier New" w:cs="Courier New"/>
          <w:rPrChange w:id="62" w:author="Greg Landry" w:date="2017-06-09T15:49:00Z">
            <w:rPr>
              <w:i/>
            </w:rPr>
          </w:rPrChange>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C327F5" w:rsidRDefault="00A32240">
      <w:pPr>
        <w:pStyle w:val="CCode"/>
        <w:ind w:left="1440"/>
        <w:rPr>
          <w:rFonts w:ascii="Courier New" w:hAnsi="Courier New" w:cs="Courier New"/>
          <w:rPrChange w:id="63" w:author="Greg Landry" w:date="2017-06-09T15:49:00Z">
            <w:rPr>
              <w:i/>
            </w:rPr>
          </w:rPrChange>
        </w:rPr>
        <w:pPrChange w:id="64" w:author="Greg Landry" w:date="2017-06-09T15:49:00Z">
          <w:pPr>
            <w:ind w:left="1080"/>
          </w:pPr>
        </w:pPrChange>
      </w:pPr>
      <w:r w:rsidRPr="00C327F5">
        <w:rPr>
          <w:rFonts w:ascii="Courier New" w:hAnsi="Courier New" w:cs="Courier New"/>
          <w:rPrChange w:id="65" w:author="Greg Landry" w:date="2017-06-09T15:49:00Z">
            <w:rPr>
              <w:i/>
            </w:rPr>
          </w:rPrChange>
        </w:rPr>
        <w:t>wiced_tcp_bind(</w:t>
      </w:r>
      <w:r w:rsidR="0052741D" w:rsidRPr="00C327F5">
        <w:rPr>
          <w:rFonts w:ascii="Courier New" w:hAnsi="Courier New" w:cs="Courier New"/>
          <w:rPrChange w:id="66" w:author="Greg Landry" w:date="2017-06-09T15:49:00Z">
            <w:rPr>
              <w:i/>
            </w:rPr>
          </w:rPrChange>
        </w:rPr>
        <w:t xml:space="preserve"> </w:t>
      </w:r>
      <w:r w:rsidRPr="00C327F5">
        <w:rPr>
          <w:rFonts w:ascii="Courier New" w:hAnsi="Courier New" w:cs="Courier New"/>
          <w:rPrChange w:id="67" w:author="Greg Landry" w:date="2017-06-09T15:49:00Z">
            <w:rPr>
              <w:i/>
            </w:rPr>
          </w:rPrChange>
        </w:rPr>
        <w:t>&amp;socket,</w:t>
      </w:r>
      <w:r w:rsidR="0052741D" w:rsidRPr="00C327F5">
        <w:rPr>
          <w:rFonts w:ascii="Courier New" w:hAnsi="Courier New" w:cs="Courier New"/>
          <w:rPrChange w:id="68" w:author="Greg Landry" w:date="2017-06-09T15:49:00Z">
            <w:rPr>
              <w:i/>
            </w:rPr>
          </w:rPrChange>
        </w:rPr>
        <w:t xml:space="preserve"> </w:t>
      </w:r>
      <w:r w:rsidRPr="00C327F5">
        <w:rPr>
          <w:rFonts w:ascii="Courier New" w:hAnsi="Courier New" w:cs="Courier New"/>
          <w:rPrChange w:id="69" w:author="Greg Landry" w:date="2017-06-09T15:49:00Z">
            <w:rPr>
              <w:i/>
            </w:rPr>
          </w:rPrChange>
        </w:rPr>
        <w:t>WICED_ANY_PORT</w:t>
      </w:r>
      <w:r w:rsidR="0052741D" w:rsidRPr="00C327F5">
        <w:rPr>
          <w:rFonts w:ascii="Courier New" w:hAnsi="Courier New" w:cs="Courier New"/>
          <w:rPrChange w:id="70" w:author="Greg Landry" w:date="2017-06-09T15:49:00Z">
            <w:rPr>
              <w:i/>
            </w:rPr>
          </w:rPrChange>
        </w:rPr>
        <w:t xml:space="preserve"> </w:t>
      </w:r>
      <w:r w:rsidRPr="00C327F5">
        <w:rPr>
          <w:rFonts w:ascii="Courier New" w:hAnsi="Courier New" w:cs="Courier New"/>
          <w:rPrChange w:id="71" w:author="Greg Landry" w:date="2017-06-09T15:49:00Z">
            <w:rPr>
              <w:i/>
            </w:rPr>
          </w:rPrChange>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r w:rsidR="009F03B5" w:rsidRPr="00A91B39">
        <w:rPr>
          <w:i/>
        </w:rPr>
        <w:t>wiced_ip_address_t</w:t>
      </w:r>
      <w:r w:rsidR="00F960C2">
        <w:t>.</w:t>
      </w:r>
      <w:r w:rsidR="00B14965">
        <w:t xml:space="preserve"> Let’s assume you have defined a structure of that type called </w:t>
      </w:r>
      <w:r w:rsidR="00B14965" w:rsidRPr="00A91B39">
        <w:rPr>
          <w:i/>
        </w:rPr>
        <w:t>se</w:t>
      </w:r>
      <w:r w:rsidR="00204493">
        <w:rPr>
          <w:i/>
        </w:rPr>
        <w:t>r</w:t>
      </w:r>
      <w:r w:rsidR="00B14965" w:rsidRPr="00A91B39">
        <w:rPr>
          <w:i/>
        </w:rPr>
        <w:t>verAddress</w:t>
      </w:r>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C327F5" w:rsidRDefault="009F03B5">
      <w:pPr>
        <w:pStyle w:val="CCode"/>
        <w:ind w:left="1440"/>
        <w:rPr>
          <w:rFonts w:ascii="Courier New" w:hAnsi="Courier New" w:cs="Courier New"/>
          <w:rPrChange w:id="72" w:author="Greg Landry" w:date="2017-06-09T15:49:00Z">
            <w:rPr>
              <w:i/>
            </w:rPr>
          </w:rPrChange>
        </w:rPr>
        <w:pPrChange w:id="73" w:author="Greg Landry" w:date="2017-06-09T15:49:00Z">
          <w:pPr>
            <w:ind w:left="2070"/>
          </w:pPr>
        </w:pPrChange>
      </w:pPr>
      <w:r w:rsidRPr="00C327F5">
        <w:rPr>
          <w:rFonts w:ascii="Courier New" w:hAnsi="Courier New" w:cs="Courier New"/>
          <w:rPrChange w:id="74" w:author="Greg Landry" w:date="2017-06-09T15:49:00Z">
            <w:rPr>
              <w:i/>
            </w:rPr>
          </w:rPrChange>
        </w:rPr>
        <w:t>SET_IPV4_ADDRESS( serverAddress, MAKE_IPV4_ADDRESS( 198,</w:t>
      </w:r>
      <w:r w:rsidR="00B14965" w:rsidRPr="00C327F5">
        <w:rPr>
          <w:rFonts w:ascii="Courier New" w:hAnsi="Courier New" w:cs="Courier New"/>
          <w:rPrChange w:id="75" w:author="Greg Landry" w:date="2017-06-09T15:49:00Z">
            <w:rPr>
              <w:i/>
            </w:rPr>
          </w:rPrChange>
        </w:rPr>
        <w:t xml:space="preserve"> </w:t>
      </w:r>
      <w:r w:rsidRPr="00C327F5">
        <w:rPr>
          <w:rFonts w:ascii="Courier New" w:hAnsi="Courier New" w:cs="Courier New"/>
          <w:rPrChange w:id="76" w:author="Greg Landry" w:date="2017-06-09T15:49:00Z">
            <w:rPr>
              <w:i/>
            </w:rPr>
          </w:rPrChange>
        </w:rPr>
        <w:t xml:space="preserve">51, </w:t>
      </w:r>
      <w:del w:id="77" w:author="Greg Landry" w:date="2017-06-09T15:49:00Z">
        <w:r w:rsidRPr="00C327F5" w:rsidDel="00C327F5">
          <w:rPr>
            <w:rFonts w:ascii="Courier New" w:hAnsi="Courier New" w:cs="Courier New"/>
            <w:rPrChange w:id="78" w:author="Greg Landry" w:date="2017-06-09T15:49:00Z">
              <w:rPr>
                <w:i/>
              </w:rPr>
            </w:rPrChange>
          </w:rPr>
          <w:delText xml:space="preserve"> </w:delText>
        </w:r>
      </w:del>
      <w:r w:rsidRPr="00C327F5">
        <w:rPr>
          <w:rFonts w:ascii="Courier New" w:hAnsi="Courier New" w:cs="Courier New"/>
          <w:rPrChange w:id="79" w:author="Greg Landry" w:date="2017-06-09T15:49:00Z">
            <w:rPr>
              <w:i/>
            </w:rPr>
          </w:rPrChange>
        </w:rPr>
        <w:t xml:space="preserve">100, </w:t>
      </w:r>
      <w:del w:id="80" w:author="Greg Landry" w:date="2017-06-09T15:49:00Z">
        <w:r w:rsidRPr="00C327F5" w:rsidDel="00C327F5">
          <w:rPr>
            <w:rFonts w:ascii="Courier New" w:hAnsi="Courier New" w:cs="Courier New"/>
            <w:rPrChange w:id="81" w:author="Greg Landry" w:date="2017-06-09T15:49:00Z">
              <w:rPr>
                <w:i/>
              </w:rPr>
            </w:rPrChange>
          </w:rPr>
          <w:delText xml:space="preserve"> </w:delText>
        </w:r>
      </w:del>
      <w:r w:rsidRPr="00C327F5">
        <w:rPr>
          <w:rFonts w:ascii="Courier New" w:hAnsi="Courier New" w:cs="Courier New"/>
          <w:rPrChange w:id="82" w:author="Greg Landry" w:date="2017-06-09T15:49:00Z">
            <w:rPr>
              <w:i/>
            </w:rPr>
          </w:rPrChange>
        </w:rPr>
        <w:t>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C327F5" w:rsidRDefault="009F03B5">
      <w:pPr>
        <w:pStyle w:val="CCode"/>
        <w:ind w:left="1440"/>
        <w:rPr>
          <w:rFonts w:ascii="Courier New" w:hAnsi="Courier New" w:cs="Courier New"/>
          <w:rPrChange w:id="83" w:author="Greg Landry" w:date="2017-06-09T15:49:00Z">
            <w:rPr>
              <w:i/>
            </w:rPr>
          </w:rPrChange>
        </w:rPr>
        <w:pPrChange w:id="84" w:author="Greg Landry" w:date="2017-06-09T15:49:00Z">
          <w:pPr>
            <w:ind w:left="2070"/>
          </w:pPr>
        </w:pPrChange>
      </w:pPr>
      <w:r w:rsidRPr="00C327F5">
        <w:rPr>
          <w:rFonts w:ascii="Courier New" w:hAnsi="Courier New" w:cs="Courier New"/>
          <w:rPrChange w:id="85" w:author="Greg Landry" w:date="2017-06-09T15:49:00Z">
            <w:rPr>
              <w:i/>
            </w:rPr>
          </w:rPrChange>
        </w:rPr>
        <w:t>wiced_hostname_lookup( "</w:t>
      </w:r>
      <w:r w:rsidR="00C2525D" w:rsidRPr="00C327F5">
        <w:rPr>
          <w:rFonts w:ascii="Courier New" w:hAnsi="Courier New" w:cs="Courier New"/>
          <w:rPrChange w:id="86" w:author="Greg Landry" w:date="2017-06-09T15:49:00Z">
            <w:rPr>
              <w:i/>
            </w:rPr>
          </w:rPrChange>
        </w:rPr>
        <w:t>wwep</w:t>
      </w:r>
      <w:r w:rsidRPr="00C327F5">
        <w:rPr>
          <w:rFonts w:ascii="Courier New" w:hAnsi="Courier New" w:cs="Courier New"/>
          <w:rPrChange w:id="87" w:author="Greg Landry" w:date="2017-06-09T15:49:00Z">
            <w:rPr>
              <w:i/>
            </w:rPr>
          </w:rPrChange>
        </w:rPr>
        <w:t>.</w:t>
      </w:r>
      <w:del w:id="88" w:author="Greg Landry" w:date="2017-04-03T16:17:00Z">
        <w:r w:rsidRPr="00C327F5" w:rsidDel="00982781">
          <w:rPr>
            <w:rFonts w:ascii="Courier New" w:hAnsi="Courier New" w:cs="Courier New"/>
            <w:rPrChange w:id="89" w:author="Greg Landry" w:date="2017-06-09T15:49:00Z">
              <w:rPr>
                <w:i/>
              </w:rPr>
            </w:rPrChange>
          </w:rPr>
          <w:delText>wa101</w:delText>
        </w:r>
      </w:del>
      <w:ins w:id="90" w:author="Greg Landry" w:date="2017-04-03T16:17:00Z">
        <w:r w:rsidR="00982781" w:rsidRPr="00C327F5">
          <w:rPr>
            <w:rFonts w:ascii="Courier New" w:hAnsi="Courier New" w:cs="Courier New"/>
            <w:rPrChange w:id="91" w:author="Greg Landry" w:date="2017-06-09T15:49:00Z">
              <w:rPr>
                <w:i/>
              </w:rPr>
            </w:rPrChange>
          </w:rPr>
          <w:t>ww101</w:t>
        </w:r>
      </w:ins>
      <w:r w:rsidRPr="00C327F5">
        <w:rPr>
          <w:rFonts w:ascii="Courier New" w:hAnsi="Courier New" w:cs="Courier New"/>
          <w:rPrChange w:id="92" w:author="Greg Landry" w:date="2017-06-09T15:49:00Z">
            <w:rPr>
              <w:i/>
            </w:rPr>
          </w:rPrChange>
        </w:rPr>
        <w:t>.cypress.com", &amp;serverAddress, 10000</w:t>
      </w:r>
      <w:ins w:id="93" w:author="gjl@cypress.com" w:date="2017-05-30T14:13:00Z">
        <w:r w:rsidR="000907D9" w:rsidRPr="00C327F5">
          <w:rPr>
            <w:rFonts w:ascii="Courier New" w:hAnsi="Courier New" w:cs="Courier New"/>
            <w:rPrChange w:id="94" w:author="Greg Landry" w:date="2017-06-09T15:49:00Z">
              <w:rPr>
                <w:i/>
              </w:rPr>
            </w:rPrChange>
          </w:rPr>
          <w:t>, WICED_STA_INTERFACE</w:t>
        </w:r>
      </w:ins>
      <w:r w:rsidRPr="00C327F5">
        <w:rPr>
          <w:rFonts w:ascii="Courier New" w:hAnsi="Courier New" w:cs="Courier New"/>
          <w:rPrChange w:id="95" w:author="Greg Landry" w:date="2017-06-09T15:49:00Z">
            <w:rPr>
              <w:i/>
            </w:rPr>
          </w:rPrChange>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r w:rsidR="00364C65" w:rsidRPr="00A91B39">
        <w:rPr>
          <w:i/>
          <w:u w:val="single"/>
        </w:rPr>
        <w:t>wiced_tcp_connect</w:t>
      </w:r>
      <w:r w:rsidR="00B37FA0">
        <w:rPr>
          <w:i/>
          <w:u w:val="single"/>
        </w:rPr>
        <w:t>()</w:t>
      </w:r>
      <w:r w:rsidR="00364C65">
        <w:t xml:space="preserve"> and waiting a TIMEOUT number of </w:t>
      </w:r>
      <w:r w:rsidR="00B70649">
        <w:t>milliseconds</w:t>
      </w:r>
      <w:r w:rsidR="00364C65">
        <w:t xml:space="preserve"> for a connection</w:t>
      </w:r>
      <w:r w:rsidR="00B2058E">
        <w:t>.  In our local network the timeout can be small &lt;1s but in a WAN situation the timeout may need to be extended to as long as a few seconds</w:t>
      </w:r>
      <w:r>
        <w:t>:</w:t>
      </w:r>
    </w:p>
    <w:p w14:paraId="1005A876" w14:textId="6A9AEF69" w:rsidR="00364C65" w:rsidRPr="00C327F5" w:rsidRDefault="00A32240">
      <w:pPr>
        <w:pStyle w:val="CCode"/>
        <w:ind w:left="1440"/>
        <w:rPr>
          <w:rFonts w:ascii="Courier New" w:hAnsi="Courier New" w:cs="Courier New"/>
          <w:rPrChange w:id="96" w:author="Greg Landry" w:date="2017-06-09T15:49:00Z">
            <w:rPr>
              <w:i/>
            </w:rPr>
          </w:rPrChange>
        </w:rPr>
        <w:pPrChange w:id="97" w:author="Greg Landry" w:date="2017-06-09T15:49:00Z">
          <w:pPr>
            <w:ind w:left="1080" w:firstLine="270"/>
          </w:pPr>
        </w:pPrChange>
      </w:pPr>
      <w:r w:rsidRPr="00C327F5">
        <w:rPr>
          <w:rFonts w:ascii="Courier New" w:hAnsi="Courier New" w:cs="Courier New"/>
          <w:rPrChange w:id="98" w:author="Greg Landry" w:date="2017-06-09T15:49:00Z">
            <w:rPr>
              <w:i/>
            </w:rPr>
          </w:rPrChange>
        </w:rPr>
        <w:t>wiced_tcp_connect(</w:t>
      </w:r>
      <w:r w:rsidR="00BB48E7" w:rsidRPr="00C327F5">
        <w:rPr>
          <w:rFonts w:ascii="Courier New" w:hAnsi="Courier New" w:cs="Courier New"/>
          <w:rPrChange w:id="99" w:author="Greg Landry" w:date="2017-06-09T15:49:00Z">
            <w:rPr>
              <w:i/>
            </w:rPr>
          </w:rPrChange>
        </w:rPr>
        <w:t xml:space="preserve"> </w:t>
      </w:r>
      <w:r w:rsidR="00364C65" w:rsidRPr="00C327F5">
        <w:rPr>
          <w:rFonts w:ascii="Courier New" w:hAnsi="Courier New" w:cs="Courier New"/>
          <w:rPrChange w:id="100" w:author="Greg Landry" w:date="2017-06-09T15:49:00Z">
            <w:rPr>
              <w:i/>
            </w:rPr>
          </w:rPrChange>
        </w:rPr>
        <w:t>&amp;socket,</w:t>
      </w:r>
      <w:r w:rsidR="00BB48E7" w:rsidRPr="00C327F5">
        <w:rPr>
          <w:rFonts w:ascii="Courier New" w:hAnsi="Courier New" w:cs="Courier New"/>
          <w:rPrChange w:id="101" w:author="Greg Landry" w:date="2017-06-09T15:49:00Z">
            <w:rPr>
              <w:i/>
            </w:rPr>
          </w:rPrChange>
        </w:rPr>
        <w:t xml:space="preserve"> </w:t>
      </w:r>
      <w:r w:rsidR="00364C65" w:rsidRPr="00C327F5">
        <w:rPr>
          <w:rFonts w:ascii="Courier New" w:hAnsi="Courier New" w:cs="Courier New"/>
          <w:rPrChange w:id="102" w:author="Greg Landry" w:date="2017-06-09T15:49:00Z">
            <w:rPr>
              <w:i/>
            </w:rPr>
          </w:rPrChange>
        </w:rPr>
        <w:t>&amp;server</w:t>
      </w:r>
      <w:r w:rsidR="00BB48E7" w:rsidRPr="00C327F5">
        <w:rPr>
          <w:rFonts w:ascii="Courier New" w:hAnsi="Courier New" w:cs="Courier New"/>
          <w:rPrChange w:id="103" w:author="Greg Landry" w:date="2017-06-09T15:49:00Z">
            <w:rPr>
              <w:i/>
            </w:rPr>
          </w:rPrChange>
        </w:rPr>
        <w:t>A</w:t>
      </w:r>
      <w:r w:rsidR="00364C65" w:rsidRPr="00C327F5">
        <w:rPr>
          <w:rFonts w:ascii="Courier New" w:hAnsi="Courier New" w:cs="Courier New"/>
          <w:rPrChange w:id="104" w:author="Greg Landry" w:date="2017-06-09T15:49:00Z">
            <w:rPr>
              <w:i/>
            </w:rPr>
          </w:rPrChange>
        </w:rPr>
        <w:t>ddress,</w:t>
      </w:r>
      <w:r w:rsidR="00BB48E7" w:rsidRPr="00C327F5">
        <w:rPr>
          <w:rFonts w:ascii="Courier New" w:hAnsi="Courier New" w:cs="Courier New"/>
          <w:rPrChange w:id="105" w:author="Greg Landry" w:date="2017-06-09T15:49:00Z">
            <w:rPr>
              <w:i/>
            </w:rPr>
          </w:rPrChange>
        </w:rPr>
        <w:t xml:space="preserve"> </w:t>
      </w:r>
      <w:r w:rsidR="00364C65" w:rsidRPr="00C327F5">
        <w:rPr>
          <w:rFonts w:ascii="Courier New" w:hAnsi="Courier New" w:cs="Courier New"/>
          <w:rPrChange w:id="106" w:author="Greg Landry" w:date="2017-06-09T15:49:00Z">
            <w:rPr>
              <w:i/>
            </w:rPr>
          </w:rPrChange>
        </w:rPr>
        <w:t>27708,</w:t>
      </w:r>
      <w:r w:rsidR="00BB48E7" w:rsidRPr="00C327F5">
        <w:rPr>
          <w:rFonts w:ascii="Courier New" w:hAnsi="Courier New" w:cs="Courier New"/>
          <w:rPrChange w:id="107" w:author="Greg Landry" w:date="2017-06-09T15:49:00Z">
            <w:rPr>
              <w:i/>
            </w:rPr>
          </w:rPrChange>
        </w:rPr>
        <w:t xml:space="preserve"> </w:t>
      </w:r>
      <w:r w:rsidR="00364C65" w:rsidRPr="00C327F5">
        <w:rPr>
          <w:rFonts w:ascii="Courier New" w:hAnsi="Courier New" w:cs="Courier New"/>
          <w:rPrChange w:id="108" w:author="Greg Landry" w:date="2017-06-09T15:49:00Z">
            <w:rPr>
              <w:i/>
            </w:rPr>
          </w:rPrChange>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6357C3"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w:t>
      </w:r>
      <w:del w:id="109" w:author="Greg Landry [2]" w:date="2017-07-13T17:17:00Z">
        <w:r w:rsidR="00707B39" w:rsidDel="009A56FB">
          <w:delText xml:space="preserve">next </w:delText>
        </w:r>
      </w:del>
      <w:ins w:id="110" w:author="Greg Landry [2]" w:date="2017-07-13T17:17:00Z">
        <w:r w:rsidR="009A56FB">
          <w:t xml:space="preserve">further reading </w:t>
        </w:r>
      </w:ins>
      <w:r w:rsidR="00707B39">
        <w:t xml:space="preserve">section for </w:t>
      </w:r>
      <w:ins w:id="111" w:author="Greg Landry [2]" w:date="2017-07-13T17:17:00Z">
        <w:r w:rsidR="009A56FB">
          <w:t xml:space="preserve">more </w:t>
        </w:r>
      </w:ins>
      <w:r w:rsidR="00707B39">
        <w:t>details about packets).</w:t>
      </w:r>
    </w:p>
    <w:p w14:paraId="57B64306" w14:textId="5538A5BB" w:rsidR="0075734B" w:rsidRDefault="0075734B" w:rsidP="00707B39">
      <w:r>
        <w:t>To use a stream you must first declare a stream structure and then initialize that with the socket for your network connection:</w:t>
      </w:r>
    </w:p>
    <w:p w14:paraId="1C462DE5" w14:textId="5C98D630" w:rsidR="0075734B" w:rsidRPr="00C327F5" w:rsidRDefault="0075734B" w:rsidP="00947065">
      <w:pPr>
        <w:rPr>
          <w:rFonts w:ascii="Courier New" w:eastAsia="Times New Roman" w:hAnsi="Courier New" w:cs="Courier New"/>
          <w:color w:val="548DD4"/>
          <w:kern w:val="28"/>
          <w:sz w:val="18"/>
          <w:szCs w:val="18"/>
          <w:rPrChange w:id="112" w:author="Greg Landry" w:date="2017-06-09T15:49:00Z">
            <w:rPr>
              <w:i/>
            </w:rPr>
          </w:rPrChange>
        </w:rPr>
      </w:pPr>
      <w:r w:rsidRPr="0075734B">
        <w:rPr>
          <w:i/>
        </w:rPr>
        <w:tab/>
      </w:r>
      <w:r w:rsidRPr="00C327F5">
        <w:rPr>
          <w:rFonts w:ascii="Courier New" w:eastAsia="Times New Roman" w:hAnsi="Courier New" w:cs="Courier New"/>
          <w:color w:val="548DD4"/>
          <w:kern w:val="28"/>
          <w:sz w:val="18"/>
          <w:szCs w:val="18"/>
          <w:rPrChange w:id="113" w:author="Greg Landry" w:date="2017-06-09T15:49:00Z">
            <w:rPr>
              <w:i/>
            </w:rPr>
          </w:rPrChange>
        </w:rPr>
        <w:t>wiced_tcp_stream_t stream;</w:t>
      </w:r>
    </w:p>
    <w:p w14:paraId="793ACF6C" w14:textId="47425BD1" w:rsidR="0075734B" w:rsidRPr="00C327F5" w:rsidRDefault="0075734B" w:rsidP="00707B39">
      <w:pPr>
        <w:rPr>
          <w:rFonts w:ascii="Courier New" w:eastAsia="Times New Roman" w:hAnsi="Courier New" w:cs="Courier New"/>
          <w:color w:val="548DD4"/>
          <w:kern w:val="28"/>
          <w:sz w:val="18"/>
          <w:szCs w:val="18"/>
          <w:rPrChange w:id="114" w:author="Greg Landry" w:date="2017-06-09T15:49:00Z">
            <w:rPr>
              <w:i/>
            </w:rPr>
          </w:rPrChange>
        </w:rPr>
      </w:pPr>
      <w:r w:rsidRPr="00C327F5">
        <w:rPr>
          <w:rFonts w:ascii="Courier New" w:eastAsia="Times New Roman" w:hAnsi="Courier New" w:cs="Courier New"/>
          <w:color w:val="548DD4"/>
          <w:kern w:val="28"/>
          <w:sz w:val="18"/>
          <w:szCs w:val="18"/>
          <w:rPrChange w:id="115" w:author="Greg Landry" w:date="2017-06-09T15:49:00Z">
            <w:rPr>
              <w:i/>
            </w:rPr>
          </w:rPrChange>
        </w:rPr>
        <w:tab/>
        <w:t>wiced_tcp_stream_init(&amp;stream, &amp;socket);</w:t>
      </w:r>
    </w:p>
    <w:p w14:paraId="6E5DDAA8" w14:textId="0D932B2D" w:rsidR="0075734B" w:rsidRDefault="0075734B" w:rsidP="00707B39">
      <w:r>
        <w:t xml:space="preserve">Once this is done it is simple to write data using the </w:t>
      </w:r>
      <w:r>
        <w:rPr>
          <w:i/>
        </w:rPr>
        <w:t>wiced_tcp_stream_write()</w:t>
      </w:r>
      <w:r w:rsidR="00D17EF0">
        <w:rPr>
          <w:i/>
        </w:rPr>
        <w:t xml:space="preserve"> </w:t>
      </w:r>
      <w:r>
        <w:t xml:space="preserve">function. This </w:t>
      </w:r>
      <w:del w:id="116" w:author="Greg Landry" w:date="2017-03-01T15:30:00Z">
        <w:r w:rsidDel="00FF054F">
          <w:delText xml:space="preserve">method </w:delText>
        </w:r>
      </w:del>
      <w:ins w:id="117"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r>
        <w:rPr>
          <w:i/>
        </w:rPr>
        <w:t>wiced_tcp_stream_flush()</w:t>
      </w:r>
      <w:r>
        <w:t xml:space="preserve"> method. The following code demonstrates writing a single message:</w:t>
      </w:r>
    </w:p>
    <w:p w14:paraId="5A530A3C" w14:textId="4EC4709A" w:rsidR="00D17EF0" w:rsidRPr="00C327F5" w:rsidRDefault="0075734B" w:rsidP="00947065">
      <w:pPr>
        <w:rPr>
          <w:rFonts w:ascii="Courier New" w:eastAsia="Times New Roman" w:hAnsi="Courier New" w:cs="Courier New"/>
          <w:color w:val="548DD4"/>
          <w:kern w:val="28"/>
          <w:sz w:val="18"/>
          <w:szCs w:val="18"/>
          <w:rPrChange w:id="118" w:author="Greg Landry" w:date="2017-06-09T15:50:00Z">
            <w:rPr>
              <w:i/>
            </w:rPr>
          </w:rPrChange>
        </w:rPr>
      </w:pPr>
      <w:r w:rsidRPr="0075734B">
        <w:rPr>
          <w:i/>
        </w:rPr>
        <w:lastRenderedPageBreak/>
        <w:tab/>
      </w:r>
      <w:r w:rsidR="00D17EF0" w:rsidRPr="00C327F5">
        <w:rPr>
          <w:rFonts w:ascii="Courier New" w:eastAsia="Times New Roman" w:hAnsi="Courier New" w:cs="Courier New"/>
          <w:color w:val="548DD4"/>
          <w:kern w:val="28"/>
          <w:sz w:val="18"/>
          <w:szCs w:val="18"/>
          <w:rPrChange w:id="119" w:author="Greg Landry" w:date="2017-06-09T15:50:00Z">
            <w:rPr>
              <w:i/>
            </w:rPr>
          </w:rPrChange>
        </w:rPr>
        <w:t>char sendMessage[] = “TEST_MESSAGE”;</w:t>
      </w:r>
    </w:p>
    <w:p w14:paraId="56F57011" w14:textId="3EBC78BD" w:rsidR="0075734B" w:rsidRPr="00C327F5" w:rsidRDefault="0075734B">
      <w:pPr>
        <w:ind w:left="720"/>
        <w:rPr>
          <w:rFonts w:ascii="Courier New" w:eastAsia="Times New Roman" w:hAnsi="Courier New" w:cs="Courier New"/>
          <w:color w:val="548DD4"/>
          <w:kern w:val="28"/>
          <w:sz w:val="18"/>
          <w:szCs w:val="18"/>
          <w:rPrChange w:id="120" w:author="Greg Landry" w:date="2017-06-09T15:50:00Z">
            <w:rPr>
              <w:i/>
            </w:rPr>
          </w:rPrChange>
        </w:rPr>
        <w:pPrChange w:id="121" w:author="Greg Landry" w:date="2017-06-09T15:50:00Z">
          <w:pPr>
            <w:ind w:firstLine="720"/>
          </w:pPr>
        </w:pPrChange>
      </w:pPr>
      <w:r w:rsidRPr="00C327F5">
        <w:rPr>
          <w:rFonts w:ascii="Courier New" w:eastAsia="Times New Roman" w:hAnsi="Courier New" w:cs="Courier New"/>
          <w:color w:val="548DD4"/>
          <w:kern w:val="28"/>
          <w:sz w:val="18"/>
          <w:szCs w:val="18"/>
          <w:rPrChange w:id="122" w:author="Greg Landry" w:date="2017-06-09T15:50:00Z">
            <w:rPr>
              <w:i/>
            </w:rPr>
          </w:rPrChange>
        </w:rPr>
        <w:t>wiced_tcp_stream_write(&amp;stream, sendMessage, strlen(sendMessage));</w:t>
      </w:r>
    </w:p>
    <w:p w14:paraId="001F9FB2" w14:textId="4675C35D" w:rsidR="0075734B" w:rsidRPr="00C327F5" w:rsidRDefault="0075734B" w:rsidP="0075734B">
      <w:pPr>
        <w:rPr>
          <w:rFonts w:ascii="Courier New" w:eastAsia="Times New Roman" w:hAnsi="Courier New" w:cs="Courier New"/>
          <w:color w:val="548DD4"/>
          <w:kern w:val="28"/>
          <w:sz w:val="18"/>
          <w:szCs w:val="18"/>
          <w:rPrChange w:id="123" w:author="Greg Landry" w:date="2017-06-09T15:50:00Z">
            <w:rPr>
              <w:i/>
            </w:rPr>
          </w:rPrChange>
        </w:rPr>
      </w:pPr>
      <w:r w:rsidRPr="00C327F5">
        <w:rPr>
          <w:rFonts w:ascii="Courier New" w:eastAsia="Times New Roman" w:hAnsi="Courier New" w:cs="Courier New"/>
          <w:color w:val="548DD4"/>
          <w:kern w:val="28"/>
          <w:sz w:val="18"/>
          <w:szCs w:val="18"/>
          <w:rPrChange w:id="124" w:author="Greg Landry" w:date="2017-06-09T15:50:00Z">
            <w:rPr>
              <w:i/>
            </w:rPr>
          </w:rPrChange>
        </w:rPr>
        <w:tab/>
        <w:t>wiced_tcp_stream_flush(&amp;stream);</w:t>
      </w:r>
    </w:p>
    <w:p w14:paraId="5F83EFFE" w14:textId="59EA63B6" w:rsidR="0075734B" w:rsidRPr="0075734B" w:rsidRDefault="0075734B" w:rsidP="00707B39">
      <w:r>
        <w:t xml:space="preserve">Reading data from the stream uses the </w:t>
      </w:r>
      <w:r>
        <w:rPr>
          <w:i/>
        </w:rPr>
        <w:t>wiced_tcp_stream_read()</w:t>
      </w:r>
      <w:r>
        <w:t xml:space="preserve"> function. This method takes a stream and a message buffer as parameters. The function also requires you to specify the maximum number of bytes to read into the buffer and a timeout. The function returns a </w:t>
      </w:r>
      <w:r>
        <w:rPr>
          <w:i/>
        </w:rPr>
        <w:t>wiced_result_t</w:t>
      </w:r>
      <w:r>
        <w:t xml:space="preserve"> value which can be used to ensure that reading the stream succeeded.</w:t>
      </w:r>
    </w:p>
    <w:p w14:paraId="1FF087A8" w14:textId="25F28A59" w:rsidR="0075734B" w:rsidRPr="00C327F5" w:rsidRDefault="0075734B" w:rsidP="00707B39">
      <w:pPr>
        <w:rPr>
          <w:rFonts w:ascii="Courier New" w:eastAsia="Times New Roman" w:hAnsi="Courier New" w:cs="Courier New"/>
          <w:color w:val="548DD4"/>
          <w:kern w:val="28"/>
          <w:sz w:val="18"/>
          <w:szCs w:val="18"/>
          <w:rPrChange w:id="125" w:author="Greg Landry" w:date="2017-06-09T15:50:00Z">
            <w:rPr>
              <w:i/>
            </w:rPr>
          </w:rPrChange>
        </w:rPr>
      </w:pPr>
      <w:r w:rsidRPr="0075734B">
        <w:rPr>
          <w:i/>
        </w:rPr>
        <w:tab/>
      </w:r>
      <w:r w:rsidRPr="00C327F5">
        <w:rPr>
          <w:rFonts w:ascii="Courier New" w:eastAsia="Times New Roman" w:hAnsi="Courier New" w:cs="Courier New"/>
          <w:color w:val="548DD4"/>
          <w:kern w:val="28"/>
          <w:sz w:val="18"/>
          <w:szCs w:val="18"/>
          <w:rPrChange w:id="126" w:author="Greg Landry" w:date="2017-06-09T15:50:00Z">
            <w:rPr>
              <w:i/>
            </w:rPr>
          </w:rPrChange>
        </w:rPr>
        <w:t xml:space="preserve">result = wiced_tcp_stream_read(&amp;stream, rbuffer, 11, 500); </w:t>
      </w:r>
    </w:p>
    <w:p w14:paraId="6E969352" w14:textId="30112144" w:rsidR="00C82F7F" w:rsidRDefault="00C82F7F" w:rsidP="00C82F7F">
      <w:pPr>
        <w:rPr>
          <w:ins w:id="127"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128" w:author="Greg Landry" w:date="2017-04-03T16:29:00Z" w:name="move479000290"/>
      <w:moveTo w:id="129" w:author="Greg Landry" w:date="2017-04-03T16:29:00Z">
        <w:r>
          <w:t xml:space="preserve">Given the above, the </w:t>
        </w:r>
        <w:del w:id="130" w:author="Greg Landry" w:date="2017-04-03T16:33:00Z">
          <w:r w:rsidDel="00823A0D">
            <w:delText xml:space="preserve">transmit </w:delText>
          </w:r>
        </w:del>
        <w:r>
          <w:t xml:space="preserve">firmware </w:t>
        </w:r>
      </w:moveTo>
      <w:ins w:id="131" w:author="Greg Landry" w:date="2017-04-03T16:33:00Z">
        <w:r w:rsidR="00823A0D">
          <w:t xml:space="preserve">to transmit date using streams </w:t>
        </w:r>
      </w:ins>
      <w:moveTo w:id="132" w:author="Greg Landry" w:date="2017-04-03T16:29:00Z">
        <w:del w:id="133" w:author="Greg Landry" w:date="2017-04-03T16:33:00Z">
          <w:r w:rsidDel="00887985">
            <w:delText>will</w:delText>
          </w:r>
        </w:del>
      </w:moveTo>
      <w:ins w:id="134" w:author="Greg Landry" w:date="2017-04-03T16:33:00Z">
        <w:r>
          <w:t>might</w:t>
        </w:r>
      </w:ins>
      <w:moveTo w:id="135" w:author="Greg Landry" w:date="2017-04-03T16:29:00Z">
        <w:r>
          <w:t xml:space="preserve"> look something like this:</w:t>
        </w:r>
      </w:moveTo>
    </w:p>
    <w:p w14:paraId="41237201" w14:textId="3CFF8537" w:rsidR="00966E89" w:rsidRPr="00C327F5" w:rsidRDefault="00966E89">
      <w:pPr>
        <w:pStyle w:val="CCode"/>
        <w:spacing w:after="0"/>
        <w:rPr>
          <w:ins w:id="136" w:author="Greg Landry" w:date="2017-04-03T16:34:00Z"/>
          <w:rFonts w:ascii="Courier New" w:hAnsi="Courier New" w:cs="Courier New"/>
          <w:rPrChange w:id="137" w:author="Greg Landry" w:date="2017-06-09T15:50:00Z">
            <w:rPr>
              <w:ins w:id="138" w:author="Greg Landry" w:date="2017-04-03T16:34:00Z"/>
            </w:rPr>
          </w:rPrChange>
        </w:rPr>
        <w:pPrChange w:id="139" w:author="Greg Landry" w:date="2017-04-03T16:35:00Z">
          <w:pPr>
            <w:pStyle w:val="CCode"/>
          </w:pPr>
        </w:pPrChange>
      </w:pPr>
      <w:ins w:id="140" w:author="Greg Landry" w:date="2017-04-03T16:34:00Z">
        <w:r w:rsidRPr="00C327F5">
          <w:rPr>
            <w:rFonts w:ascii="Courier New" w:hAnsi="Courier New" w:cs="Courier New"/>
            <w:rPrChange w:id="141" w:author="Greg Landry" w:date="2017-06-09T15:50:00Z">
              <w:rPr/>
            </w:rPrChange>
          </w:rPr>
          <w:t>#define SERVER_PORT  (27708)</w:t>
        </w:r>
      </w:ins>
    </w:p>
    <w:p w14:paraId="07D978E4" w14:textId="31A66646" w:rsidR="00966E89" w:rsidRPr="00C327F5" w:rsidRDefault="00966E89">
      <w:pPr>
        <w:pStyle w:val="CCode"/>
        <w:spacing w:after="0"/>
        <w:rPr>
          <w:ins w:id="142" w:author="Greg Landry" w:date="2017-04-03T16:35:00Z"/>
          <w:rFonts w:ascii="Courier New" w:hAnsi="Courier New" w:cs="Courier New"/>
          <w:rPrChange w:id="143" w:author="Greg Landry" w:date="2017-06-09T15:50:00Z">
            <w:rPr>
              <w:ins w:id="144" w:author="Greg Landry" w:date="2017-04-03T16:35:00Z"/>
            </w:rPr>
          </w:rPrChange>
        </w:rPr>
        <w:pPrChange w:id="145" w:author="Greg Landry" w:date="2017-04-03T16:35:00Z">
          <w:pPr>
            <w:pStyle w:val="CCode"/>
          </w:pPr>
        </w:pPrChange>
      </w:pPr>
      <w:ins w:id="146" w:author="Greg Landry" w:date="2017-04-03T16:35:00Z">
        <w:r w:rsidRPr="00C327F5">
          <w:rPr>
            <w:rFonts w:ascii="Courier New" w:hAnsi="Courier New" w:cs="Courier New"/>
            <w:rPrChange w:id="147" w:author="Greg Landry" w:date="2017-06-09T15:50:00Z">
              <w:rPr/>
            </w:rPrChange>
          </w:rPr>
          <w:t>#define TIMEOUT (2000)</w:t>
        </w:r>
      </w:ins>
    </w:p>
    <w:p w14:paraId="57AE565B" w14:textId="1D44B0CF" w:rsidR="00966E89" w:rsidRPr="00C327F5" w:rsidRDefault="00966E89">
      <w:pPr>
        <w:pStyle w:val="CCode"/>
        <w:spacing w:after="0"/>
        <w:rPr>
          <w:ins w:id="148" w:author="Greg Landry" w:date="2017-04-03T16:35:00Z"/>
          <w:rFonts w:ascii="Courier New" w:hAnsi="Courier New" w:cs="Courier New"/>
          <w:rPrChange w:id="149" w:author="Greg Landry" w:date="2017-06-09T15:50:00Z">
            <w:rPr>
              <w:ins w:id="150" w:author="Greg Landry" w:date="2017-04-03T16:35:00Z"/>
            </w:rPr>
          </w:rPrChange>
        </w:rPr>
        <w:pPrChange w:id="151" w:author="Greg Landry" w:date="2017-04-03T16:35:00Z">
          <w:pPr>
            <w:pStyle w:val="CCode"/>
          </w:pPr>
        </w:pPrChange>
      </w:pPr>
      <w:ins w:id="152" w:author="Greg Landry" w:date="2017-04-03T16:35:00Z">
        <w:r w:rsidRPr="00C327F5">
          <w:rPr>
            <w:rFonts w:ascii="Courier New" w:hAnsi="Courier New" w:cs="Courier New"/>
            <w:rPrChange w:id="153" w:author="Greg Landry" w:date="2017-06-09T15:50:00Z">
              <w:rPr/>
            </w:rPrChange>
          </w:rPr>
          <w:t>.</w:t>
        </w:r>
      </w:ins>
    </w:p>
    <w:p w14:paraId="5633D379" w14:textId="6F3FC598" w:rsidR="00966E89" w:rsidRPr="00C327F5" w:rsidRDefault="00966E89">
      <w:pPr>
        <w:pStyle w:val="CCode"/>
        <w:spacing w:after="0"/>
        <w:rPr>
          <w:ins w:id="154" w:author="Greg Landry" w:date="2017-04-03T16:34:00Z"/>
          <w:rFonts w:ascii="Courier New" w:hAnsi="Courier New" w:cs="Courier New"/>
          <w:rPrChange w:id="155" w:author="Greg Landry" w:date="2017-06-09T15:50:00Z">
            <w:rPr>
              <w:ins w:id="156" w:author="Greg Landry" w:date="2017-04-03T16:34:00Z"/>
            </w:rPr>
          </w:rPrChange>
        </w:rPr>
        <w:pPrChange w:id="157" w:author="Greg Landry" w:date="2017-04-03T16:35:00Z">
          <w:pPr>
            <w:pStyle w:val="CCode"/>
          </w:pPr>
        </w:pPrChange>
      </w:pPr>
      <w:ins w:id="158" w:author="Greg Landry" w:date="2017-04-03T16:35:00Z">
        <w:r w:rsidRPr="00C327F5">
          <w:rPr>
            <w:rFonts w:ascii="Courier New" w:hAnsi="Courier New" w:cs="Courier New"/>
            <w:rPrChange w:id="159" w:author="Greg Landry" w:date="2017-06-09T15:50:00Z">
              <w:rPr/>
            </w:rPrChange>
          </w:rPr>
          <w:t>.</w:t>
        </w:r>
      </w:ins>
    </w:p>
    <w:p w14:paraId="331FB3C9" w14:textId="77777777" w:rsidR="00887985" w:rsidRPr="00C327F5" w:rsidRDefault="00887985">
      <w:pPr>
        <w:pStyle w:val="CCode"/>
        <w:spacing w:after="0"/>
        <w:rPr>
          <w:rFonts w:ascii="Courier New" w:hAnsi="Courier New" w:cs="Courier New"/>
          <w:rPrChange w:id="160" w:author="Greg Landry" w:date="2017-06-09T15:50:00Z">
            <w:rPr/>
          </w:rPrChange>
        </w:rPr>
        <w:pPrChange w:id="161" w:author="Greg Landry" w:date="2017-04-03T16:35:00Z">
          <w:pPr>
            <w:pStyle w:val="CCode"/>
          </w:pPr>
        </w:pPrChange>
      </w:pPr>
      <w:moveTo w:id="162" w:author="Greg Landry" w:date="2017-04-03T16:29:00Z">
        <w:r w:rsidRPr="00C327F5">
          <w:rPr>
            <w:rFonts w:ascii="Courier New" w:hAnsi="Courier New" w:cs="Courier New"/>
            <w:rPrChange w:id="163" w:author="Greg Landry" w:date="2017-06-09T15:50:00Z">
              <w:rPr/>
            </w:rPrChange>
          </w:rPr>
          <w:t>wiced_tcp_socket_t socket;</w:t>
        </w:r>
      </w:moveTo>
    </w:p>
    <w:p w14:paraId="6240EDCA" w14:textId="64CA6259" w:rsidR="00887985" w:rsidRPr="00C327F5" w:rsidDel="00966E89" w:rsidRDefault="00887985">
      <w:pPr>
        <w:pStyle w:val="CCode"/>
        <w:spacing w:after="0"/>
        <w:rPr>
          <w:del w:id="164" w:author="Greg Landry" w:date="2017-04-03T16:35:00Z"/>
          <w:rFonts w:ascii="Courier New" w:hAnsi="Courier New" w:cs="Courier New"/>
          <w:rPrChange w:id="165" w:author="Greg Landry" w:date="2017-06-09T15:50:00Z">
            <w:rPr>
              <w:del w:id="166" w:author="Greg Landry" w:date="2017-04-03T16:35:00Z"/>
            </w:rPr>
          </w:rPrChange>
        </w:rPr>
        <w:pPrChange w:id="167" w:author="Greg Landry" w:date="2017-04-03T16:35:00Z">
          <w:pPr>
            <w:pStyle w:val="CCode"/>
          </w:pPr>
        </w:pPrChange>
      </w:pPr>
      <w:moveTo w:id="168" w:author="Greg Landry" w:date="2017-04-03T16:29:00Z">
        <w:r w:rsidRPr="00C327F5">
          <w:rPr>
            <w:rFonts w:ascii="Courier New" w:hAnsi="Courier New" w:cs="Courier New"/>
            <w:rPrChange w:id="169" w:author="Greg Landry" w:date="2017-06-09T15:50:00Z">
              <w:rPr/>
            </w:rPrChange>
          </w:rPr>
          <w:t>wiced_</w:t>
        </w:r>
        <w:del w:id="170" w:author="Greg Landry" w:date="2017-04-03T16:29:00Z">
          <w:r w:rsidRPr="00C327F5" w:rsidDel="00887985">
            <w:rPr>
              <w:rFonts w:ascii="Courier New" w:hAnsi="Courier New" w:cs="Courier New"/>
              <w:rPrChange w:id="171" w:author="Greg Landry" w:date="2017-06-09T15:50:00Z">
                <w:rPr/>
              </w:rPrChange>
            </w:rPr>
            <w:delText>packet</w:delText>
          </w:r>
        </w:del>
      </w:moveTo>
      <w:ins w:id="172" w:author="Greg Landry" w:date="2017-04-03T16:29:00Z">
        <w:r w:rsidRPr="00C327F5">
          <w:rPr>
            <w:rFonts w:ascii="Courier New" w:hAnsi="Courier New" w:cs="Courier New"/>
            <w:rPrChange w:id="173" w:author="Greg Landry" w:date="2017-06-09T15:50:00Z">
              <w:rPr/>
            </w:rPrChange>
          </w:rPr>
          <w:t>tcp_stream</w:t>
        </w:r>
      </w:ins>
      <w:ins w:id="174" w:author="Greg Landry" w:date="2017-04-03T16:30:00Z">
        <w:r w:rsidRPr="00C327F5">
          <w:rPr>
            <w:rFonts w:ascii="Courier New" w:hAnsi="Courier New" w:cs="Courier New"/>
            <w:rPrChange w:id="175" w:author="Greg Landry" w:date="2017-06-09T15:50:00Z">
              <w:rPr/>
            </w:rPrChange>
          </w:rPr>
          <w:t>_</w:t>
        </w:r>
      </w:ins>
      <w:moveTo w:id="176" w:author="Greg Landry" w:date="2017-04-03T16:29:00Z">
        <w:del w:id="177" w:author="Greg Landry" w:date="2017-04-03T16:30:00Z">
          <w:r w:rsidRPr="00C327F5" w:rsidDel="00887985">
            <w:rPr>
              <w:rFonts w:ascii="Courier New" w:hAnsi="Courier New" w:cs="Courier New"/>
              <w:rPrChange w:id="178" w:author="Greg Landry" w:date="2017-06-09T15:50:00Z">
                <w:rPr/>
              </w:rPrChange>
            </w:rPr>
            <w:delText>_</w:delText>
          </w:r>
        </w:del>
        <w:r w:rsidRPr="00C327F5">
          <w:rPr>
            <w:rFonts w:ascii="Courier New" w:hAnsi="Courier New" w:cs="Courier New"/>
            <w:rPrChange w:id="179" w:author="Greg Landry" w:date="2017-06-09T15:50:00Z">
              <w:rPr/>
            </w:rPrChange>
          </w:rPr>
          <w:t xml:space="preserve">t </w:t>
        </w:r>
        <w:del w:id="180" w:author="Greg Landry" w:date="2017-04-03T16:30:00Z">
          <w:r w:rsidRPr="00C327F5" w:rsidDel="00887985">
            <w:rPr>
              <w:rFonts w:ascii="Courier New" w:hAnsi="Courier New" w:cs="Courier New"/>
              <w:rPrChange w:id="181" w:author="Greg Landry" w:date="2017-06-09T15:50:00Z">
                <w:rPr/>
              </w:rPrChange>
            </w:rPr>
            <w:delText>*myPacket</w:delText>
          </w:r>
        </w:del>
      </w:moveTo>
      <w:ins w:id="182" w:author="Greg Landry" w:date="2017-04-03T16:30:00Z">
        <w:r w:rsidRPr="00C327F5">
          <w:rPr>
            <w:rFonts w:ascii="Courier New" w:hAnsi="Courier New" w:cs="Courier New"/>
            <w:rPrChange w:id="183" w:author="Greg Landry" w:date="2017-06-09T15:50:00Z">
              <w:rPr/>
            </w:rPrChange>
          </w:rPr>
          <w:t>stream</w:t>
        </w:r>
      </w:ins>
      <w:moveTo w:id="184" w:author="Greg Landry" w:date="2017-04-03T16:29:00Z">
        <w:r w:rsidRPr="00C327F5">
          <w:rPr>
            <w:rFonts w:ascii="Courier New" w:hAnsi="Courier New" w:cs="Courier New"/>
            <w:rPrChange w:id="185" w:author="Greg Landry" w:date="2017-06-09T15:50:00Z">
              <w:rPr/>
            </w:rPrChange>
          </w:rPr>
          <w:t>;</w:t>
        </w:r>
      </w:moveTo>
    </w:p>
    <w:p w14:paraId="7C8C5499" w14:textId="77777777" w:rsidR="00966E89" w:rsidRPr="00C327F5" w:rsidRDefault="00966E89">
      <w:pPr>
        <w:pStyle w:val="CCode"/>
        <w:spacing w:after="0"/>
        <w:rPr>
          <w:ins w:id="186" w:author="Greg Landry" w:date="2017-04-03T16:35:00Z"/>
          <w:rFonts w:ascii="Courier New" w:hAnsi="Courier New" w:cs="Courier New"/>
          <w:rPrChange w:id="187" w:author="Greg Landry" w:date="2017-06-09T15:50:00Z">
            <w:rPr>
              <w:ins w:id="188" w:author="Greg Landry" w:date="2017-04-03T16:35:00Z"/>
            </w:rPr>
          </w:rPrChange>
        </w:rPr>
        <w:pPrChange w:id="189" w:author="Greg Landry" w:date="2017-04-03T16:35:00Z">
          <w:pPr>
            <w:pStyle w:val="CCode"/>
          </w:pPr>
        </w:pPrChange>
      </w:pPr>
    </w:p>
    <w:p w14:paraId="6FEF4FC9" w14:textId="3E4409A6" w:rsidR="00887985" w:rsidRPr="00C327F5" w:rsidDel="00887985" w:rsidRDefault="00887985">
      <w:pPr>
        <w:pStyle w:val="CCode"/>
        <w:spacing w:after="0"/>
        <w:rPr>
          <w:del w:id="190" w:author="Greg Landry" w:date="2017-04-03T16:30:00Z"/>
          <w:rFonts w:ascii="Courier New" w:hAnsi="Courier New" w:cs="Courier New"/>
          <w:rPrChange w:id="191" w:author="Greg Landry" w:date="2017-06-09T15:50:00Z">
            <w:rPr>
              <w:del w:id="192" w:author="Greg Landry" w:date="2017-04-03T16:30:00Z"/>
            </w:rPr>
          </w:rPrChange>
        </w:rPr>
        <w:pPrChange w:id="193" w:author="Greg Landry" w:date="2017-04-03T16:35:00Z">
          <w:pPr>
            <w:pStyle w:val="CCode"/>
          </w:pPr>
        </w:pPrChange>
      </w:pPr>
      <w:moveTo w:id="194" w:author="Greg Landry" w:date="2017-04-03T16:29:00Z">
        <w:del w:id="195" w:author="Greg Landry" w:date="2017-04-03T16:30:00Z">
          <w:r w:rsidRPr="00C327F5" w:rsidDel="00887985">
            <w:rPr>
              <w:rFonts w:ascii="Courier New" w:hAnsi="Courier New" w:cs="Courier New"/>
              <w:rPrChange w:id="196" w:author="Greg Landry" w:date="2017-06-09T15:50:00Z">
                <w:rPr/>
              </w:rPrChange>
            </w:rPr>
            <w:delText>uint8_t *data;</w:delText>
          </w:r>
        </w:del>
      </w:moveTo>
    </w:p>
    <w:p w14:paraId="4AD4BBAB" w14:textId="533306B6" w:rsidR="00887985" w:rsidRPr="00C327F5" w:rsidDel="00887985" w:rsidRDefault="00887985">
      <w:pPr>
        <w:pStyle w:val="CCode"/>
        <w:spacing w:after="0"/>
        <w:rPr>
          <w:del w:id="197" w:author="Greg Landry" w:date="2017-04-03T16:30:00Z"/>
          <w:rFonts w:ascii="Courier New" w:hAnsi="Courier New" w:cs="Courier New"/>
          <w:rPrChange w:id="198" w:author="Greg Landry" w:date="2017-06-09T15:50:00Z">
            <w:rPr>
              <w:del w:id="199" w:author="Greg Landry" w:date="2017-04-03T16:30:00Z"/>
            </w:rPr>
          </w:rPrChange>
        </w:rPr>
        <w:pPrChange w:id="200" w:author="Greg Landry" w:date="2017-04-03T16:35:00Z">
          <w:pPr>
            <w:pStyle w:val="CCode"/>
          </w:pPr>
        </w:pPrChange>
      </w:pPr>
      <w:moveTo w:id="201" w:author="Greg Landry" w:date="2017-04-03T16:29:00Z">
        <w:del w:id="202" w:author="Greg Landry" w:date="2017-04-03T16:30:00Z">
          <w:r w:rsidRPr="00C327F5" w:rsidDel="00887985">
            <w:rPr>
              <w:rFonts w:ascii="Courier New" w:hAnsi="Courier New" w:cs="Courier New"/>
              <w:rPrChange w:id="203" w:author="Greg Landry" w:date="2017-06-09T15:50:00Z">
                <w:rPr/>
              </w:rPrChange>
            </w:rPr>
            <w:delText>uint16_t availableDataSize;</w:delText>
          </w:r>
        </w:del>
      </w:moveTo>
    </w:p>
    <w:p w14:paraId="5E306D74" w14:textId="300704B1" w:rsidR="00887985" w:rsidRPr="00C327F5" w:rsidRDefault="00887985">
      <w:pPr>
        <w:pStyle w:val="CCode"/>
        <w:spacing w:after="0"/>
        <w:rPr>
          <w:ins w:id="204" w:author="Greg Landry" w:date="2017-04-03T16:35:00Z"/>
          <w:rFonts w:ascii="Courier New" w:hAnsi="Courier New" w:cs="Courier New"/>
          <w:rPrChange w:id="205" w:author="Greg Landry" w:date="2017-06-09T15:50:00Z">
            <w:rPr>
              <w:ins w:id="206" w:author="Greg Landry" w:date="2017-04-03T16:35:00Z"/>
            </w:rPr>
          </w:rPrChange>
        </w:rPr>
        <w:pPrChange w:id="207" w:author="Greg Landry" w:date="2017-04-03T16:35:00Z">
          <w:pPr>
            <w:pStyle w:val="CCode"/>
          </w:pPr>
        </w:pPrChange>
      </w:pPr>
      <w:moveTo w:id="208" w:author="Greg Landry" w:date="2017-04-03T16:29:00Z">
        <w:r w:rsidRPr="00C327F5">
          <w:rPr>
            <w:rFonts w:ascii="Courier New" w:hAnsi="Courier New" w:cs="Courier New"/>
            <w:rPrChange w:id="209" w:author="Greg Landry" w:date="2017-06-09T15:50:00Z">
              <w:rPr/>
            </w:rPrChange>
          </w:rPr>
          <w:t xml:space="preserve">char </w:t>
        </w:r>
        <w:del w:id="210" w:author="Greg Landry" w:date="2017-04-03T16:30:00Z">
          <w:r w:rsidRPr="00C327F5" w:rsidDel="00887985">
            <w:rPr>
              <w:rFonts w:ascii="Courier New" w:hAnsi="Courier New" w:cs="Courier New"/>
              <w:rPrChange w:id="211" w:author="Greg Landry" w:date="2017-06-09T15:50:00Z">
                <w:rPr/>
              </w:rPrChange>
            </w:rPr>
            <w:delText>my</w:delText>
          </w:r>
        </w:del>
      </w:moveTo>
      <w:ins w:id="212" w:author="Greg Landry" w:date="2017-04-03T16:30:00Z">
        <w:r w:rsidRPr="00C327F5">
          <w:rPr>
            <w:rFonts w:ascii="Courier New" w:hAnsi="Courier New" w:cs="Courier New"/>
            <w:rPrChange w:id="213" w:author="Greg Landry" w:date="2017-06-09T15:50:00Z">
              <w:rPr/>
            </w:rPrChange>
          </w:rPr>
          <w:t>send</w:t>
        </w:r>
      </w:ins>
      <w:moveTo w:id="214" w:author="Greg Landry" w:date="2017-04-03T16:29:00Z">
        <w:r w:rsidRPr="00C327F5">
          <w:rPr>
            <w:rFonts w:ascii="Courier New" w:hAnsi="Courier New" w:cs="Courier New"/>
            <w:rPrChange w:id="215" w:author="Greg Landry" w:date="2017-06-09T15:50:00Z">
              <w:rPr/>
            </w:rPrChange>
          </w:rPr>
          <w:t>M</w:t>
        </w:r>
      </w:moveTo>
      <w:ins w:id="216" w:author="Greg Landry" w:date="2017-04-03T16:32:00Z">
        <w:r w:rsidRPr="00C327F5">
          <w:rPr>
            <w:rFonts w:ascii="Courier New" w:hAnsi="Courier New" w:cs="Courier New"/>
            <w:rPrChange w:id="217" w:author="Greg Landry" w:date="2017-06-09T15:50:00Z">
              <w:rPr/>
            </w:rPrChange>
          </w:rPr>
          <w:t>es</w:t>
        </w:r>
      </w:ins>
      <w:moveTo w:id="218" w:author="Greg Landry" w:date="2017-04-03T16:29:00Z">
        <w:r w:rsidRPr="00C327F5">
          <w:rPr>
            <w:rFonts w:ascii="Courier New" w:hAnsi="Courier New" w:cs="Courier New"/>
            <w:rPrChange w:id="219" w:author="Greg Landry" w:date="2017-06-09T15:50:00Z">
              <w:rPr/>
            </w:rPrChange>
          </w:rPr>
          <w:t>s</w:t>
        </w:r>
      </w:moveTo>
      <w:ins w:id="220" w:author="Greg Landry" w:date="2017-04-03T16:32:00Z">
        <w:r w:rsidRPr="00C327F5">
          <w:rPr>
            <w:rFonts w:ascii="Courier New" w:hAnsi="Courier New" w:cs="Courier New"/>
            <w:rPrChange w:id="221" w:author="Greg Landry" w:date="2017-06-09T15:50:00Z">
              <w:rPr/>
            </w:rPrChange>
          </w:rPr>
          <w:t>a</w:t>
        </w:r>
      </w:ins>
      <w:moveTo w:id="222" w:author="Greg Landry" w:date="2017-04-03T16:29:00Z">
        <w:r w:rsidRPr="00C327F5">
          <w:rPr>
            <w:rFonts w:ascii="Courier New" w:hAnsi="Courier New" w:cs="Courier New"/>
            <w:rPrChange w:id="223" w:author="Greg Landry" w:date="2017-06-09T15:50:00Z">
              <w:rPr/>
            </w:rPrChange>
          </w:rPr>
          <w:t>g</w:t>
        </w:r>
      </w:moveTo>
      <w:ins w:id="224" w:author="Greg Landry" w:date="2017-04-03T16:32:00Z">
        <w:r w:rsidRPr="00C327F5">
          <w:rPr>
            <w:rFonts w:ascii="Courier New" w:hAnsi="Courier New" w:cs="Courier New"/>
            <w:rPrChange w:id="225" w:author="Greg Landry" w:date="2017-06-09T15:50:00Z">
              <w:rPr/>
            </w:rPrChange>
          </w:rPr>
          <w:t>e</w:t>
        </w:r>
      </w:ins>
      <w:moveTo w:id="226" w:author="Greg Landry" w:date="2017-04-03T16:29:00Z">
        <w:r w:rsidRPr="00C327F5">
          <w:rPr>
            <w:rFonts w:ascii="Courier New" w:hAnsi="Courier New" w:cs="Courier New"/>
            <w:rPrChange w:id="227" w:author="Greg Landry" w:date="2017-06-09T15:50:00Z">
              <w:rPr/>
            </w:rPrChange>
          </w:rPr>
          <w:t>[]=”WABCD051234”;</w:t>
        </w:r>
      </w:moveTo>
    </w:p>
    <w:p w14:paraId="2E965F81" w14:textId="32D23B3D" w:rsidR="00966E89" w:rsidRPr="00C327F5" w:rsidRDefault="00966E89">
      <w:pPr>
        <w:pStyle w:val="CCode"/>
        <w:spacing w:after="0"/>
        <w:rPr>
          <w:ins w:id="228" w:author="Greg Landry" w:date="2017-04-03T16:35:00Z"/>
          <w:rFonts w:ascii="Courier New" w:hAnsi="Courier New" w:cs="Courier New"/>
          <w:rPrChange w:id="229" w:author="Greg Landry" w:date="2017-06-09T15:50:00Z">
            <w:rPr>
              <w:ins w:id="230" w:author="Greg Landry" w:date="2017-04-03T16:35:00Z"/>
            </w:rPr>
          </w:rPrChange>
        </w:rPr>
        <w:pPrChange w:id="231" w:author="Greg Landry" w:date="2017-04-03T16:35:00Z">
          <w:pPr>
            <w:pStyle w:val="CCode"/>
          </w:pPr>
        </w:pPrChange>
      </w:pPr>
      <w:ins w:id="232" w:author="Greg Landry" w:date="2017-04-03T16:35:00Z">
        <w:r w:rsidRPr="00C327F5">
          <w:rPr>
            <w:rFonts w:ascii="Courier New" w:hAnsi="Courier New" w:cs="Courier New"/>
            <w:rPrChange w:id="233" w:author="Greg Landry" w:date="2017-06-09T15:50:00Z">
              <w:rPr/>
            </w:rPrChange>
          </w:rPr>
          <w:t>.</w:t>
        </w:r>
      </w:ins>
    </w:p>
    <w:p w14:paraId="59DA9D52" w14:textId="463774F1" w:rsidR="00966E89" w:rsidRPr="00C327F5" w:rsidRDefault="00966E89">
      <w:pPr>
        <w:pStyle w:val="CCode"/>
        <w:spacing w:after="0"/>
        <w:rPr>
          <w:rFonts w:ascii="Courier New" w:hAnsi="Courier New" w:cs="Courier New"/>
          <w:rPrChange w:id="234" w:author="Greg Landry" w:date="2017-06-09T15:50:00Z">
            <w:rPr/>
          </w:rPrChange>
        </w:rPr>
        <w:pPrChange w:id="235" w:author="Greg Landry" w:date="2017-04-03T16:35:00Z">
          <w:pPr>
            <w:pStyle w:val="CCode"/>
          </w:pPr>
        </w:pPrChange>
      </w:pPr>
      <w:ins w:id="236" w:author="Greg Landry" w:date="2017-04-03T16:35:00Z">
        <w:r w:rsidRPr="00C327F5">
          <w:rPr>
            <w:rFonts w:ascii="Courier New" w:hAnsi="Courier New" w:cs="Courier New"/>
            <w:rPrChange w:id="237" w:author="Greg Landry" w:date="2017-06-09T15:50:00Z">
              <w:rPr/>
            </w:rPrChange>
          </w:rPr>
          <w:t>.</w:t>
        </w:r>
      </w:ins>
    </w:p>
    <w:p w14:paraId="02E3EF49" w14:textId="0837D37C" w:rsidR="00887985" w:rsidRPr="00C327F5" w:rsidDel="00887985" w:rsidRDefault="00887985">
      <w:pPr>
        <w:pStyle w:val="CCode"/>
        <w:spacing w:after="0"/>
        <w:rPr>
          <w:del w:id="238" w:author="Greg Landry" w:date="2017-04-03T16:32:00Z"/>
          <w:rFonts w:ascii="Courier New" w:hAnsi="Courier New" w:cs="Courier New"/>
          <w:rPrChange w:id="239" w:author="Greg Landry" w:date="2017-06-09T15:50:00Z">
            <w:rPr>
              <w:del w:id="240" w:author="Greg Landry" w:date="2017-04-03T16:32:00Z"/>
            </w:rPr>
          </w:rPrChange>
        </w:rPr>
        <w:pPrChange w:id="241" w:author="Greg Landry" w:date="2017-04-03T16:35:00Z">
          <w:pPr>
            <w:pStyle w:val="CCode"/>
          </w:pPr>
        </w:pPrChange>
      </w:pPr>
      <w:moveTo w:id="242" w:author="Greg Landry" w:date="2017-04-03T16:29:00Z">
        <w:del w:id="243" w:author="Greg Landry" w:date="2017-04-03T16:32:00Z">
          <w:r w:rsidRPr="00C327F5" w:rsidDel="00887985">
            <w:rPr>
              <w:rFonts w:ascii="Courier New" w:hAnsi="Courier New" w:cs="Courier New"/>
              <w:rPrChange w:id="244" w:author="Greg Landry" w:date="2017-06-09T15:50:00Z">
                <w:rPr/>
              </w:rPrChange>
            </w:rPr>
            <w:delText xml:space="preserve">uint16_t msgLen=strlen( </w:delText>
          </w:r>
        </w:del>
        <w:del w:id="245" w:author="Greg Landry" w:date="2017-04-03T16:30:00Z">
          <w:r w:rsidRPr="00C327F5" w:rsidDel="00887985">
            <w:rPr>
              <w:rFonts w:ascii="Courier New" w:hAnsi="Courier New" w:cs="Courier New"/>
              <w:rPrChange w:id="246" w:author="Greg Landry" w:date="2017-06-09T15:50:00Z">
                <w:rPr/>
              </w:rPrChange>
            </w:rPr>
            <w:delText>my</w:delText>
          </w:r>
        </w:del>
        <w:del w:id="247" w:author="Greg Landry" w:date="2017-04-03T16:32:00Z">
          <w:r w:rsidRPr="00C327F5" w:rsidDel="00887985">
            <w:rPr>
              <w:rFonts w:ascii="Courier New" w:hAnsi="Courier New" w:cs="Courier New"/>
              <w:rPrChange w:id="248" w:author="Greg Landry" w:date="2017-06-09T15:50:00Z">
                <w:rPr/>
              </w:rPrChange>
            </w:rPr>
            <w:delText>Msg );</w:delText>
          </w:r>
        </w:del>
      </w:moveTo>
    </w:p>
    <w:p w14:paraId="7D5F6575" w14:textId="77777777" w:rsidR="00887985" w:rsidRPr="00C327F5" w:rsidRDefault="00887985">
      <w:pPr>
        <w:pStyle w:val="CCode"/>
        <w:spacing w:after="0"/>
        <w:rPr>
          <w:rFonts w:ascii="Courier New" w:hAnsi="Courier New" w:cs="Courier New"/>
          <w:rPrChange w:id="249" w:author="Greg Landry" w:date="2017-06-09T15:50:00Z">
            <w:rPr/>
          </w:rPrChange>
        </w:rPr>
        <w:pPrChange w:id="250" w:author="Greg Landry" w:date="2017-04-03T16:35:00Z">
          <w:pPr>
            <w:pStyle w:val="CCode"/>
          </w:pPr>
        </w:pPrChange>
      </w:pPr>
      <w:moveTo w:id="251" w:author="Greg Landry" w:date="2017-04-03T16:29:00Z">
        <w:r w:rsidRPr="00C327F5">
          <w:rPr>
            <w:rFonts w:ascii="Courier New" w:hAnsi="Courier New" w:cs="Courier New"/>
            <w:rPrChange w:id="252" w:author="Greg Landry" w:date="2017-06-09T15:50:00Z">
              <w:rPr/>
            </w:rPrChange>
          </w:rPr>
          <w:t>wiced_tcp_create_socket(&amp;socket, WICED_STA_INTERFACE);</w:t>
        </w:r>
      </w:moveTo>
    </w:p>
    <w:p w14:paraId="4FC44493" w14:textId="77777777" w:rsidR="00887985" w:rsidRPr="00C327F5" w:rsidRDefault="00887985">
      <w:pPr>
        <w:pStyle w:val="CCode"/>
        <w:spacing w:after="0"/>
        <w:rPr>
          <w:rFonts w:ascii="Courier New" w:hAnsi="Courier New" w:cs="Courier New"/>
          <w:rPrChange w:id="253" w:author="Greg Landry" w:date="2017-06-09T15:50:00Z">
            <w:rPr/>
          </w:rPrChange>
        </w:rPr>
        <w:pPrChange w:id="254" w:author="Greg Landry" w:date="2017-04-03T16:35:00Z">
          <w:pPr>
            <w:pStyle w:val="CCode"/>
          </w:pPr>
        </w:pPrChange>
      </w:pPr>
      <w:moveTo w:id="255" w:author="Greg Landry" w:date="2017-04-03T16:29:00Z">
        <w:r w:rsidRPr="00C327F5">
          <w:rPr>
            <w:rFonts w:ascii="Courier New" w:hAnsi="Courier New" w:cs="Courier New"/>
            <w:rPrChange w:id="256" w:author="Greg Landry" w:date="2017-06-09T15:50:00Z">
              <w:rPr/>
            </w:rPrChange>
          </w:rPr>
          <w:t>wiced_tcp_bind(&amp;socket, WICED_ANY_PORT );</w:t>
        </w:r>
      </w:moveTo>
    </w:p>
    <w:p w14:paraId="37878AC1" w14:textId="77777777" w:rsidR="00887985" w:rsidRPr="00C327F5" w:rsidRDefault="00887985">
      <w:pPr>
        <w:pStyle w:val="CCode"/>
        <w:spacing w:after="0"/>
        <w:rPr>
          <w:rFonts w:ascii="Courier New" w:hAnsi="Courier New" w:cs="Courier New"/>
          <w:rPrChange w:id="257" w:author="Greg Landry" w:date="2017-06-09T15:50:00Z">
            <w:rPr/>
          </w:rPrChange>
        </w:rPr>
        <w:pPrChange w:id="258" w:author="Greg Landry" w:date="2017-04-03T16:35:00Z">
          <w:pPr>
            <w:pStyle w:val="CCode"/>
          </w:pPr>
        </w:pPrChange>
      </w:pPr>
      <w:moveTo w:id="259" w:author="Greg Landry" w:date="2017-04-03T16:29:00Z">
        <w:r w:rsidRPr="00C327F5">
          <w:rPr>
            <w:rFonts w:ascii="Courier New" w:hAnsi="Courier New" w:cs="Courier New"/>
            <w:rPrChange w:id="260" w:author="Greg Landry" w:date="2017-06-09T15:50:00Z">
              <w:rPr/>
            </w:rPrChange>
          </w:rPr>
          <w:t>wiced_tcp_connect(&amp;socket, &amp;serverAddress, SERVER_PORT, TIMEOUT);</w:t>
        </w:r>
      </w:moveTo>
    </w:p>
    <w:p w14:paraId="1E33772D" w14:textId="5484D275" w:rsidR="00887985" w:rsidRPr="00C327F5" w:rsidRDefault="00887985">
      <w:pPr>
        <w:pStyle w:val="CCode"/>
        <w:spacing w:after="0"/>
        <w:rPr>
          <w:ins w:id="261" w:author="Greg Landry" w:date="2017-04-03T16:31:00Z"/>
          <w:rFonts w:ascii="Courier New" w:hAnsi="Courier New" w:cs="Courier New"/>
          <w:rPrChange w:id="262" w:author="Greg Landry" w:date="2017-06-09T15:50:00Z">
            <w:rPr>
              <w:ins w:id="263" w:author="Greg Landry" w:date="2017-04-03T16:31:00Z"/>
            </w:rPr>
          </w:rPrChange>
        </w:rPr>
        <w:pPrChange w:id="264" w:author="Greg Landry" w:date="2017-04-03T16:35:00Z">
          <w:pPr>
            <w:pStyle w:val="CCode"/>
          </w:pPr>
        </w:pPrChange>
      </w:pPr>
      <w:ins w:id="265" w:author="Greg Landry" w:date="2017-04-03T16:31:00Z">
        <w:r w:rsidRPr="00C327F5">
          <w:rPr>
            <w:rFonts w:ascii="Courier New" w:hAnsi="Courier New" w:cs="Courier New"/>
            <w:rPrChange w:id="266" w:author="Greg Landry" w:date="2017-06-09T15:50:00Z">
              <w:rPr/>
            </w:rPrChange>
          </w:rPr>
          <w:t>wiced_tcp_stream_init(&amp;stream, &amp;socket);</w:t>
        </w:r>
      </w:ins>
    </w:p>
    <w:p w14:paraId="376FBBCF" w14:textId="4CF82DA2" w:rsidR="00887985" w:rsidRPr="00C327F5" w:rsidRDefault="00887985">
      <w:pPr>
        <w:pStyle w:val="CCode"/>
        <w:spacing w:after="0"/>
        <w:rPr>
          <w:ins w:id="267" w:author="Greg Landry" w:date="2017-04-03T16:31:00Z"/>
          <w:rFonts w:ascii="Courier New" w:hAnsi="Courier New" w:cs="Courier New"/>
          <w:rPrChange w:id="268" w:author="Greg Landry" w:date="2017-06-09T15:50:00Z">
            <w:rPr>
              <w:ins w:id="269" w:author="Greg Landry" w:date="2017-04-03T16:31:00Z"/>
            </w:rPr>
          </w:rPrChange>
        </w:rPr>
        <w:pPrChange w:id="270" w:author="Greg Landry" w:date="2017-04-03T16:35:00Z">
          <w:pPr>
            <w:pStyle w:val="CCode"/>
          </w:pPr>
        </w:pPrChange>
      </w:pPr>
      <w:ins w:id="271" w:author="Greg Landry" w:date="2017-04-03T16:31:00Z">
        <w:r w:rsidRPr="00C327F5">
          <w:rPr>
            <w:rFonts w:ascii="Courier New" w:hAnsi="Courier New" w:cs="Courier New"/>
            <w:rPrChange w:id="272" w:author="Greg Landry" w:date="2017-06-09T15:50:00Z">
              <w:rPr/>
            </w:rPrChange>
          </w:rPr>
          <w:t>wiced_tcp_stream_write(&amp;stream, sendMessage, strlen(sendMessage);</w:t>
        </w:r>
      </w:ins>
    </w:p>
    <w:p w14:paraId="60B9010E" w14:textId="346A5B17" w:rsidR="00887985" w:rsidRPr="00C327F5" w:rsidRDefault="00887985">
      <w:pPr>
        <w:pStyle w:val="CCode"/>
        <w:spacing w:after="0"/>
        <w:rPr>
          <w:ins w:id="273" w:author="Greg Landry" w:date="2017-04-03T16:32:00Z"/>
          <w:rFonts w:ascii="Courier New" w:hAnsi="Courier New" w:cs="Courier New"/>
          <w:rPrChange w:id="274" w:author="Greg Landry" w:date="2017-06-09T15:50:00Z">
            <w:rPr>
              <w:ins w:id="275" w:author="Greg Landry" w:date="2017-04-03T16:32:00Z"/>
            </w:rPr>
          </w:rPrChange>
        </w:rPr>
        <w:pPrChange w:id="276" w:author="Greg Landry" w:date="2017-04-03T16:35:00Z">
          <w:pPr>
            <w:pStyle w:val="CCode"/>
          </w:pPr>
        </w:pPrChange>
      </w:pPr>
      <w:ins w:id="277" w:author="Greg Landry" w:date="2017-04-03T16:32:00Z">
        <w:r w:rsidRPr="00C327F5">
          <w:rPr>
            <w:rFonts w:ascii="Courier New" w:hAnsi="Courier New" w:cs="Courier New"/>
            <w:rPrChange w:id="278" w:author="Greg Landry" w:date="2017-06-09T15:50:00Z">
              <w:rPr/>
            </w:rPrChange>
          </w:rPr>
          <w:t>wiced_tcp_stream_flush(&amp;stream);</w:t>
        </w:r>
      </w:ins>
    </w:p>
    <w:p w14:paraId="40139F50" w14:textId="4BD39BED" w:rsidR="00887985" w:rsidRPr="00C327F5" w:rsidRDefault="00887985">
      <w:pPr>
        <w:pStyle w:val="CCode"/>
        <w:spacing w:after="0"/>
        <w:rPr>
          <w:ins w:id="279" w:author="Greg Landry" w:date="2017-04-03T16:32:00Z"/>
          <w:rFonts w:ascii="Courier New" w:hAnsi="Courier New" w:cs="Courier New"/>
          <w:rPrChange w:id="280" w:author="Greg Landry" w:date="2017-06-09T15:50:00Z">
            <w:rPr>
              <w:ins w:id="281" w:author="Greg Landry" w:date="2017-04-03T16:32:00Z"/>
            </w:rPr>
          </w:rPrChange>
        </w:rPr>
        <w:pPrChange w:id="282" w:author="Greg Landry" w:date="2017-04-03T16:35:00Z">
          <w:pPr>
            <w:pStyle w:val="CCode"/>
          </w:pPr>
        </w:pPrChange>
      </w:pPr>
      <w:ins w:id="283" w:author="Greg Landry" w:date="2017-04-03T16:32:00Z">
        <w:r w:rsidRPr="00C327F5">
          <w:rPr>
            <w:rFonts w:ascii="Courier New" w:hAnsi="Courier New" w:cs="Courier New"/>
            <w:rPrChange w:id="284" w:author="Greg Landry" w:date="2017-06-09T15:50:00Z">
              <w:rPr/>
            </w:rPrChange>
          </w:rPr>
          <w:t>wiced_tcp_stream_deinit(&amp;stream);</w:t>
        </w:r>
      </w:ins>
    </w:p>
    <w:p w14:paraId="65E2CF4D" w14:textId="0B94B4B7" w:rsidR="00887985" w:rsidRPr="00C327F5" w:rsidDel="00887985" w:rsidRDefault="00887985" w:rsidP="00887985">
      <w:pPr>
        <w:pStyle w:val="CCode"/>
        <w:rPr>
          <w:del w:id="285" w:author="Greg Landry" w:date="2017-04-03T16:32:00Z"/>
          <w:rFonts w:ascii="Courier New" w:hAnsi="Courier New" w:cs="Courier New"/>
          <w:rPrChange w:id="286" w:author="Greg Landry" w:date="2017-06-09T15:50:00Z">
            <w:rPr>
              <w:del w:id="287" w:author="Greg Landry" w:date="2017-04-03T16:32:00Z"/>
            </w:rPr>
          </w:rPrChange>
        </w:rPr>
      </w:pPr>
      <w:moveTo w:id="288" w:author="Greg Landry" w:date="2017-04-03T16:29:00Z">
        <w:del w:id="289" w:author="Greg Landry" w:date="2017-04-03T16:32:00Z">
          <w:r w:rsidRPr="00C327F5" w:rsidDel="00887985">
            <w:rPr>
              <w:rFonts w:ascii="Courier New" w:hAnsi="Courier New" w:cs="Courier New"/>
              <w:rPrChange w:id="290" w:author="Greg Landry" w:date="2017-06-09T15:50:00Z">
                <w:rPr/>
              </w:rPrChange>
            </w:rPr>
            <w:delText>wiced_packet_create_tcp( &amp;socket, msgLen, &amp;myPacket, &amp;data, &amp;availableDataSize );</w:delText>
          </w:r>
        </w:del>
      </w:moveTo>
    </w:p>
    <w:p w14:paraId="493797DC" w14:textId="05F741D1" w:rsidR="00887985" w:rsidRPr="00C327F5" w:rsidDel="00887985" w:rsidRDefault="00887985" w:rsidP="00887985">
      <w:pPr>
        <w:pStyle w:val="CCode"/>
        <w:rPr>
          <w:del w:id="291" w:author="Greg Landry" w:date="2017-04-03T16:32:00Z"/>
          <w:rFonts w:ascii="Courier New" w:hAnsi="Courier New" w:cs="Courier New"/>
          <w:rPrChange w:id="292" w:author="Greg Landry" w:date="2017-06-09T15:50:00Z">
            <w:rPr>
              <w:del w:id="293" w:author="Greg Landry" w:date="2017-04-03T16:32:00Z"/>
            </w:rPr>
          </w:rPrChange>
        </w:rPr>
      </w:pPr>
      <w:moveTo w:id="294" w:author="Greg Landry" w:date="2017-04-03T16:29:00Z">
        <w:del w:id="295" w:author="Greg Landry" w:date="2017-04-03T16:32:00Z">
          <w:r w:rsidRPr="00C327F5" w:rsidDel="00887985">
            <w:rPr>
              <w:rFonts w:ascii="Courier New" w:hAnsi="Courier New" w:cs="Courier New"/>
              <w:rPrChange w:id="296" w:author="Greg Landry" w:date="2017-06-09T15:50:00Z">
                <w:rPr/>
              </w:rPrChange>
            </w:rPr>
            <w:delText>memcpy( data, myMsg, msglen );</w:delText>
          </w:r>
        </w:del>
      </w:moveTo>
    </w:p>
    <w:p w14:paraId="74C9B96C" w14:textId="2C2BDB86" w:rsidR="00887985" w:rsidRPr="00C327F5" w:rsidDel="00887985" w:rsidRDefault="00887985" w:rsidP="00887985">
      <w:pPr>
        <w:pStyle w:val="CCode"/>
        <w:rPr>
          <w:del w:id="297" w:author="Greg Landry" w:date="2017-04-03T16:32:00Z"/>
          <w:rFonts w:ascii="Courier New" w:hAnsi="Courier New" w:cs="Courier New"/>
          <w:rPrChange w:id="298" w:author="Greg Landry" w:date="2017-06-09T15:50:00Z">
            <w:rPr>
              <w:del w:id="299" w:author="Greg Landry" w:date="2017-04-03T16:32:00Z"/>
            </w:rPr>
          </w:rPrChange>
        </w:rPr>
      </w:pPr>
      <w:moveTo w:id="300" w:author="Greg Landry" w:date="2017-04-03T16:29:00Z">
        <w:del w:id="301" w:author="Greg Landry" w:date="2017-04-03T16:32:00Z">
          <w:r w:rsidRPr="00C327F5" w:rsidDel="00887985">
            <w:rPr>
              <w:rFonts w:ascii="Courier New" w:hAnsi="Courier New" w:cs="Courier New"/>
              <w:rPrChange w:id="302" w:author="Greg Landry" w:date="2017-06-09T15:50:00Z">
                <w:rPr/>
              </w:rPrChange>
            </w:rPr>
            <w:delText>wiced_packet_set_data_end( myPacket, data + msgLen );</w:delText>
          </w:r>
        </w:del>
      </w:moveTo>
    </w:p>
    <w:p w14:paraId="79DB50A7" w14:textId="27D1920D" w:rsidR="00887985" w:rsidRPr="00C327F5" w:rsidDel="00887985" w:rsidRDefault="00887985" w:rsidP="00887985">
      <w:pPr>
        <w:pStyle w:val="CCode"/>
        <w:rPr>
          <w:del w:id="303" w:author="Greg Landry" w:date="2017-04-03T16:32:00Z"/>
          <w:rFonts w:ascii="Courier New" w:hAnsi="Courier New" w:cs="Courier New"/>
          <w:rPrChange w:id="304" w:author="Greg Landry" w:date="2017-06-09T15:50:00Z">
            <w:rPr>
              <w:del w:id="305" w:author="Greg Landry" w:date="2017-04-03T16:32:00Z"/>
            </w:rPr>
          </w:rPrChange>
        </w:rPr>
      </w:pPr>
      <w:moveTo w:id="306" w:author="Greg Landry" w:date="2017-04-03T16:29:00Z">
        <w:del w:id="307" w:author="Greg Landry" w:date="2017-04-03T16:32:00Z">
          <w:r w:rsidRPr="00C327F5" w:rsidDel="00887985">
            <w:rPr>
              <w:rFonts w:ascii="Courier New" w:hAnsi="Courier New" w:cs="Courier New"/>
              <w:rPrChange w:id="308" w:author="Greg Landry" w:date="2017-06-09T15:50:00Z">
                <w:rPr/>
              </w:rPrChange>
            </w:rPr>
            <w:delText>wiced_tcp_send_packet( &amp;socket, myPacket );</w:delText>
          </w:r>
        </w:del>
      </w:moveTo>
    </w:p>
    <w:p w14:paraId="6DB21093" w14:textId="409570C2" w:rsidR="00887985" w:rsidRPr="00C327F5" w:rsidDel="00887985" w:rsidRDefault="00887985" w:rsidP="00887985">
      <w:pPr>
        <w:pStyle w:val="CCode"/>
        <w:rPr>
          <w:del w:id="309" w:author="Greg Landry" w:date="2017-04-03T16:32:00Z"/>
          <w:rFonts w:ascii="Courier New" w:hAnsi="Courier New" w:cs="Courier New"/>
          <w:rPrChange w:id="310" w:author="Greg Landry" w:date="2017-06-09T15:50:00Z">
            <w:rPr>
              <w:del w:id="311" w:author="Greg Landry" w:date="2017-04-03T16:32:00Z"/>
            </w:rPr>
          </w:rPrChange>
        </w:rPr>
      </w:pPr>
      <w:moveTo w:id="312" w:author="Greg Landry" w:date="2017-04-03T16:29:00Z">
        <w:del w:id="313" w:author="Greg Landry" w:date="2017-04-03T16:32:00Z">
          <w:r w:rsidRPr="00C327F5" w:rsidDel="00887985">
            <w:rPr>
              <w:rFonts w:ascii="Courier New" w:hAnsi="Courier New" w:cs="Courier New"/>
              <w:rPrChange w:id="314" w:author="Greg Landry" w:date="2017-06-09T15:50:00Z">
                <w:rPr/>
              </w:rPrChange>
            </w:rPr>
            <w:delText>wiced_packet_delete( myPacket );</w:delText>
          </w:r>
        </w:del>
      </w:moveTo>
    </w:p>
    <w:p w14:paraId="6332C59F" w14:textId="6A7099BD" w:rsidR="00887985" w:rsidRPr="00C327F5" w:rsidRDefault="00887985" w:rsidP="00887985">
      <w:pPr>
        <w:pStyle w:val="CCode"/>
        <w:rPr>
          <w:rFonts w:ascii="Courier New" w:hAnsi="Courier New" w:cs="Courier New"/>
          <w:rPrChange w:id="315" w:author="Greg Landry" w:date="2017-06-09T15:50:00Z">
            <w:rPr/>
          </w:rPrChange>
        </w:rPr>
      </w:pPr>
      <w:moveTo w:id="316" w:author="Greg Landry" w:date="2017-04-03T16:29:00Z">
        <w:r w:rsidRPr="00C327F5">
          <w:rPr>
            <w:rFonts w:ascii="Courier New" w:hAnsi="Courier New" w:cs="Courier New"/>
            <w:rPrChange w:id="317" w:author="Greg Landry" w:date="2017-06-09T15:50:00Z">
              <w:rPr/>
            </w:rPrChange>
          </w:rPr>
          <w:t>wiced_</w:t>
        </w:r>
      </w:moveTo>
      <w:ins w:id="318" w:author="Greg Landry" w:date="2017-06-03T09:54:00Z">
        <w:r w:rsidR="00EF7445" w:rsidRPr="00C327F5">
          <w:rPr>
            <w:rFonts w:ascii="Courier New" w:hAnsi="Courier New" w:cs="Courier New"/>
            <w:rPrChange w:id="319" w:author="Greg Landry" w:date="2017-06-09T15:50:00Z">
              <w:rPr/>
            </w:rPrChange>
          </w:rPr>
          <w:t>tcp_delete_</w:t>
        </w:r>
      </w:ins>
      <w:moveTo w:id="320" w:author="Greg Landry" w:date="2017-04-03T16:29:00Z">
        <w:r w:rsidRPr="00C327F5">
          <w:rPr>
            <w:rFonts w:ascii="Courier New" w:hAnsi="Courier New" w:cs="Courier New"/>
            <w:rPrChange w:id="321" w:author="Greg Landry" w:date="2017-06-09T15:50:00Z">
              <w:rPr/>
            </w:rPrChange>
          </w:rPr>
          <w:t>socket</w:t>
        </w:r>
      </w:moveTo>
      <w:ins w:id="322" w:author="Greg Landry" w:date="2017-06-03T09:54:00Z">
        <w:r w:rsidR="00EF7445" w:rsidRPr="00C327F5" w:rsidDel="00EF7445">
          <w:rPr>
            <w:rFonts w:ascii="Courier New" w:hAnsi="Courier New" w:cs="Courier New"/>
            <w:rPrChange w:id="323" w:author="Greg Landry" w:date="2017-06-09T15:50:00Z">
              <w:rPr/>
            </w:rPrChange>
          </w:rPr>
          <w:t xml:space="preserve"> </w:t>
        </w:r>
      </w:ins>
      <w:moveTo w:id="324" w:author="Greg Landry" w:date="2017-04-03T16:29:00Z">
        <w:del w:id="325" w:author="Greg Landry" w:date="2017-06-03T09:54:00Z">
          <w:r w:rsidRPr="00C327F5" w:rsidDel="00EF7445">
            <w:rPr>
              <w:rFonts w:ascii="Courier New" w:hAnsi="Courier New" w:cs="Courier New"/>
              <w:rPrChange w:id="326" w:author="Greg Landry" w:date="2017-06-09T15:50:00Z">
                <w:rPr/>
              </w:rPrChange>
            </w:rPr>
            <w:delText>_delete</w:delText>
          </w:r>
        </w:del>
        <w:r w:rsidRPr="00C327F5">
          <w:rPr>
            <w:rFonts w:ascii="Courier New" w:hAnsi="Courier New" w:cs="Courier New"/>
            <w:rPrChange w:id="327" w:author="Greg Landry" w:date="2017-06-09T15:50:00Z">
              <w:rPr/>
            </w:rPrChange>
          </w:rPr>
          <w:t>(&amp;socket);</w:t>
        </w:r>
      </w:moveTo>
    </w:p>
    <w:moveToRangeEnd w:id="128"/>
    <w:p w14:paraId="66C9E09C" w14:textId="091718A5" w:rsidR="001B44DA" w:rsidRDefault="001B44DA">
      <w:pPr>
        <w:rPr>
          <w:ins w:id="328" w:author="Greg Landry" w:date="2017-06-09T11:00:00Z"/>
          <w:rFonts w:ascii="Cambria" w:eastAsia="Times New Roman" w:hAnsi="Cambria"/>
          <w:b/>
          <w:bCs/>
          <w:color w:val="4F81BD"/>
        </w:rPr>
      </w:pPr>
      <w:ins w:id="329" w:author="Greg Landry" w:date="2017-06-09T11:00:00Z">
        <w:r>
          <w:br w:type="page"/>
        </w:r>
      </w:ins>
    </w:p>
    <w:p w14:paraId="56193A8C" w14:textId="77777777" w:rsidR="00887985" w:rsidDel="00887985" w:rsidRDefault="00887985" w:rsidP="00C82F7F">
      <w:pPr>
        <w:rPr>
          <w:del w:id="330" w:author="Greg Landry" w:date="2017-04-03T16:29:00Z"/>
        </w:rPr>
      </w:pPr>
    </w:p>
    <w:p w14:paraId="074254A7" w14:textId="0AD6F749" w:rsidR="00793556" w:rsidDel="00E87B5F" w:rsidRDefault="00AC6F35" w:rsidP="00592A79">
      <w:pPr>
        <w:pStyle w:val="Heading3"/>
        <w:rPr>
          <w:del w:id="331" w:author="Alan Hawse" w:date="2017-06-18T12:36:00Z"/>
        </w:rPr>
      </w:pPr>
      <w:del w:id="332" w:author="Alan Hawse" w:date="2017-06-18T12:36:00Z">
        <w:r w:rsidDel="00E87B5F">
          <w:delText xml:space="preserve">(Advanced) </w:delText>
        </w:r>
        <w:r w:rsidR="00631E97" w:rsidDel="00E87B5F">
          <w:delText xml:space="preserve">Transmitting </w:delText>
        </w:r>
        <w:r w:rsidDel="00E87B5F">
          <w:delText>D</w:delText>
        </w:r>
        <w:r w:rsidR="007A736A" w:rsidDel="00E87B5F">
          <w:delText xml:space="preserve">ata using </w:delText>
        </w:r>
        <w:r w:rsidR="00C531FC" w:rsidDel="00E87B5F">
          <w:delText>Packets</w:delText>
        </w:r>
        <w:r w:rsidRPr="00AC6F35" w:rsidDel="00E87B5F">
          <w:delText xml:space="preserve"> </w:delText>
        </w:r>
        <w:r w:rsidDel="00E87B5F">
          <w:delText>as a TCP Client using the WICED SDK</w:delText>
        </w:r>
      </w:del>
    </w:p>
    <w:p w14:paraId="38E6490E" w14:textId="7360CC20" w:rsidR="00592A79" w:rsidDel="00E87B5F" w:rsidRDefault="00592A79" w:rsidP="00592A79">
      <w:pPr>
        <w:rPr>
          <w:del w:id="333" w:author="Alan Hawse" w:date="2017-06-18T12:36:00Z"/>
        </w:rPr>
      </w:pPr>
      <w:del w:id="334" w:author="Alan Hawse" w:date="2017-06-18T12:36:00Z">
        <w:r w:rsidDel="00E87B5F">
          <w:delText xml:space="preserve">At the beginning of your application, when you run the </w:delText>
        </w:r>
        <w:r w:rsidRPr="00A91B39" w:rsidDel="00E87B5F">
          <w:rPr>
            <w:i/>
          </w:rPr>
          <w:delText>wiced_init</w:delText>
        </w:r>
        <w:r w:rsidR="00AF4909" w:rsidDel="00E87B5F">
          <w:rPr>
            <w:i/>
          </w:rPr>
          <w:delText>()</w:delText>
        </w:r>
        <w:r w:rsidDel="00E87B5F">
          <w:delText xml:space="preserve"> function, on the console you will see the message “Creating </w:delText>
        </w:r>
        <w:r w:rsidR="00F51423" w:rsidDel="00E87B5F">
          <w:delText>P</w:delText>
        </w:r>
        <w:r w:rsidDel="00E87B5F">
          <w:delText>acket pools”.  The packet p</w:delText>
        </w:r>
        <w:r w:rsidR="00EA3121" w:rsidDel="00E87B5F">
          <w:delText xml:space="preserve">ools are just RAM buffers which </w:delText>
        </w:r>
        <w:r w:rsidDel="00E87B5F">
          <w:delText>store either incoming packets from the network (i.e. Receive packets) or will hold outgoing packets which have not yet been sent (i.e. Transmit packets).</w:delText>
        </w:r>
        <w:r w:rsidR="00752487" w:rsidDel="00E87B5F">
          <w:delText xml:space="preserve"> By default, there are two receive packets and two transmit packets but this can be c</w:delText>
        </w:r>
        <w:r w:rsidR="00B2058E" w:rsidDel="00E87B5F">
          <w:delText>onfigured in your firm</w:delText>
        </w:r>
        <w:r w:rsidR="00991239" w:rsidDel="00E87B5F">
          <w:delText>w</w:delText>
        </w:r>
        <w:r w:rsidR="00B2058E" w:rsidDel="00E87B5F">
          <w:delText>are</w:delText>
        </w:r>
        <w:r w:rsidR="00752487" w:rsidDel="00E87B5F">
          <w:delText>.</w:delText>
        </w:r>
        <w:r w:rsidR="00B2058E" w:rsidDel="00E87B5F">
          <w:delText xml:space="preserve">  If you run out of receive packets then TCP packets will be tossed.  If you run out of transmit packets you will get an error when you try to create one.</w:delText>
        </w:r>
      </w:del>
    </w:p>
    <w:p w14:paraId="60364849" w14:textId="4872BC68" w:rsidR="00592A79" w:rsidDel="00E87B5F" w:rsidRDefault="0016382B" w:rsidP="00592A79">
      <w:pPr>
        <w:rPr>
          <w:del w:id="335" w:author="Alan Hawse" w:date="2017-06-18T12:36:00Z"/>
        </w:rPr>
      </w:pPr>
      <w:del w:id="336" w:author="Alan Hawse" w:date="2017-06-18T12:36:00Z">
        <w:r w:rsidRPr="004872B2" w:rsidDel="00E87B5F">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rsidDel="00E87B5F">
          <w:delText>Each packet</w:delText>
        </w:r>
        <w:r w:rsidDel="00E87B5F">
          <w:delText xml:space="preserve"> in the buffer</w:delText>
        </w:r>
        <w:r w:rsidR="00592A79" w:rsidDel="00E87B5F">
          <w:delText xml:space="preserve"> contains:</w:delText>
        </w:r>
        <w:r w:rsidR="004872B2" w:rsidRPr="004872B2" w:rsidDel="00E87B5F">
          <w:delText xml:space="preserve"> </w:delText>
        </w:r>
      </w:del>
    </w:p>
    <w:p w14:paraId="544759A4" w14:textId="065365C4" w:rsidR="00592A79" w:rsidDel="00E87B5F" w:rsidRDefault="00592A79" w:rsidP="00EA3121">
      <w:pPr>
        <w:pStyle w:val="ListParagraph"/>
        <w:numPr>
          <w:ilvl w:val="0"/>
          <w:numId w:val="15"/>
        </w:numPr>
        <w:rPr>
          <w:del w:id="337" w:author="Alan Hawse" w:date="2017-06-18T12:36:00Z"/>
        </w:rPr>
      </w:pPr>
      <w:del w:id="338" w:author="Alan Hawse" w:date="2017-06-18T12:36:00Z">
        <w:r w:rsidDel="00E87B5F">
          <w:delText>An allocation reference count</w:delText>
        </w:r>
      </w:del>
    </w:p>
    <w:p w14:paraId="121153B4" w14:textId="282765BE" w:rsidR="00592A79" w:rsidDel="00E87B5F" w:rsidRDefault="00592A79" w:rsidP="00EA3121">
      <w:pPr>
        <w:pStyle w:val="ListParagraph"/>
        <w:numPr>
          <w:ilvl w:val="0"/>
          <w:numId w:val="15"/>
        </w:numPr>
        <w:rPr>
          <w:del w:id="339" w:author="Alan Hawse" w:date="2017-06-18T12:36:00Z"/>
        </w:rPr>
      </w:pPr>
      <w:del w:id="340" w:author="Alan Hawse" w:date="2017-06-18T12:36:00Z">
        <w:r w:rsidDel="00E87B5F">
          <w:delText xml:space="preserve">The </w:delText>
        </w:r>
        <w:r w:rsidR="00EA3121" w:rsidDel="00E87B5F">
          <w:delText xml:space="preserve">raw </w:delText>
        </w:r>
        <w:r w:rsidDel="00E87B5F">
          <w:delText xml:space="preserve">data </w:delText>
        </w:r>
      </w:del>
    </w:p>
    <w:p w14:paraId="44E68777" w14:textId="10CB35C2" w:rsidR="00592A79" w:rsidDel="00E87B5F" w:rsidRDefault="00592A79" w:rsidP="00EA3121">
      <w:pPr>
        <w:pStyle w:val="ListParagraph"/>
        <w:numPr>
          <w:ilvl w:val="0"/>
          <w:numId w:val="15"/>
        </w:numPr>
        <w:rPr>
          <w:del w:id="341" w:author="Alan Hawse" w:date="2017-06-18T12:36:00Z"/>
        </w:rPr>
      </w:pPr>
      <w:del w:id="342" w:author="Alan Hawse" w:date="2017-06-18T12:36:00Z">
        <w:r w:rsidDel="00E87B5F">
          <w:delText>A pointer to the start of the data</w:delText>
        </w:r>
      </w:del>
    </w:p>
    <w:p w14:paraId="05E5C135" w14:textId="70434E0A" w:rsidR="00592A79" w:rsidDel="00E87B5F" w:rsidRDefault="00592A79" w:rsidP="00EA3121">
      <w:pPr>
        <w:pStyle w:val="ListParagraph"/>
        <w:numPr>
          <w:ilvl w:val="0"/>
          <w:numId w:val="15"/>
        </w:numPr>
        <w:rPr>
          <w:del w:id="343" w:author="Alan Hawse" w:date="2017-06-18T12:36:00Z"/>
        </w:rPr>
      </w:pPr>
      <w:del w:id="344" w:author="Alan Hawse" w:date="2017-06-18T12:36:00Z">
        <w:r w:rsidDel="00E87B5F">
          <w:delText>A pointer to the end of the data</w:delText>
        </w:r>
      </w:del>
    </w:p>
    <w:p w14:paraId="42914CB7" w14:textId="1AF90440" w:rsidR="00592A79" w:rsidDel="00E87B5F" w:rsidRDefault="00553A91" w:rsidP="00EA3121">
      <w:pPr>
        <w:pStyle w:val="ListParagraph"/>
        <w:numPr>
          <w:ilvl w:val="0"/>
          <w:numId w:val="15"/>
        </w:numPr>
        <w:rPr>
          <w:del w:id="345" w:author="Alan Hawse" w:date="2017-06-18T12:36:00Z"/>
        </w:rPr>
      </w:pPr>
      <w:del w:id="346" w:author="Alan Hawse" w:date="2017-06-18T12:36:00Z">
        <w:r w:rsidDel="00E87B5F">
          <w:delText>The TCP packet overhead</w:delText>
        </w:r>
      </w:del>
    </w:p>
    <w:p w14:paraId="4E125B41" w14:textId="22CFE94A" w:rsidR="00553A91" w:rsidDel="00E87B5F" w:rsidRDefault="003676ED" w:rsidP="00A91B39">
      <w:pPr>
        <w:keepNext/>
        <w:rPr>
          <w:del w:id="347" w:author="Alan Hawse" w:date="2017-06-18T12:36:00Z"/>
        </w:rPr>
      </w:pPr>
      <w:del w:id="348" w:author="Alan Hawse" w:date="2017-06-18T12:36:00Z">
        <w:r w:rsidDel="00E87B5F">
          <w:delText>A</w:delText>
        </w:r>
        <w:r w:rsidR="00553A91" w:rsidDel="00E87B5F">
          <w:delText xml:space="preserve"> packet starts its life unallocated, and as such, the reference count is 0.  When you want to send a message</w:delText>
        </w:r>
        <w:r w:rsidR="00B3752B" w:rsidDel="00E87B5F">
          <w:delText>,</w:delText>
        </w:r>
        <w:r w:rsidR="00553A91" w:rsidDel="00E87B5F">
          <w:delText xml:space="preserve"> you call </w:delText>
        </w:r>
        <w:r w:rsidR="00553A91" w:rsidRPr="00A91B39" w:rsidDel="00E87B5F">
          <w:rPr>
            <w:i/>
          </w:rPr>
          <w:delText>wiced_tcp_packet_create</w:delText>
        </w:r>
        <w:r w:rsidR="00F62B78" w:rsidDel="00E87B5F">
          <w:rPr>
            <w:i/>
          </w:rPr>
          <w:delText>()</w:delText>
        </w:r>
        <w:r w:rsidR="00553A91" w:rsidDel="00E87B5F">
          <w:delText xml:space="preserve"> which has the prototype of:</w:delText>
        </w:r>
      </w:del>
    </w:p>
    <w:p w14:paraId="546EE948" w14:textId="2A4DBC6F" w:rsidR="00C327F5" w:rsidDel="00E87B5F" w:rsidRDefault="00553A91">
      <w:pPr>
        <w:pStyle w:val="CCode"/>
        <w:spacing w:after="0"/>
        <w:rPr>
          <w:ins w:id="349" w:author="Greg Landry" w:date="2017-06-09T15:51:00Z"/>
          <w:del w:id="350" w:author="Alan Hawse" w:date="2017-06-18T12:36:00Z"/>
          <w:rFonts w:ascii="Courier New" w:hAnsi="Courier New" w:cs="Courier New"/>
        </w:rPr>
        <w:pPrChange w:id="351" w:author="Greg Landry" w:date="2017-06-09T15:51:00Z">
          <w:pPr>
            <w:keepNext/>
            <w:ind w:left="720"/>
          </w:pPr>
        </w:pPrChange>
      </w:pPr>
      <w:del w:id="352" w:author="Alan Hawse" w:date="2017-06-18T12:36:00Z">
        <w:r w:rsidRPr="00C327F5" w:rsidDel="00E87B5F">
          <w:rPr>
            <w:rFonts w:ascii="Courier New" w:hAnsi="Courier New" w:cs="Courier New"/>
            <w:rPrChange w:id="353" w:author="Greg Landry" w:date="2017-06-09T15:51:00Z">
              <w:rPr/>
            </w:rPrChange>
          </w:rPr>
          <w:delText xml:space="preserve">wiced_result_t wiced_packet_create_tcp( </w:delText>
        </w:r>
      </w:del>
    </w:p>
    <w:p w14:paraId="47C6031E" w14:textId="32849643" w:rsidR="00553A91" w:rsidRPr="00C327F5" w:rsidDel="00E87B5F" w:rsidRDefault="00553A91">
      <w:pPr>
        <w:pStyle w:val="CCode"/>
        <w:spacing w:after="0"/>
        <w:ind w:firstLine="720"/>
        <w:rPr>
          <w:del w:id="354" w:author="Alan Hawse" w:date="2017-06-18T12:36:00Z"/>
          <w:rFonts w:ascii="Courier New" w:hAnsi="Courier New" w:cs="Courier New"/>
          <w:rPrChange w:id="355" w:author="Greg Landry" w:date="2017-06-09T15:51:00Z">
            <w:rPr>
              <w:del w:id="356" w:author="Alan Hawse" w:date="2017-06-18T12:36:00Z"/>
            </w:rPr>
          </w:rPrChange>
        </w:rPr>
        <w:pPrChange w:id="357" w:author="Greg Landry" w:date="2017-06-09T15:51:00Z">
          <w:pPr>
            <w:keepNext/>
            <w:ind w:left="720"/>
          </w:pPr>
        </w:pPrChange>
      </w:pPr>
      <w:del w:id="358" w:author="Alan Hawse" w:date="2017-06-18T12:36:00Z">
        <w:r w:rsidRPr="00C327F5" w:rsidDel="00E87B5F">
          <w:rPr>
            <w:rFonts w:ascii="Courier New" w:hAnsi="Courier New" w:cs="Courier New"/>
            <w:rPrChange w:id="359" w:author="Greg Landry" w:date="2017-06-09T15:51:00Z">
              <w:rPr/>
            </w:rPrChange>
          </w:rPr>
          <w:delText xml:space="preserve">wiced_tcp_socket_t* socket, </w:delText>
        </w:r>
      </w:del>
    </w:p>
    <w:p w14:paraId="4A6680A5" w14:textId="4B881041" w:rsidR="00553A91" w:rsidRPr="00C327F5" w:rsidDel="00E87B5F" w:rsidRDefault="00553A91">
      <w:pPr>
        <w:pStyle w:val="CCode"/>
        <w:spacing w:after="0"/>
        <w:ind w:firstLine="720"/>
        <w:rPr>
          <w:del w:id="360" w:author="Alan Hawse" w:date="2017-06-18T12:36:00Z"/>
          <w:rFonts w:ascii="Courier New" w:hAnsi="Courier New" w:cs="Courier New"/>
          <w:rPrChange w:id="361" w:author="Greg Landry" w:date="2017-06-09T15:51:00Z">
            <w:rPr>
              <w:del w:id="362" w:author="Alan Hawse" w:date="2017-06-18T12:36:00Z"/>
            </w:rPr>
          </w:rPrChange>
        </w:rPr>
        <w:pPrChange w:id="363" w:author="Greg Landry" w:date="2017-06-09T15:51:00Z">
          <w:pPr>
            <w:keepNext/>
            <w:ind w:left="1440"/>
          </w:pPr>
        </w:pPrChange>
      </w:pPr>
      <w:del w:id="364" w:author="Alan Hawse" w:date="2017-06-18T12:36:00Z">
        <w:r w:rsidRPr="00C327F5" w:rsidDel="00E87B5F">
          <w:rPr>
            <w:rFonts w:ascii="Courier New" w:hAnsi="Courier New" w:cs="Courier New"/>
            <w:rPrChange w:id="365" w:author="Greg Landry" w:date="2017-06-09T15:51:00Z">
              <w:rPr/>
            </w:rPrChange>
          </w:rPr>
          <w:delText xml:space="preserve">uint16_t content_length, </w:delText>
        </w:r>
      </w:del>
    </w:p>
    <w:p w14:paraId="210583B2" w14:textId="7CA412DB" w:rsidR="00553A91" w:rsidRPr="00C327F5" w:rsidDel="00E87B5F" w:rsidRDefault="00553A91">
      <w:pPr>
        <w:pStyle w:val="CCode"/>
        <w:spacing w:after="0"/>
        <w:ind w:firstLine="720"/>
        <w:rPr>
          <w:del w:id="366" w:author="Alan Hawse" w:date="2017-06-18T12:36:00Z"/>
          <w:rFonts w:ascii="Courier New" w:hAnsi="Courier New" w:cs="Courier New"/>
          <w:rPrChange w:id="367" w:author="Greg Landry" w:date="2017-06-09T15:51:00Z">
            <w:rPr>
              <w:del w:id="368" w:author="Alan Hawse" w:date="2017-06-18T12:36:00Z"/>
            </w:rPr>
          </w:rPrChange>
        </w:rPr>
        <w:pPrChange w:id="369" w:author="Greg Landry" w:date="2017-06-09T15:51:00Z">
          <w:pPr>
            <w:keepNext/>
            <w:ind w:left="1440"/>
          </w:pPr>
        </w:pPrChange>
      </w:pPr>
      <w:del w:id="370" w:author="Alan Hawse" w:date="2017-06-18T12:36:00Z">
        <w:r w:rsidRPr="00C327F5" w:rsidDel="00E87B5F">
          <w:rPr>
            <w:rFonts w:ascii="Courier New" w:hAnsi="Courier New" w:cs="Courier New"/>
            <w:rPrChange w:id="371" w:author="Greg Landry" w:date="2017-06-09T15:51:00Z">
              <w:rPr/>
            </w:rPrChange>
          </w:rPr>
          <w:delText xml:space="preserve">wiced_packet_t** packet, </w:delText>
        </w:r>
      </w:del>
    </w:p>
    <w:p w14:paraId="0E0F61B8" w14:textId="31DD5197" w:rsidR="00553A91" w:rsidRPr="00C327F5" w:rsidDel="00E87B5F" w:rsidRDefault="00553A91">
      <w:pPr>
        <w:pStyle w:val="CCode"/>
        <w:spacing w:after="0"/>
        <w:ind w:firstLine="720"/>
        <w:rPr>
          <w:del w:id="372" w:author="Alan Hawse" w:date="2017-06-18T12:36:00Z"/>
          <w:rFonts w:ascii="Courier New" w:hAnsi="Courier New" w:cs="Courier New"/>
          <w:rPrChange w:id="373" w:author="Greg Landry" w:date="2017-06-09T15:51:00Z">
            <w:rPr>
              <w:del w:id="374" w:author="Alan Hawse" w:date="2017-06-18T12:36:00Z"/>
            </w:rPr>
          </w:rPrChange>
        </w:rPr>
        <w:pPrChange w:id="375" w:author="Greg Landry" w:date="2017-06-09T15:51:00Z">
          <w:pPr>
            <w:keepNext/>
            <w:ind w:left="1440"/>
          </w:pPr>
        </w:pPrChange>
      </w:pPr>
      <w:del w:id="376" w:author="Alan Hawse" w:date="2017-06-18T12:36:00Z">
        <w:r w:rsidRPr="00C327F5" w:rsidDel="00E87B5F">
          <w:rPr>
            <w:rFonts w:ascii="Courier New" w:hAnsi="Courier New" w:cs="Courier New"/>
            <w:rPrChange w:id="377" w:author="Greg Landry" w:date="2017-06-09T15:51:00Z">
              <w:rPr/>
            </w:rPrChange>
          </w:rPr>
          <w:delText xml:space="preserve">uint8_t** data, </w:delText>
        </w:r>
      </w:del>
    </w:p>
    <w:p w14:paraId="799DFCD8" w14:textId="7B7BAB09" w:rsidR="00553A91" w:rsidRPr="00C327F5" w:rsidDel="00E87B5F" w:rsidRDefault="00553A91">
      <w:pPr>
        <w:pStyle w:val="CCode"/>
        <w:ind w:firstLine="720"/>
        <w:rPr>
          <w:del w:id="378" w:author="Alan Hawse" w:date="2017-06-18T12:36:00Z"/>
          <w:rFonts w:ascii="Courier New" w:hAnsi="Courier New" w:cs="Courier New"/>
          <w:rPrChange w:id="379" w:author="Greg Landry" w:date="2017-06-09T15:51:00Z">
            <w:rPr>
              <w:del w:id="380" w:author="Alan Hawse" w:date="2017-06-18T12:36:00Z"/>
            </w:rPr>
          </w:rPrChange>
        </w:rPr>
        <w:pPrChange w:id="381" w:author="Greg Landry" w:date="2017-06-09T15:51:00Z">
          <w:pPr>
            <w:ind w:left="1440"/>
          </w:pPr>
        </w:pPrChange>
      </w:pPr>
      <w:del w:id="382" w:author="Alan Hawse" w:date="2017-06-18T12:36:00Z">
        <w:r w:rsidRPr="00C327F5" w:rsidDel="00E87B5F">
          <w:rPr>
            <w:rFonts w:ascii="Courier New" w:hAnsi="Courier New" w:cs="Courier New"/>
            <w:rPrChange w:id="383" w:author="Greg Landry" w:date="2017-06-09T15:51:00Z">
              <w:rPr/>
            </w:rPrChange>
          </w:rPr>
          <w:delText>uint16_t* available_space )</w:delText>
        </w:r>
        <w:r w:rsidR="00EA3121" w:rsidRPr="00C327F5" w:rsidDel="00E87B5F">
          <w:rPr>
            <w:rFonts w:ascii="Courier New" w:hAnsi="Courier New" w:cs="Courier New"/>
            <w:rPrChange w:id="384" w:author="Greg Landry" w:date="2017-06-09T15:51:00Z">
              <w:rPr/>
            </w:rPrChange>
          </w:rPr>
          <w:delText>;</w:delText>
        </w:r>
      </w:del>
    </w:p>
    <w:p w14:paraId="42207F1A" w14:textId="65DB179A" w:rsidR="00A51686" w:rsidDel="00E87B5F" w:rsidRDefault="00553A91" w:rsidP="00793556">
      <w:pPr>
        <w:rPr>
          <w:del w:id="385" w:author="Alan Hawse" w:date="2017-06-18T12:36:00Z"/>
        </w:rPr>
      </w:pPr>
      <w:del w:id="386" w:author="Alan Hawse" w:date="2017-06-18T12:36:00Z">
        <w:r w:rsidDel="00E87B5F">
          <w:delText>This function will look for an unallocated packet (i.e. the reference count == 0) and assign it to you.  The arguments are:</w:delText>
        </w:r>
      </w:del>
    </w:p>
    <w:p w14:paraId="1A54100C" w14:textId="139C69D2" w:rsidR="00553A91" w:rsidDel="00E87B5F" w:rsidRDefault="00553A91" w:rsidP="00EA3121">
      <w:pPr>
        <w:pStyle w:val="ListParagraph"/>
        <w:numPr>
          <w:ilvl w:val="0"/>
          <w:numId w:val="16"/>
        </w:numPr>
        <w:rPr>
          <w:del w:id="387" w:author="Alan Hawse" w:date="2017-06-18T12:36:00Z"/>
        </w:rPr>
      </w:pPr>
      <w:del w:id="388" w:author="Alan Hawse" w:date="2017-06-18T12:36:00Z">
        <w:r w:rsidRPr="00A91B39" w:rsidDel="00E87B5F">
          <w:rPr>
            <w:i/>
          </w:rPr>
          <w:delText>socket</w:delText>
        </w:r>
        <w:r w:rsidDel="00E87B5F">
          <w:delText>: A pointer to the socket</w:delText>
        </w:r>
        <w:r w:rsidR="000D508F" w:rsidDel="00E87B5F">
          <w:delText xml:space="preserve"> that was previously created by </w:delText>
        </w:r>
        <w:r w:rsidR="000D508F" w:rsidRPr="00A91B39" w:rsidDel="00E87B5F">
          <w:rPr>
            <w:i/>
          </w:rPr>
          <w:delText>wiced_tcp_connect</w:delText>
        </w:r>
        <w:r w:rsidR="00A330AF" w:rsidDel="00E87B5F">
          <w:rPr>
            <w:i/>
          </w:rPr>
          <w:delText>()</w:delText>
        </w:r>
        <w:r w:rsidR="000D508F" w:rsidDel="00E87B5F">
          <w:delText>.</w:delText>
        </w:r>
      </w:del>
    </w:p>
    <w:p w14:paraId="111FBA27" w14:textId="2D33918F" w:rsidR="00553A91" w:rsidDel="00E87B5F" w:rsidRDefault="00553A91" w:rsidP="00EA3121">
      <w:pPr>
        <w:pStyle w:val="ListParagraph"/>
        <w:numPr>
          <w:ilvl w:val="0"/>
          <w:numId w:val="16"/>
        </w:numPr>
        <w:rPr>
          <w:del w:id="389" w:author="Alan Hawse" w:date="2017-06-18T12:36:00Z"/>
        </w:rPr>
      </w:pPr>
      <w:del w:id="390" w:author="Alan Hawse" w:date="2017-06-18T12:36:00Z">
        <w:r w:rsidRPr="00A91B39" w:rsidDel="00E87B5F">
          <w:rPr>
            <w:i/>
          </w:rPr>
          <w:delText>content_length</w:delText>
        </w:r>
        <w:r w:rsidDel="00E87B5F">
          <w:delText>: How many byt</w:delText>
        </w:r>
        <w:r w:rsidR="007E35A9" w:rsidDel="00E87B5F">
          <w:delText>es of data you plan to put in the packet</w:delText>
        </w:r>
        <w:r w:rsidR="000D508F" w:rsidDel="00E87B5F">
          <w:delText>.</w:delText>
        </w:r>
      </w:del>
    </w:p>
    <w:p w14:paraId="146131E1" w14:textId="5C33C50A" w:rsidR="00553A91" w:rsidDel="00E87B5F" w:rsidRDefault="00553A91" w:rsidP="00EA3121">
      <w:pPr>
        <w:pStyle w:val="ListParagraph"/>
        <w:numPr>
          <w:ilvl w:val="0"/>
          <w:numId w:val="16"/>
        </w:numPr>
        <w:rPr>
          <w:del w:id="391" w:author="Alan Hawse" w:date="2017-06-18T12:36:00Z"/>
        </w:rPr>
      </w:pPr>
      <w:del w:id="392" w:author="Alan Hawse" w:date="2017-06-18T12:36:00Z">
        <w:r w:rsidRPr="00A91B39" w:rsidDel="00E87B5F">
          <w:rPr>
            <w:i/>
          </w:rPr>
          <w:delText>packet</w:delText>
        </w:r>
        <w:r w:rsidDel="00E87B5F">
          <w:delText xml:space="preserve">: a pointer to a packet pointer.  This enables the </w:delText>
        </w:r>
        <w:r w:rsidR="006203C1" w:rsidDel="00E87B5F">
          <w:delText xml:space="preserve">create </w:delText>
        </w:r>
        <w:r w:rsidDel="00E87B5F">
          <w:delText>function to give you a pointer to</w:delText>
        </w:r>
        <w:r w:rsidR="006203C1" w:rsidDel="00E87B5F">
          <w:delText xml:space="preserve"> the packet structure in the RAM</w:delText>
        </w:r>
        <w:r w:rsidDel="00E87B5F">
          <w:delText xml:space="preserve">.  To </w:delText>
        </w:r>
        <w:r w:rsidR="006203C1" w:rsidDel="00E87B5F">
          <w:delText>use it,</w:delText>
        </w:r>
        <w:r w:rsidDel="00E87B5F">
          <w:delText xml:space="preserve"> you declare: </w:delText>
        </w:r>
        <w:r w:rsidRPr="00A91B39" w:rsidDel="00E87B5F">
          <w:rPr>
            <w:i/>
          </w:rPr>
          <w:delText>wiced_packet_t *myPacket;</w:delText>
        </w:r>
        <w:r w:rsidDel="00E87B5F">
          <w:delText xml:space="preserve"> Then when you call the </w:delText>
        </w:r>
        <w:r w:rsidRPr="00A91B39" w:rsidDel="00E87B5F">
          <w:rPr>
            <w:i/>
          </w:rPr>
          <w:delText>wiced_packet_create_tcp</w:delText>
        </w:r>
        <w:r w:rsidR="006321C3" w:rsidDel="00E87B5F">
          <w:rPr>
            <w:i/>
          </w:rPr>
          <w:delText>()</w:delText>
        </w:r>
        <w:r w:rsidDel="00E87B5F">
          <w:delText xml:space="preserve"> you pass a pointer to your pointer e.g. </w:delText>
        </w:r>
        <w:r w:rsidRPr="00A91B39" w:rsidDel="00E87B5F">
          <w:rPr>
            <w:i/>
          </w:rPr>
          <w:delText>&amp;myPacket</w:delText>
        </w:r>
        <w:r w:rsidDel="00E87B5F">
          <w:delText>.  When the function return</w:delText>
        </w:r>
        <w:r w:rsidR="007E35A9" w:rsidDel="00E87B5F">
          <w:delText>s,</w:delText>
        </w:r>
        <w:r w:rsidDel="00E87B5F">
          <w:delText xml:space="preserve"> </w:delText>
        </w:r>
        <w:r w:rsidRPr="00A91B39" w:rsidDel="00E87B5F">
          <w:rPr>
            <w:i/>
          </w:rPr>
          <w:delText>myPacket</w:delText>
        </w:r>
        <w:r w:rsidDel="00E87B5F">
          <w:delText xml:space="preserve"> will then point to the </w:delText>
        </w:r>
        <w:r w:rsidR="00EA3121" w:rsidDel="00E87B5F">
          <w:delText xml:space="preserve">allocated </w:delText>
        </w:r>
        <w:r w:rsidDel="00E87B5F">
          <w:delText>packet in the packet pool.</w:delText>
        </w:r>
      </w:del>
    </w:p>
    <w:p w14:paraId="19261792" w14:textId="3D7F082D" w:rsidR="006203C1" w:rsidDel="00E87B5F" w:rsidRDefault="006203C1" w:rsidP="00EA3121">
      <w:pPr>
        <w:pStyle w:val="ListParagraph"/>
        <w:numPr>
          <w:ilvl w:val="0"/>
          <w:numId w:val="16"/>
        </w:numPr>
        <w:rPr>
          <w:del w:id="393" w:author="Alan Hawse" w:date="2017-06-18T12:36:00Z"/>
        </w:rPr>
      </w:pPr>
      <w:del w:id="394" w:author="Alan Hawse" w:date="2017-06-18T12:36:00Z">
        <w:r w:rsidRPr="00A91B39" w:rsidDel="00E87B5F">
          <w:rPr>
            <w:i/>
          </w:rPr>
          <w:delText>data</w:delText>
        </w:r>
        <w:r w:rsidDel="00E87B5F">
          <w:delText>: a pointer to a uint8</w:delText>
        </w:r>
        <w:r w:rsidR="009E6D11" w:rsidDel="00E87B5F">
          <w:delText>_t</w:delText>
        </w:r>
        <w:r w:rsidDel="00E87B5F">
          <w:delText xml:space="preserve"> </w:delText>
        </w:r>
        <w:r w:rsidR="00E14A8B" w:rsidDel="00E87B5F">
          <w:delText xml:space="preserve">pointer.  </w:delText>
        </w:r>
        <w:r w:rsidDel="00E87B5F">
          <w:delText xml:space="preserve">Just as above, this enables the create function to give you a pointer to the packet structure in the </w:delText>
        </w:r>
        <w:r w:rsidR="007E35A9" w:rsidDel="00E87B5F">
          <w:delText>RAM</w:delText>
        </w:r>
        <w:r w:rsidDel="00E87B5F">
          <w:delText xml:space="preserve">.  To use it, you declare: </w:delText>
        </w:r>
        <w:r w:rsidRPr="00A91B39" w:rsidDel="00E87B5F">
          <w:rPr>
            <w:i/>
          </w:rPr>
          <w:delText>uint8 *myData;</w:delText>
        </w:r>
        <w:r w:rsidDel="00E87B5F">
          <w:delText xml:space="preserve"> </w:delText>
        </w:r>
        <w:r w:rsidR="000D508F" w:rsidDel="00E87B5F">
          <w:delText>t</w:delText>
        </w:r>
        <w:r w:rsidDel="00E87B5F">
          <w:delText xml:space="preserve">hen when you call the </w:delText>
        </w:r>
        <w:r w:rsidRPr="00A91B39" w:rsidDel="00E87B5F">
          <w:rPr>
            <w:i/>
          </w:rPr>
          <w:delText>wiced_packet_create_tcp</w:delText>
        </w:r>
        <w:r w:rsidR="00BF52AD" w:rsidDel="00E87B5F">
          <w:rPr>
            <w:i/>
          </w:rPr>
          <w:delText>()</w:delText>
        </w:r>
        <w:r w:rsidDel="00E87B5F">
          <w:delText xml:space="preserve"> you pass a pointer to your pointer e.g. </w:delText>
        </w:r>
        <w:r w:rsidRPr="00A91B39" w:rsidDel="00E87B5F">
          <w:rPr>
            <w:i/>
          </w:rPr>
          <w:delText>&amp;myData</w:delText>
        </w:r>
        <w:r w:rsidDel="00E87B5F">
          <w:delText>.  When the function return</w:delText>
        </w:r>
        <w:r w:rsidR="007E35A9" w:rsidDel="00E87B5F">
          <w:delText>s,</w:delText>
        </w:r>
        <w:r w:rsidDel="00E87B5F">
          <w:delText xml:space="preserve"> </w:delText>
        </w:r>
        <w:r w:rsidRPr="00A91B39" w:rsidDel="00E87B5F">
          <w:rPr>
            <w:i/>
          </w:rPr>
          <w:delText xml:space="preserve">myData </w:delText>
        </w:r>
        <w:r w:rsidDel="00E87B5F">
          <w:delText>pointer will then point to the place inside of the packet buffer where you need to store your data.</w:delText>
        </w:r>
      </w:del>
    </w:p>
    <w:p w14:paraId="2A578FBF" w14:textId="63323479" w:rsidR="006203C1" w:rsidDel="00E87B5F" w:rsidRDefault="006203C1" w:rsidP="00EA3121">
      <w:pPr>
        <w:pStyle w:val="ListParagraph"/>
        <w:numPr>
          <w:ilvl w:val="0"/>
          <w:numId w:val="16"/>
        </w:numPr>
        <w:rPr>
          <w:del w:id="395" w:author="Alan Hawse" w:date="2017-06-18T12:36:00Z"/>
        </w:rPr>
      </w:pPr>
      <w:del w:id="396" w:author="Alan Hawse" w:date="2017-06-18T12:36:00Z">
        <w:r w:rsidRPr="00A91B39" w:rsidDel="00E87B5F">
          <w:rPr>
            <w:i/>
          </w:rPr>
          <w:delText>available_space</w:delText>
        </w:r>
        <w:r w:rsidDel="00E87B5F">
          <w:delText>: This is a pointer to an integer that will be set to the maximum amount of data that you are allowed to store inside of the packet.  It works like the previous two</w:delText>
        </w:r>
        <w:r w:rsidR="00B2058E" w:rsidDel="00E87B5F">
          <w:delText xml:space="preserve"> in that the function changes </w:delText>
        </w:r>
        <w:r w:rsidR="009E6D11" w:rsidDel="00E87B5F">
          <w:delText xml:space="preserve">the instance of </w:delText>
        </w:r>
        <w:r w:rsidR="00B2058E" w:rsidDel="00E87B5F">
          <w:delText>your intege</w:delText>
        </w:r>
        <w:r w:rsidR="009E6D11" w:rsidDel="00E87B5F">
          <w:delText>r</w:delText>
        </w:r>
        <w:r w:rsidR="000D508F" w:rsidDel="00E87B5F">
          <w:delText>.</w:delText>
        </w:r>
      </w:del>
    </w:p>
    <w:p w14:paraId="4302F9E1" w14:textId="51404AD4" w:rsidR="00553A91" w:rsidDel="00E87B5F" w:rsidRDefault="00EA3121" w:rsidP="00793556">
      <w:pPr>
        <w:rPr>
          <w:del w:id="397" w:author="Alan Hawse" w:date="2017-06-18T12:36:00Z"/>
        </w:rPr>
      </w:pPr>
      <w:del w:id="398" w:author="Alan Hawse" w:date="2017-06-18T12:36:00Z">
        <w:r w:rsidDel="00E87B5F">
          <w:delText xml:space="preserve">Once you have </w:delText>
        </w:r>
        <w:r w:rsidR="00B32669" w:rsidDel="00E87B5F">
          <w:delText xml:space="preserve">created the </w:delText>
        </w:r>
        <w:r w:rsidDel="00E87B5F">
          <w:delText>packet, you need to</w:delText>
        </w:r>
        <w:r w:rsidR="00B32669" w:rsidDel="00E87B5F">
          <w:delText>:</w:delText>
        </w:r>
      </w:del>
    </w:p>
    <w:p w14:paraId="05D3F8A6" w14:textId="039D655E" w:rsidR="00EA3121" w:rsidDel="00E87B5F" w:rsidRDefault="00EA3121" w:rsidP="00EA3121">
      <w:pPr>
        <w:pStyle w:val="ListParagraph"/>
        <w:numPr>
          <w:ilvl w:val="0"/>
          <w:numId w:val="17"/>
        </w:numPr>
        <w:rPr>
          <w:del w:id="399" w:author="Alan Hawse" w:date="2017-06-18T12:36:00Z"/>
        </w:rPr>
      </w:pPr>
      <w:del w:id="400" w:author="Alan Hawse" w:date="2017-06-18T12:36:00Z">
        <w:r w:rsidDel="00E87B5F">
          <w:delText xml:space="preserve">Copy your data into the packet in the correct place i.e. using </w:delText>
        </w:r>
        <w:r w:rsidRPr="00A91B39" w:rsidDel="00E87B5F">
          <w:rPr>
            <w:i/>
          </w:rPr>
          <w:delText>memcpy</w:delText>
        </w:r>
        <w:r w:rsidR="00794032" w:rsidDel="00E87B5F">
          <w:rPr>
            <w:i/>
          </w:rPr>
          <w:delText>()</w:delText>
        </w:r>
        <w:r w:rsidR="00B32669" w:rsidDel="00E87B5F">
          <w:delText xml:space="preserve"> to copy to the data location that was provided to you.</w:delText>
        </w:r>
      </w:del>
    </w:p>
    <w:p w14:paraId="3489EB02" w14:textId="7EE2294A" w:rsidR="00EA3121" w:rsidDel="00E87B5F" w:rsidRDefault="00EA3121" w:rsidP="00EA3121">
      <w:pPr>
        <w:pStyle w:val="ListParagraph"/>
        <w:numPr>
          <w:ilvl w:val="0"/>
          <w:numId w:val="17"/>
        </w:numPr>
        <w:rPr>
          <w:del w:id="401" w:author="Alan Hawse" w:date="2017-06-18T12:36:00Z"/>
        </w:rPr>
      </w:pPr>
      <w:del w:id="402" w:author="Alan Hawse" w:date="2017-06-18T12:36:00Z">
        <w:r w:rsidDel="00E87B5F">
          <w:delText xml:space="preserve">Tell the packet where the end of your data is by calling </w:delText>
        </w:r>
        <w:r w:rsidRPr="00A91B39" w:rsidDel="00E87B5F">
          <w:rPr>
            <w:i/>
          </w:rPr>
          <w:delText>wiced_packet_set_data_end</w:delText>
        </w:r>
        <w:r w:rsidR="00D248A5" w:rsidDel="00E87B5F">
          <w:rPr>
            <w:i/>
          </w:rPr>
          <w:delText>()</w:delText>
        </w:r>
        <w:r w:rsidR="00B32669" w:rsidDel="00E87B5F">
          <w:delText>.</w:delText>
        </w:r>
      </w:del>
    </w:p>
    <w:p w14:paraId="1FFCA609" w14:textId="2E7A9493" w:rsidR="00EA3121" w:rsidDel="00E87B5F" w:rsidRDefault="00B32669" w:rsidP="00EA3121">
      <w:pPr>
        <w:pStyle w:val="ListParagraph"/>
        <w:numPr>
          <w:ilvl w:val="0"/>
          <w:numId w:val="17"/>
        </w:numPr>
        <w:rPr>
          <w:del w:id="403" w:author="Alan Hawse" w:date="2017-06-18T12:36:00Z"/>
        </w:rPr>
      </w:pPr>
      <w:del w:id="404" w:author="Alan Hawse" w:date="2017-06-18T12:36:00Z">
        <w:r w:rsidDel="00E87B5F">
          <w:delText>S</w:delText>
        </w:r>
        <w:r w:rsidR="00EA3121" w:rsidDel="00E87B5F">
          <w:delText xml:space="preserve">end the data by calling </w:delText>
        </w:r>
        <w:r w:rsidR="00EA3121" w:rsidRPr="00A91B39" w:rsidDel="00E87B5F">
          <w:rPr>
            <w:i/>
          </w:rPr>
          <w:delText>wiced_tcp_send_</w:delText>
        </w:r>
        <w:r w:rsidR="00EE483C" w:rsidDel="00E87B5F">
          <w:rPr>
            <w:i/>
          </w:rPr>
          <w:delText>packet</w:delText>
        </w:r>
        <w:r w:rsidR="00AE3EA4" w:rsidDel="00E87B5F">
          <w:rPr>
            <w:i/>
          </w:rPr>
          <w:delText>()</w:delText>
        </w:r>
        <w:r w:rsidR="003676ED" w:rsidDel="00E87B5F">
          <w:delText>.  This function will increment the reference count (so it will be 2 after calling th</w:delText>
        </w:r>
        <w:r w:rsidDel="00E87B5F">
          <w:delText>is function</w:delText>
        </w:r>
        <w:r w:rsidR="003676ED" w:rsidDel="00E87B5F">
          <w:delText>)</w:delText>
        </w:r>
        <w:r w:rsidDel="00E87B5F">
          <w:delText>.</w:delText>
        </w:r>
      </w:del>
    </w:p>
    <w:p w14:paraId="14596DF0" w14:textId="32CC7954" w:rsidR="00EA3121" w:rsidDel="00E87B5F" w:rsidRDefault="00EA3121" w:rsidP="00EA3121">
      <w:pPr>
        <w:pStyle w:val="ListParagraph"/>
        <w:numPr>
          <w:ilvl w:val="0"/>
          <w:numId w:val="17"/>
        </w:numPr>
        <w:rPr>
          <w:del w:id="405" w:author="Alan Hawse" w:date="2017-06-18T12:36:00Z"/>
        </w:rPr>
      </w:pPr>
      <w:del w:id="406" w:author="Alan Hawse" w:date="2017-06-18T12:36:00Z">
        <w:r w:rsidDel="00E87B5F">
          <w:delText xml:space="preserve">Finally, you release control of the packet by calling </w:delText>
        </w:r>
        <w:r w:rsidRPr="00A91B39" w:rsidDel="00E87B5F">
          <w:rPr>
            <w:i/>
          </w:rPr>
          <w:delText>wiced_packet_delete</w:delText>
        </w:r>
        <w:r w:rsidR="00C76EAA" w:rsidDel="00E87B5F">
          <w:rPr>
            <w:i/>
          </w:rPr>
          <w:delText>()</w:delText>
        </w:r>
        <w:r w:rsidDel="00E87B5F">
          <w:delText xml:space="preserve">.  </w:delText>
        </w:r>
        <w:r w:rsidR="00B32669" w:rsidDel="00E87B5F">
          <w:delText xml:space="preserve">This </w:delText>
        </w:r>
        <w:r w:rsidDel="00E87B5F">
          <w:delText xml:space="preserve">function will decrement the reference count.  Once the packet is actually sent by the </w:delText>
        </w:r>
        <w:r w:rsidR="00B32669" w:rsidDel="00E87B5F">
          <w:delText>TCP</w:delText>
        </w:r>
        <w:r w:rsidDel="00E87B5F">
          <w:delText>/</w:delText>
        </w:r>
        <w:r w:rsidR="00B32669" w:rsidDel="00E87B5F">
          <w:delText xml:space="preserve">IP </w:delText>
        </w:r>
        <w:r w:rsidDel="00E87B5F">
          <w:delText>stack, it will decrement the reference count again, which will make the packet buffer available for reuse.</w:delText>
        </w:r>
      </w:del>
    </w:p>
    <w:p w14:paraId="6439006E" w14:textId="587BE032" w:rsidR="00553A91" w:rsidDel="00E87B5F" w:rsidRDefault="00EA3121">
      <w:pPr>
        <w:pStyle w:val="ListParagraph"/>
        <w:numPr>
          <w:ilvl w:val="0"/>
          <w:numId w:val="17"/>
        </w:numPr>
        <w:rPr>
          <w:del w:id="407" w:author="Alan Hawse" w:date="2017-06-18T12:36:00Z"/>
        </w:rPr>
        <w:pPrChange w:id="408" w:author="Greg Landry" w:date="2017-06-09T11:00:00Z">
          <w:pPr/>
        </w:pPrChange>
      </w:pPr>
      <w:moveFromRangeStart w:id="409" w:author="Greg Landry" w:date="2017-04-03T16:29:00Z" w:name="move479000290"/>
      <w:moveFrom w:id="410" w:author="Greg Landry" w:date="2017-04-03T16:29:00Z">
        <w:del w:id="411" w:author="Alan Hawse" w:date="2017-06-18T12:36:00Z">
          <w:r w:rsidDel="00E87B5F">
            <w:delText xml:space="preserve">Given the above, </w:delText>
          </w:r>
          <w:r w:rsidR="009F03B5" w:rsidDel="00E87B5F">
            <w:delText>the</w:delText>
          </w:r>
          <w:r w:rsidDel="00E87B5F">
            <w:delText xml:space="preserve"> </w:delText>
          </w:r>
          <w:r w:rsidR="00154677" w:rsidDel="00E87B5F">
            <w:delText xml:space="preserve">transmit </w:delText>
          </w:r>
          <w:r w:rsidDel="00E87B5F">
            <w:delText>firmware will look something like this</w:delText>
          </w:r>
          <w:r w:rsidR="0052741D" w:rsidDel="00E87B5F">
            <w:delText>:</w:delText>
          </w:r>
        </w:del>
      </w:moveFrom>
    </w:p>
    <w:p w14:paraId="7F881959" w14:textId="03A555BB" w:rsidR="00530EC8" w:rsidDel="00E87B5F" w:rsidRDefault="00530EC8">
      <w:pPr>
        <w:pStyle w:val="ListParagraph"/>
        <w:rPr>
          <w:del w:id="412" w:author="Alan Hawse" w:date="2017-06-18T12:36:00Z"/>
        </w:rPr>
        <w:pPrChange w:id="413" w:author="Greg Landry" w:date="2017-06-09T11:00:00Z">
          <w:pPr>
            <w:pStyle w:val="CCode"/>
          </w:pPr>
        </w:pPrChange>
      </w:pPr>
      <w:moveFrom w:id="414" w:author="Greg Landry" w:date="2017-04-03T16:29:00Z">
        <w:del w:id="415" w:author="Alan Hawse" w:date="2017-06-18T12:36:00Z">
          <w:r w:rsidDel="00E87B5F">
            <w:delText>wiced_tcp_socket_t socket;</w:delText>
          </w:r>
        </w:del>
      </w:moveFrom>
    </w:p>
    <w:p w14:paraId="56009D87" w14:textId="2A058A0C" w:rsidR="00EA3121" w:rsidDel="00E87B5F" w:rsidRDefault="001B1BEC">
      <w:pPr>
        <w:pStyle w:val="ListParagraph"/>
        <w:rPr>
          <w:del w:id="416" w:author="Alan Hawse" w:date="2017-06-18T12:36:00Z"/>
        </w:rPr>
        <w:pPrChange w:id="417" w:author="Greg Landry" w:date="2017-06-09T11:00:00Z">
          <w:pPr>
            <w:pStyle w:val="CCode"/>
          </w:pPr>
        </w:pPrChange>
      </w:pPr>
      <w:moveFrom w:id="418" w:author="Greg Landry" w:date="2017-04-03T16:29:00Z">
        <w:del w:id="419" w:author="Alan Hawse" w:date="2017-06-18T12:36:00Z">
          <w:r w:rsidDel="00E87B5F">
            <w:delText>w</w:delText>
          </w:r>
          <w:r w:rsidR="00EA3121" w:rsidDel="00E87B5F">
            <w:delText>iced_packet_t</w:delText>
          </w:r>
          <w:r w:rsidDel="00E87B5F">
            <w:delText xml:space="preserve"> *myPacket;</w:delText>
          </w:r>
        </w:del>
      </w:moveFrom>
    </w:p>
    <w:p w14:paraId="0BF2BF3D" w14:textId="2779DBE0" w:rsidR="001B1BEC" w:rsidDel="00E87B5F" w:rsidRDefault="001B1BEC">
      <w:pPr>
        <w:pStyle w:val="ListParagraph"/>
        <w:rPr>
          <w:del w:id="420" w:author="Alan Hawse" w:date="2017-06-18T12:36:00Z"/>
        </w:rPr>
        <w:pPrChange w:id="421" w:author="Greg Landry" w:date="2017-06-09T11:00:00Z">
          <w:pPr>
            <w:pStyle w:val="CCode"/>
          </w:pPr>
        </w:pPrChange>
      </w:pPr>
      <w:moveFrom w:id="422" w:author="Greg Landry" w:date="2017-04-03T16:29:00Z">
        <w:del w:id="423" w:author="Alan Hawse" w:date="2017-06-18T12:36:00Z">
          <w:r w:rsidDel="00E87B5F">
            <w:delText>uint8_t *data;</w:delText>
          </w:r>
        </w:del>
      </w:moveFrom>
    </w:p>
    <w:p w14:paraId="54FC0C1E" w14:textId="33C0A03F" w:rsidR="001B1BEC" w:rsidDel="00E87B5F" w:rsidRDefault="001B1BEC">
      <w:pPr>
        <w:pStyle w:val="ListParagraph"/>
        <w:rPr>
          <w:del w:id="424" w:author="Alan Hawse" w:date="2017-06-18T12:36:00Z"/>
        </w:rPr>
        <w:pPrChange w:id="425" w:author="Greg Landry" w:date="2017-06-09T11:00:00Z">
          <w:pPr>
            <w:pStyle w:val="CCode"/>
          </w:pPr>
        </w:pPrChange>
      </w:pPr>
      <w:moveFrom w:id="426" w:author="Greg Landry" w:date="2017-04-03T16:29:00Z">
        <w:del w:id="427" w:author="Alan Hawse" w:date="2017-06-18T12:36:00Z">
          <w:r w:rsidDel="00E87B5F">
            <w:delText>uint16_t availableDataSize;</w:delText>
          </w:r>
        </w:del>
      </w:moveFrom>
    </w:p>
    <w:p w14:paraId="486C8FA1" w14:textId="3666BCBC" w:rsidR="001B1BEC" w:rsidDel="00E87B5F" w:rsidRDefault="00E16F40">
      <w:pPr>
        <w:pStyle w:val="ListParagraph"/>
        <w:rPr>
          <w:del w:id="428" w:author="Alan Hawse" w:date="2017-06-18T12:36:00Z"/>
        </w:rPr>
        <w:pPrChange w:id="429" w:author="Greg Landry" w:date="2017-06-09T11:00:00Z">
          <w:pPr>
            <w:pStyle w:val="CCode"/>
          </w:pPr>
        </w:pPrChange>
      </w:pPr>
      <w:moveFrom w:id="430" w:author="Greg Landry" w:date="2017-04-03T16:29:00Z">
        <w:del w:id="431" w:author="Alan Hawse" w:date="2017-06-18T12:36:00Z">
          <w:r w:rsidDel="00E87B5F">
            <w:delText xml:space="preserve">char </w:delText>
          </w:r>
          <w:r w:rsidR="001B1BEC" w:rsidDel="00E87B5F">
            <w:delText>myMsg</w:delText>
          </w:r>
          <w:r w:rsidDel="00E87B5F">
            <w:delText>[]</w:delText>
          </w:r>
          <w:r w:rsidR="001B1BEC" w:rsidDel="00E87B5F">
            <w:delText>=”WABCD051234”;</w:delText>
          </w:r>
        </w:del>
      </w:moveFrom>
    </w:p>
    <w:p w14:paraId="2B5C5582" w14:textId="088E0E45" w:rsidR="001B1BEC" w:rsidDel="00E87B5F" w:rsidRDefault="001B1BEC">
      <w:pPr>
        <w:pStyle w:val="ListParagraph"/>
        <w:rPr>
          <w:del w:id="432" w:author="Alan Hawse" w:date="2017-06-18T12:36:00Z"/>
        </w:rPr>
        <w:pPrChange w:id="433" w:author="Greg Landry" w:date="2017-06-09T11:00:00Z">
          <w:pPr>
            <w:pStyle w:val="CCode"/>
          </w:pPr>
        </w:pPrChange>
      </w:pPr>
      <w:moveFrom w:id="434" w:author="Greg Landry" w:date="2017-04-03T16:29:00Z">
        <w:del w:id="435" w:author="Alan Hawse" w:date="2017-06-18T12:36:00Z">
          <w:r w:rsidDel="00E87B5F">
            <w:delText>uint16_t msgLen=strlen(</w:delText>
          </w:r>
          <w:r w:rsidR="0052741D" w:rsidDel="00E87B5F">
            <w:delText xml:space="preserve"> </w:delText>
          </w:r>
          <w:r w:rsidDel="00E87B5F">
            <w:delText>myMsg</w:delText>
          </w:r>
          <w:r w:rsidR="0052741D" w:rsidDel="00E87B5F">
            <w:delText xml:space="preserve"> </w:delText>
          </w:r>
          <w:r w:rsidDel="00E87B5F">
            <w:delText>);</w:delText>
          </w:r>
        </w:del>
      </w:moveFrom>
    </w:p>
    <w:p w14:paraId="1C887DF8" w14:textId="665177E2" w:rsidR="00530EC8" w:rsidDel="00E87B5F" w:rsidRDefault="00530EC8">
      <w:pPr>
        <w:pStyle w:val="ListParagraph"/>
        <w:rPr>
          <w:del w:id="436" w:author="Alan Hawse" w:date="2017-06-18T12:36:00Z"/>
        </w:rPr>
        <w:pPrChange w:id="437" w:author="Greg Landry" w:date="2017-06-09T11:00:00Z">
          <w:pPr>
            <w:pStyle w:val="CCode"/>
          </w:pPr>
        </w:pPrChange>
      </w:pPr>
      <w:moveFrom w:id="438" w:author="Greg Landry" w:date="2017-04-03T16:29:00Z">
        <w:del w:id="439" w:author="Alan Hawse" w:date="2017-06-18T12:36:00Z">
          <w:r w:rsidDel="00E87B5F">
            <w:delText>wiced_tcp_create_socket(&amp;socket, WICED_STA_INTERFACE);</w:delText>
          </w:r>
        </w:del>
      </w:moveFrom>
    </w:p>
    <w:p w14:paraId="6D2271CC" w14:textId="32328A8A" w:rsidR="00530EC8" w:rsidDel="00E87B5F" w:rsidRDefault="00530EC8">
      <w:pPr>
        <w:pStyle w:val="ListParagraph"/>
        <w:rPr>
          <w:del w:id="440" w:author="Alan Hawse" w:date="2017-06-18T12:36:00Z"/>
        </w:rPr>
        <w:pPrChange w:id="441" w:author="Greg Landry" w:date="2017-06-09T11:00:00Z">
          <w:pPr>
            <w:pStyle w:val="CCode"/>
          </w:pPr>
        </w:pPrChange>
      </w:pPr>
      <w:moveFrom w:id="442" w:author="Greg Landry" w:date="2017-04-03T16:29:00Z">
        <w:del w:id="443" w:author="Alan Hawse" w:date="2017-06-18T12:36:00Z">
          <w:r w:rsidDel="00E87B5F">
            <w:delText>wiced_tcp_bind(&amp;socket, WICED_ANY_PORT );</w:delText>
          </w:r>
        </w:del>
      </w:moveFrom>
    </w:p>
    <w:p w14:paraId="5BCBEBEF" w14:textId="3DE473EB" w:rsidR="00530EC8" w:rsidDel="00E87B5F" w:rsidRDefault="00530EC8">
      <w:pPr>
        <w:pStyle w:val="ListParagraph"/>
        <w:rPr>
          <w:del w:id="444" w:author="Alan Hawse" w:date="2017-06-18T12:36:00Z"/>
        </w:rPr>
        <w:pPrChange w:id="445" w:author="Greg Landry" w:date="2017-06-09T11:00:00Z">
          <w:pPr>
            <w:pStyle w:val="CCode"/>
          </w:pPr>
        </w:pPrChange>
      </w:pPr>
      <w:moveFrom w:id="446" w:author="Greg Landry" w:date="2017-04-03T16:29:00Z">
        <w:del w:id="447" w:author="Alan Hawse" w:date="2017-06-18T12:36:00Z">
          <w:r w:rsidRPr="00530EC8" w:rsidDel="00E87B5F">
            <w:delText>wiced_tcp_connect(&amp;socket,</w:delText>
          </w:r>
          <w:r w:rsidDel="00E87B5F">
            <w:delText xml:space="preserve"> </w:delText>
          </w:r>
          <w:r w:rsidRPr="00530EC8" w:rsidDel="00E87B5F">
            <w:delText>&amp;serverAddress,</w:delText>
          </w:r>
          <w:r w:rsidDel="00E87B5F">
            <w:delText xml:space="preserve"> </w:delText>
          </w:r>
          <w:r w:rsidRPr="00530EC8" w:rsidDel="00E87B5F">
            <w:delText>SERVER_PORT,</w:delText>
          </w:r>
          <w:r w:rsidDel="00E87B5F">
            <w:delText xml:space="preserve"> TIMEOUT</w:delText>
          </w:r>
          <w:r w:rsidRPr="00530EC8" w:rsidDel="00E87B5F">
            <w:delText>);</w:delText>
          </w:r>
        </w:del>
      </w:moveFrom>
    </w:p>
    <w:p w14:paraId="20E85BC4" w14:textId="31EC3142" w:rsidR="001B1BEC" w:rsidDel="00E87B5F" w:rsidRDefault="001B1BEC">
      <w:pPr>
        <w:pStyle w:val="ListParagraph"/>
        <w:rPr>
          <w:del w:id="448" w:author="Alan Hawse" w:date="2017-06-18T12:36:00Z"/>
        </w:rPr>
        <w:pPrChange w:id="449" w:author="Greg Landry" w:date="2017-06-09T11:00:00Z">
          <w:pPr>
            <w:pStyle w:val="CCode"/>
          </w:pPr>
        </w:pPrChange>
      </w:pPr>
      <w:moveFrom w:id="450" w:author="Greg Landry" w:date="2017-04-03T16:29:00Z">
        <w:del w:id="451" w:author="Alan Hawse" w:date="2017-06-18T12:36:00Z">
          <w:r w:rsidDel="00E87B5F">
            <w:delText>wiced_packet_create_tcp(</w:delText>
          </w:r>
          <w:r w:rsidR="0052741D" w:rsidDel="00E87B5F">
            <w:delText xml:space="preserve"> </w:delText>
          </w:r>
          <w:r w:rsidDel="00E87B5F">
            <w:delText>&amp;socket,</w:delText>
          </w:r>
          <w:r w:rsidR="0052741D" w:rsidDel="00E87B5F">
            <w:delText xml:space="preserve"> </w:delText>
          </w:r>
          <w:r w:rsidDel="00E87B5F">
            <w:delText>msgLen,</w:delText>
          </w:r>
          <w:r w:rsidR="0052741D" w:rsidDel="00E87B5F">
            <w:delText xml:space="preserve"> </w:delText>
          </w:r>
          <w:r w:rsidDel="00E87B5F">
            <w:delText>&amp;myPacket,</w:delText>
          </w:r>
          <w:r w:rsidR="0052741D" w:rsidDel="00E87B5F">
            <w:delText xml:space="preserve"> </w:delText>
          </w:r>
          <w:r w:rsidDel="00E87B5F">
            <w:delText>&amp;data,</w:delText>
          </w:r>
          <w:r w:rsidR="0052741D" w:rsidDel="00E87B5F">
            <w:delText xml:space="preserve"> </w:delText>
          </w:r>
          <w:r w:rsidDel="00E87B5F">
            <w:delText>&amp;availableDataSize</w:delText>
          </w:r>
          <w:r w:rsidR="0052741D" w:rsidDel="00E87B5F">
            <w:delText xml:space="preserve"> </w:delText>
          </w:r>
          <w:r w:rsidDel="00E87B5F">
            <w:delText>);</w:delText>
          </w:r>
        </w:del>
      </w:moveFrom>
    </w:p>
    <w:p w14:paraId="6EFD4858" w14:textId="2EC29F8B" w:rsidR="001B1BEC" w:rsidDel="00E87B5F" w:rsidRDefault="001B1BEC">
      <w:pPr>
        <w:pStyle w:val="ListParagraph"/>
        <w:rPr>
          <w:del w:id="452" w:author="Alan Hawse" w:date="2017-06-18T12:36:00Z"/>
        </w:rPr>
        <w:pPrChange w:id="453" w:author="Greg Landry" w:date="2017-06-09T11:00:00Z">
          <w:pPr>
            <w:pStyle w:val="CCode"/>
          </w:pPr>
        </w:pPrChange>
      </w:pPr>
      <w:moveFrom w:id="454" w:author="Greg Landry" w:date="2017-04-03T16:29:00Z">
        <w:del w:id="455" w:author="Alan Hawse" w:date="2017-06-18T12:36:00Z">
          <w:r w:rsidDel="00E87B5F">
            <w:delText>memcpy(</w:delText>
          </w:r>
          <w:r w:rsidR="00BD2F6C" w:rsidDel="00E87B5F">
            <w:delText xml:space="preserve"> </w:delText>
          </w:r>
          <w:r w:rsidDel="00E87B5F">
            <w:delText>data,</w:delText>
          </w:r>
          <w:r w:rsidR="0052741D" w:rsidDel="00E87B5F">
            <w:delText xml:space="preserve"> </w:delText>
          </w:r>
          <w:r w:rsidDel="00E87B5F">
            <w:delText>myMsg,</w:delText>
          </w:r>
          <w:r w:rsidR="00FB4B25" w:rsidDel="00E87B5F">
            <w:delText xml:space="preserve"> </w:delText>
          </w:r>
          <w:r w:rsidDel="00E87B5F">
            <w:delText>msglen</w:delText>
          </w:r>
          <w:r w:rsidR="00BD2F6C" w:rsidDel="00E87B5F">
            <w:delText xml:space="preserve"> </w:delText>
          </w:r>
          <w:r w:rsidDel="00E87B5F">
            <w:delText>);</w:delText>
          </w:r>
        </w:del>
      </w:moveFrom>
    </w:p>
    <w:p w14:paraId="41401C91" w14:textId="00D1520D" w:rsidR="001B1BEC" w:rsidDel="00E87B5F" w:rsidRDefault="001B1BEC">
      <w:pPr>
        <w:pStyle w:val="ListParagraph"/>
        <w:rPr>
          <w:del w:id="456" w:author="Alan Hawse" w:date="2017-06-18T12:36:00Z"/>
        </w:rPr>
        <w:pPrChange w:id="457" w:author="Greg Landry" w:date="2017-06-09T11:00:00Z">
          <w:pPr>
            <w:pStyle w:val="CCode"/>
          </w:pPr>
        </w:pPrChange>
      </w:pPr>
      <w:moveFrom w:id="458" w:author="Greg Landry" w:date="2017-04-03T16:29:00Z">
        <w:del w:id="459" w:author="Alan Hawse" w:date="2017-06-18T12:36:00Z">
          <w:r w:rsidRPr="001B1BEC" w:rsidDel="00E87B5F">
            <w:delText>wiced_packet_set_data_end(</w:delText>
          </w:r>
          <w:r w:rsidR="0052741D" w:rsidDel="00E87B5F">
            <w:delText xml:space="preserve"> </w:delText>
          </w:r>
          <w:r w:rsidDel="00E87B5F">
            <w:delText>myPacket</w:delText>
          </w:r>
          <w:r w:rsidRPr="001B1BEC" w:rsidDel="00E87B5F">
            <w:delText xml:space="preserve">, </w:delText>
          </w:r>
          <w:r w:rsidDel="00E87B5F">
            <w:delText>data + msgLen</w:delText>
          </w:r>
          <w:r w:rsidR="0052741D" w:rsidDel="00E87B5F">
            <w:delText xml:space="preserve"> </w:delText>
          </w:r>
          <w:r w:rsidRPr="001B1BEC" w:rsidDel="00E87B5F">
            <w:delText>);</w:delText>
          </w:r>
        </w:del>
      </w:moveFrom>
    </w:p>
    <w:p w14:paraId="3420EE79" w14:textId="674297D5" w:rsidR="00631E97" w:rsidDel="00E87B5F" w:rsidRDefault="00631E97">
      <w:pPr>
        <w:pStyle w:val="ListParagraph"/>
        <w:rPr>
          <w:del w:id="460" w:author="Alan Hawse" w:date="2017-06-18T12:36:00Z"/>
        </w:rPr>
        <w:pPrChange w:id="461" w:author="Greg Landry" w:date="2017-06-09T11:00:00Z">
          <w:pPr>
            <w:pStyle w:val="CCode"/>
          </w:pPr>
        </w:pPrChange>
      </w:pPr>
      <w:moveFrom w:id="462" w:author="Greg Landry" w:date="2017-04-03T16:29:00Z">
        <w:del w:id="463" w:author="Alan Hawse" w:date="2017-06-18T12:36:00Z">
          <w:r w:rsidDel="00E87B5F">
            <w:delText>wiced_tcp_send_packet(</w:delText>
          </w:r>
          <w:r w:rsidR="0052741D" w:rsidDel="00E87B5F">
            <w:delText xml:space="preserve"> </w:delText>
          </w:r>
          <w:r w:rsidDel="00E87B5F">
            <w:delText>&amp;socket,</w:delText>
          </w:r>
          <w:r w:rsidR="0052741D" w:rsidDel="00E87B5F">
            <w:delText xml:space="preserve"> </w:delText>
          </w:r>
          <w:r w:rsidDel="00E87B5F">
            <w:delText>myPacket</w:delText>
          </w:r>
          <w:r w:rsidR="0052741D" w:rsidDel="00E87B5F">
            <w:delText xml:space="preserve"> </w:delText>
          </w:r>
          <w:r w:rsidDel="00E87B5F">
            <w:delText>);</w:delText>
          </w:r>
        </w:del>
      </w:moveFrom>
    </w:p>
    <w:p w14:paraId="008EB463" w14:textId="4E74D5B8" w:rsidR="00631E97" w:rsidDel="00E87B5F" w:rsidRDefault="00631E97">
      <w:pPr>
        <w:pStyle w:val="ListParagraph"/>
        <w:rPr>
          <w:del w:id="464" w:author="Alan Hawse" w:date="2017-06-18T12:36:00Z"/>
        </w:rPr>
        <w:pPrChange w:id="465" w:author="Greg Landry" w:date="2017-06-09T11:00:00Z">
          <w:pPr>
            <w:pStyle w:val="CCode"/>
          </w:pPr>
        </w:pPrChange>
      </w:pPr>
      <w:moveFrom w:id="466" w:author="Greg Landry" w:date="2017-04-03T16:29:00Z">
        <w:del w:id="467" w:author="Alan Hawse" w:date="2017-06-18T12:36:00Z">
          <w:r w:rsidDel="00E87B5F">
            <w:delText>wiced_packet_delete(</w:delText>
          </w:r>
          <w:r w:rsidR="0052741D" w:rsidDel="00E87B5F">
            <w:delText xml:space="preserve"> </w:delText>
          </w:r>
          <w:r w:rsidDel="00E87B5F">
            <w:delText>myPacket</w:delText>
          </w:r>
          <w:r w:rsidR="0052741D" w:rsidDel="00E87B5F">
            <w:delText xml:space="preserve"> </w:delText>
          </w:r>
          <w:r w:rsidDel="00E87B5F">
            <w:delText>);</w:delText>
          </w:r>
        </w:del>
      </w:moveFrom>
    </w:p>
    <w:p w14:paraId="4E57996D" w14:textId="3D7BDF7D" w:rsidR="00530EC8" w:rsidDel="00E87B5F" w:rsidRDefault="00530EC8">
      <w:pPr>
        <w:pStyle w:val="ListParagraph"/>
        <w:numPr>
          <w:ilvl w:val="0"/>
          <w:numId w:val="17"/>
        </w:numPr>
        <w:rPr>
          <w:del w:id="468" w:author="Alan Hawse" w:date="2017-06-18T12:36:00Z"/>
        </w:rPr>
        <w:pPrChange w:id="469" w:author="Greg Landry" w:date="2017-06-09T11:00:00Z">
          <w:pPr>
            <w:pStyle w:val="CCode"/>
          </w:pPr>
        </w:pPrChange>
      </w:pPr>
      <w:moveFrom w:id="470" w:author="Greg Landry" w:date="2017-04-03T16:29:00Z">
        <w:del w:id="471" w:author="Alan Hawse" w:date="2017-06-18T12:36:00Z">
          <w:r w:rsidDel="00E87B5F">
            <w:delText>wiced_socket_delete(&amp;socket);</w:delText>
          </w:r>
        </w:del>
      </w:moveFrom>
    </w:p>
    <w:moveFromRangeEnd w:id="409"/>
    <w:p w14:paraId="2C0B9A70" w14:textId="67183D30" w:rsidR="00631E97" w:rsidDel="00E87B5F" w:rsidRDefault="00631E97" w:rsidP="00631E97">
      <w:pPr>
        <w:rPr>
          <w:del w:id="472" w:author="Alan Hawse" w:date="2017-06-18T12:36:00Z"/>
        </w:rPr>
      </w:pPr>
      <w:del w:id="473" w:author="Alan Hawse" w:date="2017-06-18T12:36:00Z">
        <w:r w:rsidDel="00E87B5F">
          <w:delText xml:space="preserve">After </w:delText>
        </w:r>
        <w:r w:rsidR="00F51423" w:rsidDel="00E87B5F">
          <w:delText>the call to wiced_tcp_packet_create_tcp</w:delText>
        </w:r>
        <w:r w:rsidDel="00E87B5F">
          <w:delText>:</w:delText>
        </w:r>
      </w:del>
    </w:p>
    <w:p w14:paraId="7DC61635" w14:textId="0EF417CA" w:rsidR="00631E97" w:rsidDel="00E87B5F" w:rsidRDefault="00631E97" w:rsidP="00631E97">
      <w:pPr>
        <w:pStyle w:val="ListParagraph"/>
        <w:numPr>
          <w:ilvl w:val="0"/>
          <w:numId w:val="22"/>
        </w:numPr>
        <w:rPr>
          <w:del w:id="474" w:author="Alan Hawse" w:date="2017-06-18T12:36:00Z"/>
        </w:rPr>
      </w:pPr>
      <w:del w:id="475" w:author="Alan Hawse" w:date="2017-06-18T12:36:00Z">
        <w:r w:rsidDel="00E87B5F">
          <w:delText xml:space="preserve">The pointer </w:delText>
        </w:r>
        <w:r w:rsidRPr="00A91B39" w:rsidDel="00E87B5F">
          <w:rPr>
            <w:i/>
          </w:rPr>
          <w:delText>myPacket</w:delText>
        </w:r>
        <w:r w:rsidDel="00E87B5F">
          <w:delText xml:space="preserve"> will point to the packet in the packet pool that is allocated to </w:delText>
        </w:r>
        <w:r w:rsidR="00154677" w:rsidDel="00E87B5F">
          <w:delText>you</w:delText>
        </w:r>
        <w:r w:rsidR="00FB4B25" w:rsidDel="00E87B5F">
          <w:delText>.</w:delText>
        </w:r>
      </w:del>
    </w:p>
    <w:p w14:paraId="45F653D1" w14:textId="101DEE99" w:rsidR="00631E97" w:rsidDel="00E87B5F" w:rsidRDefault="00631E97" w:rsidP="00631E97">
      <w:pPr>
        <w:pStyle w:val="ListParagraph"/>
        <w:numPr>
          <w:ilvl w:val="0"/>
          <w:numId w:val="22"/>
        </w:numPr>
        <w:rPr>
          <w:del w:id="476" w:author="Alan Hawse" w:date="2017-06-18T12:36:00Z"/>
        </w:rPr>
      </w:pPr>
      <w:del w:id="477" w:author="Alan Hawse" w:date="2017-06-18T12:36:00Z">
        <w:r w:rsidRPr="00A91B39" w:rsidDel="00E87B5F">
          <w:rPr>
            <w:i/>
          </w:rPr>
          <w:delText>availableDataSize</w:delText>
        </w:r>
        <w:r w:rsidDel="00E87B5F">
          <w:delText xml:space="preserve"> will be set to the maximum number of bytes that you can store in the packet (about 1500).  You should make sure that you don’t copy more into the packet </w:delText>
        </w:r>
        <w:r w:rsidR="00F51423" w:rsidDel="00E87B5F">
          <w:delText>tha</w:delText>
        </w:r>
        <w:r w:rsidR="00154677" w:rsidDel="00E87B5F">
          <w:delText>n it can hold</w:delText>
        </w:r>
        <w:r w:rsidR="00BC04A8" w:rsidDel="00E87B5F">
          <w:delText xml:space="preserve">. In order to keep this example simple, </w:delText>
        </w:r>
        <w:r w:rsidDel="00E87B5F">
          <w:delText xml:space="preserve">I didn’t </w:delText>
        </w:r>
        <w:r w:rsidR="00BC04A8" w:rsidDel="00E87B5F">
          <w:delText xml:space="preserve">perform this check </w:delText>
        </w:r>
        <w:r w:rsidDel="00E87B5F">
          <w:delText>in th</w:delText>
        </w:r>
        <w:r w:rsidR="00BC04A8" w:rsidDel="00E87B5F">
          <w:delText>e above code</w:delText>
        </w:r>
        <w:r w:rsidDel="00E87B5F">
          <w:delText>.</w:delText>
        </w:r>
      </w:del>
    </w:p>
    <w:p w14:paraId="55A3517E" w14:textId="7039FC6D" w:rsidR="00631E97" w:rsidDel="00E87B5F" w:rsidRDefault="00631E97" w:rsidP="00631E97">
      <w:pPr>
        <w:pStyle w:val="ListParagraph"/>
        <w:numPr>
          <w:ilvl w:val="0"/>
          <w:numId w:val="22"/>
        </w:numPr>
        <w:rPr>
          <w:del w:id="478" w:author="Alan Hawse" w:date="2017-06-18T12:36:00Z"/>
        </w:rPr>
      </w:pPr>
      <w:del w:id="479" w:author="Alan Hawse" w:date="2017-06-18T12:36:00Z">
        <w:r w:rsidDel="00E87B5F">
          <w:delText xml:space="preserve">The pointer </w:delText>
        </w:r>
        <w:r w:rsidRPr="00A91B39" w:rsidDel="00E87B5F">
          <w:rPr>
            <w:i/>
          </w:rPr>
          <w:delText>data</w:delText>
        </w:r>
        <w:r w:rsidDel="00E87B5F">
          <w:delText xml:space="preserve"> will point to the place where you need to copy </w:delText>
        </w:r>
        <w:r w:rsidR="008E4DEE" w:rsidDel="00E87B5F">
          <w:delText>your message (which I do in</w:delText>
        </w:r>
        <w:r w:rsidDel="00E87B5F">
          <w:delText xml:space="preserve"> </w:delText>
        </w:r>
        <w:r w:rsidR="008E4DEE" w:rsidDel="00E87B5F">
          <w:delText>the</w:delText>
        </w:r>
        <w:r w:rsidR="00530EC8" w:rsidDel="00E87B5F">
          <w:delText xml:space="preserve"> </w:delText>
        </w:r>
        <w:r w:rsidR="008E4DEE" w:rsidDel="00E87B5F">
          <w:delText xml:space="preserve">line </w:delText>
        </w:r>
        <w:r w:rsidDel="00E87B5F">
          <w:delText xml:space="preserve">with the </w:delText>
        </w:r>
        <w:r w:rsidRPr="00A91B39" w:rsidDel="00E87B5F">
          <w:rPr>
            <w:i/>
          </w:rPr>
          <w:delText>memcpy</w:delText>
        </w:r>
        <w:r w:rsidDel="00E87B5F">
          <w:delText>)</w:delText>
        </w:r>
        <w:r w:rsidR="00FB4B25" w:rsidDel="00E87B5F">
          <w:delText>.</w:delText>
        </w:r>
      </w:del>
    </w:p>
    <w:p w14:paraId="092D95E1" w14:textId="0BF4572E" w:rsidR="00631E97" w:rsidDel="00E87B5F" w:rsidRDefault="00631E97" w:rsidP="00793556">
      <w:pPr>
        <w:rPr>
          <w:del w:id="480" w:author="Alan Hawse" w:date="2017-06-18T12:36:00Z"/>
        </w:rPr>
      </w:pPr>
      <w:del w:id="481" w:author="Alan Hawse" w:date="2017-06-18T12:36:00Z">
        <w:r w:rsidDel="00E87B5F">
          <w:delText xml:space="preserve">Be very careful with </w:delText>
        </w:r>
        <w:r w:rsidR="008E4DEE" w:rsidDel="00E87B5F">
          <w:delText xml:space="preserve">the line that calls wiced_tcp_set_data_end as </w:delText>
        </w:r>
        <w:r w:rsidDel="00E87B5F">
          <w:delText>you are doing pointer arithmetic.</w:delText>
        </w:r>
      </w:del>
    </w:p>
    <w:p w14:paraId="0D0B2CF2" w14:textId="018C09D1" w:rsidR="00631E97" w:rsidDel="00E87B5F" w:rsidRDefault="00AC6F35" w:rsidP="00631E97">
      <w:pPr>
        <w:pStyle w:val="Heading3"/>
        <w:rPr>
          <w:del w:id="482" w:author="Alan Hawse" w:date="2017-06-18T12:36:00Z"/>
        </w:rPr>
      </w:pPr>
      <w:del w:id="483" w:author="Alan Hawse" w:date="2017-06-18T12:36:00Z">
        <w:r w:rsidDel="00E87B5F">
          <w:delText xml:space="preserve">(Advanced) </w:delText>
        </w:r>
        <w:r w:rsidR="00631E97" w:rsidDel="00E87B5F">
          <w:delText xml:space="preserve">Receiving Packets </w:delText>
        </w:r>
        <w:r w:rsidR="00A43B97" w:rsidDel="00E87B5F">
          <w:delText>a</w:delText>
        </w:r>
        <w:r w:rsidR="00101724" w:rsidDel="00E87B5F">
          <w:delText>s a TCP S</w:delText>
        </w:r>
        <w:r w:rsidR="00A43B97" w:rsidDel="00E87B5F">
          <w:delText xml:space="preserve">erver </w:delText>
        </w:r>
        <w:r w:rsidR="00631E97" w:rsidDel="00E87B5F">
          <w:delText>using the WICED</w:delText>
        </w:r>
        <w:r w:rsidR="0055645D" w:rsidDel="00E87B5F">
          <w:delText xml:space="preserve"> </w:delText>
        </w:r>
        <w:r w:rsidR="00631E97" w:rsidDel="00E87B5F">
          <w:delText>SDK</w:delText>
        </w:r>
      </w:del>
    </w:p>
    <w:p w14:paraId="3FCCE416" w14:textId="51EEF46B" w:rsidR="00101724" w:rsidDel="00E87B5F" w:rsidRDefault="00101724" w:rsidP="00101724">
      <w:pPr>
        <w:rPr>
          <w:del w:id="484" w:author="Alan Hawse" w:date="2017-06-18T12:36:00Z"/>
        </w:rPr>
      </w:pPr>
      <w:del w:id="485" w:author="Alan Hawse" w:date="2017-06-18T12:36:00Z">
        <w:r w:rsidDel="00E87B5F">
          <w:delText>As a TCP Server you will probably have a thread that will:</w:delText>
        </w:r>
      </w:del>
    </w:p>
    <w:p w14:paraId="659274A5" w14:textId="0000FC6B" w:rsidR="00EA3121" w:rsidDel="00E87B5F" w:rsidRDefault="000A6F04" w:rsidP="00101724">
      <w:pPr>
        <w:pStyle w:val="ListParagraph"/>
        <w:numPr>
          <w:ilvl w:val="0"/>
          <w:numId w:val="25"/>
        </w:numPr>
        <w:rPr>
          <w:del w:id="486" w:author="Alan Hawse" w:date="2017-06-18T12:36:00Z"/>
        </w:rPr>
      </w:pPr>
      <w:del w:id="487" w:author="Alan Hawse" w:date="2017-06-18T12:36:00Z">
        <w:r w:rsidDel="00E87B5F">
          <w:delText>Call</w:delText>
        </w:r>
        <w:r w:rsidR="00101724" w:rsidDel="00E87B5F">
          <w:delText xml:space="preserve"> the </w:delText>
        </w:r>
        <w:r w:rsidR="00101724" w:rsidRPr="00A91B39" w:rsidDel="00E87B5F">
          <w:rPr>
            <w:i/>
          </w:rPr>
          <w:delText>wiced_tcp_accept(&amp;socket)</w:delText>
        </w:r>
        <w:r w:rsidR="00101724" w:rsidDel="00E87B5F">
          <w:delText xml:space="preserve"> function which will </w:delText>
        </w:r>
        <w:r w:rsidDel="00E87B5F">
          <w:delText xml:space="preserve">suspend </w:delText>
        </w:r>
        <w:r w:rsidR="00101724" w:rsidDel="00E87B5F">
          <w:delText>your thread and wait for data to arrive.  Once data arrives it will wakeup your thread and continue exe</w:delText>
        </w:r>
        <w:r w:rsidR="00DB7EA0" w:rsidDel="00E87B5F">
          <w:delText>cution</w:delText>
        </w:r>
        <w:r w:rsidR="00101724" w:rsidDel="00E87B5F">
          <w:delText>.  The RTOS has an “accept timeout”</w:delText>
        </w:r>
        <w:r w:rsidDel="00E87B5F">
          <w:delText>,</w:delText>
        </w:r>
        <w:r w:rsidR="00101724" w:rsidDel="00E87B5F">
          <w:delText xml:space="preserve"> which </w:delText>
        </w:r>
        <w:r w:rsidR="00DB7EA0" w:rsidDel="00E87B5F">
          <w:delText xml:space="preserve">by default </w:delText>
        </w:r>
        <w:r w:rsidR="00101724" w:rsidDel="00E87B5F">
          <w:delText xml:space="preserve">will wake your thread after about 3 seconds.  If it </w:delText>
        </w:r>
        <w:r w:rsidR="00321400" w:rsidDel="00E87B5F">
          <w:delText>times out</w:delText>
        </w:r>
        <w:r w:rsidR="00101724" w:rsidDel="00E87B5F">
          <w:delText xml:space="preserve">, the return value from </w:delText>
        </w:r>
        <w:r w:rsidR="00101724" w:rsidRPr="00A91B39" w:rsidDel="00E87B5F">
          <w:rPr>
            <w:i/>
          </w:rPr>
          <w:delText>wiced_tcp_accept</w:delText>
        </w:r>
        <w:r w:rsidR="00101724" w:rsidDel="00E87B5F">
          <w:delText xml:space="preserve"> will be something other than WICED_SUCCESS.  It is then your choice what to do.</w:delText>
        </w:r>
      </w:del>
    </w:p>
    <w:p w14:paraId="4880E0CE" w14:textId="4FD68F98" w:rsidR="00101724" w:rsidDel="00E87B5F" w:rsidRDefault="00101724" w:rsidP="00101724">
      <w:pPr>
        <w:pStyle w:val="ListParagraph"/>
        <w:numPr>
          <w:ilvl w:val="0"/>
          <w:numId w:val="25"/>
        </w:numPr>
        <w:rPr>
          <w:del w:id="488" w:author="Alan Hawse" w:date="2017-06-18T12:36:00Z"/>
        </w:rPr>
      </w:pPr>
      <w:del w:id="489" w:author="Alan Hawse" w:date="2017-06-18T12:36:00Z">
        <w:r w:rsidDel="00E87B5F">
          <w:delText xml:space="preserve">Once the data has arrived you can call </w:delText>
        </w:r>
        <w:r w:rsidRPr="00A91B39" w:rsidDel="00E87B5F">
          <w:rPr>
            <w:i/>
          </w:rPr>
          <w:delText>wiced_tcp_receive</w:delText>
        </w:r>
        <w:r w:rsidDel="00E87B5F">
          <w:delText>.  This function has the prototype:</w:delText>
        </w:r>
      </w:del>
    </w:p>
    <w:p w14:paraId="1D139767" w14:textId="08E175C5" w:rsidR="00C327F5" w:rsidDel="00E87B5F" w:rsidRDefault="00E37BE9">
      <w:pPr>
        <w:pStyle w:val="CCode"/>
        <w:spacing w:after="0"/>
        <w:ind w:left="1440"/>
        <w:rPr>
          <w:ins w:id="490" w:author="Greg Landry" w:date="2017-06-09T15:52:00Z"/>
          <w:del w:id="491" w:author="Alan Hawse" w:date="2017-06-18T12:36:00Z"/>
          <w:rFonts w:ascii="Courier New" w:hAnsi="Courier New" w:cs="Courier New"/>
        </w:rPr>
        <w:pPrChange w:id="492" w:author="Greg Landry" w:date="2017-06-12T08:26:00Z">
          <w:pPr>
            <w:ind w:left="720"/>
          </w:pPr>
        </w:pPrChange>
      </w:pPr>
      <w:del w:id="493" w:author="Alan Hawse" w:date="2017-06-18T12:36:00Z">
        <w:r w:rsidRPr="00C327F5" w:rsidDel="00E87B5F">
          <w:rPr>
            <w:rFonts w:ascii="Courier New" w:hAnsi="Courier New" w:cs="Courier New"/>
            <w:rPrChange w:id="494" w:author="Greg Landry" w:date="2017-06-09T15:51:00Z">
              <w:rPr/>
            </w:rPrChange>
          </w:rPr>
          <w:delText>wiced_tcp_receive(</w:delText>
        </w:r>
      </w:del>
    </w:p>
    <w:p w14:paraId="6E8604F4" w14:textId="29606CFE" w:rsidR="00E37BE9" w:rsidRPr="00C327F5" w:rsidDel="00E87B5F" w:rsidRDefault="00E37BE9">
      <w:pPr>
        <w:pStyle w:val="CCode"/>
        <w:spacing w:after="0"/>
        <w:ind w:firstLine="720"/>
        <w:rPr>
          <w:del w:id="495" w:author="Alan Hawse" w:date="2017-06-18T12:36:00Z"/>
          <w:rFonts w:ascii="Courier New" w:hAnsi="Courier New" w:cs="Courier New"/>
          <w:rPrChange w:id="496" w:author="Greg Landry" w:date="2017-06-09T15:51:00Z">
            <w:rPr>
              <w:del w:id="497" w:author="Alan Hawse" w:date="2017-06-18T12:36:00Z"/>
            </w:rPr>
          </w:rPrChange>
        </w:rPr>
        <w:pPrChange w:id="498" w:author="Greg Landry" w:date="2017-06-09T15:52:00Z">
          <w:pPr>
            <w:ind w:left="720"/>
          </w:pPr>
        </w:pPrChange>
      </w:pPr>
      <w:del w:id="499" w:author="Alan Hawse" w:date="2017-06-18T12:36:00Z">
        <w:r w:rsidRPr="00C327F5" w:rsidDel="00E87B5F">
          <w:rPr>
            <w:rFonts w:ascii="Courier New" w:hAnsi="Courier New" w:cs="Courier New"/>
            <w:rPrChange w:id="500" w:author="Greg Landry" w:date="2017-06-09T15:51:00Z">
              <w:rPr/>
            </w:rPrChange>
          </w:rPr>
          <w:delText xml:space="preserve"> wiced_tcp_socket_t* socket, </w:delText>
        </w:r>
      </w:del>
    </w:p>
    <w:p w14:paraId="06D65C9B" w14:textId="47EBA42D" w:rsidR="00E37BE9" w:rsidRPr="00C327F5" w:rsidDel="00E87B5F" w:rsidRDefault="00E37BE9">
      <w:pPr>
        <w:pStyle w:val="CCode"/>
        <w:spacing w:after="0"/>
        <w:ind w:firstLine="720"/>
        <w:rPr>
          <w:del w:id="501" w:author="Alan Hawse" w:date="2017-06-18T12:36:00Z"/>
          <w:rFonts w:ascii="Courier New" w:hAnsi="Courier New" w:cs="Courier New"/>
          <w:rPrChange w:id="502" w:author="Greg Landry" w:date="2017-06-09T15:51:00Z">
            <w:rPr>
              <w:del w:id="503" w:author="Alan Hawse" w:date="2017-06-18T12:36:00Z"/>
            </w:rPr>
          </w:rPrChange>
        </w:rPr>
        <w:pPrChange w:id="504" w:author="Greg Landry" w:date="2017-06-09T15:52:00Z">
          <w:pPr>
            <w:ind w:left="2880"/>
          </w:pPr>
        </w:pPrChange>
      </w:pPr>
      <w:del w:id="505" w:author="Alan Hawse" w:date="2017-06-18T12:36:00Z">
        <w:r w:rsidRPr="00C327F5" w:rsidDel="00E87B5F">
          <w:rPr>
            <w:rFonts w:ascii="Courier New" w:hAnsi="Courier New" w:cs="Courier New"/>
            <w:rPrChange w:id="506" w:author="Greg Landry" w:date="2017-06-09T15:51:00Z">
              <w:rPr/>
            </w:rPrChange>
          </w:rPr>
          <w:delText xml:space="preserve">wiced_packet_t** packet, </w:delText>
        </w:r>
      </w:del>
    </w:p>
    <w:p w14:paraId="6C66430F" w14:textId="6FB9E1B2" w:rsidR="00E37BE9" w:rsidRPr="00C327F5" w:rsidDel="00E87B5F" w:rsidRDefault="00E37BE9">
      <w:pPr>
        <w:pStyle w:val="CCode"/>
        <w:ind w:firstLine="720"/>
        <w:rPr>
          <w:del w:id="507" w:author="Alan Hawse" w:date="2017-06-18T12:36:00Z"/>
          <w:rFonts w:ascii="Courier New" w:hAnsi="Courier New" w:cs="Courier New"/>
          <w:rPrChange w:id="508" w:author="Greg Landry" w:date="2017-06-09T15:51:00Z">
            <w:rPr>
              <w:del w:id="509" w:author="Alan Hawse" w:date="2017-06-18T12:36:00Z"/>
            </w:rPr>
          </w:rPrChange>
        </w:rPr>
        <w:pPrChange w:id="510" w:author="Greg Landry" w:date="2017-06-09T15:52:00Z">
          <w:pPr>
            <w:ind w:left="2880"/>
          </w:pPr>
        </w:pPrChange>
      </w:pPr>
      <w:del w:id="511" w:author="Alan Hawse" w:date="2017-06-18T12:36:00Z">
        <w:r w:rsidRPr="00C327F5" w:rsidDel="00E87B5F">
          <w:rPr>
            <w:rFonts w:ascii="Courier New" w:hAnsi="Courier New" w:cs="Courier New"/>
            <w:rPrChange w:id="512" w:author="Greg Landry" w:date="2017-06-09T15:51:00Z">
              <w:rPr/>
            </w:rPrChange>
          </w:rPr>
          <w:delText>uint32_t timeout )</w:delText>
        </w:r>
      </w:del>
      <w:ins w:id="513" w:author="Greg Landry" w:date="2017-06-09T15:52:00Z">
        <w:del w:id="514" w:author="Alan Hawse" w:date="2017-06-18T12:36:00Z">
          <w:r w:rsidR="00C327F5" w:rsidDel="00E87B5F">
            <w:rPr>
              <w:rFonts w:ascii="Courier New" w:hAnsi="Courier New" w:cs="Courier New"/>
            </w:rPr>
            <w:delText>;</w:delText>
          </w:r>
        </w:del>
      </w:ins>
    </w:p>
    <w:p w14:paraId="1B73B051" w14:textId="632CDD80" w:rsidR="00E37BE9" w:rsidDel="00E87B5F" w:rsidRDefault="00E37BE9" w:rsidP="00E37BE9">
      <w:pPr>
        <w:pStyle w:val="ListParagraph"/>
        <w:rPr>
          <w:del w:id="515" w:author="Alan Hawse" w:date="2017-06-18T12:36:00Z"/>
        </w:rPr>
      </w:pPr>
      <w:del w:id="516" w:author="Alan Hawse" w:date="2017-06-18T12:36:00Z">
        <w:r w:rsidDel="00E87B5F">
          <w:delText xml:space="preserve">The </w:delText>
        </w:r>
        <w:r w:rsidRPr="00A91B39" w:rsidDel="00E87B5F">
          <w:rPr>
            <w:i/>
          </w:rPr>
          <w:delText>wiced_packet_t **</w:delText>
        </w:r>
        <w:r w:rsidDel="00E87B5F">
          <w:delText xml:space="preserve"> packet means that you need to give it a pointer to a pointer </w:delText>
        </w:r>
        <w:r w:rsidR="000A6F04" w:rsidDel="00E87B5F">
          <w:delText xml:space="preserve">of type </w:delText>
        </w:r>
        <w:r w:rsidR="000A6F04" w:rsidRPr="00A91B39" w:rsidDel="00E87B5F">
          <w:rPr>
            <w:i/>
          </w:rPr>
          <w:delText>wiced_packet_t</w:delText>
        </w:r>
        <w:r w:rsidR="000A6F04" w:rsidDel="00E87B5F">
          <w:delText xml:space="preserve"> </w:delText>
        </w:r>
        <w:r w:rsidDel="00E87B5F">
          <w:delText xml:space="preserve">so that the receive function can set your pointer to point to the TCP packet in the packet pool.  This function will also increment the reference count of that packet so when you are done you need to delete the packet by calling </w:delText>
        </w:r>
        <w:r w:rsidRPr="00A91B39" w:rsidDel="00E87B5F">
          <w:rPr>
            <w:i/>
          </w:rPr>
          <w:delText>wiced_packet_delete</w:delText>
        </w:r>
        <w:r w:rsidR="000A6F04" w:rsidDel="00E87B5F">
          <w:delText>.</w:delText>
        </w:r>
      </w:del>
    </w:p>
    <w:p w14:paraId="6E15AA89" w14:textId="173E1281" w:rsidR="00E37BE9" w:rsidDel="00E87B5F" w:rsidRDefault="00E37BE9" w:rsidP="00101724">
      <w:pPr>
        <w:pStyle w:val="ListParagraph"/>
        <w:numPr>
          <w:ilvl w:val="0"/>
          <w:numId w:val="25"/>
        </w:numPr>
        <w:rPr>
          <w:del w:id="517" w:author="Alan Hawse" w:date="2017-06-18T12:36:00Z"/>
        </w:rPr>
      </w:pPr>
      <w:del w:id="518" w:author="Alan Hawse" w:date="2017-06-18T12:36:00Z">
        <w:r w:rsidDel="00E87B5F">
          <w:delText xml:space="preserve">Finally, you can get the actual TCP packet data by calling </w:delText>
        </w:r>
        <w:r w:rsidRPr="00A91B39" w:rsidDel="00E87B5F">
          <w:rPr>
            <w:i/>
          </w:rPr>
          <w:delText>wiced_packet_get_data</w:delText>
        </w:r>
        <w:r w:rsidDel="00E87B5F">
          <w:delText xml:space="preserve"> which has the following prototype:</w:delText>
        </w:r>
      </w:del>
    </w:p>
    <w:p w14:paraId="3DA6028A" w14:textId="3BFAD6DA" w:rsidR="00E37BE9" w:rsidRPr="00C327F5" w:rsidDel="00E87B5F" w:rsidRDefault="00E37BE9">
      <w:pPr>
        <w:ind w:left="1440"/>
        <w:rPr>
          <w:del w:id="519" w:author="Alan Hawse" w:date="2017-06-18T12:36:00Z"/>
          <w:rFonts w:ascii="Courier New" w:eastAsia="Times New Roman" w:hAnsi="Courier New" w:cs="Courier New"/>
          <w:color w:val="548DD4"/>
          <w:kern w:val="28"/>
          <w:sz w:val="18"/>
          <w:szCs w:val="18"/>
          <w:rPrChange w:id="520" w:author="Greg Landry" w:date="2017-06-09T15:52:00Z">
            <w:rPr>
              <w:del w:id="521" w:author="Alan Hawse" w:date="2017-06-18T12:36:00Z"/>
            </w:rPr>
          </w:rPrChange>
        </w:rPr>
        <w:pPrChange w:id="522" w:author="Greg Landry" w:date="2017-06-12T08:27:00Z">
          <w:pPr>
            <w:ind w:left="720"/>
          </w:pPr>
        </w:pPrChange>
      </w:pPr>
      <w:del w:id="523" w:author="Alan Hawse" w:date="2017-06-18T12:36:00Z">
        <w:r w:rsidRPr="00C327F5" w:rsidDel="00E87B5F">
          <w:rPr>
            <w:rFonts w:ascii="Courier New" w:eastAsia="Times New Roman" w:hAnsi="Courier New" w:cs="Courier New"/>
            <w:color w:val="548DD4"/>
            <w:kern w:val="28"/>
            <w:sz w:val="18"/>
            <w:szCs w:val="18"/>
            <w:rPrChange w:id="524" w:author="Greg Landry" w:date="2017-06-09T15:52:00Z">
              <w:rPr/>
            </w:rPrChange>
          </w:rPr>
          <w:delText xml:space="preserve">wiced_result_t wiced_packet_get_data( </w:delText>
        </w:r>
      </w:del>
    </w:p>
    <w:p w14:paraId="63B1F0D8" w14:textId="2AF58818" w:rsidR="00E37BE9" w:rsidRPr="00C327F5" w:rsidDel="00E87B5F" w:rsidRDefault="00E37BE9">
      <w:pPr>
        <w:ind w:left="1440"/>
        <w:rPr>
          <w:del w:id="525" w:author="Alan Hawse" w:date="2017-06-18T12:36:00Z"/>
          <w:rFonts w:ascii="Courier New" w:eastAsia="Times New Roman" w:hAnsi="Courier New" w:cs="Courier New"/>
          <w:color w:val="548DD4"/>
          <w:kern w:val="28"/>
          <w:sz w:val="18"/>
          <w:szCs w:val="18"/>
          <w:rPrChange w:id="526" w:author="Greg Landry" w:date="2017-06-09T15:52:00Z">
            <w:rPr>
              <w:del w:id="527" w:author="Alan Hawse" w:date="2017-06-18T12:36:00Z"/>
            </w:rPr>
          </w:rPrChange>
        </w:rPr>
        <w:pPrChange w:id="528" w:author="Greg Landry" w:date="2017-06-12T08:27:00Z">
          <w:pPr>
            <w:ind w:left="2160"/>
          </w:pPr>
        </w:pPrChange>
      </w:pPr>
      <w:del w:id="529" w:author="Alan Hawse" w:date="2017-06-18T12:36:00Z">
        <w:r w:rsidRPr="00C327F5" w:rsidDel="00E87B5F">
          <w:rPr>
            <w:rFonts w:ascii="Courier New" w:eastAsia="Times New Roman" w:hAnsi="Courier New" w:cs="Courier New"/>
            <w:color w:val="548DD4"/>
            <w:kern w:val="28"/>
            <w:sz w:val="18"/>
            <w:szCs w:val="18"/>
            <w:rPrChange w:id="530" w:author="Greg Landry" w:date="2017-06-09T15:52:00Z">
              <w:rPr/>
            </w:rPrChange>
          </w:rPr>
          <w:delText xml:space="preserve">wiced_packet_t* packet, </w:delText>
        </w:r>
      </w:del>
    </w:p>
    <w:p w14:paraId="69C921AF" w14:textId="575D26F5" w:rsidR="00E37BE9" w:rsidRPr="00C327F5" w:rsidDel="00E87B5F" w:rsidRDefault="00E37BE9">
      <w:pPr>
        <w:ind w:left="1440"/>
        <w:rPr>
          <w:del w:id="531" w:author="Alan Hawse" w:date="2017-06-18T12:36:00Z"/>
          <w:rFonts w:ascii="Courier New" w:eastAsia="Times New Roman" w:hAnsi="Courier New" w:cs="Courier New"/>
          <w:color w:val="548DD4"/>
          <w:kern w:val="28"/>
          <w:sz w:val="18"/>
          <w:szCs w:val="18"/>
          <w:rPrChange w:id="532" w:author="Greg Landry" w:date="2017-06-09T15:52:00Z">
            <w:rPr>
              <w:del w:id="533" w:author="Alan Hawse" w:date="2017-06-18T12:36:00Z"/>
            </w:rPr>
          </w:rPrChange>
        </w:rPr>
        <w:pPrChange w:id="534" w:author="Greg Landry" w:date="2017-06-12T08:27:00Z">
          <w:pPr>
            <w:ind w:left="2160"/>
          </w:pPr>
        </w:pPrChange>
      </w:pPr>
      <w:del w:id="535" w:author="Alan Hawse" w:date="2017-06-18T12:36:00Z">
        <w:r w:rsidRPr="00C327F5" w:rsidDel="00E87B5F">
          <w:rPr>
            <w:rFonts w:ascii="Courier New" w:eastAsia="Times New Roman" w:hAnsi="Courier New" w:cs="Courier New"/>
            <w:color w:val="548DD4"/>
            <w:kern w:val="28"/>
            <w:sz w:val="18"/>
            <w:szCs w:val="18"/>
            <w:rPrChange w:id="536" w:author="Greg Landry" w:date="2017-06-09T15:52:00Z">
              <w:rPr/>
            </w:rPrChange>
          </w:rPr>
          <w:delText xml:space="preserve">uint16_t offset, </w:delText>
        </w:r>
      </w:del>
    </w:p>
    <w:p w14:paraId="719C1657" w14:textId="12D886F1" w:rsidR="00E37BE9" w:rsidRPr="00C327F5" w:rsidDel="00E87B5F" w:rsidRDefault="00E37BE9">
      <w:pPr>
        <w:ind w:left="1440"/>
        <w:rPr>
          <w:del w:id="537" w:author="Alan Hawse" w:date="2017-06-18T12:36:00Z"/>
          <w:rFonts w:ascii="Courier New" w:eastAsia="Times New Roman" w:hAnsi="Courier New" w:cs="Courier New"/>
          <w:color w:val="548DD4"/>
          <w:kern w:val="28"/>
          <w:sz w:val="18"/>
          <w:szCs w:val="18"/>
          <w:rPrChange w:id="538" w:author="Greg Landry" w:date="2017-06-09T15:52:00Z">
            <w:rPr>
              <w:del w:id="539" w:author="Alan Hawse" w:date="2017-06-18T12:36:00Z"/>
            </w:rPr>
          </w:rPrChange>
        </w:rPr>
        <w:pPrChange w:id="540" w:author="Greg Landry" w:date="2017-06-12T08:27:00Z">
          <w:pPr>
            <w:ind w:left="2160"/>
          </w:pPr>
        </w:pPrChange>
      </w:pPr>
      <w:del w:id="541" w:author="Alan Hawse" w:date="2017-06-18T12:36:00Z">
        <w:r w:rsidRPr="00C327F5" w:rsidDel="00E87B5F">
          <w:rPr>
            <w:rFonts w:ascii="Courier New" w:eastAsia="Times New Roman" w:hAnsi="Courier New" w:cs="Courier New"/>
            <w:color w:val="548DD4"/>
            <w:kern w:val="28"/>
            <w:sz w:val="18"/>
            <w:szCs w:val="18"/>
            <w:rPrChange w:id="542" w:author="Greg Landry" w:date="2017-06-09T15:52:00Z">
              <w:rPr/>
            </w:rPrChange>
          </w:rPr>
          <w:delText xml:space="preserve">uint8_t** data, </w:delText>
        </w:r>
      </w:del>
    </w:p>
    <w:p w14:paraId="27D9E35E" w14:textId="5A7A2FD4" w:rsidR="00E37BE9" w:rsidRPr="00C327F5" w:rsidDel="00E87B5F" w:rsidRDefault="00E37BE9">
      <w:pPr>
        <w:ind w:left="1440"/>
        <w:rPr>
          <w:del w:id="543" w:author="Alan Hawse" w:date="2017-06-18T12:36:00Z"/>
          <w:rFonts w:ascii="Courier New" w:eastAsia="Times New Roman" w:hAnsi="Courier New" w:cs="Courier New"/>
          <w:color w:val="548DD4"/>
          <w:kern w:val="28"/>
          <w:sz w:val="18"/>
          <w:szCs w:val="18"/>
          <w:rPrChange w:id="544" w:author="Greg Landry" w:date="2017-06-09T15:52:00Z">
            <w:rPr>
              <w:del w:id="545" w:author="Alan Hawse" w:date="2017-06-18T12:36:00Z"/>
            </w:rPr>
          </w:rPrChange>
        </w:rPr>
        <w:pPrChange w:id="546" w:author="Greg Landry" w:date="2017-06-12T08:27:00Z">
          <w:pPr>
            <w:ind w:left="2160"/>
          </w:pPr>
        </w:pPrChange>
      </w:pPr>
      <w:del w:id="547" w:author="Alan Hawse" w:date="2017-06-18T12:36:00Z">
        <w:r w:rsidRPr="00C327F5" w:rsidDel="00E87B5F">
          <w:rPr>
            <w:rFonts w:ascii="Courier New" w:eastAsia="Times New Roman" w:hAnsi="Courier New" w:cs="Courier New"/>
            <w:color w:val="548DD4"/>
            <w:kern w:val="28"/>
            <w:sz w:val="18"/>
            <w:szCs w:val="18"/>
            <w:rPrChange w:id="548" w:author="Greg Landry" w:date="2017-06-09T15:52:00Z">
              <w:rPr/>
            </w:rPrChange>
          </w:rPr>
          <w:delText xml:space="preserve">uint16_t* fragment_available_data_length, </w:delText>
        </w:r>
      </w:del>
    </w:p>
    <w:p w14:paraId="4A73202C" w14:textId="5F85C3B7" w:rsidR="00E37BE9" w:rsidRPr="00C327F5" w:rsidDel="00E87B5F" w:rsidRDefault="00E37BE9">
      <w:pPr>
        <w:ind w:left="1440"/>
        <w:rPr>
          <w:del w:id="549" w:author="Alan Hawse" w:date="2017-06-18T12:36:00Z"/>
          <w:rFonts w:ascii="Courier New" w:eastAsia="Times New Roman" w:hAnsi="Courier New" w:cs="Courier New"/>
          <w:color w:val="548DD4"/>
          <w:kern w:val="28"/>
          <w:sz w:val="18"/>
          <w:szCs w:val="18"/>
          <w:rPrChange w:id="550" w:author="Greg Landry" w:date="2017-06-09T15:52:00Z">
            <w:rPr>
              <w:del w:id="551" w:author="Alan Hawse" w:date="2017-06-18T12:36:00Z"/>
            </w:rPr>
          </w:rPrChange>
        </w:rPr>
        <w:pPrChange w:id="552" w:author="Greg Landry" w:date="2017-06-12T08:26:00Z">
          <w:pPr>
            <w:ind w:left="2160"/>
          </w:pPr>
        </w:pPrChange>
      </w:pPr>
      <w:del w:id="553" w:author="Alan Hawse" w:date="2017-06-18T12:36:00Z">
        <w:r w:rsidRPr="00C327F5" w:rsidDel="00E87B5F">
          <w:rPr>
            <w:rFonts w:ascii="Courier New" w:eastAsia="Times New Roman" w:hAnsi="Courier New" w:cs="Courier New"/>
            <w:color w:val="548DD4"/>
            <w:kern w:val="28"/>
            <w:sz w:val="18"/>
            <w:szCs w:val="18"/>
            <w:rPrChange w:id="554" w:author="Greg Landry" w:date="2017-06-09T15:52:00Z">
              <w:rPr/>
            </w:rPrChange>
          </w:rPr>
          <w:delText>uint16_t *total_available_data_length )</w:delText>
        </w:r>
      </w:del>
      <w:ins w:id="555" w:author="Greg Landry" w:date="2017-06-09T15:52:00Z">
        <w:del w:id="556" w:author="Alan Hawse" w:date="2017-06-18T12:36:00Z">
          <w:r w:rsidR="00C327F5" w:rsidDel="00E87B5F">
            <w:rPr>
              <w:rFonts w:ascii="Courier New" w:eastAsia="Times New Roman" w:hAnsi="Courier New" w:cs="Courier New"/>
              <w:color w:val="548DD4"/>
              <w:kern w:val="28"/>
              <w:sz w:val="18"/>
              <w:szCs w:val="18"/>
            </w:rPr>
            <w:delText>;</w:delText>
          </w:r>
        </w:del>
      </w:ins>
    </w:p>
    <w:p w14:paraId="250892E2" w14:textId="456C2AFA" w:rsidR="00E37BE9" w:rsidDel="00E87B5F" w:rsidRDefault="00E37BE9" w:rsidP="00E37BE9">
      <w:pPr>
        <w:ind w:left="720"/>
        <w:rPr>
          <w:del w:id="557" w:author="Alan Hawse" w:date="2017-06-18T12:36:00Z"/>
        </w:rPr>
      </w:pPr>
      <w:del w:id="558" w:author="Alan Hawse" w:date="2017-06-18T12:36:00Z">
        <w:r w:rsidDel="00E87B5F">
          <w:delText xml:space="preserve">This function is designed to let you grab pieces of the packet, hence the offset parameter.  To get your data you need to pass a pointer to a uint8_t </w:delText>
        </w:r>
        <w:r w:rsidR="000A6F04" w:rsidDel="00E87B5F">
          <w:delText>pointer</w:delText>
        </w:r>
        <w:r w:rsidDel="00E87B5F">
          <w:delText xml:space="preserve">.  The function will </w:delText>
        </w:r>
        <w:r w:rsidR="000A6F04" w:rsidDel="00E87B5F">
          <w:delText xml:space="preserve">update </w:delText>
        </w:r>
        <w:r w:rsidDel="00E87B5F">
          <w:delText>your pointer to point to the raw data in the buffer.</w:delText>
        </w:r>
      </w:del>
    </w:p>
    <w:p w14:paraId="2D068FBE" w14:textId="3C29AB09" w:rsidR="007758BE" w:rsidDel="00E87B5F" w:rsidRDefault="00E37BE9" w:rsidP="00A91B39">
      <w:pPr>
        <w:keepNext/>
        <w:ind w:left="720"/>
        <w:rPr>
          <w:del w:id="559" w:author="Alan Hawse" w:date="2017-06-18T12:36:00Z"/>
        </w:rPr>
      </w:pPr>
      <w:del w:id="560" w:author="Alan Hawse" w:date="2017-06-18T12:36:00Z">
        <w:r w:rsidDel="00E87B5F">
          <w:delText xml:space="preserve">Given the above, </w:delText>
        </w:r>
        <w:r w:rsidR="007758BE" w:rsidDel="00E87B5F">
          <w:delText>the</w:delText>
        </w:r>
        <w:r w:rsidDel="00E87B5F">
          <w:delText xml:space="preserve"> </w:delText>
        </w:r>
        <w:r w:rsidR="00791B69" w:rsidDel="00E87B5F">
          <w:delText xml:space="preserve">receive </w:delText>
        </w:r>
        <w:r w:rsidDel="00E87B5F">
          <w:delText xml:space="preserve">firmware </w:delText>
        </w:r>
        <w:r w:rsidR="000A6F04" w:rsidDel="00E87B5F">
          <w:delText xml:space="preserve">might </w:delText>
        </w:r>
        <w:r w:rsidDel="00E87B5F">
          <w:delText>look something like this:</w:delText>
        </w:r>
      </w:del>
    </w:p>
    <w:p w14:paraId="2DF38DAD" w14:textId="1CF8EDEB" w:rsidR="007758BE" w:rsidRPr="00C327F5" w:rsidDel="00E87B5F" w:rsidRDefault="007758BE" w:rsidP="00B20D53">
      <w:pPr>
        <w:keepNext/>
        <w:ind w:left="720"/>
        <w:rPr>
          <w:del w:id="561" w:author="Alan Hawse" w:date="2017-06-18T12:36:00Z"/>
          <w:rFonts w:ascii="Courier New" w:eastAsia="Times New Roman" w:hAnsi="Courier New" w:cs="Courier New"/>
          <w:color w:val="548DD4"/>
          <w:kern w:val="28"/>
          <w:sz w:val="18"/>
          <w:szCs w:val="18"/>
          <w:rPrChange w:id="562" w:author="Greg Landry" w:date="2017-06-09T15:52:00Z">
            <w:rPr>
              <w:del w:id="563" w:author="Alan Hawse" w:date="2017-06-18T12:36:00Z"/>
            </w:rPr>
          </w:rPrChange>
        </w:rPr>
      </w:pPr>
      <w:del w:id="564" w:author="Alan Hawse" w:date="2017-06-18T12:36:00Z">
        <w:r w:rsidRPr="00C327F5" w:rsidDel="00E87B5F">
          <w:rPr>
            <w:rFonts w:ascii="Courier New" w:eastAsia="Times New Roman" w:hAnsi="Courier New" w:cs="Courier New"/>
            <w:color w:val="548DD4"/>
            <w:kern w:val="28"/>
            <w:sz w:val="18"/>
            <w:szCs w:val="18"/>
            <w:rPrChange w:id="565" w:author="Greg Landry" w:date="2017-06-09T15:52:00Z">
              <w:rPr/>
            </w:rPrChange>
          </w:rPr>
          <w:delText>while(1)</w:delText>
        </w:r>
      </w:del>
    </w:p>
    <w:p w14:paraId="4D1115D8" w14:textId="755A03DC" w:rsidR="007758BE" w:rsidRPr="00C327F5" w:rsidDel="00E87B5F" w:rsidRDefault="007758BE">
      <w:pPr>
        <w:keepNext/>
        <w:ind w:left="720"/>
        <w:rPr>
          <w:del w:id="566" w:author="Alan Hawse" w:date="2017-06-18T12:36:00Z"/>
          <w:rFonts w:ascii="Courier New" w:eastAsia="Times New Roman" w:hAnsi="Courier New" w:cs="Courier New"/>
          <w:color w:val="548DD4"/>
          <w:kern w:val="28"/>
          <w:sz w:val="18"/>
          <w:szCs w:val="18"/>
          <w:rPrChange w:id="567" w:author="Greg Landry" w:date="2017-06-09T15:52:00Z">
            <w:rPr>
              <w:del w:id="568" w:author="Alan Hawse" w:date="2017-06-18T12:36:00Z"/>
            </w:rPr>
          </w:rPrChange>
        </w:rPr>
      </w:pPr>
      <w:del w:id="569" w:author="Alan Hawse" w:date="2017-06-18T12:36:00Z">
        <w:r w:rsidRPr="00C327F5" w:rsidDel="00E87B5F">
          <w:rPr>
            <w:rFonts w:ascii="Courier New" w:eastAsia="Times New Roman" w:hAnsi="Courier New" w:cs="Courier New"/>
            <w:color w:val="548DD4"/>
            <w:kern w:val="28"/>
            <w:sz w:val="18"/>
            <w:szCs w:val="18"/>
            <w:rPrChange w:id="570" w:author="Greg Landry" w:date="2017-06-09T15:52:00Z">
              <w:rPr/>
            </w:rPrChange>
          </w:rPr>
          <w:delText>{</w:delText>
        </w:r>
      </w:del>
    </w:p>
    <w:p w14:paraId="3FEFF30D" w14:textId="1F02B835" w:rsidR="007758BE" w:rsidRPr="00C327F5" w:rsidDel="00E87B5F" w:rsidRDefault="007758BE">
      <w:pPr>
        <w:keepNext/>
        <w:ind w:left="720" w:firstLine="720"/>
        <w:rPr>
          <w:del w:id="571" w:author="Alan Hawse" w:date="2017-06-18T12:36:00Z"/>
          <w:rFonts w:ascii="Courier New" w:eastAsia="Times New Roman" w:hAnsi="Courier New" w:cs="Courier New"/>
          <w:color w:val="548DD4"/>
          <w:kern w:val="28"/>
          <w:sz w:val="18"/>
          <w:szCs w:val="18"/>
          <w:rPrChange w:id="572" w:author="Greg Landry" w:date="2017-06-09T15:52:00Z">
            <w:rPr>
              <w:del w:id="573" w:author="Alan Hawse" w:date="2017-06-18T12:36:00Z"/>
            </w:rPr>
          </w:rPrChange>
        </w:rPr>
        <w:pPrChange w:id="574" w:author="Greg Landry" w:date="2017-06-12T08:27:00Z">
          <w:pPr>
            <w:keepNext/>
            <w:ind w:left="1440"/>
          </w:pPr>
        </w:pPrChange>
      </w:pPr>
      <w:del w:id="575" w:author="Alan Hawse" w:date="2017-06-18T12:36:00Z">
        <w:r w:rsidRPr="00C327F5" w:rsidDel="00E87B5F">
          <w:rPr>
            <w:rFonts w:ascii="Courier New" w:eastAsia="Times New Roman" w:hAnsi="Courier New" w:cs="Courier New"/>
            <w:color w:val="548DD4"/>
            <w:kern w:val="28"/>
            <w:sz w:val="18"/>
            <w:szCs w:val="18"/>
            <w:rPrChange w:id="576" w:author="Greg Landry" w:date="2017-06-09T15:52:00Z">
              <w:rPr/>
            </w:rPrChange>
          </w:rPr>
          <w:delText>wiced_packet_t *myPacket;</w:delText>
        </w:r>
      </w:del>
    </w:p>
    <w:p w14:paraId="095F4A14" w14:textId="21B4CDD1" w:rsidR="007758BE" w:rsidRPr="00C327F5" w:rsidDel="00E87B5F" w:rsidRDefault="007758BE" w:rsidP="00B20D53">
      <w:pPr>
        <w:keepNext/>
        <w:ind w:left="1440"/>
        <w:rPr>
          <w:del w:id="577" w:author="Alan Hawse" w:date="2017-06-18T12:36:00Z"/>
          <w:rFonts w:ascii="Courier New" w:eastAsia="Times New Roman" w:hAnsi="Courier New" w:cs="Courier New"/>
          <w:color w:val="548DD4"/>
          <w:kern w:val="28"/>
          <w:sz w:val="18"/>
          <w:szCs w:val="18"/>
          <w:rPrChange w:id="578" w:author="Greg Landry" w:date="2017-06-09T15:52:00Z">
            <w:rPr>
              <w:del w:id="579" w:author="Alan Hawse" w:date="2017-06-18T12:36:00Z"/>
            </w:rPr>
          </w:rPrChange>
        </w:rPr>
      </w:pPr>
      <w:del w:id="580" w:author="Alan Hawse" w:date="2017-06-18T12:36:00Z">
        <w:r w:rsidRPr="00C327F5" w:rsidDel="00E87B5F">
          <w:rPr>
            <w:rFonts w:ascii="Courier New" w:eastAsia="Times New Roman" w:hAnsi="Courier New" w:cs="Courier New"/>
            <w:color w:val="548DD4"/>
            <w:kern w:val="28"/>
            <w:sz w:val="18"/>
            <w:szCs w:val="18"/>
            <w:rPrChange w:id="581" w:author="Greg Landry" w:date="2017-06-09T15:52:00Z">
              <w:rPr/>
            </w:rPrChange>
          </w:rPr>
          <w:delText xml:space="preserve">uint8_t </w:delText>
        </w:r>
      </w:del>
      <w:ins w:id="582" w:author="Greg Landry" w:date="2017-06-09T15:53:00Z">
        <w:del w:id="583"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584" w:author="Alan Hawse" w:date="2017-06-18T12:36:00Z">
        <w:r w:rsidRPr="00C327F5" w:rsidDel="00E87B5F">
          <w:rPr>
            <w:rFonts w:ascii="Courier New" w:eastAsia="Times New Roman" w:hAnsi="Courier New" w:cs="Courier New"/>
            <w:color w:val="548DD4"/>
            <w:kern w:val="28"/>
            <w:sz w:val="18"/>
            <w:szCs w:val="18"/>
            <w:rPrChange w:id="585" w:author="Greg Landry" w:date="2017-06-09T15:52:00Z">
              <w:rPr/>
            </w:rPrChange>
          </w:rPr>
          <w:delText>*myData;</w:delText>
        </w:r>
      </w:del>
    </w:p>
    <w:p w14:paraId="5FFF29B1" w14:textId="6EF29AAB" w:rsidR="007758BE" w:rsidDel="00E87B5F" w:rsidRDefault="007758BE" w:rsidP="00B20D53">
      <w:pPr>
        <w:keepNext/>
        <w:ind w:left="1440"/>
        <w:rPr>
          <w:ins w:id="586" w:author="Greg Landry" w:date="2017-06-09T15:53:00Z"/>
          <w:del w:id="587" w:author="Alan Hawse" w:date="2017-06-18T12:36:00Z"/>
          <w:rFonts w:ascii="Courier New" w:eastAsia="Times New Roman" w:hAnsi="Courier New" w:cs="Courier New"/>
          <w:color w:val="548DD4"/>
          <w:kern w:val="28"/>
          <w:sz w:val="18"/>
          <w:szCs w:val="18"/>
        </w:rPr>
      </w:pPr>
      <w:del w:id="588" w:author="Alan Hawse" w:date="2017-06-18T12:36:00Z">
        <w:r w:rsidRPr="00C327F5" w:rsidDel="00E87B5F">
          <w:rPr>
            <w:rFonts w:ascii="Courier New" w:eastAsia="Times New Roman" w:hAnsi="Courier New" w:cs="Courier New"/>
            <w:color w:val="548DD4"/>
            <w:kern w:val="28"/>
            <w:sz w:val="18"/>
            <w:szCs w:val="18"/>
            <w:rPrChange w:id="589" w:author="Greg Landry" w:date="2017-06-09T15:52:00Z">
              <w:rPr/>
            </w:rPrChange>
          </w:rPr>
          <w:delText xml:space="preserve">uint16_t </w:delText>
        </w:r>
      </w:del>
      <w:ins w:id="590" w:author="Greg Landry" w:date="2017-06-09T15:53:00Z">
        <w:del w:id="591" w:author="Alan Hawse" w:date="2017-06-18T12:36:00Z">
          <w:r w:rsidR="00C327F5" w:rsidDel="00E87B5F">
            <w:rPr>
              <w:rFonts w:ascii="Courier New" w:eastAsia="Times New Roman" w:hAnsi="Courier New" w:cs="Courier New"/>
              <w:color w:val="548DD4"/>
              <w:kern w:val="28"/>
              <w:sz w:val="18"/>
              <w:szCs w:val="18"/>
            </w:rPr>
            <w:delText xml:space="preserve">      </w:delText>
          </w:r>
        </w:del>
      </w:ins>
      <w:del w:id="592" w:author="Alan Hawse" w:date="2017-06-18T12:36:00Z">
        <w:r w:rsidRPr="00C327F5" w:rsidDel="00E87B5F">
          <w:rPr>
            <w:rFonts w:ascii="Courier New" w:eastAsia="Times New Roman" w:hAnsi="Courier New" w:cs="Courier New"/>
            <w:color w:val="548DD4"/>
            <w:kern w:val="28"/>
            <w:sz w:val="18"/>
            <w:szCs w:val="18"/>
            <w:rPrChange w:id="593" w:author="Greg Landry" w:date="2017-06-09T15:52:00Z">
              <w:rPr/>
            </w:rPrChange>
          </w:rPr>
          <w:delText>frag_len,avail_len;</w:delText>
        </w:r>
      </w:del>
    </w:p>
    <w:p w14:paraId="06B4E839" w14:textId="6C24958B" w:rsidR="00C327F5" w:rsidRPr="00C327F5" w:rsidDel="00E87B5F" w:rsidRDefault="00C327F5">
      <w:pPr>
        <w:keepNext/>
        <w:ind w:left="1440"/>
        <w:rPr>
          <w:del w:id="594" w:author="Alan Hawse" w:date="2017-06-18T12:36:00Z"/>
          <w:rFonts w:ascii="Courier New" w:eastAsia="Times New Roman" w:hAnsi="Courier New" w:cs="Courier New"/>
          <w:color w:val="548DD4"/>
          <w:kern w:val="28"/>
          <w:sz w:val="18"/>
          <w:szCs w:val="18"/>
          <w:rPrChange w:id="595" w:author="Greg Landry" w:date="2017-06-09T15:52:00Z">
            <w:rPr>
              <w:del w:id="596" w:author="Alan Hawse" w:date="2017-06-18T12:36:00Z"/>
            </w:rPr>
          </w:rPrChange>
        </w:rPr>
      </w:pPr>
    </w:p>
    <w:p w14:paraId="04AB5820" w14:textId="4A292BC4" w:rsidR="00791B69" w:rsidRPr="00C327F5" w:rsidDel="00E87B5F" w:rsidRDefault="007758BE">
      <w:pPr>
        <w:keepNext/>
        <w:ind w:left="1440"/>
        <w:rPr>
          <w:del w:id="597" w:author="Alan Hawse" w:date="2017-06-18T12:36:00Z"/>
          <w:rFonts w:ascii="Courier New" w:eastAsia="Times New Roman" w:hAnsi="Courier New" w:cs="Courier New"/>
          <w:color w:val="548DD4"/>
          <w:kern w:val="28"/>
          <w:sz w:val="18"/>
          <w:szCs w:val="18"/>
          <w:rPrChange w:id="598" w:author="Greg Landry" w:date="2017-06-09T15:52:00Z">
            <w:rPr>
              <w:del w:id="599" w:author="Alan Hawse" w:date="2017-06-18T12:36:00Z"/>
            </w:rPr>
          </w:rPrChange>
        </w:rPr>
      </w:pPr>
      <w:del w:id="600" w:author="Alan Hawse" w:date="2017-06-18T12:36:00Z">
        <w:r w:rsidRPr="00C327F5" w:rsidDel="00E87B5F">
          <w:rPr>
            <w:rFonts w:ascii="Courier New" w:eastAsia="Times New Roman" w:hAnsi="Courier New" w:cs="Courier New"/>
            <w:color w:val="548DD4"/>
            <w:kern w:val="28"/>
            <w:sz w:val="18"/>
            <w:szCs w:val="18"/>
            <w:rPrChange w:id="601" w:author="Greg Landry" w:date="2017-06-09T15:52:00Z">
              <w:rPr/>
            </w:rPrChange>
          </w:rPr>
          <w:delText>result = wiced_tcp_accept(</w:delText>
        </w:r>
        <w:r w:rsidR="000A6F04" w:rsidRPr="00C327F5" w:rsidDel="00E87B5F">
          <w:rPr>
            <w:rFonts w:ascii="Courier New" w:eastAsia="Times New Roman" w:hAnsi="Courier New" w:cs="Courier New"/>
            <w:color w:val="548DD4"/>
            <w:kern w:val="28"/>
            <w:sz w:val="18"/>
            <w:szCs w:val="18"/>
            <w:rPrChange w:id="60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03"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0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05" w:author="Greg Landry" w:date="2017-06-09T15:52:00Z">
              <w:rPr/>
            </w:rPrChange>
          </w:rPr>
          <w:delText>);</w:delText>
        </w:r>
        <w:r w:rsidR="009D76E2" w:rsidRPr="00C327F5" w:rsidDel="00E87B5F">
          <w:rPr>
            <w:rFonts w:ascii="Courier New" w:eastAsia="Times New Roman" w:hAnsi="Courier New" w:cs="Courier New"/>
            <w:color w:val="548DD4"/>
            <w:kern w:val="28"/>
            <w:sz w:val="18"/>
            <w:szCs w:val="18"/>
            <w:rPrChange w:id="606" w:author="Greg Landry" w:date="2017-06-09T15:52:00Z">
              <w:rPr/>
            </w:rPrChange>
          </w:rPr>
          <w:delText xml:space="preserve">   // </w:delText>
        </w:r>
        <w:r w:rsidR="00F8768D" w:rsidRPr="00C327F5" w:rsidDel="00E87B5F">
          <w:rPr>
            <w:rFonts w:ascii="Courier New" w:eastAsia="Times New Roman" w:hAnsi="Courier New" w:cs="Courier New"/>
            <w:color w:val="548DD4"/>
            <w:kern w:val="28"/>
            <w:sz w:val="18"/>
            <w:szCs w:val="18"/>
            <w:rPrChange w:id="607" w:author="Greg Landry" w:date="2017-06-09T15:52:00Z">
              <w:rPr/>
            </w:rPrChange>
          </w:rPr>
          <w:delText xml:space="preserve">The </w:delText>
        </w:r>
        <w:r w:rsidR="009D76E2" w:rsidRPr="00C327F5" w:rsidDel="00E87B5F">
          <w:rPr>
            <w:rFonts w:ascii="Courier New" w:eastAsia="Times New Roman" w:hAnsi="Courier New" w:cs="Courier New"/>
            <w:color w:val="548DD4"/>
            <w:kern w:val="28"/>
            <w:sz w:val="18"/>
            <w:szCs w:val="18"/>
            <w:rPrChange w:id="608" w:author="Greg Landry" w:date="2017-06-09T15:52:00Z">
              <w:rPr/>
            </w:rPrChange>
          </w:rPr>
          <w:delText>thread will suspend</w:delText>
        </w:r>
      </w:del>
      <w:ins w:id="609" w:author="Greg Landry" w:date="2017-06-09T15:53:00Z">
        <w:del w:id="610" w:author="Alan Hawse" w:date="2017-06-18T12:36:00Z">
          <w:r w:rsidR="00C327F5" w:rsidDel="00E87B5F">
            <w:rPr>
              <w:rFonts w:ascii="Courier New" w:eastAsia="Times New Roman" w:hAnsi="Courier New" w:cs="Courier New"/>
              <w:color w:val="548DD4"/>
              <w:kern w:val="28"/>
              <w:sz w:val="18"/>
              <w:szCs w:val="18"/>
            </w:rPr>
            <w:delText>Suspend</w:delText>
          </w:r>
        </w:del>
      </w:ins>
      <w:del w:id="611" w:author="Alan Hawse" w:date="2017-06-18T12:36:00Z">
        <w:r w:rsidR="009D76E2" w:rsidRPr="00C327F5" w:rsidDel="00E87B5F">
          <w:rPr>
            <w:rFonts w:ascii="Courier New" w:eastAsia="Times New Roman" w:hAnsi="Courier New" w:cs="Courier New"/>
            <w:color w:val="548DD4"/>
            <w:kern w:val="28"/>
            <w:sz w:val="18"/>
            <w:szCs w:val="18"/>
            <w:rPrChange w:id="612" w:author="Greg Landry" w:date="2017-06-09T15:52:00Z">
              <w:rPr/>
            </w:rPrChange>
          </w:rPr>
          <w:delText xml:space="preserve"> until a packet is received</w:delText>
        </w:r>
      </w:del>
    </w:p>
    <w:p w14:paraId="6A9F43E9" w14:textId="2880DEA3" w:rsidR="00C327F5" w:rsidDel="00E87B5F" w:rsidRDefault="00C327F5">
      <w:pPr>
        <w:keepNext/>
        <w:ind w:left="1440"/>
        <w:rPr>
          <w:ins w:id="613" w:author="Greg Landry" w:date="2017-06-09T15:54:00Z"/>
          <w:del w:id="614" w:author="Alan Hawse" w:date="2017-06-18T12:36:00Z"/>
          <w:rFonts w:ascii="Courier New" w:eastAsia="Times New Roman" w:hAnsi="Courier New" w:cs="Courier New"/>
          <w:color w:val="548DD4"/>
          <w:kern w:val="28"/>
          <w:sz w:val="18"/>
          <w:szCs w:val="18"/>
        </w:rPr>
      </w:pPr>
    </w:p>
    <w:p w14:paraId="6AACF9F4" w14:textId="0D696034" w:rsidR="007758BE" w:rsidRPr="00C327F5" w:rsidDel="00E87B5F" w:rsidRDefault="007758BE">
      <w:pPr>
        <w:keepNext/>
        <w:ind w:left="1440"/>
        <w:rPr>
          <w:del w:id="615" w:author="Alan Hawse" w:date="2017-06-18T12:36:00Z"/>
          <w:rFonts w:ascii="Courier New" w:eastAsia="Times New Roman" w:hAnsi="Courier New" w:cs="Courier New"/>
          <w:color w:val="548DD4"/>
          <w:kern w:val="28"/>
          <w:sz w:val="18"/>
          <w:szCs w:val="18"/>
          <w:rPrChange w:id="616" w:author="Greg Landry" w:date="2017-06-09T15:52:00Z">
            <w:rPr>
              <w:del w:id="617" w:author="Alan Hawse" w:date="2017-06-18T12:36:00Z"/>
            </w:rPr>
          </w:rPrChange>
        </w:rPr>
      </w:pPr>
      <w:del w:id="618" w:author="Alan Hawse" w:date="2017-06-18T12:36:00Z">
        <w:r w:rsidRPr="00C327F5" w:rsidDel="00E87B5F">
          <w:rPr>
            <w:rFonts w:ascii="Courier New" w:eastAsia="Times New Roman" w:hAnsi="Courier New" w:cs="Courier New"/>
            <w:color w:val="548DD4"/>
            <w:kern w:val="28"/>
            <w:sz w:val="18"/>
            <w:szCs w:val="18"/>
            <w:rPrChange w:id="619" w:author="Greg Landry" w:date="2017-06-09T15:52:00Z">
              <w:rPr/>
            </w:rPrChange>
          </w:rPr>
          <w:delText xml:space="preserve">if (result != WICED_SUCCESS) </w:delText>
        </w:r>
        <w:r w:rsidR="000A6F04" w:rsidRPr="00C327F5" w:rsidDel="00E87B5F">
          <w:rPr>
            <w:rFonts w:ascii="Courier New" w:eastAsia="Times New Roman" w:hAnsi="Courier New" w:cs="Courier New"/>
            <w:color w:val="548DD4"/>
            <w:kern w:val="28"/>
            <w:sz w:val="18"/>
            <w:szCs w:val="18"/>
            <w:rPrChange w:id="620"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2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22" w:author="Greg Landry" w:date="2017-06-09T15:52:00Z">
              <w:rPr/>
            </w:rPrChange>
          </w:rPr>
          <w:delText xml:space="preserve">// </w:delText>
        </w:r>
        <w:r w:rsidR="005A091A" w:rsidRPr="00C327F5" w:rsidDel="00E87B5F">
          <w:rPr>
            <w:rFonts w:ascii="Courier New" w:eastAsia="Times New Roman" w:hAnsi="Courier New" w:cs="Courier New"/>
            <w:color w:val="548DD4"/>
            <w:kern w:val="28"/>
            <w:sz w:val="18"/>
            <w:szCs w:val="18"/>
            <w:rPrChange w:id="623" w:author="Greg Landry" w:date="2017-06-09T15:52:00Z">
              <w:rPr/>
            </w:rPrChange>
          </w:rPr>
          <w:delText xml:space="preserve"> P</w:delText>
        </w:r>
        <w:r w:rsidRPr="00C327F5" w:rsidDel="00E87B5F">
          <w:rPr>
            <w:rFonts w:ascii="Courier New" w:eastAsia="Times New Roman" w:hAnsi="Courier New" w:cs="Courier New"/>
            <w:color w:val="548DD4"/>
            <w:kern w:val="28"/>
            <w:sz w:val="18"/>
            <w:szCs w:val="18"/>
            <w:rPrChange w:id="624" w:author="Greg Landry" w:date="2017-06-09T15:52:00Z">
              <w:rPr/>
            </w:rPrChange>
          </w:rPr>
          <w:delText>robably a timeout occurred</w:delText>
        </w:r>
      </w:del>
    </w:p>
    <w:p w14:paraId="7E3015CB" w14:textId="641ECD5A" w:rsidR="007758BE" w:rsidRPr="00C327F5" w:rsidDel="00E87B5F" w:rsidRDefault="007758BE">
      <w:pPr>
        <w:keepNext/>
        <w:ind w:left="2340"/>
        <w:rPr>
          <w:del w:id="625" w:author="Alan Hawse" w:date="2017-06-18T12:36:00Z"/>
          <w:rFonts w:ascii="Courier New" w:eastAsia="Times New Roman" w:hAnsi="Courier New" w:cs="Courier New"/>
          <w:color w:val="548DD4"/>
          <w:kern w:val="28"/>
          <w:sz w:val="18"/>
          <w:szCs w:val="18"/>
          <w:rPrChange w:id="626" w:author="Greg Landry" w:date="2017-06-09T15:52:00Z">
            <w:rPr>
              <w:del w:id="627" w:author="Alan Hawse" w:date="2017-06-18T12:36:00Z"/>
            </w:rPr>
          </w:rPrChange>
        </w:rPr>
      </w:pPr>
      <w:del w:id="628" w:author="Alan Hawse" w:date="2017-06-18T12:36:00Z">
        <w:r w:rsidRPr="00C327F5" w:rsidDel="00E87B5F">
          <w:rPr>
            <w:rFonts w:ascii="Courier New" w:eastAsia="Times New Roman" w:hAnsi="Courier New" w:cs="Courier New"/>
            <w:color w:val="548DD4"/>
            <w:kern w:val="28"/>
            <w:sz w:val="18"/>
            <w:szCs w:val="18"/>
            <w:rPrChange w:id="629" w:author="Greg Landry" w:date="2017-06-09T15:52:00Z">
              <w:rPr/>
            </w:rPrChange>
          </w:rPr>
          <w:delText>continue;</w:delText>
        </w:r>
        <w:r w:rsidR="005A091A" w:rsidRPr="00C327F5" w:rsidDel="00E87B5F">
          <w:rPr>
            <w:rFonts w:ascii="Courier New" w:eastAsia="Times New Roman" w:hAnsi="Courier New" w:cs="Courier New"/>
            <w:color w:val="548DD4"/>
            <w:kern w:val="28"/>
            <w:sz w:val="18"/>
            <w:szCs w:val="18"/>
            <w:rPrChange w:id="630" w:author="Greg Landry" w:date="2017-06-09T15:52:00Z">
              <w:rPr/>
            </w:rPrChange>
          </w:rPr>
          <w:delText xml:space="preserve">                                  //  Skip the rest of this iteration through </w:delText>
        </w:r>
        <w:r w:rsidR="00B3752B" w:rsidRPr="00C327F5" w:rsidDel="00E87B5F">
          <w:rPr>
            <w:rFonts w:ascii="Courier New" w:eastAsia="Times New Roman" w:hAnsi="Courier New" w:cs="Courier New"/>
            <w:color w:val="548DD4"/>
            <w:kern w:val="28"/>
            <w:sz w:val="18"/>
            <w:szCs w:val="18"/>
            <w:rPrChange w:id="631" w:author="Greg Landry" w:date="2017-06-09T15:52:00Z">
              <w:rPr/>
            </w:rPrChange>
          </w:rPr>
          <w:delText>the</w:delText>
        </w:r>
        <w:r w:rsidR="005A091A" w:rsidRPr="00C327F5" w:rsidDel="00E87B5F">
          <w:rPr>
            <w:rFonts w:ascii="Courier New" w:eastAsia="Times New Roman" w:hAnsi="Courier New" w:cs="Courier New"/>
            <w:color w:val="548DD4"/>
            <w:kern w:val="28"/>
            <w:sz w:val="18"/>
            <w:szCs w:val="18"/>
            <w:rPrChange w:id="632" w:author="Greg Landry" w:date="2017-06-09T15:52:00Z">
              <w:rPr/>
            </w:rPrChange>
          </w:rPr>
          <w:delText xml:space="preserve"> loop</w:delText>
        </w:r>
      </w:del>
    </w:p>
    <w:p w14:paraId="6DCCC9A3" w14:textId="0CB8E51E" w:rsidR="00C327F5" w:rsidDel="00E87B5F" w:rsidRDefault="00C327F5">
      <w:pPr>
        <w:keepNext/>
        <w:ind w:left="1440"/>
        <w:rPr>
          <w:ins w:id="633" w:author="Greg Landry" w:date="2017-06-09T15:53:00Z"/>
          <w:del w:id="634" w:author="Alan Hawse" w:date="2017-06-18T12:36:00Z"/>
          <w:rFonts w:ascii="Courier New" w:eastAsia="Times New Roman" w:hAnsi="Courier New" w:cs="Courier New"/>
          <w:color w:val="548DD4"/>
          <w:kern w:val="28"/>
          <w:sz w:val="18"/>
          <w:szCs w:val="18"/>
        </w:rPr>
      </w:pPr>
    </w:p>
    <w:p w14:paraId="59828A67" w14:textId="438B96CC" w:rsidR="007758BE" w:rsidRPr="00C327F5" w:rsidDel="00E87B5F" w:rsidRDefault="007758BE">
      <w:pPr>
        <w:keepNext/>
        <w:ind w:left="1440"/>
        <w:rPr>
          <w:del w:id="635" w:author="Alan Hawse" w:date="2017-06-18T12:36:00Z"/>
          <w:rFonts w:ascii="Courier New" w:eastAsia="Times New Roman" w:hAnsi="Courier New" w:cs="Courier New"/>
          <w:color w:val="548DD4"/>
          <w:kern w:val="28"/>
          <w:sz w:val="18"/>
          <w:szCs w:val="18"/>
          <w:rPrChange w:id="636" w:author="Greg Landry" w:date="2017-06-09T15:52:00Z">
            <w:rPr>
              <w:del w:id="637" w:author="Alan Hawse" w:date="2017-06-18T12:36:00Z"/>
            </w:rPr>
          </w:rPrChange>
        </w:rPr>
      </w:pPr>
      <w:del w:id="638" w:author="Alan Hawse" w:date="2017-06-18T12:36:00Z">
        <w:r w:rsidRPr="00C327F5" w:rsidDel="00E87B5F">
          <w:rPr>
            <w:rFonts w:ascii="Courier New" w:eastAsia="Times New Roman" w:hAnsi="Courier New" w:cs="Courier New"/>
            <w:color w:val="548DD4"/>
            <w:kern w:val="28"/>
            <w:sz w:val="18"/>
            <w:szCs w:val="18"/>
            <w:rPrChange w:id="639" w:author="Greg Landry" w:date="2017-06-09T15:52:00Z">
              <w:rPr/>
            </w:rPrChange>
          </w:rPr>
          <w:delText>wiced_tcp_receive(</w:delText>
        </w:r>
        <w:r w:rsidR="000A6F04" w:rsidRPr="00C327F5" w:rsidDel="00E87B5F">
          <w:rPr>
            <w:rFonts w:ascii="Courier New" w:eastAsia="Times New Roman" w:hAnsi="Courier New" w:cs="Courier New"/>
            <w:color w:val="548DD4"/>
            <w:kern w:val="28"/>
            <w:sz w:val="18"/>
            <w:szCs w:val="18"/>
            <w:rPrChange w:id="64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1" w:author="Greg Landry" w:date="2017-06-09T15:52:00Z">
              <w:rPr/>
            </w:rPrChange>
          </w:rPr>
          <w:delText>&amp;socket,</w:delText>
        </w:r>
        <w:r w:rsidR="000A6F04" w:rsidRPr="00C327F5" w:rsidDel="00E87B5F">
          <w:rPr>
            <w:rFonts w:ascii="Courier New" w:eastAsia="Times New Roman" w:hAnsi="Courier New" w:cs="Courier New"/>
            <w:color w:val="548DD4"/>
            <w:kern w:val="28"/>
            <w:sz w:val="18"/>
            <w:szCs w:val="18"/>
            <w:rPrChange w:id="642"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3" w:author="Greg Landry" w:date="2017-06-09T15:52:00Z">
              <w:rPr/>
            </w:rPrChange>
          </w:rPr>
          <w:delText>&amp;myPacket,</w:delText>
        </w:r>
        <w:r w:rsidR="000A6F04" w:rsidRPr="00C327F5" w:rsidDel="00E87B5F">
          <w:rPr>
            <w:rFonts w:ascii="Courier New" w:eastAsia="Times New Roman" w:hAnsi="Courier New" w:cs="Courier New"/>
            <w:color w:val="548DD4"/>
            <w:kern w:val="28"/>
            <w:sz w:val="18"/>
            <w:szCs w:val="18"/>
            <w:rPrChange w:id="64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5" w:author="Greg Landry" w:date="2017-06-09T15:52:00Z">
              <w:rPr/>
            </w:rPrChange>
          </w:rPr>
          <w:delText>WICED_WAIT_FOREVER</w:delText>
        </w:r>
        <w:r w:rsidR="000A6F04" w:rsidRPr="00C327F5" w:rsidDel="00E87B5F">
          <w:rPr>
            <w:rFonts w:ascii="Courier New" w:eastAsia="Times New Roman" w:hAnsi="Courier New" w:cs="Courier New"/>
            <w:color w:val="548DD4"/>
            <w:kern w:val="28"/>
            <w:sz w:val="18"/>
            <w:szCs w:val="18"/>
            <w:rPrChange w:id="646"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47" w:author="Greg Landry" w:date="2017-06-09T15:52:00Z">
              <w:rPr/>
            </w:rPrChange>
          </w:rPr>
          <w:delText>);</w:delText>
        </w:r>
      </w:del>
    </w:p>
    <w:p w14:paraId="587BE914" w14:textId="71FF4691" w:rsidR="00791B69" w:rsidRPr="00C327F5" w:rsidDel="00E87B5F" w:rsidRDefault="007758BE">
      <w:pPr>
        <w:keepNext/>
        <w:ind w:left="1440"/>
        <w:rPr>
          <w:del w:id="648" w:author="Alan Hawse" w:date="2017-06-18T12:36:00Z"/>
          <w:rFonts w:ascii="Courier New" w:eastAsia="Times New Roman" w:hAnsi="Courier New" w:cs="Courier New"/>
          <w:color w:val="548DD4"/>
          <w:kern w:val="28"/>
          <w:sz w:val="18"/>
          <w:szCs w:val="18"/>
          <w:rPrChange w:id="649" w:author="Greg Landry" w:date="2017-06-09T15:52:00Z">
            <w:rPr>
              <w:del w:id="650" w:author="Alan Hawse" w:date="2017-06-18T12:36:00Z"/>
            </w:rPr>
          </w:rPrChange>
        </w:rPr>
      </w:pPr>
      <w:del w:id="651" w:author="Alan Hawse" w:date="2017-06-18T12:36:00Z">
        <w:r w:rsidRPr="00C327F5" w:rsidDel="00E87B5F">
          <w:rPr>
            <w:rFonts w:ascii="Courier New" w:eastAsia="Times New Roman" w:hAnsi="Courier New" w:cs="Courier New"/>
            <w:color w:val="548DD4"/>
            <w:kern w:val="28"/>
            <w:sz w:val="18"/>
            <w:szCs w:val="18"/>
            <w:rPrChange w:id="652" w:author="Greg Landry" w:date="2017-06-09T15:52:00Z">
              <w:rPr/>
            </w:rPrChange>
          </w:rPr>
          <w:delText>wiced_packet_get_data(</w:delText>
        </w:r>
        <w:r w:rsidR="000A6F04" w:rsidRPr="00C327F5" w:rsidDel="00E87B5F">
          <w:rPr>
            <w:rFonts w:ascii="Courier New" w:eastAsia="Times New Roman" w:hAnsi="Courier New" w:cs="Courier New"/>
            <w:color w:val="548DD4"/>
            <w:kern w:val="28"/>
            <w:sz w:val="18"/>
            <w:szCs w:val="18"/>
            <w:rPrChange w:id="65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4"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655"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6" w:author="Greg Landry" w:date="2017-06-09T15:52:00Z">
              <w:rPr/>
            </w:rPrChange>
          </w:rPr>
          <w:delText>0,</w:delText>
        </w:r>
        <w:r w:rsidR="000A6F04" w:rsidRPr="00C327F5" w:rsidDel="00E87B5F">
          <w:rPr>
            <w:rFonts w:ascii="Courier New" w:eastAsia="Times New Roman" w:hAnsi="Courier New" w:cs="Courier New"/>
            <w:color w:val="548DD4"/>
            <w:kern w:val="28"/>
            <w:sz w:val="18"/>
            <w:szCs w:val="18"/>
            <w:rPrChange w:id="657"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58" w:author="Greg Landry" w:date="2017-06-09T15:52:00Z">
              <w:rPr/>
            </w:rPrChange>
          </w:rPr>
          <w:delText>&amp;myData,</w:delText>
        </w:r>
        <w:r w:rsidR="000A6F04" w:rsidRPr="00C327F5" w:rsidDel="00E87B5F">
          <w:rPr>
            <w:rFonts w:ascii="Courier New" w:eastAsia="Times New Roman" w:hAnsi="Courier New" w:cs="Courier New"/>
            <w:color w:val="548DD4"/>
            <w:kern w:val="28"/>
            <w:sz w:val="18"/>
            <w:szCs w:val="18"/>
            <w:rPrChange w:id="659"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0" w:author="Greg Landry" w:date="2017-06-09T15:52:00Z">
              <w:rPr/>
            </w:rPrChange>
          </w:rPr>
          <w:delText>&amp;frag_len,</w:delText>
        </w:r>
        <w:r w:rsidR="000A6F04" w:rsidRPr="00C327F5" w:rsidDel="00E87B5F">
          <w:rPr>
            <w:rFonts w:ascii="Courier New" w:eastAsia="Times New Roman" w:hAnsi="Courier New" w:cs="Courier New"/>
            <w:color w:val="548DD4"/>
            <w:kern w:val="28"/>
            <w:sz w:val="18"/>
            <w:szCs w:val="18"/>
            <w:rPrChange w:id="661"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2" w:author="Greg Landry" w:date="2017-06-09T15:52:00Z">
              <w:rPr/>
            </w:rPrChange>
          </w:rPr>
          <w:delText>&amp;avail_len</w:delText>
        </w:r>
        <w:r w:rsidR="000A6F04" w:rsidRPr="00C327F5" w:rsidDel="00E87B5F">
          <w:rPr>
            <w:rFonts w:ascii="Courier New" w:eastAsia="Times New Roman" w:hAnsi="Courier New" w:cs="Courier New"/>
            <w:color w:val="548DD4"/>
            <w:kern w:val="28"/>
            <w:sz w:val="18"/>
            <w:szCs w:val="18"/>
            <w:rPrChange w:id="663"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64" w:author="Greg Landry" w:date="2017-06-09T15:52:00Z">
              <w:rPr/>
            </w:rPrChange>
          </w:rPr>
          <w:delText>);</w:delText>
        </w:r>
      </w:del>
    </w:p>
    <w:p w14:paraId="7822DF59" w14:textId="28CEC739" w:rsidR="007758BE" w:rsidRPr="00C327F5" w:rsidDel="00E87B5F" w:rsidRDefault="007758BE">
      <w:pPr>
        <w:keepNext/>
        <w:ind w:left="1440"/>
        <w:rPr>
          <w:del w:id="665" w:author="Alan Hawse" w:date="2017-06-18T12:36:00Z"/>
          <w:rFonts w:ascii="Courier New" w:eastAsia="Times New Roman" w:hAnsi="Courier New" w:cs="Courier New"/>
          <w:color w:val="548DD4"/>
          <w:kern w:val="28"/>
          <w:sz w:val="18"/>
          <w:szCs w:val="18"/>
          <w:rPrChange w:id="666" w:author="Greg Landry" w:date="2017-06-09T15:52:00Z">
            <w:rPr>
              <w:del w:id="667" w:author="Alan Hawse" w:date="2017-06-18T12:36:00Z"/>
            </w:rPr>
          </w:rPrChange>
        </w:rPr>
      </w:pPr>
      <w:del w:id="668" w:author="Alan Hawse" w:date="2017-06-18T12:36:00Z">
        <w:r w:rsidRPr="00C327F5" w:rsidDel="00E87B5F">
          <w:rPr>
            <w:rFonts w:ascii="Courier New" w:eastAsia="Times New Roman" w:hAnsi="Courier New" w:cs="Courier New"/>
            <w:color w:val="548DD4"/>
            <w:kern w:val="28"/>
            <w:sz w:val="18"/>
            <w:szCs w:val="18"/>
            <w:rPrChange w:id="669" w:author="Greg Landry" w:date="2017-06-09T15:52:00Z">
              <w:rPr/>
            </w:rPrChange>
          </w:rPr>
          <w:delText xml:space="preserve">myData[avail_len] =  0; </w:delText>
        </w:r>
        <w:r w:rsidR="000A6F04" w:rsidRPr="00C327F5" w:rsidDel="00E87B5F">
          <w:rPr>
            <w:rFonts w:ascii="Courier New" w:eastAsia="Times New Roman" w:hAnsi="Courier New" w:cs="Courier New"/>
            <w:color w:val="548DD4"/>
            <w:kern w:val="28"/>
            <w:sz w:val="18"/>
            <w:szCs w:val="18"/>
            <w:rPrChange w:id="670"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71" w:author="Greg Landry" w:date="2017-06-09T15:52:00Z">
              <w:rPr/>
            </w:rPrChange>
          </w:rPr>
          <w:delText xml:space="preserve">// </w:delText>
        </w:r>
        <w:r w:rsidR="000A6F04" w:rsidRPr="00C327F5" w:rsidDel="00E87B5F">
          <w:rPr>
            <w:rFonts w:ascii="Courier New" w:eastAsia="Times New Roman" w:hAnsi="Courier New" w:cs="Courier New"/>
            <w:color w:val="548DD4"/>
            <w:kern w:val="28"/>
            <w:sz w:val="18"/>
            <w:szCs w:val="18"/>
            <w:rPrChange w:id="672" w:author="Greg Landry" w:date="2017-06-09T15:52:00Z">
              <w:rPr/>
            </w:rPrChange>
          </w:rPr>
          <w:delText xml:space="preserve">add </w:delText>
        </w:r>
        <w:r w:rsidRPr="00C327F5" w:rsidDel="00E87B5F">
          <w:rPr>
            <w:rFonts w:ascii="Courier New" w:eastAsia="Times New Roman" w:hAnsi="Courier New" w:cs="Courier New"/>
            <w:color w:val="548DD4"/>
            <w:kern w:val="28"/>
            <w:sz w:val="18"/>
            <w:szCs w:val="18"/>
            <w:rPrChange w:id="673" w:author="Greg Landry" w:date="2017-06-09T15:52:00Z">
              <w:rPr/>
            </w:rPrChange>
          </w:rPr>
          <w:delText>null terminat</w:delText>
        </w:r>
        <w:r w:rsidR="000A6F04" w:rsidRPr="00C327F5" w:rsidDel="00E87B5F">
          <w:rPr>
            <w:rFonts w:ascii="Courier New" w:eastAsia="Times New Roman" w:hAnsi="Courier New" w:cs="Courier New"/>
            <w:color w:val="548DD4"/>
            <w:kern w:val="28"/>
            <w:sz w:val="18"/>
            <w:szCs w:val="18"/>
            <w:rPrChange w:id="674" w:author="Greg Landry" w:date="2017-06-09T15:52:00Z">
              <w:rPr/>
            </w:rPrChange>
          </w:rPr>
          <w:delText xml:space="preserve">ion </w:delText>
        </w:r>
        <w:r w:rsidRPr="00C327F5" w:rsidDel="00E87B5F">
          <w:rPr>
            <w:rFonts w:ascii="Courier New" w:eastAsia="Times New Roman" w:hAnsi="Courier New" w:cs="Courier New"/>
            <w:color w:val="548DD4"/>
            <w:kern w:val="28"/>
            <w:sz w:val="18"/>
            <w:szCs w:val="18"/>
            <w:rPrChange w:id="675" w:author="Greg Landry" w:date="2017-06-09T15:52:00Z">
              <w:rPr/>
            </w:rPrChange>
          </w:rPr>
          <w:delText xml:space="preserve">so </w:delText>
        </w:r>
        <w:r w:rsidR="000A6F04" w:rsidRPr="00C327F5" w:rsidDel="00E87B5F">
          <w:rPr>
            <w:rFonts w:ascii="Courier New" w:eastAsia="Times New Roman" w:hAnsi="Courier New" w:cs="Courier New"/>
            <w:color w:val="548DD4"/>
            <w:kern w:val="28"/>
            <w:sz w:val="18"/>
            <w:szCs w:val="18"/>
            <w:rPrChange w:id="676" w:author="Greg Landry" w:date="2017-06-09T15:52:00Z">
              <w:rPr/>
            </w:rPrChange>
          </w:rPr>
          <w:delText>we can print it</w:delText>
        </w:r>
        <w:r w:rsidRPr="00C327F5" w:rsidDel="00E87B5F">
          <w:rPr>
            <w:rFonts w:ascii="Courier New" w:eastAsia="Times New Roman" w:hAnsi="Courier New" w:cs="Courier New"/>
            <w:color w:val="548DD4"/>
            <w:kern w:val="28"/>
            <w:sz w:val="18"/>
            <w:szCs w:val="18"/>
            <w:rPrChange w:id="677" w:author="Greg Landry" w:date="2017-06-09T15:52:00Z">
              <w:rPr/>
            </w:rPrChange>
          </w:rPr>
          <w:delText xml:space="preserve"> </w:delText>
        </w:r>
      </w:del>
    </w:p>
    <w:p w14:paraId="38AD07DD" w14:textId="1FBDAE46" w:rsidR="00C327F5" w:rsidDel="00E87B5F" w:rsidRDefault="00C327F5">
      <w:pPr>
        <w:keepNext/>
        <w:ind w:left="1440"/>
        <w:rPr>
          <w:ins w:id="678" w:author="Greg Landry" w:date="2017-06-09T15:53:00Z"/>
          <w:del w:id="679" w:author="Alan Hawse" w:date="2017-06-18T12:36:00Z"/>
          <w:rFonts w:ascii="Courier New" w:eastAsia="Times New Roman" w:hAnsi="Courier New" w:cs="Courier New"/>
          <w:color w:val="548DD4"/>
          <w:kern w:val="28"/>
          <w:sz w:val="18"/>
          <w:szCs w:val="18"/>
        </w:rPr>
      </w:pPr>
    </w:p>
    <w:p w14:paraId="510D316C" w14:textId="42A3A6B9" w:rsidR="007758BE" w:rsidRPr="00C327F5" w:rsidDel="00E87B5F" w:rsidRDefault="007758BE">
      <w:pPr>
        <w:keepNext/>
        <w:ind w:left="1440"/>
        <w:rPr>
          <w:del w:id="680" w:author="Alan Hawse" w:date="2017-06-18T12:36:00Z"/>
          <w:rFonts w:ascii="Courier New" w:eastAsia="Times New Roman" w:hAnsi="Courier New" w:cs="Courier New"/>
          <w:color w:val="548DD4"/>
          <w:kern w:val="28"/>
          <w:sz w:val="18"/>
          <w:szCs w:val="18"/>
          <w:rPrChange w:id="681" w:author="Greg Landry" w:date="2017-06-09T15:52:00Z">
            <w:rPr>
              <w:del w:id="682" w:author="Alan Hawse" w:date="2017-06-18T12:36:00Z"/>
            </w:rPr>
          </w:rPrChange>
        </w:rPr>
      </w:pPr>
      <w:del w:id="683" w:author="Alan Hawse" w:date="2017-06-18T12:36:00Z">
        <w:r w:rsidRPr="00C327F5" w:rsidDel="00E87B5F">
          <w:rPr>
            <w:rFonts w:ascii="Courier New" w:eastAsia="Times New Roman" w:hAnsi="Courier New" w:cs="Courier New"/>
            <w:color w:val="548DD4"/>
            <w:kern w:val="28"/>
            <w:sz w:val="18"/>
            <w:szCs w:val="18"/>
            <w:rPrChange w:id="684" w:author="Greg Landry" w:date="2017-06-09T15:52:00Z">
              <w:rPr/>
            </w:rPrChange>
          </w:rPr>
          <w:delText>WPRINT_APP_INFO((“Packet=%s\n”,</w:delText>
        </w:r>
        <w:r w:rsidR="000A6F04" w:rsidRPr="00C327F5" w:rsidDel="00E87B5F">
          <w:rPr>
            <w:rFonts w:ascii="Courier New" w:eastAsia="Times New Roman" w:hAnsi="Courier New" w:cs="Courier New"/>
            <w:color w:val="548DD4"/>
            <w:kern w:val="28"/>
            <w:sz w:val="18"/>
            <w:szCs w:val="18"/>
            <w:rPrChange w:id="685"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86" w:author="Greg Landry" w:date="2017-06-09T15:52:00Z">
              <w:rPr/>
            </w:rPrChange>
          </w:rPr>
          <w:delText>myData));</w:delText>
        </w:r>
      </w:del>
    </w:p>
    <w:p w14:paraId="029EEDC6" w14:textId="1B3FD835" w:rsidR="00C327F5" w:rsidDel="00E87B5F" w:rsidRDefault="00C327F5">
      <w:pPr>
        <w:keepNext/>
        <w:ind w:left="1440"/>
        <w:rPr>
          <w:ins w:id="687" w:author="Greg Landry" w:date="2017-06-09T15:53:00Z"/>
          <w:del w:id="688" w:author="Alan Hawse" w:date="2017-06-18T12:36:00Z"/>
          <w:rFonts w:ascii="Courier New" w:eastAsia="Times New Roman" w:hAnsi="Courier New" w:cs="Courier New"/>
          <w:color w:val="548DD4"/>
          <w:kern w:val="28"/>
          <w:sz w:val="18"/>
          <w:szCs w:val="18"/>
        </w:rPr>
      </w:pPr>
    </w:p>
    <w:p w14:paraId="3A20A1BB" w14:textId="7EE18064" w:rsidR="007758BE" w:rsidRPr="00C327F5" w:rsidDel="00E87B5F" w:rsidRDefault="007758BE">
      <w:pPr>
        <w:keepNext/>
        <w:ind w:left="1440"/>
        <w:rPr>
          <w:del w:id="689" w:author="Alan Hawse" w:date="2017-06-18T12:36:00Z"/>
          <w:rFonts w:ascii="Courier New" w:eastAsia="Times New Roman" w:hAnsi="Courier New" w:cs="Courier New"/>
          <w:color w:val="548DD4"/>
          <w:kern w:val="28"/>
          <w:sz w:val="18"/>
          <w:szCs w:val="18"/>
          <w:rPrChange w:id="690" w:author="Greg Landry" w:date="2017-06-09T15:52:00Z">
            <w:rPr>
              <w:del w:id="691" w:author="Alan Hawse" w:date="2017-06-18T12:36:00Z"/>
            </w:rPr>
          </w:rPrChange>
        </w:rPr>
      </w:pPr>
      <w:del w:id="692" w:author="Alan Hawse" w:date="2017-06-18T12:36:00Z">
        <w:r w:rsidRPr="00C327F5" w:rsidDel="00E87B5F">
          <w:rPr>
            <w:rFonts w:ascii="Courier New" w:eastAsia="Times New Roman" w:hAnsi="Courier New" w:cs="Courier New"/>
            <w:color w:val="548DD4"/>
            <w:kern w:val="28"/>
            <w:sz w:val="18"/>
            <w:szCs w:val="18"/>
            <w:rPrChange w:id="693" w:author="Greg Landry" w:date="2017-06-09T15:52:00Z">
              <w:rPr/>
            </w:rPrChange>
          </w:rPr>
          <w:delText>wiced_packet_delete(</w:delText>
        </w:r>
        <w:r w:rsidR="000A6F04" w:rsidRPr="00C327F5" w:rsidDel="00E87B5F">
          <w:rPr>
            <w:rFonts w:ascii="Courier New" w:eastAsia="Times New Roman" w:hAnsi="Courier New" w:cs="Courier New"/>
            <w:color w:val="548DD4"/>
            <w:kern w:val="28"/>
            <w:sz w:val="18"/>
            <w:szCs w:val="18"/>
            <w:rPrChange w:id="694"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95" w:author="Greg Landry" w:date="2017-06-09T15:52:00Z">
              <w:rPr/>
            </w:rPrChange>
          </w:rPr>
          <w:delText>myPacket</w:delText>
        </w:r>
        <w:r w:rsidR="000A6F04" w:rsidRPr="00C327F5" w:rsidDel="00E87B5F">
          <w:rPr>
            <w:rFonts w:ascii="Courier New" w:eastAsia="Times New Roman" w:hAnsi="Courier New" w:cs="Courier New"/>
            <w:color w:val="548DD4"/>
            <w:kern w:val="28"/>
            <w:sz w:val="18"/>
            <w:szCs w:val="18"/>
            <w:rPrChange w:id="696" w:author="Greg Landry" w:date="2017-06-09T15:52:00Z">
              <w:rPr/>
            </w:rPrChange>
          </w:rPr>
          <w:delText xml:space="preserve"> </w:delText>
        </w:r>
        <w:r w:rsidRPr="00C327F5" w:rsidDel="00E87B5F">
          <w:rPr>
            <w:rFonts w:ascii="Courier New" w:eastAsia="Times New Roman" w:hAnsi="Courier New" w:cs="Courier New"/>
            <w:color w:val="548DD4"/>
            <w:kern w:val="28"/>
            <w:sz w:val="18"/>
            <w:szCs w:val="18"/>
            <w:rPrChange w:id="697" w:author="Greg Landry" w:date="2017-06-09T15:52:00Z">
              <w:rPr/>
            </w:rPrChange>
          </w:rPr>
          <w:delText>);</w:delText>
        </w:r>
      </w:del>
    </w:p>
    <w:p w14:paraId="3F0768DB" w14:textId="35D9C3CF" w:rsidR="000C17C9" w:rsidRPr="00C327F5" w:rsidDel="00E87B5F" w:rsidRDefault="000C17C9">
      <w:pPr>
        <w:keepNext/>
        <w:ind w:left="1440"/>
        <w:rPr>
          <w:del w:id="698" w:author="Alan Hawse" w:date="2017-06-18T12:36:00Z"/>
          <w:rFonts w:ascii="Courier New" w:eastAsia="Times New Roman" w:hAnsi="Courier New" w:cs="Courier New"/>
          <w:color w:val="548DD4"/>
          <w:kern w:val="28"/>
          <w:sz w:val="18"/>
          <w:szCs w:val="18"/>
          <w:rPrChange w:id="699" w:author="Greg Landry" w:date="2017-06-09T15:52:00Z">
            <w:rPr>
              <w:del w:id="700" w:author="Alan Hawse" w:date="2017-06-18T12:36:00Z"/>
            </w:rPr>
          </w:rPrChange>
        </w:rPr>
      </w:pPr>
      <w:del w:id="701" w:author="Alan Hawse" w:date="2017-06-18T12:36:00Z">
        <w:r w:rsidRPr="00C327F5" w:rsidDel="00E87B5F">
          <w:rPr>
            <w:rFonts w:ascii="Courier New" w:eastAsia="Times New Roman" w:hAnsi="Courier New" w:cs="Courier New"/>
            <w:color w:val="548DD4"/>
            <w:kern w:val="28"/>
            <w:sz w:val="18"/>
            <w:szCs w:val="18"/>
            <w:rPrChange w:id="702" w:author="Greg Landry" w:date="2017-06-09T15:52:00Z">
              <w:rPr/>
            </w:rPrChange>
          </w:rPr>
          <w:delText>wiced_tcp_disconnect(&amp;socket);</w:delText>
        </w:r>
      </w:del>
    </w:p>
    <w:p w14:paraId="4AA66930" w14:textId="07400CDA" w:rsidR="007758BE" w:rsidRPr="00C327F5" w:rsidDel="00E87B5F" w:rsidRDefault="007758BE" w:rsidP="00A91B39">
      <w:pPr>
        <w:ind w:left="720"/>
        <w:rPr>
          <w:del w:id="703" w:author="Alan Hawse" w:date="2017-06-18T12:36:00Z"/>
          <w:rFonts w:ascii="Courier New" w:eastAsia="Times New Roman" w:hAnsi="Courier New" w:cs="Courier New"/>
          <w:color w:val="548DD4"/>
          <w:kern w:val="28"/>
          <w:sz w:val="18"/>
          <w:szCs w:val="18"/>
          <w:rPrChange w:id="704" w:author="Greg Landry" w:date="2017-06-09T15:52:00Z">
            <w:rPr>
              <w:del w:id="705" w:author="Alan Hawse" w:date="2017-06-18T12:36:00Z"/>
            </w:rPr>
          </w:rPrChange>
        </w:rPr>
      </w:pPr>
      <w:del w:id="706" w:author="Alan Hawse" w:date="2017-06-18T12:36:00Z">
        <w:r w:rsidRPr="00C327F5" w:rsidDel="00E87B5F">
          <w:rPr>
            <w:rFonts w:ascii="Courier New" w:eastAsia="Times New Roman" w:hAnsi="Courier New" w:cs="Courier New"/>
            <w:color w:val="548DD4"/>
            <w:kern w:val="28"/>
            <w:sz w:val="18"/>
            <w:szCs w:val="18"/>
            <w:rPrChange w:id="707" w:author="Greg Landry" w:date="2017-06-09T15:52:00Z">
              <w:rPr/>
            </w:rPrChange>
          </w:rPr>
          <w:delText>}</w:delText>
        </w:r>
      </w:del>
    </w:p>
    <w:p w14:paraId="3C70AB79" w14:textId="082658C4" w:rsidR="007758BE" w:rsidDel="00E87B5F" w:rsidRDefault="007758BE" w:rsidP="007758BE">
      <w:pPr>
        <w:rPr>
          <w:del w:id="708" w:author="Alan Hawse" w:date="2017-06-18T12:36:00Z"/>
        </w:rPr>
      </w:pPr>
      <w:del w:id="709" w:author="Alan Hawse" w:date="2017-06-18T12:36:00Z">
        <w:r w:rsidDel="00E87B5F">
          <w:delText>The code fragment assumes that it is a short string that you are receiving and it fits in one packet.  And obviously, there is no error checking.</w:delText>
        </w:r>
      </w:del>
    </w:p>
    <w:p w14:paraId="75D9AA51" w14:textId="6D15E143" w:rsidR="000C17C9" w:rsidDel="00E87B5F" w:rsidRDefault="000C17C9" w:rsidP="007758BE">
      <w:pPr>
        <w:rPr>
          <w:del w:id="710" w:author="Alan Hawse" w:date="2017-06-18T12:36:00Z"/>
        </w:rPr>
      </w:pPr>
      <w:del w:id="711" w:author="Alan Hawse" w:date="2017-06-18T12:36:00Z">
        <w:r w:rsidDel="00E87B5F">
          <w:delText>Note that the server disconnects the socket once it has received a packet</w:delText>
        </w:r>
        <w:r w:rsidR="009F1A17" w:rsidDel="00E87B5F">
          <w:delText xml:space="preserve"> (it does not DELETE the socket, it just disconnects from it)</w:delText>
        </w:r>
        <w:r w:rsidDel="00E87B5F">
          <w:delText xml:space="preserve">. This is commonly done in TCP servers so that </w:delText>
        </w:r>
        <w:r w:rsidR="009F1A17" w:rsidDel="00E87B5F">
          <w:delText xml:space="preserve">socket </w:delText>
        </w:r>
        <w:r w:rsidDel="00E87B5F">
          <w:delText xml:space="preserve">connections are not maintained </w:delText>
        </w:r>
        <w:r w:rsidR="009F1A17" w:rsidDel="00E87B5F">
          <w:delText>when not</w:delText>
        </w:r>
        <w:r w:rsidDel="00E87B5F">
          <w:delText xml:space="preserve"> necessary.</w:delText>
        </w:r>
        <w:r w:rsidR="009F1A17" w:rsidDel="00E87B5F">
          <w:delText xml:space="preserve"> Once the client opens another </w:delText>
        </w:r>
        <w:r w:rsidR="00B3752B" w:rsidDel="00E87B5F">
          <w:delText>connection</w:delText>
        </w:r>
        <w:r w:rsidR="009F1A17" w:rsidDel="00E87B5F">
          <w:delText xml:space="preserve">, the </w:delText>
        </w:r>
        <w:r w:rsidR="009F1A17" w:rsidRPr="00A973A3" w:rsidDel="00E87B5F">
          <w:rPr>
            <w:i/>
          </w:rPr>
          <w:delText>wiced_tcp_accept</w:delText>
        </w:r>
        <w:r w:rsidR="00A973A3" w:rsidRPr="00A973A3" w:rsidDel="00E87B5F">
          <w:rPr>
            <w:i/>
          </w:rPr>
          <w:delText>()</w:delText>
        </w:r>
        <w:r w:rsidR="009F1A17" w:rsidDel="00E87B5F">
          <w:delText xml:space="preserve"> call allows the server to receive the next packet.</w:delText>
        </w:r>
      </w:del>
    </w:p>
    <w:p w14:paraId="193FB8C3" w14:textId="078F508B" w:rsidR="0067507E" w:rsidDel="00E87B5F" w:rsidRDefault="0067507E">
      <w:pPr>
        <w:rPr>
          <w:del w:id="712" w:author="Alan Hawse" w:date="2017-06-18T12:36:00Z"/>
          <w:rFonts w:ascii="Cambria" w:eastAsia="Times New Roman" w:hAnsi="Cambria"/>
          <w:b/>
          <w:bCs/>
          <w:color w:val="4F81BD"/>
        </w:rPr>
      </w:pPr>
      <w:del w:id="713" w:author="Alan Hawse" w:date="2017-06-18T12:36:00Z">
        <w:r w:rsidDel="00E87B5F">
          <w:br w:type="page"/>
        </w:r>
      </w:del>
    </w:p>
    <w:p w14:paraId="31E024B8" w14:textId="0C399CC4" w:rsidR="00154677" w:rsidRDefault="007758BE" w:rsidP="00154677">
      <w:pPr>
        <w:pStyle w:val="Heading3"/>
      </w:pPr>
      <w:r>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1BB234E3" w:rsidR="003A03BF" w:rsidRDefault="002A524E" w:rsidP="00913728">
      <w:pPr>
        <w:pStyle w:val="Heading3"/>
      </w:pPr>
      <w:ins w:id="714" w:author="Greg Landry [2]" w:date="2017-07-13T17:05:00Z">
        <w:r>
          <w:lastRenderedPageBreak/>
          <w:t xml:space="preserve">Security: </w:t>
        </w:r>
      </w:ins>
      <w:del w:id="715" w:author="Greg Landry" w:date="2017-06-09T15:45:00Z">
        <w:r w:rsidR="00675405" w:rsidDel="005160F8">
          <w:delText xml:space="preserve">(Advanced) </w:delText>
        </w:r>
      </w:del>
      <w:r w:rsidR="003A03BF">
        <w:t>Symmetric and Asymmetric Encryption: A Foundation</w:t>
      </w:r>
    </w:p>
    <w:p w14:paraId="07CE5050" w14:textId="2A88D6E6"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del w:id="716" w:author="Greg Landry" w:date="2017-06-12T08:28:00Z">
        <w:r w:rsidR="003A03BF" w:rsidDel="003738DB">
          <w:delText xml:space="preserve">be </w:delText>
        </w:r>
      </w:del>
      <w:r w:rsidR="003A03BF">
        <w:t>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w:t>
      </w:r>
      <w:del w:id="717" w:author="Greg Landry" w:date="2017-06-12T08:28:00Z">
        <w:r w:rsidR="003A03BF" w:rsidDel="00513FD4">
          <w:delText xml:space="preserve"> </w:delText>
        </w:r>
      </w:del>
      <w:r w:rsidR="003A03BF">
        <w:t xml:space="preserve"> It is also beyond what there is room to type in this </w:t>
      </w:r>
      <w:r w:rsidR="00F115A1">
        <w:t>manual</w:t>
      </w:r>
      <w:r w:rsidR="003A03BF">
        <w:t>.  It is also far beyond what I have the ability to explain.  But, don’t despair.  The practical aspects of getting this going are actually pretty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data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3F8B79E9" w:rsidR="003A03BF" w:rsidRDefault="000F7ECD"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ins w:id="718" w:author="Greg Landry" w:date="2017-06-12T08:29:00Z">
        <w:r w:rsidR="002765CD">
          <w:t xml:space="preserve"> -</w:t>
        </w:r>
      </w:ins>
      <w:del w:id="719" w:author="Greg Landry" w:date="2017-06-12T08:29:00Z">
        <w:r w:rsidR="00C346C2" w:rsidDel="002765CD">
          <w:delText>,</w:delText>
        </w:r>
      </w:del>
      <w:r w:rsidR="00BC13B0">
        <w:t xml:space="preserve"> remember,</w:t>
      </w:r>
      <w:r w:rsidR="00F115A1">
        <w:t xml:space="preserve"> the encrypt key is exactly the same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5A8D6453" w:rsidR="003A03BF" w:rsidRDefault="000F7ECD"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w:t>
      </w:r>
      <w:del w:id="720" w:author="Greg Landry" w:date="2017-06-12T08:29:00Z">
        <w:r w:rsidR="003A03BF" w:rsidDel="00E35355">
          <w:delText xml:space="preserve">they </w:delText>
        </w:r>
      </w:del>
      <w:ins w:id="721" w:author="Greg Landry" w:date="2017-06-12T08:29:00Z">
        <w:r w:rsidR="00E35355">
          <w:t xml:space="preserve">someone else </w:t>
        </w:r>
      </w:ins>
      <w:r w:rsidR="003A03BF">
        <w:t>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1D12C78A" w:rsidR="003A03BF" w:rsidRDefault="003A03BF" w:rsidP="003A03BF">
      <w:r>
        <w:t>What now?  The most commo</w:t>
      </w:r>
      <w:r w:rsidR="00E11013">
        <w:t>n technique to communicate is</w:t>
      </w:r>
      <w:r w:rsidR="00BC13B0">
        <w:t xml:space="preserve"> </w:t>
      </w:r>
      <w:r w:rsidR="00515081">
        <w:t xml:space="preserve">to </w:t>
      </w:r>
      <w:r w:rsidR="00BC13B0">
        <w:t xml:space="preserve">use public key encryption to pass a private symmetric key which </w:t>
      </w:r>
      <w:del w:id="722" w:author="Greg Landry" w:date="2017-06-12T08:30:00Z">
        <w:r w:rsidR="00BC13B0" w:rsidDel="00E35355">
          <w:delText xml:space="preserve">will </w:delText>
        </w:r>
      </w:del>
      <w:ins w:id="723" w:author="Greg Landry" w:date="2017-06-12T08:30:00Z">
        <w:r w:rsidR="00E35355">
          <w:t xml:space="preserve">is </w:t>
        </w:r>
      </w:ins>
      <w:r w:rsidR="00BC13B0">
        <w:t xml:space="preserve">then </w:t>
      </w:r>
      <w:del w:id="724" w:author="Greg Landry" w:date="2017-06-12T08:30:00Z">
        <w:r w:rsidR="00BC13B0" w:rsidDel="00E35355">
          <w:delText xml:space="preserve">be </w:delText>
        </w:r>
      </w:del>
      <w:r w:rsidR="00BC13B0">
        <w:t>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1434CE76" w:rsidR="003A03BF" w:rsidRDefault="003A03BF" w:rsidP="00EA3121">
      <w:pPr>
        <w:pStyle w:val="ListParagraph"/>
        <w:numPr>
          <w:ilvl w:val="0"/>
          <w:numId w:val="1"/>
        </w:numPr>
      </w:pPr>
      <w:r>
        <w:t xml:space="preserve">The server </w:t>
      </w:r>
      <w:del w:id="725" w:author="Greg Landry" w:date="2017-06-12T08:30:00Z">
        <w:r w:rsidDel="001C624C">
          <w:delText xml:space="preserve">then </w:delText>
        </w:r>
      </w:del>
      <w:r>
        <w:t>creates a random symmetric key</w:t>
      </w:r>
    </w:p>
    <w:p w14:paraId="0490D724" w14:textId="39924438" w:rsidR="003A03BF" w:rsidRDefault="003A03BF" w:rsidP="00EA3121">
      <w:pPr>
        <w:pStyle w:val="ListParagraph"/>
        <w:numPr>
          <w:ilvl w:val="0"/>
          <w:numId w:val="1"/>
        </w:numPr>
      </w:pPr>
      <w:r>
        <w:t xml:space="preserve">The server </w:t>
      </w:r>
      <w:del w:id="726" w:author="Greg Landry" w:date="2017-06-12T08:30:00Z">
        <w:r w:rsidDel="001C624C">
          <w:delText xml:space="preserve">then </w:delText>
        </w:r>
      </w:del>
      <w:r>
        <w:t>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The MIM opens up a channel to the server using the symmetric key</w:t>
      </w:r>
    </w:p>
    <w:p w14:paraId="5840E185" w14:textId="2D5B96A6" w:rsidR="00F115A1" w:rsidRDefault="003A03BF" w:rsidP="003A03BF">
      <w:r>
        <w:t xml:space="preserve">Once the MIM is in the middle it can read </w:t>
      </w:r>
      <w:del w:id="727" w:author="Alan Hawse" w:date="2017-06-11T08:36:00Z">
        <w:r w:rsidDel="004331E3">
          <w:delText>all of</w:delText>
        </w:r>
      </w:del>
      <w:ins w:id="728" w:author="Alan Hawse" w:date="2017-06-11T08:36:00Z">
        <w:r w:rsidR="004331E3">
          <w:t>all</w:t>
        </w:r>
      </w:ins>
      <w:r>
        <w:t xml:space="preserve"> the traffic.  You are only vulnerable to this attack if the MIM gets in the middle on the first transaction.  After that</w:t>
      </w:r>
      <w:r w:rsidR="00A224D8">
        <w:t>,</w:t>
      </w:r>
      <w:r>
        <w:t xml:space="preserve"> things are secure.</w:t>
      </w:r>
    </w:p>
    <w:p w14:paraId="1E21B889" w14:textId="638715C5" w:rsidR="003235D8" w:rsidDel="00BD4779" w:rsidRDefault="00F115A1" w:rsidP="00F115A1">
      <w:pPr>
        <w:rPr>
          <w:del w:id="729" w:author="Alan Hawse" w:date="2017-06-11T08:31:00Z"/>
        </w:rPr>
      </w:pPr>
      <w:r>
        <w:t>However</w:t>
      </w:r>
      <w:r w:rsidR="003A03BF">
        <w:t xml:space="preserve">, the MIM can easily happen if someone gets control of an intermediate </w:t>
      </w:r>
      <w:r w:rsidR="00A224D8">
        <w:t>connection point in the network</w:t>
      </w:r>
      <w:r w:rsidR="003A03BF">
        <w:t xml:space="preserve"> </w:t>
      </w:r>
      <w:del w:id="730" w:author="Alan Hawse" w:date="2017-06-11T08:30:00Z">
        <w:r w:rsidR="00515081" w:rsidDel="00BD4779">
          <w:delText xml:space="preserve">- </w:delText>
        </w:r>
      </w:del>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 xml:space="preserve">re </w:t>
      </w:r>
      <w:del w:id="731" w:author="Alan Hawse" w:date="2017-06-11T08:30:00Z">
        <w:r w:rsidR="003235D8" w:rsidDel="00BD4779">
          <w:delText>are</w:delText>
        </w:r>
        <w:r w:rsidR="003A03BF" w:rsidDel="00BD4779">
          <w:delText xml:space="preserve"> </w:delText>
        </w:r>
      </w:del>
      <w:ins w:id="732" w:author="Alan Hawse" w:date="2017-06-11T08:30:00Z">
        <w:r w:rsidR="00BD4779">
          <w:t xml:space="preserve">is </w:t>
        </w:r>
      </w:ins>
      <w:r w:rsidR="003A03BF">
        <w:t xml:space="preserve">only </w:t>
      </w:r>
      <w:del w:id="733" w:author="Alan Hawse" w:date="2017-06-11T08:30:00Z">
        <w:r w:rsidR="003235D8" w:rsidDel="00BD4779">
          <w:delText xml:space="preserve">two </w:delText>
        </w:r>
        <w:r w:rsidR="003A03BF" w:rsidDel="00BD4779">
          <w:delText>way</w:delText>
        </w:r>
      </w:del>
      <w:del w:id="734" w:author="Alan Hawse" w:date="2017-06-11T08:31:00Z">
        <w:r w:rsidR="003235D8" w:rsidDel="00BD4779">
          <w:delText>s</w:delText>
        </w:r>
      </w:del>
      <w:ins w:id="735" w:author="Alan Hawse" w:date="2017-06-11T08:31:00Z">
        <w:r w:rsidR="00BD4779">
          <w:t>one good way</w:t>
        </w:r>
      </w:ins>
      <w:r w:rsidR="003A03BF">
        <w:t xml:space="preserve"> to protect against MIM attacks</w:t>
      </w:r>
      <w:ins w:id="736" w:author="Alan Hawse" w:date="2017-06-11T08:31:00Z">
        <w:r w:rsidR="00BD4779">
          <w:t xml:space="preserve">, specifically </w:t>
        </w:r>
      </w:ins>
      <w:ins w:id="737" w:author="Greg Landry" w:date="2017-06-14T13:31:00Z">
        <w:r w:rsidR="00280E0E">
          <w:t xml:space="preserve">by </w:t>
        </w:r>
      </w:ins>
      <w:del w:id="738" w:author="Alan Hawse" w:date="2017-06-11T08:31:00Z">
        <w:r w:rsidR="00515081" w:rsidDel="00BD4779">
          <w:delText>:</w:delText>
        </w:r>
      </w:del>
    </w:p>
    <w:p w14:paraId="0E521DAA" w14:textId="77E57460" w:rsidR="003235D8" w:rsidDel="00BD4779" w:rsidRDefault="003235D8">
      <w:pPr>
        <w:rPr>
          <w:del w:id="739" w:author="Alan Hawse" w:date="2017-06-11T08:31:00Z"/>
        </w:rPr>
        <w:pPrChange w:id="740" w:author="Alan Hawse" w:date="2017-06-11T08:31:00Z">
          <w:pPr>
            <w:pStyle w:val="ListParagraph"/>
            <w:numPr>
              <w:numId w:val="3"/>
            </w:numPr>
            <w:ind w:hanging="360"/>
          </w:pPr>
        </w:pPrChange>
      </w:pPr>
      <w:del w:id="741" w:author="Alan Hawse" w:date="2017-06-11T08:31:00Z">
        <w:r w:rsidDel="00BD4779">
          <w:delText xml:space="preserve">Pre Share the </w:delText>
        </w:r>
        <w:r w:rsidR="00C346C2" w:rsidDel="00BD4779">
          <w:delText xml:space="preserve">public </w:delText>
        </w:r>
        <w:r w:rsidDel="00BD4779">
          <w:delText>key</w:delText>
        </w:r>
        <w:r w:rsidR="00C346C2" w:rsidDel="00BD4779">
          <w:delText xml:space="preserve"> (so you are sure you have the right key)</w:delText>
        </w:r>
      </w:del>
    </w:p>
    <w:p w14:paraId="28065999" w14:textId="40CD570D" w:rsidR="00A224D8" w:rsidRDefault="003235D8">
      <w:pPr>
        <w:pPrChange w:id="742" w:author="Alan Hawse" w:date="2017-06-11T08:31:00Z">
          <w:pPr>
            <w:pStyle w:val="ListParagraph"/>
            <w:numPr>
              <w:numId w:val="3"/>
            </w:numPr>
            <w:ind w:hanging="360"/>
          </w:pPr>
        </w:pPrChange>
      </w:pPr>
      <w:del w:id="743" w:author="Alan Hawse" w:date="2017-06-11T08:31:00Z">
        <w:r w:rsidDel="00BD4779">
          <w:delText>U</w:delText>
        </w:r>
      </w:del>
      <w:ins w:id="744" w:author="Alan Hawse" w:date="2017-06-11T08:31:00Z">
        <w:r w:rsidR="00BD4779">
          <w:t>u</w:t>
        </w:r>
      </w:ins>
      <w:r>
        <w:t>s</w:t>
      </w:r>
      <w:ins w:id="745" w:author="Greg Landry" w:date="2017-06-14T13:31:00Z">
        <w:r w:rsidR="00280E0E">
          <w:t>ing</w:t>
        </w:r>
      </w:ins>
      <w:del w:id="746" w:author="Greg Landry" w:date="2017-06-14T13:31:00Z">
        <w:r w:rsidDel="00280E0E">
          <w:delText>e</w:delText>
        </w:r>
      </w:del>
      <w:r>
        <w:t xml:space="preserve"> a </w:t>
      </w:r>
      <w:r w:rsidR="00947065">
        <w:fldChar w:fldCharType="begin"/>
      </w:r>
      <w:r w:rsidR="00947065">
        <w:instrText xml:space="preserve"> HYPERLINK "https://en.wikipedia.org/wiki/Certificate_authority" </w:instrText>
      </w:r>
      <w:r w:rsidR="00947065">
        <w:fldChar w:fldCharType="separate"/>
      </w:r>
      <w:r w:rsidR="003A03BF" w:rsidRPr="00A224D8">
        <w:rPr>
          <w:rStyle w:val="Hyperlink"/>
        </w:rPr>
        <w:t>Certificate Authority</w:t>
      </w:r>
      <w:r w:rsidR="00947065">
        <w:rPr>
          <w:rStyle w:val="Hyperlink"/>
        </w:rPr>
        <w:fldChar w:fldCharType="end"/>
      </w:r>
      <w:r>
        <w:t xml:space="preserve"> (CA)</w:t>
      </w:r>
      <w:ins w:id="747" w:author="Alan Hawse" w:date="2017-06-11T08:31:00Z">
        <w:r w:rsidR="00BD4779">
          <w:t xml:space="preserve">.  </w:t>
        </w:r>
      </w:ins>
      <w:ins w:id="748" w:author="Greg Landry" w:date="2017-06-14T12:01:00Z">
        <w:r w:rsidR="00531740">
          <w:t xml:space="preserve">There are Root </w:t>
        </w:r>
      </w:ins>
      <w:ins w:id="749" w:author="Greg Landry" w:date="2017-06-14T12:02:00Z">
        <w:r w:rsidR="00531740">
          <w:t>CAs</w:t>
        </w:r>
      </w:ins>
      <w:ins w:id="750" w:author="Greg Landry" w:date="2017-06-14T12:01:00Z">
        <w:r w:rsidR="00531740">
          <w:t xml:space="preserve"> as well as Intermediate C</w:t>
        </w:r>
      </w:ins>
      <w:ins w:id="751" w:author="Greg Landry" w:date="2017-06-14T12:02:00Z">
        <w:r w:rsidR="00531740">
          <w:t>A</w:t>
        </w:r>
      </w:ins>
      <w:ins w:id="752" w:author="Greg Landry" w:date="2017-06-14T12:01:00Z">
        <w:r w:rsidR="00531740">
          <w:t>s</w:t>
        </w:r>
      </w:ins>
      <w:ins w:id="753" w:author="Greg Landry" w:date="2017-06-14T12:34:00Z">
        <w:r w:rsidR="00204CE6">
          <w:t>,</w:t>
        </w:r>
      </w:ins>
      <w:ins w:id="754" w:author="Greg Landry" w:date="2017-06-14T12:13:00Z">
        <w:r w:rsidR="00091649">
          <w:t xml:space="preserve"> which we will discuss in a minute</w:t>
        </w:r>
      </w:ins>
      <w:ins w:id="755" w:author="Greg Landry" w:date="2017-06-14T12:01:00Z">
        <w:r w:rsidR="00531740">
          <w:t>.</w:t>
        </w:r>
      </w:ins>
      <w:ins w:id="756" w:author="Greg Landry" w:date="2017-06-14T12:02:00Z">
        <w:r w:rsidR="00531740">
          <w:t xml:space="preserve"> The process works </w:t>
        </w:r>
      </w:ins>
      <w:ins w:id="757" w:author="Alan Hawse" w:date="2017-06-11T08:31:00Z">
        <w:del w:id="758" w:author="Greg Landry" w:date="2017-06-14T12:02:00Z">
          <w:r w:rsidR="00BD4779" w:rsidDel="00531740">
            <w:delText xml:space="preserve">Which works </w:delText>
          </w:r>
        </w:del>
        <w:r w:rsidR="00BD4779">
          <w:t>as follows:</w:t>
        </w:r>
      </w:ins>
      <w:r w:rsidR="003A03BF">
        <w:t xml:space="preserve">  </w:t>
      </w:r>
    </w:p>
    <w:p w14:paraId="1A48037A" w14:textId="67283723" w:rsidR="00A224D8" w:rsidDel="00393F95" w:rsidRDefault="00AB7085" w:rsidP="00393F95">
      <w:pPr>
        <w:rPr>
          <w:del w:id="759" w:author="Alan Hawse" w:date="2017-06-11T07:35:00Z"/>
        </w:rPr>
      </w:pPr>
      <w:del w:id="760" w:author="Alan Hawse" w:date="2017-06-11T07:36:00Z">
        <w:r w:rsidDel="00393F95">
          <w:delText xml:space="preserve">A CA is a server on the internet </w:delText>
        </w:r>
      </w:del>
      <w:del w:id="761" w:author="Alan Hawse" w:date="2017-06-11T07:34:00Z">
        <w:r w:rsidDel="00947065">
          <w:delText>that has a huge dictionary of keys.  To use a CA, you embed the CA</w:delText>
        </w:r>
        <w:r w:rsidR="00471BE1" w:rsidDel="00947065">
          <w:delText>’</w:delText>
        </w:r>
        <w:r w:rsidDel="00947065">
          <w:delText>s verified public key in your system (so you can make a secure connection to the CA).  Then when you get a key from someone you don’t know, you open a secure connection to the CA and it verifies the key that you have matches the key you were sent.</w:delText>
        </w:r>
      </w:del>
    </w:p>
    <w:p w14:paraId="76358795" w14:textId="4927FC3D" w:rsidR="004331E3" w:rsidRDefault="00393F95" w:rsidP="00393F95">
      <w:pPr>
        <w:rPr>
          <w:ins w:id="762" w:author="Alan Hawse" w:date="2017-06-11T08:32:00Z"/>
        </w:rPr>
      </w:pPr>
      <w:ins w:id="763" w:author="Alan Hawse" w:date="2017-06-11T07:36:00Z">
        <w:r>
          <w:t xml:space="preserve">When you connect to an unknown server it will send a </w:t>
        </w:r>
      </w:ins>
      <w:ins w:id="764" w:author="Alan Hawse" w:date="2017-06-11T07:40:00Z">
        <w:r>
          <w:t>C</w:t>
        </w:r>
      </w:ins>
      <w:ins w:id="765" w:author="Alan Hawse" w:date="2017-06-11T07:36:00Z">
        <w:r>
          <w:t xml:space="preserve">ertificate </w:t>
        </w:r>
      </w:ins>
      <w:ins w:id="766" w:author="Alan Hawse" w:date="2017-06-11T07:41:00Z">
        <w:r>
          <w:t>(in X.509 Format</w:t>
        </w:r>
      </w:ins>
      <w:ins w:id="767" w:author="Greg Landry" w:date="2017-06-14T12:26:00Z">
        <w:r w:rsidR="00182CDF">
          <w:t xml:space="preserve"> – more on that later</w:t>
        </w:r>
      </w:ins>
      <w:ins w:id="768" w:author="Alan Hawse" w:date="2017-06-11T07:41:00Z">
        <w:r>
          <w:t>)</w:t>
        </w:r>
      </w:ins>
      <w:ins w:id="769" w:author="Alan Hawse" w:date="2017-06-11T08:11:00Z">
        <w:r w:rsidR="00326930">
          <w:t xml:space="preserve"> </w:t>
        </w:r>
      </w:ins>
      <w:ins w:id="770" w:author="Alan Hawse" w:date="2017-06-11T07:36:00Z">
        <w:r>
          <w:t>to you that contains</w:t>
        </w:r>
      </w:ins>
      <w:ins w:id="771" w:author="Alan Hawse" w:date="2017-06-11T07:37:00Z">
        <w:r>
          <w:t xml:space="preserve"> public keys for the </w:t>
        </w:r>
      </w:ins>
      <w:ins w:id="772" w:author="Alan Hawse" w:date="2017-06-11T07:39:00Z">
        <w:r>
          <w:t>C</w:t>
        </w:r>
      </w:ins>
      <w:ins w:id="773" w:author="Alan Hawse" w:date="2017-06-11T07:37:00Z">
        <w:r>
          <w:t xml:space="preserve">ertificate </w:t>
        </w:r>
      </w:ins>
      <w:ins w:id="774" w:author="Alan Hawse" w:date="2017-06-11T07:39:00Z">
        <w:r>
          <w:t>A</w:t>
        </w:r>
      </w:ins>
      <w:ins w:id="775" w:author="Alan Hawse" w:date="2017-06-11T07:37:00Z">
        <w:r>
          <w:t>uthorit</w:t>
        </w:r>
      </w:ins>
      <w:ins w:id="776" w:author="Greg Landry" w:date="2017-06-14T12:01:00Z">
        <w:r w:rsidR="00531740">
          <w:t>ies</w:t>
        </w:r>
      </w:ins>
      <w:ins w:id="777" w:author="Alan Hawse" w:date="2017-06-11T07:37:00Z">
        <w:del w:id="778" w:author="Greg Landry" w:date="2017-06-14T12:01:00Z">
          <w:r w:rsidDel="00531740">
            <w:delText>y</w:delText>
          </w:r>
        </w:del>
      </w:ins>
      <w:ins w:id="779" w:author="Greg Landry" w:date="2017-06-14T12:01:00Z">
        <w:r w:rsidR="00531740">
          <w:t xml:space="preserve"> </w:t>
        </w:r>
      </w:ins>
      <w:ins w:id="780" w:author="Greg Landry" w:date="2017-06-14T13:57:00Z">
        <w:r w:rsidR="00CF5BD9">
          <w:t xml:space="preserve"> </w:t>
        </w:r>
      </w:ins>
      <w:ins w:id="781" w:author="Greg Landry" w:date="2017-06-14T12:01:00Z">
        <w:r w:rsidR="00531740">
          <w:t xml:space="preserve">(Root </w:t>
        </w:r>
      </w:ins>
      <w:ins w:id="782" w:author="Greg Landry" w:date="2017-06-14T13:57:00Z">
        <w:r w:rsidR="00CF5BD9">
          <w:t>CA</w:t>
        </w:r>
      </w:ins>
      <w:ins w:id="783" w:author="Greg Landry" w:date="2017-06-14T12:27:00Z">
        <w:r w:rsidR="00435AFF">
          <w:t xml:space="preserve"> </w:t>
        </w:r>
      </w:ins>
      <w:ins w:id="784" w:author="Greg Landry" w:date="2017-06-14T12:01:00Z">
        <w:r w:rsidR="00531740">
          <w:t xml:space="preserve">and/or </w:t>
        </w:r>
      </w:ins>
      <w:ins w:id="785" w:author="Alan Hawse" w:date="2017-06-11T07:37:00Z">
        <w:del w:id="786" w:author="Greg Landry" w:date="2017-06-14T12:01:00Z">
          <w:r w:rsidDel="00531740">
            <w:delText xml:space="preserve">, </w:delText>
          </w:r>
        </w:del>
        <w:del w:id="787" w:author="Greg Landry" w:date="2017-06-14T11:37:00Z">
          <w:r w:rsidDel="001E1DF0">
            <w:delText>an</w:delText>
          </w:r>
        </w:del>
      </w:ins>
      <w:ins w:id="788" w:author="Greg Landry" w:date="2017-06-14T11:37:00Z">
        <w:r w:rsidR="001E1DF0">
          <w:t>one or more</w:t>
        </w:r>
      </w:ins>
      <w:ins w:id="789" w:author="Alan Hawse" w:date="2017-06-11T07:37:00Z">
        <w:r>
          <w:t xml:space="preserve"> </w:t>
        </w:r>
      </w:ins>
      <w:ins w:id="790" w:author="Alan Hawse" w:date="2017-06-11T07:39:00Z">
        <w:r>
          <w:t>I</w:t>
        </w:r>
      </w:ins>
      <w:ins w:id="791" w:author="Alan Hawse" w:date="2017-06-11T07:37:00Z">
        <w:r>
          <w:t>ntermediate</w:t>
        </w:r>
      </w:ins>
      <w:ins w:id="792" w:author="Greg Landry" w:date="2017-06-14T12:26:00Z">
        <w:r w:rsidR="00435AFF">
          <w:t xml:space="preserve"> </w:t>
        </w:r>
      </w:ins>
      <w:ins w:id="793" w:author="Greg Landry" w:date="2017-06-14T13:57:00Z">
        <w:r w:rsidR="00CF5BD9">
          <w:t>CA</w:t>
        </w:r>
      </w:ins>
      <w:ins w:id="794" w:author="Greg Landry" w:date="2017-06-14T12:01:00Z">
        <w:r w:rsidR="00531740">
          <w:t>)</w:t>
        </w:r>
      </w:ins>
      <w:ins w:id="795" w:author="Alan Hawse" w:date="2017-06-11T07:37:00Z">
        <w:del w:id="796" w:author="Greg Landry" w:date="2017-06-14T12:01:00Z">
          <w:r w:rsidDel="00531740">
            <w:delText xml:space="preserve"> </w:delText>
          </w:r>
        </w:del>
      </w:ins>
      <w:ins w:id="797" w:author="Alan Hawse" w:date="2017-06-11T07:39:00Z">
        <w:del w:id="798" w:author="Greg Landry" w:date="2017-06-14T12:01:00Z">
          <w:r w:rsidDel="00531740">
            <w:delText>A</w:delText>
          </w:r>
        </w:del>
      </w:ins>
      <w:ins w:id="799" w:author="Alan Hawse" w:date="2017-06-11T07:37:00Z">
        <w:del w:id="800" w:author="Greg Landry" w:date="2017-06-14T12:01:00Z">
          <w:r w:rsidDel="00531740">
            <w:delText>uthorit</w:delText>
          </w:r>
        </w:del>
        <w:del w:id="801" w:author="Greg Landry" w:date="2017-06-14T11:37:00Z">
          <w:r w:rsidDel="001E1DF0">
            <w:delText>y</w:delText>
          </w:r>
        </w:del>
        <w:r>
          <w:t xml:space="preserve"> and the server itself.   </w:t>
        </w:r>
      </w:ins>
      <w:ins w:id="802" w:author="Alan Hawse" w:date="2017-06-11T07:40:00Z">
        <w:r>
          <w:t>If you recognize either the Intermediate</w:t>
        </w:r>
      </w:ins>
      <w:ins w:id="803" w:author="Greg Landry" w:date="2017-06-14T13:58:00Z">
        <w:r w:rsidR="00CF5BD9">
          <w:t xml:space="preserve"> CA</w:t>
        </w:r>
      </w:ins>
      <w:ins w:id="804" w:author="Alan Hawse" w:date="2017-06-11T07:40:00Z">
        <w:r>
          <w:t xml:space="preserve"> Public Key or the </w:t>
        </w:r>
        <w:del w:id="805" w:author="Greg Landry" w:date="2017-06-14T12:08:00Z">
          <w:r w:rsidDel="00437777">
            <w:delText xml:space="preserve">CAs </w:delText>
          </w:r>
        </w:del>
      </w:ins>
      <w:ins w:id="806" w:author="Greg Landry" w:date="2017-06-14T12:08:00Z">
        <w:r w:rsidR="00437777">
          <w:t>Root</w:t>
        </w:r>
        <w:r w:rsidR="00CF5BD9">
          <w:t xml:space="preserve"> CA</w:t>
        </w:r>
        <w:r w:rsidR="00437777">
          <w:t xml:space="preserve"> P</w:t>
        </w:r>
      </w:ins>
      <w:ins w:id="807" w:author="Alan Hawse" w:date="2017-06-11T07:40:00Z">
        <w:del w:id="808" w:author="Greg Landry" w:date="2017-06-14T12:08:00Z">
          <w:r w:rsidDel="00437777">
            <w:delText>p</w:delText>
          </w:r>
        </w:del>
        <w:r>
          <w:t xml:space="preserve">ublic </w:t>
        </w:r>
      </w:ins>
      <w:ins w:id="809" w:author="Greg Landry" w:date="2017-06-14T12:08:00Z">
        <w:r w:rsidR="00437777">
          <w:t>K</w:t>
        </w:r>
      </w:ins>
      <w:ins w:id="810" w:author="Alan Hawse" w:date="2017-06-11T07:40:00Z">
        <w:del w:id="811" w:author="Greg Landry" w:date="2017-06-14T12:08:00Z">
          <w:r w:rsidDel="00437777">
            <w:delText>k</w:delText>
          </w:r>
        </w:del>
        <w:r>
          <w:t xml:space="preserve">ey then you have validated the connection. </w:t>
        </w:r>
      </w:ins>
      <w:ins w:id="812" w:author="Alan Hawse" w:date="2017-06-11T07:37:00Z">
        <w:r>
          <w:t xml:space="preserve"> </w:t>
        </w:r>
      </w:ins>
      <w:del w:id="813" w:author="Alan Hawse" w:date="2017-06-11T07:35:00Z">
        <w:r w:rsidR="00A224D8" w:rsidDel="00393F95">
          <w:delText>I</w:delText>
        </w:r>
        <w:r w:rsidR="003A03BF" w:rsidDel="00393F95">
          <w:delTex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w:delText>
        </w:r>
      </w:del>
      <w:del w:id="814" w:author="Alan Hawse" w:date="2017-06-11T07:40:00Z">
        <w:r w:rsidR="003A03BF" w:rsidDel="00393F95">
          <w:delText xml:space="preserve"> </w:delText>
        </w:r>
      </w:del>
      <w:r w:rsidR="003A03BF">
        <w:t>This morning when I looked at the certificates on my Mac there were 179</w:t>
      </w:r>
      <w:del w:id="815" w:author="Greg Landry" w:date="2017-06-14T12:09:00Z">
        <w:r w:rsidR="003A03BF" w:rsidDel="00437777">
          <w:delText xml:space="preserve"> </w:delText>
        </w:r>
      </w:del>
      <w:ins w:id="816" w:author="Greg Landry" w:date="2017-06-14T12:08:00Z">
        <w:r w:rsidR="00437777">
          <w:t xml:space="preserve"> </w:t>
        </w:r>
      </w:ins>
      <w:r w:rsidR="003A03BF">
        <w:t xml:space="preserve">built in, valid </w:t>
      </w:r>
      <w:ins w:id="817" w:author="Greg Landry" w:date="2017-06-14T12:08:00Z">
        <w:r w:rsidR="00437777">
          <w:t xml:space="preserve">Root </w:t>
        </w:r>
      </w:ins>
      <w:r w:rsidR="003A03BF">
        <w:t>certificates.</w:t>
      </w:r>
      <w:ins w:id="818" w:author="Alan Hawse" w:date="2017-06-11T07:41:00Z">
        <w:del w:id="819" w:author="Greg Landry" w:date="2017-06-12T08:34:00Z">
          <w:r w:rsidDel="0024060A">
            <w:delText xml:space="preserve">  </w:delText>
          </w:r>
        </w:del>
      </w:ins>
    </w:p>
    <w:p w14:paraId="20629AA1" w14:textId="17A0A7D1" w:rsidR="00393F95" w:rsidDel="001E1DF0" w:rsidRDefault="004331E3" w:rsidP="00393F95">
      <w:pPr>
        <w:rPr>
          <w:ins w:id="820" w:author="Alan Hawse" w:date="2017-06-11T08:19:00Z"/>
          <w:del w:id="821" w:author="Greg Landry" w:date="2017-06-14T11:39:00Z"/>
        </w:rPr>
      </w:pPr>
      <w:ins w:id="822" w:author="Alan Hawse" w:date="2017-06-11T08:32:00Z">
        <w:r>
          <w:lastRenderedPageBreak/>
          <w:t>T</w:t>
        </w:r>
      </w:ins>
      <w:ins w:id="823" w:author="Alan Hawse" w:date="2017-06-11T07:41:00Z">
        <w:r w:rsidR="00393F95">
          <w:t>he last question is, “How do you know that the Certificate has not been tampered with?”</w:t>
        </w:r>
        <w:r>
          <w:t xml:space="preserve">  </w:t>
        </w:r>
      </w:ins>
      <w:ins w:id="824" w:author="Alan Hawse" w:date="2017-06-11T07:42:00Z">
        <w:r w:rsidR="00393F95">
          <w:t xml:space="preserve">The answer </w:t>
        </w:r>
      </w:ins>
      <w:ins w:id="825" w:author="Greg Landry" w:date="2017-06-12T08:32:00Z">
        <w:r w:rsidR="00A471D2">
          <w:t xml:space="preserve">is that </w:t>
        </w:r>
      </w:ins>
      <w:ins w:id="826" w:author="Greg Landry" w:date="2017-06-14T11:38:00Z">
        <w:r w:rsidR="001E1DF0">
          <w:t xml:space="preserve">the </w:t>
        </w:r>
      </w:ins>
      <w:ins w:id="827" w:author="Greg Landry" w:date="2017-06-14T12:09:00Z">
        <w:r w:rsidR="00437777">
          <w:t>CA</w:t>
        </w:r>
      </w:ins>
      <w:ins w:id="828" w:author="Greg Landry" w:date="2017-06-14T11:38:00Z">
        <w:r w:rsidR="001E1DF0">
          <w:t xml:space="preserve"> provides you with a “signed</w:t>
        </w:r>
      </w:ins>
      <w:ins w:id="829" w:author="Greg Landry" w:date="2017-06-14T13:59:00Z">
        <w:r w:rsidR="00CF5BD9">
          <w:t>”</w:t>
        </w:r>
      </w:ins>
      <w:ins w:id="830" w:author="Greg Landry" w:date="2017-06-14T11:38:00Z">
        <w:r w:rsidR="001E1DF0">
          <w:t xml:space="preserve"> certificate. The process of signing uses </w:t>
        </w:r>
      </w:ins>
      <w:ins w:id="831" w:author="Greg Landry" w:date="2017-06-14T13:59:00Z">
        <w:r w:rsidR="00CF5BD9">
          <w:t>an encrypted</w:t>
        </w:r>
      </w:ins>
      <w:ins w:id="832" w:author="Alan Hawse" w:date="2017-06-11T08:11:00Z">
        <w:del w:id="833" w:author="Greg Landry" w:date="2017-06-14T11:39:00Z">
          <w:r w:rsidR="00B76A89" w:rsidDel="001E1DF0">
            <w:delText>you</w:delText>
          </w:r>
        </w:del>
      </w:ins>
      <w:ins w:id="834" w:author="Alan Hawse" w:date="2017-06-11T07:42:00Z">
        <w:del w:id="835" w:author="Greg Landry" w:date="2017-06-14T11:39:00Z">
          <w:r w:rsidR="00393F95" w:rsidDel="001E1DF0">
            <w:delText xml:space="preserve"> use </w:delText>
          </w:r>
        </w:del>
        <w:del w:id="836" w:author="Greg Landry" w:date="2017-06-14T13:59:00Z">
          <w:r w:rsidR="00393F95" w:rsidDel="00CF5BD9">
            <w:delText>a</w:delText>
          </w:r>
        </w:del>
        <w:r w:rsidR="00393F95">
          <w:t xml:space="preserve"> </w:t>
        </w:r>
      </w:ins>
      <w:ins w:id="837" w:author="Alan Hawse" w:date="2017-06-11T08:16:00Z">
        <w:r w:rsidR="00B76A89">
          <w:fldChar w:fldCharType="begin"/>
        </w:r>
        <w:r w:rsidR="00B76A89">
          <w:instrText xml:space="preserve"> HYPERLINK "https://simple.wikipedia.org/wiki/Cryptographic_hash_function" </w:instrText>
        </w:r>
        <w:r w:rsidR="00B76A89">
          <w:fldChar w:fldCharType="separate"/>
        </w:r>
        <w:r w:rsidR="00393F95" w:rsidRPr="00B76A89">
          <w:rPr>
            <w:rStyle w:val="Hyperlink"/>
          </w:rPr>
          <w:t>Cryptographic Hash</w:t>
        </w:r>
        <w:r w:rsidR="00B76A89">
          <w:fldChar w:fldCharType="end"/>
        </w:r>
      </w:ins>
      <w:ins w:id="838" w:author="Alan Hawse" w:date="2017-06-11T07:42:00Z">
        <w:r w:rsidR="000851B7">
          <w:t xml:space="preserve"> which is essentially a fancy checksum.  </w:t>
        </w:r>
      </w:ins>
      <w:ins w:id="839" w:author="Alan Hawse" w:date="2017-06-11T07:53:00Z">
        <w:r w:rsidR="000851B7">
          <w:t>With a simple checksum you just add up all of the valu</w:t>
        </w:r>
        <w:r w:rsidR="00B76A89">
          <w:t>es in a file mod-25</w:t>
        </w:r>
      </w:ins>
      <w:ins w:id="840" w:author="Alan Hawse" w:date="2017-06-11T08:14:00Z">
        <w:r w:rsidR="00B76A89">
          <w:t>6</w:t>
        </w:r>
      </w:ins>
      <w:ins w:id="841" w:author="Alan Hawse" w:date="2017-06-11T07:53:00Z">
        <w:r w:rsidR="00B76A89">
          <w:t xml:space="preserve"> </w:t>
        </w:r>
        <w:r w:rsidR="000851B7">
          <w:t>so you will end up with a value between 0-255</w:t>
        </w:r>
      </w:ins>
      <w:ins w:id="842" w:author="Alan Hawse" w:date="2017-06-11T08:12:00Z">
        <w:r w:rsidR="00B76A89">
          <w:t xml:space="preserve"> (or mod-2^16 or mod-2^32)</w:t>
        </w:r>
      </w:ins>
      <w:ins w:id="843" w:author="Alan Hawse" w:date="2017-06-11T07:53:00Z">
        <w:r w:rsidR="000851B7">
          <w:t>.</w:t>
        </w:r>
      </w:ins>
      <w:ins w:id="844" w:author="Alan Hawse" w:date="2017-06-11T07:54:00Z">
        <w:r w:rsidR="000851B7">
          <w:t xml:space="preserve">  </w:t>
        </w:r>
      </w:ins>
      <w:ins w:id="845" w:author="Alan Hawse" w:date="2017-06-11T08:13:00Z">
        <w:r w:rsidR="00B76A89">
          <w:t xml:space="preserve">Even with big checksums (2^32) it is easy to come up with </w:t>
        </w:r>
      </w:ins>
      <w:ins w:id="846" w:author="Alan Hawse" w:date="2017-06-11T08:38:00Z">
        <w:r w:rsidR="00026C5A">
          <w:t>two input files that have the same checksum i.e. there is a collision</w:t>
        </w:r>
      </w:ins>
      <w:ins w:id="847" w:author="Alan Hawse" w:date="2017-06-11T08:13:00Z">
        <w:r w:rsidR="00B76A89">
          <w:t>.  These collision</w:t>
        </w:r>
      </w:ins>
      <w:ins w:id="848" w:author="Alan Hawse" w:date="2017-06-11T08:18:00Z">
        <w:r w:rsidR="00794699">
          <w:t>s</w:t>
        </w:r>
      </w:ins>
      <w:ins w:id="849" w:author="Alan Hawse" w:date="2017-06-11T08:13:00Z">
        <w:r w:rsidR="00B76A89">
          <w:t xml:space="preserve"> </w:t>
        </w:r>
      </w:ins>
      <w:ins w:id="850" w:author="Alan Hawse" w:date="2017-06-11T08:18:00Z">
        <w:r w:rsidR="00794699">
          <w:t>can</w:t>
        </w:r>
      </w:ins>
      <w:ins w:id="851" w:author="Alan Hawse" w:date="2017-06-11T08:13:00Z">
        <w:r w:rsidR="00B76A89">
          <w:t xml:space="preserve"> lead to a checksum being falsified.</w:t>
        </w:r>
      </w:ins>
      <w:ins w:id="852" w:author="Alan Hawse" w:date="2017-06-11T08:14:00Z">
        <w:r w:rsidR="00B76A89">
          <w:t xml:space="preserve">  </w:t>
        </w:r>
      </w:ins>
      <w:ins w:id="853" w:author="Alan Hawse" w:date="2017-06-11T07:54:00Z">
        <w:r w:rsidR="000851B7">
          <w:t>To prevent collisions</w:t>
        </w:r>
      </w:ins>
      <w:ins w:id="854" w:author="Alan Hawse" w:date="2017-06-11T07:55:00Z">
        <w:r w:rsidR="000851B7">
          <w:t xml:space="preserve">, there </w:t>
        </w:r>
      </w:ins>
      <w:ins w:id="855" w:author="Alan Hawse" w:date="2017-06-11T08:14:00Z">
        <w:r w:rsidR="00B76A89">
          <w:t>are</w:t>
        </w:r>
      </w:ins>
      <w:ins w:id="856" w:author="Alan Hawse" w:date="2017-06-11T07:55:00Z">
        <w:r w:rsidR="000851B7">
          <w:t xml:space="preserve"> several algorithms including </w:t>
        </w:r>
      </w:ins>
      <w:ins w:id="857" w:author="Alan Hawse" w:date="2017-06-11T08:18:00Z">
        <w:r w:rsidR="00794699">
          <w:fldChar w:fldCharType="begin"/>
        </w:r>
        <w:r w:rsidR="00794699">
          <w:instrText xml:space="preserve"> HYPERLINK "https://simple.wikipedia.org/wiki/SHA_hash_functions" </w:instrText>
        </w:r>
        <w:r w:rsidR="00794699">
          <w:fldChar w:fldCharType="separate"/>
        </w:r>
        <w:r w:rsidR="000851B7" w:rsidRPr="00794699">
          <w:rPr>
            <w:rStyle w:val="Hyperlink"/>
          </w:rPr>
          <w:t>Secure Hash Algorithm (SHA)</w:t>
        </w:r>
        <w:r w:rsidR="00794699">
          <w:fldChar w:fldCharType="end"/>
        </w:r>
      </w:ins>
      <w:ins w:id="858" w:author="Alan Hawse" w:date="2017-06-11T07:55:00Z">
        <w:r w:rsidR="000851B7">
          <w:t xml:space="preserve"> and </w:t>
        </w:r>
      </w:ins>
      <w:ins w:id="859" w:author="Alan Hawse" w:date="2017-06-11T08:17:00Z">
        <w:r w:rsidR="00B76A89">
          <w:fldChar w:fldCharType="begin"/>
        </w:r>
        <w:r w:rsidR="00B76A89">
          <w:instrText xml:space="preserve"> HYPERLINK "https://simple.wikipedia.org/wiki/MD5" </w:instrText>
        </w:r>
        <w:r w:rsidR="00B76A89">
          <w:fldChar w:fldCharType="separate"/>
        </w:r>
        <w:r w:rsidR="000851B7" w:rsidRPr="00B76A89">
          <w:rPr>
            <w:rStyle w:val="Hyperlink"/>
          </w:rPr>
          <w:t>Mess</w:t>
        </w:r>
        <w:r w:rsidR="00B76A89" w:rsidRPr="00B76A89">
          <w:rPr>
            <w:rStyle w:val="Hyperlink"/>
          </w:rPr>
          <w:t>age Digest (MD5)</w:t>
        </w:r>
        <w:r w:rsidR="00B76A89">
          <w:fldChar w:fldCharType="end"/>
        </w:r>
      </w:ins>
      <w:ins w:id="860" w:author="Alan Hawse" w:date="2017-06-11T08:19:00Z">
        <w:r>
          <w:t xml:space="preserve"> which for all practical purposes create a unique </w:t>
        </w:r>
      </w:ins>
      <w:ins w:id="861" w:author="Alan Hawse" w:date="2017-06-11T08:38:00Z">
        <w:r w:rsidR="00026C5A">
          <w:t>outp</w:t>
        </w:r>
        <w:del w:id="862" w:author="Greg Landry" w:date="2017-06-12T08:32:00Z">
          <w:r w:rsidR="00026C5A" w:rsidDel="00A471D2">
            <w:delText>t</w:delText>
          </w:r>
        </w:del>
        <w:r w:rsidR="00026C5A">
          <w:t>ut</w:t>
        </w:r>
      </w:ins>
      <w:ins w:id="863" w:author="Alan Hawse" w:date="2017-06-11T08:19:00Z">
        <w:r>
          <w:t xml:space="preserve"> for every known input.  </w:t>
        </w:r>
      </w:ins>
      <w:ins w:id="864" w:author="Alan Hawse" w:date="2017-06-11T08:25:00Z">
        <w:r w:rsidR="00F85721">
          <w:t>The output of a Cryptographic Hash is commonly called a Digest</w:t>
        </w:r>
        <w:del w:id="865" w:author="Greg Landry" w:date="2017-06-12T08:32:00Z">
          <w:r w:rsidR="00F85721" w:rsidDel="00A471D2">
            <w:delText>.</w:delText>
          </w:r>
        </w:del>
        <w:r w:rsidR="00F85721">
          <w:t xml:space="preserve"> (just a short string of bytes).</w:t>
        </w:r>
      </w:ins>
      <w:ins w:id="866" w:author="Greg Landry" w:date="2017-06-14T11:39:00Z">
        <w:r w:rsidR="001E1DF0">
          <w:t xml:space="preserve"> Once the Digest is encrypted, you </w:t>
        </w:r>
      </w:ins>
      <w:ins w:id="867" w:author="Greg Landry" w:date="2017-06-14T12:09:00Z">
        <w:r w:rsidR="00C56C60">
          <w:t xml:space="preserve">then </w:t>
        </w:r>
      </w:ins>
      <w:ins w:id="868" w:author="Greg Landry" w:date="2017-06-14T11:39:00Z">
        <w:r w:rsidR="001E1DF0">
          <w:t>have the “Signature” for the certificate.</w:t>
        </w:r>
      </w:ins>
    </w:p>
    <w:p w14:paraId="71785624" w14:textId="77777777" w:rsidR="00D74C54" w:rsidRDefault="00D74C54" w:rsidP="00393F95">
      <w:pPr>
        <w:rPr>
          <w:ins w:id="869" w:author="Greg Landry" w:date="2017-06-13T21:54:00Z"/>
        </w:rPr>
      </w:pPr>
    </w:p>
    <w:p w14:paraId="0CDD6FBD" w14:textId="7259CFF0" w:rsidR="001E1DF0" w:rsidRDefault="00CD4D8B" w:rsidP="00393F95">
      <w:pPr>
        <w:rPr>
          <w:ins w:id="870" w:author="Greg Landry" w:date="2017-06-14T11:40:00Z"/>
        </w:rPr>
      </w:pPr>
      <w:ins w:id="871" w:author="Greg Landry" w:date="2017-06-14T11:52:00Z">
        <w:r>
          <w:t>Let’s say you need to get a signed certificate</w:t>
        </w:r>
      </w:ins>
      <w:ins w:id="872" w:author="Greg Landry" w:date="2017-06-14T11:53:00Z">
        <w:r w:rsidR="00CF5BD9">
          <w:t xml:space="preserve"> from a</w:t>
        </w:r>
        <w:r>
          <w:t xml:space="preserve"> </w:t>
        </w:r>
      </w:ins>
      <w:ins w:id="873" w:author="Greg Landry" w:date="2017-06-14T14:00:00Z">
        <w:r w:rsidR="00CF5BD9">
          <w:t>CA</w:t>
        </w:r>
      </w:ins>
      <w:ins w:id="874" w:author="Greg Landry" w:date="2017-06-14T11:52:00Z">
        <w:r>
          <w:t xml:space="preserve"> (for example to set up a secure web site). </w:t>
        </w:r>
      </w:ins>
      <w:ins w:id="875" w:author="Greg Landry" w:date="2017-06-14T11:40:00Z">
        <w:r>
          <w:t xml:space="preserve">The process </w:t>
        </w:r>
        <w:r w:rsidR="001E1DF0">
          <w:t>is as follows</w:t>
        </w:r>
      </w:ins>
      <w:ins w:id="876" w:author="Greg Landry" w:date="2017-06-14T11:52:00Z">
        <w:r>
          <w:t>:</w:t>
        </w:r>
      </w:ins>
    </w:p>
    <w:p w14:paraId="4CE4A857" w14:textId="0F00B722" w:rsidR="001E1DF0" w:rsidRDefault="001E1DF0">
      <w:pPr>
        <w:pStyle w:val="ListParagraph"/>
        <w:numPr>
          <w:ilvl w:val="0"/>
          <w:numId w:val="43"/>
        </w:numPr>
        <w:rPr>
          <w:ins w:id="877" w:author="Greg Landry" w:date="2017-06-14T11:41:00Z"/>
        </w:rPr>
        <w:pPrChange w:id="878" w:author="Greg Landry" w:date="2017-06-14T11:41:00Z">
          <w:pPr/>
        </w:pPrChange>
      </w:pPr>
      <w:ins w:id="879" w:author="Greg Landry" w:date="2017-06-14T11:41:00Z">
        <w:r>
          <w:t>Take you</w:t>
        </w:r>
      </w:ins>
      <w:ins w:id="880" w:author="Greg Landry" w:date="2017-06-14T14:01:00Z">
        <w:r w:rsidR="00CF5BD9">
          <w:t>r</w:t>
        </w:r>
      </w:ins>
      <w:ins w:id="881" w:author="Greg Landry" w:date="2017-06-14T11:41:00Z">
        <w:r>
          <w:t xml:space="preserve"> public key and send it to the </w:t>
        </w:r>
      </w:ins>
      <w:ins w:id="882" w:author="Greg Landry" w:date="2017-06-14T13:32:00Z">
        <w:r w:rsidR="00CF123B">
          <w:t>CA</w:t>
        </w:r>
      </w:ins>
      <w:ins w:id="883" w:author="Greg Landry" w:date="2017-06-14T11:41:00Z">
        <w:r>
          <w:t xml:space="preserve"> that </w:t>
        </w:r>
      </w:ins>
      <w:ins w:id="884" w:author="Greg Landry" w:date="2017-06-14T12:31:00Z">
        <w:r w:rsidR="00204CE6">
          <w:t>is providing</w:t>
        </w:r>
      </w:ins>
      <w:ins w:id="885" w:author="Greg Landry" w:date="2017-06-14T11:41:00Z">
        <w:r>
          <w:t xml:space="preserve"> </w:t>
        </w:r>
      </w:ins>
      <w:ins w:id="886" w:author="Greg Landry" w:date="2017-06-14T12:32:00Z">
        <w:r w:rsidR="00204CE6">
          <w:t>the signed</w:t>
        </w:r>
      </w:ins>
      <w:ins w:id="887" w:author="Greg Landry" w:date="2017-06-14T11:41:00Z">
        <w:r>
          <w:t xml:space="preserve"> certificate.</w:t>
        </w:r>
      </w:ins>
    </w:p>
    <w:p w14:paraId="6BB3CA5F" w14:textId="02264D4A" w:rsidR="001E1DF0" w:rsidRDefault="001E1DF0">
      <w:pPr>
        <w:pStyle w:val="ListParagraph"/>
        <w:numPr>
          <w:ilvl w:val="0"/>
          <w:numId w:val="43"/>
        </w:numPr>
        <w:rPr>
          <w:ins w:id="888" w:author="Greg Landry" w:date="2017-06-14T11:41:00Z"/>
        </w:rPr>
        <w:pPrChange w:id="889" w:author="Greg Landry" w:date="2017-06-14T11:41:00Z">
          <w:pPr/>
        </w:pPrChange>
      </w:pPr>
      <w:ins w:id="890" w:author="Greg Landry" w:date="2017-06-14T11:41:00Z">
        <w:r>
          <w:t xml:space="preserve">The </w:t>
        </w:r>
      </w:ins>
      <w:ins w:id="891" w:author="Greg Landry" w:date="2017-06-14T13:32:00Z">
        <w:r w:rsidR="00CF123B">
          <w:t>CA</w:t>
        </w:r>
      </w:ins>
      <w:ins w:id="892" w:author="Greg Landry" w:date="2017-06-14T11:41:00Z">
        <w:r w:rsidR="00CD4D8B">
          <w:t xml:space="preserve"> will take </w:t>
        </w:r>
      </w:ins>
      <w:ins w:id="893" w:author="Greg Landry" w:date="2017-06-14T11:52:00Z">
        <w:r w:rsidR="00CD4D8B">
          <w:t>its</w:t>
        </w:r>
      </w:ins>
      <w:ins w:id="894" w:author="Greg Landry" w:date="2017-06-14T11:41:00Z">
        <w:r w:rsidR="00CD4D8B">
          <w:t xml:space="preserve"> public key</w:t>
        </w:r>
        <w:r>
          <w:t xml:space="preserve"> and you</w:t>
        </w:r>
      </w:ins>
      <w:ins w:id="895" w:author="Greg Landry" w:date="2017-06-14T11:52:00Z">
        <w:r w:rsidR="00CD4D8B">
          <w:t>r</w:t>
        </w:r>
      </w:ins>
      <w:ins w:id="896" w:author="Greg Landry" w:date="2017-06-14T11:41:00Z">
        <w:r>
          <w:t xml:space="preserve"> public key and will hash them to create </w:t>
        </w:r>
      </w:ins>
      <w:ins w:id="897" w:author="Greg Landry" w:date="2017-06-14T11:53:00Z">
        <w:r w:rsidR="00CD4D8B">
          <w:t>a</w:t>
        </w:r>
      </w:ins>
      <w:ins w:id="898" w:author="Greg Landry" w:date="2017-06-14T11:41:00Z">
        <w:r>
          <w:t xml:space="preserve"> Digest</w:t>
        </w:r>
      </w:ins>
    </w:p>
    <w:p w14:paraId="60B6053D" w14:textId="2DC830D8" w:rsidR="001E1DF0" w:rsidRDefault="001E1DF0">
      <w:pPr>
        <w:pStyle w:val="ListParagraph"/>
        <w:numPr>
          <w:ilvl w:val="0"/>
          <w:numId w:val="43"/>
        </w:numPr>
        <w:rPr>
          <w:ins w:id="899" w:author="Greg Landry" w:date="2017-06-14T11:55:00Z"/>
        </w:rPr>
        <w:pPrChange w:id="900" w:author="Greg Landry" w:date="2017-06-14T11:41:00Z">
          <w:pPr/>
        </w:pPrChange>
      </w:pPr>
      <w:ins w:id="901" w:author="Greg Landry" w:date="2017-06-14T11:42:00Z">
        <w:r>
          <w:t xml:space="preserve">The </w:t>
        </w:r>
      </w:ins>
      <w:ins w:id="902" w:author="Greg Landry" w:date="2017-06-14T13:32:00Z">
        <w:r w:rsidR="00CF123B">
          <w:t>CA</w:t>
        </w:r>
      </w:ins>
      <w:ins w:id="903" w:author="Greg Landry" w:date="2017-06-14T11:42:00Z">
        <w:r>
          <w:t xml:space="preserve"> </w:t>
        </w:r>
      </w:ins>
      <w:ins w:id="904" w:author="Greg Landry" w:date="2017-06-14T14:01:00Z">
        <w:r w:rsidR="00CF5BD9">
          <w:t xml:space="preserve">then </w:t>
        </w:r>
      </w:ins>
      <w:ins w:id="905" w:author="Greg Landry" w:date="2017-06-14T11:42:00Z">
        <w:r>
          <w:t xml:space="preserve">encrypts the Digest with </w:t>
        </w:r>
      </w:ins>
      <w:ins w:id="906" w:author="Greg Landry" w:date="2017-06-14T11:53:00Z">
        <w:r w:rsidR="00CD4D8B">
          <w:t>its</w:t>
        </w:r>
      </w:ins>
      <w:ins w:id="907" w:author="Greg Landry" w:date="2017-06-14T11:42:00Z">
        <w:r>
          <w:t xml:space="preserve"> </w:t>
        </w:r>
        <w:r w:rsidRPr="00091649">
          <w:rPr>
            <w:u w:val="single"/>
            <w:rPrChange w:id="908" w:author="Greg Landry" w:date="2017-06-14T12:13:00Z">
              <w:rPr/>
            </w:rPrChange>
          </w:rPr>
          <w:t>private</w:t>
        </w:r>
        <w:r>
          <w:t xml:space="preserve"> key. The</w:t>
        </w:r>
        <w:r w:rsidR="00CD4D8B">
          <w:t xml:space="preserve"> result is the signature.</w:t>
        </w:r>
      </w:ins>
      <w:ins w:id="909" w:author="Greg Landry" w:date="2017-06-14T12:13:00Z">
        <w:r w:rsidR="00091649">
          <w:t xml:space="preserve"> Because the </w:t>
        </w:r>
      </w:ins>
      <w:ins w:id="910" w:author="Greg Landry" w:date="2017-06-14T13:32:00Z">
        <w:r w:rsidR="00CF123B">
          <w:t>CA</w:t>
        </w:r>
      </w:ins>
      <w:ins w:id="911" w:author="Greg Landry" w:date="2017-06-14T12:13:00Z">
        <w:r w:rsidR="00091649">
          <w:t xml:space="preserve"> is using its private key, </w:t>
        </w:r>
      </w:ins>
      <w:ins w:id="912" w:author="Greg Landry" w:date="2017-06-14T12:14:00Z">
        <w:r w:rsidR="00091649">
          <w:t xml:space="preserve">it is </w:t>
        </w:r>
      </w:ins>
      <w:ins w:id="913" w:author="Greg Landry" w:date="2017-06-14T12:15:00Z">
        <w:r w:rsidR="00091649">
          <w:t xml:space="preserve">the only one capable of creating that </w:t>
        </w:r>
      </w:ins>
      <w:ins w:id="914" w:author="Greg Landry" w:date="2017-06-14T12:32:00Z">
        <w:r w:rsidR="00204CE6">
          <w:t xml:space="preserve">particular </w:t>
        </w:r>
      </w:ins>
      <w:ins w:id="915" w:author="Greg Landry" w:date="2017-06-14T12:15:00Z">
        <w:r w:rsidR="00091649">
          <w:t xml:space="preserve">encryption but </w:t>
        </w:r>
      </w:ins>
      <w:ins w:id="916" w:author="Greg Landry" w:date="2017-06-14T12:13:00Z">
        <w:r w:rsidR="00091649" w:rsidRPr="00204CE6">
          <w:rPr>
            <w:u w:val="single"/>
            <w:rPrChange w:id="917" w:author="Greg Landry" w:date="2017-06-14T12:32:00Z">
              <w:rPr/>
            </w:rPrChange>
          </w:rPr>
          <w:t>anyone</w:t>
        </w:r>
        <w:r w:rsidR="00091649">
          <w:t xml:space="preserve"> can decrypt it (using the </w:t>
        </w:r>
      </w:ins>
      <w:ins w:id="918" w:author="Greg Landry" w:date="2017-06-14T13:32:00Z">
        <w:r w:rsidR="00CF123B">
          <w:t>CA’s</w:t>
        </w:r>
      </w:ins>
      <w:ins w:id="919" w:author="Greg Landry" w:date="2017-06-14T12:14:00Z">
        <w:r w:rsidR="00091649">
          <w:t xml:space="preserve"> public key).</w:t>
        </w:r>
      </w:ins>
    </w:p>
    <w:p w14:paraId="652EEE68" w14:textId="12AB870F" w:rsidR="00CD4D8B" w:rsidRDefault="00CD4D8B">
      <w:pPr>
        <w:pStyle w:val="ListParagraph"/>
        <w:numPr>
          <w:ilvl w:val="0"/>
          <w:numId w:val="43"/>
        </w:numPr>
        <w:rPr>
          <w:ins w:id="920" w:author="Greg Landry" w:date="2017-06-14T11:42:00Z"/>
        </w:rPr>
        <w:pPrChange w:id="921" w:author="Greg Landry" w:date="2017-06-14T11:41:00Z">
          <w:pPr/>
        </w:pPrChange>
      </w:pPr>
      <w:ins w:id="922" w:author="Greg Landry" w:date="2017-06-14T11:55:00Z">
        <w:r>
          <w:t xml:space="preserve">The </w:t>
        </w:r>
      </w:ins>
      <w:ins w:id="923" w:author="Greg Landry" w:date="2017-06-14T13:32:00Z">
        <w:r w:rsidR="00CF123B">
          <w:t>CA</w:t>
        </w:r>
      </w:ins>
      <w:ins w:id="924" w:author="Greg Landry" w:date="2017-06-14T11:55:00Z">
        <w:r>
          <w:t xml:space="preserve"> sends you </w:t>
        </w:r>
      </w:ins>
      <w:ins w:id="925" w:author="Greg Landry" w:date="2017-06-14T11:56:00Z">
        <w:r w:rsidR="00204CE6">
          <w:t xml:space="preserve">the </w:t>
        </w:r>
      </w:ins>
      <w:ins w:id="926" w:author="Greg Landry" w:date="2017-06-14T11:55:00Z">
        <w:r>
          <w:t xml:space="preserve">certificate which has </w:t>
        </w:r>
      </w:ins>
      <w:ins w:id="927" w:author="Greg Landry" w:date="2017-06-14T11:56:00Z">
        <w:r>
          <w:t xml:space="preserve">the public keys and </w:t>
        </w:r>
      </w:ins>
      <w:ins w:id="928" w:author="Greg Landry" w:date="2017-06-14T11:55:00Z">
        <w:r w:rsidR="00531740">
          <w:t xml:space="preserve">the signature embedded in it along with lots of other </w:t>
        </w:r>
      </w:ins>
      <w:ins w:id="929" w:author="Greg Landry" w:date="2017-06-14T11:56:00Z">
        <w:r w:rsidR="00531740">
          <w:t>information</w:t>
        </w:r>
      </w:ins>
      <w:ins w:id="930" w:author="Greg Landry" w:date="2017-06-14T11:55:00Z">
        <w:r w:rsidR="00531740">
          <w:t>.</w:t>
        </w:r>
      </w:ins>
    </w:p>
    <w:p w14:paraId="02592AC2" w14:textId="33801248" w:rsidR="004D2D03" w:rsidDel="001E1DF0" w:rsidRDefault="001E1DF0" w:rsidP="00393F95">
      <w:pPr>
        <w:rPr>
          <w:ins w:id="931" w:author="Alan Hawse" w:date="2017-06-13T21:30:00Z"/>
          <w:del w:id="932" w:author="Greg Landry" w:date="2017-06-14T11:45:00Z"/>
        </w:rPr>
      </w:pPr>
      <w:ins w:id="933" w:author="Greg Landry" w:date="2017-06-14T11:42:00Z">
        <w:r>
          <w:t xml:space="preserve">Note that this </w:t>
        </w:r>
      </w:ins>
      <w:moveToRangeStart w:id="934" w:author="Greg Landry" w:date="2017-06-14T11:45:00Z" w:name="move485204060"/>
      <w:moveTo w:id="935" w:author="Greg Landry" w:date="2017-06-14T11:45:00Z">
        <w:del w:id="936" w:author="Greg Landry" w:date="2017-06-14T11:45:00Z">
          <w:r w:rsidDel="001E1DF0">
            <w:delText xml:space="preserve">This </w:delText>
          </w:r>
        </w:del>
        <w:r>
          <w:t xml:space="preserve">process can be done hierarchically to </w:t>
        </w:r>
        <w:del w:id="937" w:author="Greg Landry" w:date="2017-06-14T11:57:00Z">
          <w:r w:rsidDel="00531740">
            <w:delText>verify</w:delText>
          </w:r>
        </w:del>
      </w:moveTo>
      <w:ins w:id="938" w:author="Greg Landry" w:date="2017-06-14T11:57:00Z">
        <w:r w:rsidR="00531740">
          <w:t>create</w:t>
        </w:r>
      </w:ins>
      <w:moveTo w:id="939" w:author="Greg Landry" w:date="2017-06-14T11:45:00Z">
        <w:r>
          <w:t xml:space="preserve"> a chain of signed certificates</w:t>
        </w:r>
        <w:del w:id="940" w:author="Greg Landry" w:date="2017-06-14T11:45:00Z">
          <w:r w:rsidDel="001E1DF0">
            <w:delText>.</w:delText>
          </w:r>
        </w:del>
      </w:moveTo>
      <w:moveToRangeEnd w:id="934"/>
      <w:ins w:id="941" w:author="Greg Landry" w:date="2017-06-14T11:42:00Z">
        <w:r>
          <w:t xml:space="preserve">. That is, the </w:t>
        </w:r>
      </w:ins>
      <w:ins w:id="942" w:author="Greg Landry" w:date="2017-06-14T12:15:00Z">
        <w:r w:rsidR="0057278D">
          <w:t>server</w:t>
        </w:r>
      </w:ins>
      <w:ins w:id="943" w:author="Greg Landry" w:date="2017-06-14T11:42:00Z">
        <w:r>
          <w:t xml:space="preserve"> </w:t>
        </w:r>
      </w:ins>
      <w:ins w:id="944" w:author="Greg Landry" w:date="2017-06-14T11:43:00Z">
        <w:r>
          <w:t xml:space="preserve">gets its identity validated by an intermediate authority who, in turn, gets its </w:t>
        </w:r>
      </w:ins>
      <w:ins w:id="945" w:author="Greg Landry" w:date="2017-06-14T11:44:00Z">
        <w:r>
          <w:t>identity</w:t>
        </w:r>
      </w:ins>
      <w:ins w:id="946" w:author="Greg Landry" w:date="2017-06-14T11:43:00Z">
        <w:r>
          <w:t xml:space="preserve"> validated by a </w:t>
        </w:r>
      </w:ins>
      <w:ins w:id="947" w:author="Greg Landry" w:date="2017-06-14T11:44:00Z">
        <w:r>
          <w:t xml:space="preserve">“higher” intermediate authority or by a root </w:t>
        </w:r>
        <w:r w:rsidR="00181347">
          <w:t>a</w:t>
        </w:r>
        <w:r>
          <w:t>uthority.</w:t>
        </w:r>
      </w:ins>
      <w:ins w:id="948" w:author="Greg Landry" w:date="2017-06-14T11:43:00Z">
        <w:r>
          <w:t xml:space="preserve"> </w:t>
        </w:r>
      </w:ins>
      <w:ins w:id="949" w:author="Greg Landry" w:date="2017-06-14T11:44:00Z">
        <w:r>
          <w:t>Therefore, any cert</w:t>
        </w:r>
        <w:r w:rsidR="00181347">
          <w:t>ificate eventually chains to a R</w:t>
        </w:r>
        <w:r>
          <w:t xml:space="preserve">oot </w:t>
        </w:r>
      </w:ins>
      <w:ins w:id="950" w:author="Greg Landry" w:date="2017-06-14T12:10:00Z">
        <w:r w:rsidR="00181347">
          <w:t>CA</w:t>
        </w:r>
      </w:ins>
      <w:ins w:id="951" w:author="Greg Landry" w:date="2017-06-14T11:44:00Z">
        <w:r>
          <w:t>.</w:t>
        </w:r>
      </w:ins>
      <w:ins w:id="952" w:author="Alan Hawse" w:date="2017-06-13T21:30:00Z">
        <w:del w:id="953" w:author="Greg Landry" w:date="2017-06-14T11:45:00Z">
          <w:r w:rsidR="004D2D03" w:rsidDel="001E1DF0">
            <w:delText xml:space="preserve">To create a signature you take your public key and send it to </w:delText>
          </w:r>
          <w:r w:rsidR="007848C5" w:rsidDel="001E1DF0">
            <w:delText xml:space="preserve">your signer.  They take their public key and your public key, hash it… then encrypt it.  </w:delText>
          </w:r>
        </w:del>
      </w:ins>
      <w:ins w:id="954" w:author="Alan Hawse" w:date="2017-06-13T21:31:00Z">
        <w:del w:id="955" w:author="Greg Landry" w:date="2017-06-14T11:45:00Z">
          <w:r w:rsidR="007848C5" w:rsidDel="001E1DF0">
            <w:delText xml:space="preserve"> </w:delText>
          </w:r>
        </w:del>
      </w:ins>
      <w:moveFromRangeStart w:id="956" w:author="Greg Landry" w:date="2017-06-14T11:45:00Z" w:name="move485204060"/>
      <w:moveFrom w:id="957" w:author="Greg Landry" w:date="2017-06-14T11:45:00Z">
        <w:ins w:id="958" w:author="Alan Hawse" w:date="2017-06-13T21:31:00Z">
          <w:del w:id="959" w:author="Greg Landry" w:date="2017-06-14T11:45:00Z">
            <w:r w:rsidR="007848C5" w:rsidDel="001E1DF0">
              <w:delText>This process can be done hierarchically to verify a chain of signed certificates.</w:delText>
            </w:r>
          </w:del>
        </w:ins>
      </w:moveFrom>
      <w:moveFromRangeEnd w:id="956"/>
    </w:p>
    <w:p w14:paraId="5A2B9A1A" w14:textId="77777777" w:rsidR="007848C5" w:rsidDel="00CD4D8B" w:rsidRDefault="007848C5" w:rsidP="00393F95">
      <w:pPr>
        <w:rPr>
          <w:ins w:id="960" w:author="Alan Hawse" w:date="2017-06-13T21:30:00Z"/>
          <w:del w:id="961" w:author="Greg Landry" w:date="2017-06-14T11:50:00Z"/>
        </w:rPr>
      </w:pPr>
    </w:p>
    <w:p w14:paraId="72387A5C" w14:textId="77777777" w:rsidR="004409B2" w:rsidRDefault="004409B2" w:rsidP="00393F95">
      <w:pPr>
        <w:rPr>
          <w:ins w:id="962" w:author="Greg Landry" w:date="2017-06-14T11:46:00Z"/>
        </w:rPr>
      </w:pPr>
    </w:p>
    <w:p w14:paraId="1576A502" w14:textId="146E9AE2" w:rsidR="00BE361C" w:rsidDel="001E1DF0" w:rsidRDefault="00BE361C" w:rsidP="00393F95">
      <w:pPr>
        <w:rPr>
          <w:ins w:id="963" w:author="Alan Hawse" w:date="2017-06-13T21:17:00Z"/>
          <w:del w:id="964" w:author="Greg Landry" w:date="2017-06-14T11:45:00Z"/>
        </w:rPr>
      </w:pPr>
      <w:ins w:id="965" w:author="Alan Hawse" w:date="2017-06-13T21:17:00Z">
        <w:del w:id="966" w:author="Greg Landry" w:date="2017-06-14T11:45:00Z">
          <w:r w:rsidDel="001E1DF0">
            <w:delText>The process to create a signed certificate is as follows:</w:delText>
          </w:r>
        </w:del>
      </w:ins>
    </w:p>
    <w:p w14:paraId="03A4F028" w14:textId="58870C4A" w:rsidR="00BE361C" w:rsidDel="001E1DF0" w:rsidRDefault="00BE361C">
      <w:pPr>
        <w:pStyle w:val="ListParagraph"/>
        <w:numPr>
          <w:ilvl w:val="0"/>
          <w:numId w:val="42"/>
        </w:numPr>
        <w:rPr>
          <w:ins w:id="967" w:author="Alan Hawse" w:date="2017-06-13T21:16:00Z"/>
          <w:del w:id="968" w:author="Greg Landry" w:date="2017-06-14T11:45:00Z"/>
        </w:rPr>
        <w:pPrChange w:id="969" w:author="Alan Hawse" w:date="2017-06-13T21:17:00Z">
          <w:pPr/>
        </w:pPrChange>
      </w:pPr>
      <w:ins w:id="970" w:author="Alan Hawse" w:date="2017-06-13T21:17:00Z">
        <w:del w:id="971" w:author="Greg Landry" w:date="2017-06-14T11:45:00Z">
          <w:r w:rsidDel="001E1DF0">
            <w:delText xml:space="preserve">The CA </w:delText>
          </w:r>
        </w:del>
      </w:ins>
    </w:p>
    <w:p w14:paraId="36C6BD46" w14:textId="4F182E69" w:rsidR="00794699" w:rsidDel="00CD4D8B" w:rsidRDefault="00794699" w:rsidP="00393F95">
      <w:pPr>
        <w:rPr>
          <w:ins w:id="972" w:author="Alan Hawse" w:date="2017-06-11T08:19:00Z"/>
          <w:del w:id="973" w:author="Greg Landry" w:date="2017-06-14T11:50:00Z"/>
        </w:rPr>
      </w:pPr>
      <w:ins w:id="974" w:author="Alan Hawse" w:date="2017-06-11T08:19:00Z">
        <w:del w:id="975" w:author="Greg Landry" w:date="2017-06-14T11:50:00Z">
          <w:r w:rsidDel="00CD4D8B">
            <w:delText>The process is as follows:</w:delText>
          </w:r>
        </w:del>
      </w:ins>
    </w:p>
    <w:p w14:paraId="27BEAC5C" w14:textId="4AB08170" w:rsidR="00794699" w:rsidDel="00CD4D8B" w:rsidRDefault="00794699">
      <w:pPr>
        <w:pStyle w:val="ListParagraph"/>
        <w:numPr>
          <w:ilvl w:val="0"/>
          <w:numId w:val="39"/>
        </w:numPr>
        <w:rPr>
          <w:ins w:id="976" w:author="Alan Hawse" w:date="2017-06-11T08:20:00Z"/>
          <w:del w:id="977" w:author="Greg Landry" w:date="2017-06-14T11:50:00Z"/>
        </w:rPr>
        <w:pPrChange w:id="978" w:author="Alan Hawse" w:date="2017-06-11T08:20:00Z">
          <w:pPr/>
        </w:pPrChange>
      </w:pPr>
      <w:ins w:id="979" w:author="Alan Hawse" w:date="2017-06-11T08:20:00Z">
        <w:del w:id="980" w:author="Greg Landry" w:date="2017-06-12T08:35:00Z">
          <w:r w:rsidDel="00EC2D39">
            <w:delText>You c</w:delText>
          </w:r>
        </w:del>
        <w:del w:id="981" w:author="Greg Landry" w:date="2017-06-14T11:50:00Z">
          <w:r w:rsidDel="00CD4D8B">
            <w:delText xml:space="preserve">reate a </w:delText>
          </w:r>
        </w:del>
      </w:ins>
      <w:ins w:id="982" w:author="Alan Hawse" w:date="2017-06-13T21:13:00Z">
        <w:del w:id="983" w:author="Greg Landry" w:date="2017-06-14T11:50:00Z">
          <w:r w:rsidR="00694292" w:rsidDel="00CD4D8B">
            <w:delText xml:space="preserve">server </w:delText>
          </w:r>
        </w:del>
      </w:ins>
      <w:ins w:id="984" w:author="Alan Hawse" w:date="2017-06-11T08:20:00Z">
        <w:del w:id="985" w:author="Greg Landry" w:date="2017-06-14T11:50:00Z">
          <w:r w:rsidDel="00CD4D8B">
            <w:delText>public/private key pair</w:delText>
          </w:r>
        </w:del>
      </w:ins>
    </w:p>
    <w:p w14:paraId="173A83C1" w14:textId="4F69766F" w:rsidR="00794699" w:rsidDel="00CD4D8B" w:rsidRDefault="00794699">
      <w:pPr>
        <w:pStyle w:val="ListParagraph"/>
        <w:numPr>
          <w:ilvl w:val="0"/>
          <w:numId w:val="39"/>
        </w:numPr>
        <w:rPr>
          <w:ins w:id="986" w:author="Alan Hawse" w:date="2017-06-11T08:20:00Z"/>
          <w:del w:id="987" w:author="Greg Landry" w:date="2017-06-14T11:50:00Z"/>
        </w:rPr>
        <w:pPrChange w:id="988" w:author="Alan Hawse" w:date="2017-06-11T08:20:00Z">
          <w:pPr/>
        </w:pPrChange>
      </w:pPr>
      <w:ins w:id="989" w:author="Alan Hawse" w:date="2017-06-11T08:20:00Z">
        <w:del w:id="990" w:author="Greg Landry" w:date="2017-06-12T08:35:00Z">
          <w:r w:rsidDel="00EC2D39">
            <w:delText>You s</w:delText>
          </w:r>
        </w:del>
        <w:del w:id="991" w:author="Greg Landry" w:date="2017-06-14T11:50:00Z">
          <w:r w:rsidDel="00CD4D8B">
            <w:delText>end the public key to an Intermediate Authority</w:delText>
          </w:r>
        </w:del>
      </w:ins>
    </w:p>
    <w:p w14:paraId="6586CCA8" w14:textId="21320682" w:rsidR="00794699" w:rsidDel="00CD4D8B" w:rsidRDefault="00794699">
      <w:pPr>
        <w:pStyle w:val="ListParagraph"/>
        <w:numPr>
          <w:ilvl w:val="0"/>
          <w:numId w:val="39"/>
        </w:numPr>
        <w:rPr>
          <w:ins w:id="992" w:author="Alan Hawse" w:date="2017-06-11T08:20:00Z"/>
          <w:del w:id="993" w:author="Greg Landry" w:date="2017-06-14T11:50:00Z"/>
        </w:rPr>
        <w:pPrChange w:id="994" w:author="Alan Hawse" w:date="2017-06-11T08:20:00Z">
          <w:pPr/>
        </w:pPrChange>
      </w:pPr>
      <w:ins w:id="995" w:author="Alan Hawse" w:date="2017-06-11T08:20:00Z">
        <w:del w:id="996" w:author="Greg Landry" w:date="2017-06-12T08:35:00Z">
          <w:r w:rsidDel="00EC2D39">
            <w:delText>They t</w:delText>
          </w:r>
        </w:del>
        <w:del w:id="997" w:author="Greg Landry" w:date="2017-06-14T11:50:00Z">
          <w:r w:rsidDel="00CD4D8B">
            <w:delText xml:space="preserve">ake </w:delText>
          </w:r>
        </w:del>
        <w:del w:id="998" w:author="Greg Landry" w:date="2017-06-12T08:36:00Z">
          <w:r w:rsidDel="00EC2D39">
            <w:delText>your</w:delText>
          </w:r>
        </w:del>
        <w:del w:id="999" w:author="Greg Landry" w:date="2017-06-14T11:50:00Z">
          <w:r w:rsidDel="00CD4D8B">
            <w:delText xml:space="preserve"> </w:delText>
          </w:r>
        </w:del>
      </w:ins>
      <w:ins w:id="1000" w:author="Alan Hawse" w:date="2017-06-11T08:25:00Z">
        <w:del w:id="1001" w:author="Greg Landry" w:date="2017-06-14T11:50:00Z">
          <w:r w:rsidR="00F85721" w:rsidDel="00CD4D8B">
            <w:delText xml:space="preserve">public </w:delText>
          </w:r>
        </w:del>
      </w:ins>
      <w:ins w:id="1002" w:author="Alan Hawse" w:date="2017-06-11T08:20:00Z">
        <w:del w:id="1003" w:author="Greg Landry" w:date="2017-06-14T11:50:00Z">
          <w:r w:rsidDel="00CD4D8B">
            <w:delText xml:space="preserve">key + </w:delText>
          </w:r>
        </w:del>
      </w:ins>
      <w:ins w:id="1004" w:author="Alan Hawse" w:date="2017-06-13T21:07:00Z">
        <w:del w:id="1005" w:author="Greg Landry" w:date="2017-06-14T11:50:00Z">
          <w:r w:rsidR="00B20D53" w:rsidDel="00CD4D8B">
            <w:delText>its public</w:delText>
          </w:r>
        </w:del>
      </w:ins>
      <w:ins w:id="1006" w:author="Alan Hawse" w:date="2017-06-11T08:20:00Z">
        <w:del w:id="1007" w:author="Greg Landry" w:date="2017-06-14T11:50:00Z">
          <w:r w:rsidDel="00CD4D8B">
            <w:delText xml:space="preserve"> key and hash it with one of the cryptographic hash</w:delText>
          </w:r>
        </w:del>
        <w:del w:id="1008" w:author="Greg Landry" w:date="2017-06-12T08:33:00Z">
          <w:r w:rsidDel="0024060A">
            <w:delText>s</w:delText>
          </w:r>
        </w:del>
      </w:ins>
      <w:ins w:id="1009" w:author="Alan Hawse" w:date="2017-06-11T08:33:00Z">
        <w:del w:id="1010" w:author="Greg Landry" w:date="2017-06-14T11:50:00Z">
          <w:r w:rsidR="004331E3" w:rsidDel="00CD4D8B">
            <w:delText xml:space="preserve"> to create a digest</w:delText>
          </w:r>
        </w:del>
      </w:ins>
    </w:p>
    <w:p w14:paraId="13791353" w14:textId="5C35587C" w:rsidR="00794699" w:rsidDel="00CD4D8B" w:rsidRDefault="00794699">
      <w:pPr>
        <w:pStyle w:val="ListParagraph"/>
        <w:numPr>
          <w:ilvl w:val="0"/>
          <w:numId w:val="39"/>
        </w:numPr>
        <w:rPr>
          <w:ins w:id="1011" w:author="Alan Hawse" w:date="2017-06-11T08:26:00Z"/>
          <w:del w:id="1012" w:author="Greg Landry" w:date="2017-06-14T11:50:00Z"/>
        </w:rPr>
        <w:pPrChange w:id="1013" w:author="Alan Hawse" w:date="2017-06-11T08:20:00Z">
          <w:pPr/>
        </w:pPrChange>
      </w:pPr>
      <w:ins w:id="1014" w:author="Alan Hawse" w:date="2017-06-11T08:21:00Z">
        <w:del w:id="1015" w:author="Greg Landry" w:date="2017-06-12T08:36:00Z">
          <w:r w:rsidDel="00EC2D39">
            <w:delText>They</w:delText>
          </w:r>
        </w:del>
        <w:del w:id="1016" w:author="Greg Landry" w:date="2017-06-14T11:50:00Z">
          <w:r w:rsidDel="00CD4D8B">
            <w:delText xml:space="preserve"> encrypt </w:delText>
          </w:r>
        </w:del>
      </w:ins>
      <w:ins w:id="1017" w:author="Alan Hawse" w:date="2017-06-11T08:26:00Z">
        <w:del w:id="1018" w:author="Greg Landry" w:date="2017-06-14T11:50:00Z">
          <w:r w:rsidR="00F85721" w:rsidDel="00CD4D8B">
            <w:delText xml:space="preserve">the digest with </w:delText>
          </w:r>
        </w:del>
        <w:del w:id="1019" w:author="Greg Landry" w:date="2017-06-12T08:39:00Z">
          <w:r w:rsidR="00F85721" w:rsidDel="00EC2D39">
            <w:delText>their</w:delText>
          </w:r>
        </w:del>
        <w:del w:id="1020" w:author="Greg Landry" w:date="2017-06-14T11:50:00Z">
          <w:r w:rsidR="00F85721" w:rsidDel="00CD4D8B">
            <w:delText xml:space="preserve"> private key</w:delText>
          </w:r>
        </w:del>
      </w:ins>
    </w:p>
    <w:p w14:paraId="2F0ACC48" w14:textId="49D04EB7" w:rsidR="00F85721" w:rsidDel="00CD4D8B" w:rsidRDefault="00F85721">
      <w:pPr>
        <w:pStyle w:val="ListParagraph"/>
        <w:numPr>
          <w:ilvl w:val="0"/>
          <w:numId w:val="39"/>
        </w:numPr>
        <w:rPr>
          <w:ins w:id="1021" w:author="Alan Hawse" w:date="2017-06-11T08:28:00Z"/>
          <w:del w:id="1022" w:author="Greg Landry" w:date="2017-06-14T11:50:00Z"/>
        </w:rPr>
        <w:pPrChange w:id="1023" w:author="Alan Hawse" w:date="2017-06-11T08:20:00Z">
          <w:pPr/>
        </w:pPrChange>
      </w:pPr>
      <w:commentRangeStart w:id="1024"/>
      <w:ins w:id="1025" w:author="Alan Hawse" w:date="2017-06-11T08:26:00Z">
        <w:del w:id="1026" w:author="Greg Landry" w:date="2017-06-12T08:36:00Z">
          <w:r w:rsidDel="00EC2D39">
            <w:delText>Then</w:delText>
          </w:r>
        </w:del>
        <w:del w:id="1027" w:author="Greg Landry" w:date="2017-06-14T11:50:00Z">
          <w:r w:rsidDel="00CD4D8B">
            <w:delText xml:space="preserve"> </w:delText>
          </w:r>
        </w:del>
        <w:del w:id="1028" w:author="Greg Landry" w:date="2017-06-12T08:37:00Z">
          <w:r w:rsidDel="00EC2D39">
            <w:delText>H</w:delText>
          </w:r>
        </w:del>
        <w:del w:id="1029" w:author="Greg Landry" w:date="2017-06-14T11:50:00Z">
          <w:r w:rsidDel="00CD4D8B">
            <w:delText>a</w:delText>
          </w:r>
          <w:r w:rsidR="004331E3" w:rsidDel="00CD4D8B">
            <w:delText xml:space="preserve">sh the output of the encryption (the </w:delText>
          </w:r>
        </w:del>
        <w:del w:id="1030" w:author="Greg Landry" w:date="2017-06-12T08:37:00Z">
          <w:r w:rsidR="004331E3" w:rsidDel="00EC2D39">
            <w:delText>output</w:delText>
          </w:r>
        </w:del>
        <w:del w:id="1031" w:author="Greg Landry" w:date="2017-06-14T11:50:00Z">
          <w:r w:rsidR="004331E3" w:rsidDel="00CD4D8B">
            <w:delText xml:space="preserve"> </w:delText>
          </w:r>
        </w:del>
      </w:ins>
      <w:ins w:id="1032" w:author="Alan Hawse" w:date="2017-06-13T21:07:00Z">
        <w:del w:id="1033" w:author="Greg Landry" w:date="2017-06-14T11:50:00Z">
          <w:r w:rsidR="00B20D53" w:rsidDel="00CD4D8B">
            <w:delText xml:space="preserve">result </w:delText>
          </w:r>
        </w:del>
      </w:ins>
      <w:ins w:id="1034" w:author="Alan Hawse" w:date="2017-06-11T08:26:00Z">
        <w:del w:id="1035" w:author="Greg Landry" w:date="2017-06-14T11:50:00Z">
          <w:r w:rsidR="004331E3" w:rsidDel="00CD4D8B">
            <w:delText xml:space="preserve">is called </w:delText>
          </w:r>
        </w:del>
      </w:ins>
      <w:ins w:id="1036" w:author="Alan Hawse" w:date="2017-06-11T08:34:00Z">
        <w:del w:id="1037" w:author="Greg Landry" w:date="2017-06-14T11:50:00Z">
          <w:r w:rsidR="004331E3" w:rsidDel="00CD4D8B">
            <w:delText>“the signature”)</w:delText>
          </w:r>
        </w:del>
      </w:ins>
      <w:commentRangeEnd w:id="1024"/>
      <w:del w:id="1038" w:author="Greg Landry" w:date="2017-06-14T11:50:00Z">
        <w:r w:rsidR="00933E5E" w:rsidDel="00CD4D8B">
          <w:rPr>
            <w:rStyle w:val="CommentReference"/>
          </w:rPr>
          <w:commentReference w:id="1024"/>
        </w:r>
      </w:del>
    </w:p>
    <w:p w14:paraId="3217CFDD" w14:textId="0F03C4AA" w:rsidR="00BD4779" w:rsidRDefault="00026C5A">
      <w:pPr>
        <w:rPr>
          <w:ins w:id="1039" w:author="Alan Hawse" w:date="2017-06-11T08:28:00Z"/>
        </w:rPr>
      </w:pPr>
      <w:ins w:id="1040" w:author="Alan Hawse" w:date="2017-06-11T08:39:00Z">
        <w:r>
          <w:t xml:space="preserve">When a </w:t>
        </w:r>
      </w:ins>
      <w:ins w:id="1041" w:author="Greg Landry" w:date="2017-06-14T11:57:00Z">
        <w:r w:rsidR="00531740">
          <w:t xml:space="preserve">client opens a </w:t>
        </w:r>
      </w:ins>
      <w:ins w:id="1042" w:author="Alan Hawse" w:date="2017-06-11T08:39:00Z">
        <w:r>
          <w:t xml:space="preserve">connection </w:t>
        </w:r>
        <w:del w:id="1043" w:author="Greg Landry" w:date="2017-06-14T12:10:00Z">
          <w:r w:rsidDel="00181347">
            <w:delText xml:space="preserve">is opened </w:delText>
          </w:r>
        </w:del>
        <w:r>
          <w:t xml:space="preserve">to an unknown server, </w:t>
        </w:r>
        <w:del w:id="1044" w:author="Greg Landry" w:date="2017-06-14T11:57:00Z">
          <w:r w:rsidDel="00531740">
            <w:delText>it</w:delText>
          </w:r>
        </w:del>
      </w:ins>
      <w:ins w:id="1045" w:author="Greg Landry" w:date="2017-06-14T11:57:00Z">
        <w:r w:rsidR="00531740">
          <w:t>the server</w:t>
        </w:r>
      </w:ins>
      <w:ins w:id="1046" w:author="Alan Hawse" w:date="2017-06-11T08:39:00Z">
        <w:r>
          <w:t xml:space="preserve"> sends its certificate.</w:t>
        </w:r>
      </w:ins>
    </w:p>
    <w:p w14:paraId="0931DFA7" w14:textId="00E6E2C5" w:rsidR="00BD4779" w:rsidRDefault="00BD4779">
      <w:pPr>
        <w:rPr>
          <w:ins w:id="1047" w:author="Alan Hawse" w:date="2017-06-11T08:28:00Z"/>
        </w:rPr>
      </w:pPr>
      <w:ins w:id="1048" w:author="Alan Hawse" w:date="2017-06-11T08:28:00Z">
        <w:r>
          <w:t xml:space="preserve">When </w:t>
        </w:r>
      </w:ins>
      <w:ins w:id="1049" w:author="Alan Hawse" w:date="2017-06-11T08:39:00Z">
        <w:r w:rsidR="00026C5A">
          <w:t>the client gets the certificate, it follows this process</w:t>
        </w:r>
      </w:ins>
      <w:ins w:id="1050" w:author="Alan Hawse" w:date="2017-06-11T08:28:00Z">
        <w:r>
          <w:t>:</w:t>
        </w:r>
      </w:ins>
    </w:p>
    <w:p w14:paraId="02ECB165" w14:textId="65B41DE3" w:rsidR="00BD4779" w:rsidRDefault="00BD4779">
      <w:pPr>
        <w:pStyle w:val="ListParagraph"/>
        <w:numPr>
          <w:ilvl w:val="0"/>
          <w:numId w:val="40"/>
        </w:numPr>
        <w:rPr>
          <w:ins w:id="1051" w:author="Alan Hawse" w:date="2017-06-11T08:28:00Z"/>
        </w:rPr>
        <w:pPrChange w:id="1052" w:author="Alan Hawse" w:date="2017-06-11T08:28:00Z">
          <w:pPr/>
        </w:pPrChange>
      </w:pPr>
      <w:ins w:id="1053" w:author="Alan Hawse" w:date="2017-06-11T08:28:00Z">
        <w:r>
          <w:t>Hash the public keys</w:t>
        </w:r>
      </w:ins>
      <w:ins w:id="1054" w:author="Greg Landry" w:date="2017-06-12T08:37:00Z">
        <w:r w:rsidR="00CD4D8B">
          <w:t xml:space="preserve"> for the</w:t>
        </w:r>
        <w:r w:rsidR="00EC2D39">
          <w:t xml:space="preserve"> server</w:t>
        </w:r>
      </w:ins>
      <w:ins w:id="1055" w:author="Greg Landry" w:date="2017-06-12T08:38:00Z">
        <w:r w:rsidR="00EC2D39">
          <w:t xml:space="preserve"> </w:t>
        </w:r>
      </w:ins>
      <w:ins w:id="1056" w:author="Greg Landry" w:date="2017-06-14T11:51:00Z">
        <w:r w:rsidR="00CD4D8B">
          <w:t xml:space="preserve">and for the </w:t>
        </w:r>
      </w:ins>
      <w:ins w:id="1057" w:author="Greg Landry" w:date="2017-06-14T13:33:00Z">
        <w:r w:rsidR="00CF123B">
          <w:t>CA</w:t>
        </w:r>
      </w:ins>
      <w:ins w:id="1058" w:author="Greg Landry" w:date="2017-06-14T11:51:00Z">
        <w:r w:rsidR="00CD4D8B">
          <w:t xml:space="preserve"> </w:t>
        </w:r>
      </w:ins>
      <w:ins w:id="1059" w:author="Greg Landry" w:date="2017-06-12T08:38:00Z">
        <w:r w:rsidR="00EC2D39">
          <w:t xml:space="preserve">– this reproduces the digest from the </w:t>
        </w:r>
      </w:ins>
      <w:ins w:id="1060" w:author="Greg Landry" w:date="2017-06-14T13:33:00Z">
        <w:r w:rsidR="00CF123B">
          <w:t>CA</w:t>
        </w:r>
      </w:ins>
      <w:ins w:id="1061" w:author="Greg Landry" w:date="2017-06-14T12:11:00Z">
        <w:r w:rsidR="00A646ED">
          <w:t>.</w:t>
        </w:r>
      </w:ins>
    </w:p>
    <w:p w14:paraId="533AA912" w14:textId="75BB07B8" w:rsidR="00BD4779" w:rsidRDefault="00BD4779">
      <w:pPr>
        <w:pStyle w:val="ListParagraph"/>
        <w:numPr>
          <w:ilvl w:val="0"/>
          <w:numId w:val="40"/>
        </w:numPr>
        <w:rPr>
          <w:ins w:id="1062" w:author="Alan Hawse" w:date="2017-06-11T08:28:00Z"/>
        </w:rPr>
        <w:pPrChange w:id="1063" w:author="Alan Hawse" w:date="2017-06-11T08:28:00Z">
          <w:pPr/>
        </w:pPrChange>
      </w:pPr>
      <w:ins w:id="1064" w:author="Alan Hawse" w:date="2017-06-11T08:28:00Z">
        <w:r>
          <w:t xml:space="preserve">Unencrypt the signature </w:t>
        </w:r>
      </w:ins>
      <w:ins w:id="1065" w:author="Alan Hawse" w:date="2017-06-13T21:10:00Z">
        <w:r w:rsidR="00441731">
          <w:t>from the</w:t>
        </w:r>
      </w:ins>
      <w:ins w:id="1066" w:author="Alan Hawse" w:date="2017-06-11T08:34:00Z">
        <w:r w:rsidR="004331E3">
          <w:t xml:space="preserve"> </w:t>
        </w:r>
      </w:ins>
      <w:ins w:id="1067" w:author="Alan Hawse" w:date="2017-06-11T08:35:00Z">
        <w:del w:id="1068" w:author="Greg Landry" w:date="2017-06-12T08:41:00Z">
          <w:r w:rsidR="004331E3" w:rsidDel="00EC2D39">
            <w:delText>CA</w:delText>
          </w:r>
        </w:del>
      </w:ins>
      <w:ins w:id="1069" w:author="Greg Landry" w:date="2017-06-14T13:33:00Z">
        <w:r w:rsidR="00CF123B">
          <w:t>CA</w:t>
        </w:r>
      </w:ins>
      <w:ins w:id="1070" w:author="Greg Landry" w:date="2017-06-12T08:39:00Z">
        <w:r w:rsidR="00EC2D39">
          <w:t xml:space="preserve"> </w:t>
        </w:r>
      </w:ins>
      <w:ins w:id="1071" w:author="Greg Landry" w:date="2017-06-14T11:51:00Z">
        <w:r w:rsidR="00CD4D8B">
          <w:t xml:space="preserve">using the </w:t>
        </w:r>
      </w:ins>
      <w:ins w:id="1072" w:author="Greg Landry" w:date="2017-06-14T13:33:00Z">
        <w:r w:rsidR="00CF123B">
          <w:t>CA’s</w:t>
        </w:r>
      </w:ins>
      <w:ins w:id="1073" w:author="Greg Landry" w:date="2017-06-14T11:51:00Z">
        <w:r w:rsidR="00CD4D8B">
          <w:t xml:space="preserve"> </w:t>
        </w:r>
        <w:r w:rsidR="00CD4D8B" w:rsidRPr="0057278D">
          <w:rPr>
            <w:u w:val="single"/>
            <w:rPrChange w:id="1074" w:author="Greg Landry" w:date="2017-06-14T12:15:00Z">
              <w:rPr/>
            </w:rPrChange>
          </w:rPr>
          <w:t>public</w:t>
        </w:r>
        <w:r w:rsidR="00CD4D8B">
          <w:t xml:space="preserve"> key </w:t>
        </w:r>
      </w:ins>
      <w:ins w:id="1075" w:author="Greg Landry" w:date="2017-06-12T08:39:00Z">
        <w:del w:id="1076" w:author="Alan Hawse" w:date="2017-06-13T21:10:00Z">
          <w:r w:rsidR="00EC2D39" w:rsidDel="00441731">
            <w:delText>– this unencrypts</w:delText>
          </w:r>
        </w:del>
      </w:ins>
      <w:ins w:id="1077" w:author="Alan Hawse" w:date="2017-06-13T21:10:00Z">
        <w:r w:rsidR="00441731">
          <w:t>to recover</w:t>
        </w:r>
      </w:ins>
      <w:ins w:id="1078" w:author="Greg Landry" w:date="2017-06-12T08:39:00Z">
        <w:r w:rsidR="00EC2D39">
          <w:t xml:space="preserve"> the digest</w:t>
        </w:r>
      </w:ins>
      <w:ins w:id="1079" w:author="Greg Landry" w:date="2017-06-14T12:11:00Z">
        <w:r w:rsidR="00A646ED">
          <w:t>.</w:t>
        </w:r>
      </w:ins>
      <w:ins w:id="1080" w:author="Greg Landry" w:date="2017-06-12T08:39:00Z">
        <w:del w:id="1081" w:author="Alan Hawse" w:date="2017-06-13T21:11:00Z">
          <w:r w:rsidR="00EC2D39" w:rsidDel="00441731">
            <w:delText xml:space="preserve"> from the IA</w:delText>
          </w:r>
        </w:del>
      </w:ins>
    </w:p>
    <w:p w14:paraId="13C05B41" w14:textId="78F85518" w:rsidR="00BD4779" w:rsidRDefault="00BD4779">
      <w:pPr>
        <w:pStyle w:val="ListParagraph"/>
        <w:numPr>
          <w:ilvl w:val="0"/>
          <w:numId w:val="40"/>
        </w:numPr>
        <w:rPr>
          <w:ins w:id="1082" w:author="Alan Hawse" w:date="2017-06-11T08:28:00Z"/>
        </w:rPr>
        <w:pPrChange w:id="1083" w:author="Alan Hawse" w:date="2017-06-11T08:28:00Z">
          <w:pPr/>
        </w:pPrChange>
      </w:pPr>
      <w:ins w:id="1084" w:author="Alan Hawse" w:date="2017-06-11T08:28:00Z">
        <w:r>
          <w:t xml:space="preserve">Compare your calculated </w:t>
        </w:r>
        <w:del w:id="1085" w:author="Greg Landry" w:date="2017-06-14T14:09:00Z">
          <w:r w:rsidDel="005E303D">
            <w:delText>hash</w:delText>
          </w:r>
        </w:del>
      </w:ins>
      <w:ins w:id="1086" w:author="Greg Landry" w:date="2017-06-14T14:09:00Z">
        <w:r w:rsidR="005E303D">
          <w:t>digest</w:t>
        </w:r>
      </w:ins>
      <w:ins w:id="1087" w:author="Alan Hawse" w:date="2017-06-11T08:28:00Z">
        <w:r>
          <w:t xml:space="preserve"> </w:t>
        </w:r>
        <w:r w:rsidR="004331E3">
          <w:t xml:space="preserve">with the unencrypted </w:t>
        </w:r>
        <w:del w:id="1088" w:author="Greg Landry" w:date="2017-06-14T14:09:00Z">
          <w:r w:rsidR="004331E3" w:rsidDel="005E303D">
            <w:delText>hash</w:delText>
          </w:r>
        </w:del>
      </w:ins>
      <w:ins w:id="1089" w:author="Greg Landry" w:date="2017-06-14T14:09:00Z">
        <w:r w:rsidR="005E303D">
          <w:t>digest</w:t>
        </w:r>
      </w:ins>
      <w:ins w:id="1090" w:author="Alan Hawse" w:date="2017-06-11T08:28:00Z">
        <w:r>
          <w:t>. If they match then nothing has been changed</w:t>
        </w:r>
      </w:ins>
      <w:ins w:id="1091" w:author="Alan Hawse" w:date="2017-06-11T08:34:00Z">
        <w:r w:rsidR="004331E3">
          <w:t xml:space="preserve"> (</w:t>
        </w:r>
        <w:del w:id="1092" w:author="Greg Landry" w:date="2017-06-14T12:25:00Z">
          <w:r w:rsidR="004331E3" w:rsidDel="0041512A">
            <w:delText>you have an untampere</w:delText>
          </w:r>
        </w:del>
        <w:del w:id="1093" w:author="Greg Landry" w:date="2017-06-14T11:58:00Z">
          <w:r w:rsidR="004331E3" w:rsidDel="00531740">
            <w:delText>d with</w:delText>
          </w:r>
        </w:del>
      </w:ins>
      <w:ins w:id="1094" w:author="Greg Landry" w:date="2017-06-14T12:25:00Z">
        <w:r w:rsidR="0041512A">
          <w:t>the</w:t>
        </w:r>
      </w:ins>
      <w:ins w:id="1095" w:author="Alan Hawse" w:date="2017-06-11T08:34:00Z">
        <w:r w:rsidR="004331E3">
          <w:t xml:space="preserve"> certificate</w:t>
        </w:r>
      </w:ins>
      <w:ins w:id="1096" w:author="Greg Landry" w:date="2017-06-14T12:25:00Z">
        <w:r w:rsidR="0041512A">
          <w:t xml:space="preserve"> has not been tampered with</w:t>
        </w:r>
      </w:ins>
      <w:ins w:id="1097" w:author="Alan Hawse" w:date="2017-06-11T08:34:00Z">
        <w:r w:rsidR="004331E3">
          <w:t>)</w:t>
        </w:r>
      </w:ins>
      <w:ins w:id="1098" w:author="Greg Landry" w:date="2017-06-14T12:11:00Z">
        <w:r w:rsidR="00A646ED">
          <w:t>.</w:t>
        </w:r>
      </w:ins>
    </w:p>
    <w:p w14:paraId="3133C407" w14:textId="7490A44E" w:rsidR="00BD4779" w:rsidRDefault="00BD4779">
      <w:pPr>
        <w:pStyle w:val="ListParagraph"/>
        <w:numPr>
          <w:ilvl w:val="0"/>
          <w:numId w:val="40"/>
        </w:numPr>
        <w:rPr>
          <w:ins w:id="1099" w:author="Alan Hawse" w:date="2017-06-11T07:53:00Z"/>
        </w:rPr>
        <w:pPrChange w:id="1100" w:author="Alan Hawse" w:date="2017-06-11T08:28:00Z">
          <w:pPr/>
        </w:pPrChange>
      </w:pPr>
      <w:ins w:id="1101" w:author="Alan Hawse" w:date="2017-06-11T08:29:00Z">
        <w:r>
          <w:t xml:space="preserve">Compare the </w:t>
        </w:r>
      </w:ins>
      <w:ins w:id="1102" w:author="Greg Landry" w:date="2017-06-14T13:33:00Z">
        <w:r w:rsidR="00CF123B">
          <w:t>CA’s</w:t>
        </w:r>
      </w:ins>
      <w:ins w:id="1103" w:author="Alan Hawse" w:date="2017-06-11T08:29:00Z">
        <w:del w:id="1104" w:author="Greg Landry" w:date="2017-06-14T11:58:00Z">
          <w:r w:rsidDel="00531740">
            <w:delText>CA</w:delText>
          </w:r>
        </w:del>
        <w:r>
          <w:t xml:space="preserve"> public key </w:t>
        </w:r>
      </w:ins>
      <w:ins w:id="1105" w:author="Greg Landry" w:date="2017-06-12T08:41:00Z">
        <w:r w:rsidR="00EC2D39">
          <w:t xml:space="preserve">(from the certificate) </w:t>
        </w:r>
      </w:ins>
      <w:ins w:id="1106" w:author="Alan Hawse" w:date="2017-06-11T08:29:00Z">
        <w:r>
          <w:t xml:space="preserve">against your known list (built into your firmware). If you recognize the key then you assume that the CA has “signed” for the server you are talking </w:t>
        </w:r>
      </w:ins>
      <w:ins w:id="1107" w:author="Alan Hawse" w:date="2017-06-11T08:35:00Z">
        <w:r w:rsidR="004331E3">
          <w:t>to</w:t>
        </w:r>
      </w:ins>
      <w:ins w:id="1108" w:author="Alan Hawse" w:date="2017-06-11T08:29:00Z">
        <w:r>
          <w:t xml:space="preserve"> and that it can be trusted</w:t>
        </w:r>
      </w:ins>
      <w:ins w:id="1109" w:author="Greg Landry" w:date="2017-06-14T12:11:00Z">
        <w:r w:rsidR="00A646ED">
          <w:t>.</w:t>
        </w:r>
      </w:ins>
    </w:p>
    <w:p w14:paraId="7ABB157D" w14:textId="77777777" w:rsidR="000851B7" w:rsidRDefault="000851B7" w:rsidP="00393F95">
      <w:pPr>
        <w:rPr>
          <w:ins w:id="1110" w:author="Alan Hawse" w:date="2017-06-11T07:50:00Z"/>
        </w:rPr>
      </w:pPr>
    </w:p>
    <w:p w14:paraId="7EDDBD36" w14:textId="6D040772" w:rsidR="00A175D3" w:rsidRDefault="00636BCE" w:rsidP="00393F95">
      <w:pPr>
        <w:rPr>
          <w:ins w:id="1111" w:author="Alan Hawse" w:date="2017-06-11T07:41:00Z"/>
        </w:rPr>
      </w:pPr>
      <w:ins w:id="1112" w:author="Greg Landry" w:date="2017-06-14T14:42:00Z">
        <w:r w:rsidRPr="00636BCE">
          <w:rPr>
            <w:noProof/>
          </w:rPr>
          <w:lastRenderedPageBreak/>
          <w:drawing>
            <wp:inline distT="0" distB="0" distL="0" distR="0" wp14:anchorId="2D6D6219" wp14:editId="5859183F">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9145"/>
                      </a:xfrm>
                      <a:prstGeom prst="rect">
                        <a:avLst/>
                      </a:prstGeom>
                    </pic:spPr>
                  </pic:pic>
                </a:graphicData>
              </a:graphic>
            </wp:inline>
          </w:drawing>
        </w:r>
        <w:r w:rsidRPr="00636BCE" w:rsidDel="00636BCE">
          <w:t xml:space="preserve"> </w:t>
        </w:r>
      </w:ins>
      <w:ins w:id="1113" w:author="Alan Hawse" w:date="2017-06-11T07:52:00Z">
        <w:del w:id="1114" w:author="Greg Landry" w:date="2017-06-14T14:42:00Z">
          <w:r w:rsidR="000851B7" w:rsidDel="00636BCE">
            <w:rPr>
              <w:noProof/>
            </w:rPr>
            <w:drawing>
              <wp:inline distT="0" distB="0" distL="0" distR="0" wp14:anchorId="7EE8F064" wp14:editId="27A1BBF3">
                <wp:extent cx="5943600" cy="36537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x50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del>
      </w:ins>
    </w:p>
    <w:p w14:paraId="3AF3C21C" w14:textId="01D2CEF6" w:rsidR="003A03BF" w:rsidRPr="003A03BF" w:rsidRDefault="003A03BF" w:rsidP="00393F95">
      <w:del w:id="1115" w:author="Alan Hawse" w:date="2017-06-11T07:41:00Z">
        <w:r w:rsidDel="00393F95">
          <w:delText xml:space="preserve">  </w:delText>
        </w:r>
      </w:del>
    </w:p>
    <w:p w14:paraId="627D5B65" w14:textId="327B40D7" w:rsidR="003A03BF" w:rsidRPr="00AC6F35" w:rsidRDefault="000F7ECD" w:rsidP="003A03BF">
      <w:pPr>
        <w:pStyle w:val="Heading3"/>
        <w:rPr>
          <w:sz w:val="20"/>
        </w:rPr>
      </w:pPr>
      <w:hyperlink r:id="rId24"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1116"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fairly heavy (memory and </w:t>
      </w:r>
      <w:r w:rsidR="00AD5D66">
        <w:t>CPU</w:t>
      </w:r>
      <w:r w:rsidR="00A77388">
        <w:t>) protocol and has largely been displaced by the lighter weight and newer</w:t>
      </w:r>
      <w:ins w:id="1117" w:author="Alan Hawse" w:date="2017-06-08T13:57:00Z">
        <w:r w:rsidR="007C7A3D">
          <w:t>, more secure,</w:t>
        </w:r>
      </w:ins>
      <w:r w:rsidR="00A77388">
        <w:t xml:space="preserve"> TLS.</w:t>
      </w:r>
    </w:p>
    <w:p w14:paraId="2D8443BA" w14:textId="6D3537A5" w:rsidR="003235D8" w:rsidRDefault="003235D8" w:rsidP="003235D8">
      <w:r>
        <w:t xml:space="preserve">Both </w:t>
      </w:r>
      <w:del w:id="1118" w:author="Greg Landry" w:date="2017-06-12T08:47:00Z">
        <w:r w:rsidDel="00B75D42">
          <w:delText xml:space="preserve">of these </w:delText>
        </w:r>
      </w:del>
      <w:r>
        <w:t xml:space="preserve">protocols are generally ascribed to the Application layer but to me it has always felt like it really belongs between the Application and the Transport Layer.  TLS is built into WICED and if you give it the keys </w:t>
      </w:r>
      <w:del w:id="1119"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w:t>
      </w:r>
      <w:del w:id="1120" w:author="Greg Landry" w:date="2017-06-12T08:48:00Z">
        <w:r w:rsidDel="00B75D42">
          <w:delText xml:space="preserve"> </w:delText>
        </w:r>
      </w:del>
      <w:r>
        <w:sym w:font="Wingdings" w:char="F0E0"/>
      </w:r>
      <w:del w:id="1121" w:author="Greg Landry" w:date="2017-06-12T08:48:00Z">
        <w:r w:rsidDel="00B75D42">
          <w:delText xml:space="preserve"> </w:delText>
        </w:r>
      </w:del>
      <w:r w:rsidR="00262EBB">
        <w:t>Wi-Fi</w:t>
      </w:r>
      <w:del w:id="1122" w:author="Greg Landry" w:date="2017-06-12T08:48:00Z">
        <w:r w:rsidR="00553CF2" w:rsidDel="00B75D42">
          <w:delText xml:space="preserve"> </w:delText>
        </w:r>
      </w:del>
      <w:r>
        <w:sym w:font="Wingdings" w:char="F0E0"/>
      </w:r>
      <w:del w:id="1123" w:author="Greg Landry" w:date="2017-06-12T08:48:00Z">
        <w:r w:rsidDel="00B75D42">
          <w:delText xml:space="preserve"> </w:delText>
        </w:r>
      </w:del>
      <w:r w:rsidR="00A77388">
        <w:t>Router</w:t>
      </w:r>
      <w:del w:id="1124" w:author="Greg Landry" w:date="2017-06-12T08:48:00Z">
        <w:r w:rsidR="00A77388" w:rsidDel="00B75D42">
          <w:delText xml:space="preserve"> </w:delText>
        </w:r>
      </w:del>
      <w:ins w:id="1125" w:author="Greg Landry" w:date="2017-06-12T08:48:00Z">
        <w:r w:rsidR="00B75D42">
          <w:sym w:font="Wingdings" w:char="F0E0"/>
        </w:r>
        <w:r w:rsidR="00B75D42">
          <w:t>WEB</w:t>
        </w:r>
      </w:ins>
      <w:r w:rsidR="00A77388">
        <w:sym w:font="Wingdings" w:char="F0E0"/>
      </w:r>
      <w:del w:id="1126" w:author="Greg Landry" w:date="2017-06-12T08:48:00Z">
        <w:r w:rsidR="00A77388" w:rsidDel="00B75D42">
          <w:delText xml:space="preserve"> </w:delText>
        </w:r>
      </w:del>
      <w:r w:rsidR="00A77388">
        <w:t>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1127" w:author="Alan Hawse" w:date="2017-06-08T13:55:00Z"/>
        </w:rPr>
      </w:pPr>
      <w:r>
        <w:rPr>
          <w:noProof/>
        </w:rPr>
        <w:lastRenderedPageBreak/>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0BF667FB" w14:textId="77777777" w:rsidR="002A524E" w:rsidRDefault="002A524E">
      <w:pPr>
        <w:rPr>
          <w:ins w:id="1128" w:author="Greg Landry [2]" w:date="2017-07-13T17:04:00Z"/>
          <w:rFonts w:ascii="Cambria" w:eastAsia="Times New Roman" w:hAnsi="Cambria"/>
          <w:b/>
          <w:bCs/>
          <w:color w:val="4F81BD"/>
        </w:rPr>
      </w:pPr>
      <w:ins w:id="1129" w:author="Greg Landry [2]" w:date="2017-07-13T17:04:00Z">
        <w:r>
          <w:br w:type="page"/>
        </w:r>
      </w:ins>
    </w:p>
    <w:p w14:paraId="245294C4" w14:textId="2A514CA7" w:rsidR="007C7A3D" w:rsidRDefault="007C7A3D">
      <w:pPr>
        <w:pStyle w:val="Heading3"/>
        <w:rPr>
          <w:ins w:id="1130" w:author="Alan Hawse" w:date="2017-06-08T13:58:00Z"/>
        </w:rPr>
        <w:pPrChange w:id="1131" w:author="Alan Hawse" w:date="2017-06-08T13:58:00Z">
          <w:pPr>
            <w:jc w:val="center"/>
          </w:pPr>
        </w:pPrChange>
      </w:pPr>
      <w:ins w:id="1132" w:author="Alan Hawse" w:date="2017-06-08T13:58:00Z">
        <w:r>
          <w:lastRenderedPageBreak/>
          <w:t>X.509 Certificates</w:t>
        </w:r>
      </w:ins>
    </w:p>
    <w:p w14:paraId="7A1CAC27" w14:textId="4097D896" w:rsidR="00246424" w:rsidRDefault="00246424">
      <w:pPr>
        <w:pStyle w:val="Heading4"/>
        <w:rPr>
          <w:ins w:id="1133" w:author="Greg Landry" w:date="2017-06-09T11:15:00Z"/>
        </w:rPr>
        <w:pPrChange w:id="1134" w:author="Greg Landry" w:date="2017-06-09T11:15:00Z">
          <w:pPr>
            <w:jc w:val="center"/>
          </w:pPr>
        </w:pPrChange>
      </w:pPr>
      <w:ins w:id="1135" w:author="Greg Landry" w:date="2017-06-09T11:15:00Z">
        <w:r>
          <w:t>Basics</w:t>
        </w:r>
      </w:ins>
    </w:p>
    <w:p w14:paraId="24EE8AD8" w14:textId="026BBC1F" w:rsidR="0008231F" w:rsidDel="009A6618" w:rsidRDefault="00534481">
      <w:pPr>
        <w:rPr>
          <w:ins w:id="1136" w:author="Alan Hawse" w:date="2017-06-09T08:03:00Z"/>
          <w:del w:id="1137" w:author="Greg Landry" w:date="2017-06-09T11:06:00Z"/>
        </w:rPr>
        <w:pPrChange w:id="1138" w:author="Alan Hawse" w:date="2017-06-08T13:59:00Z">
          <w:pPr>
            <w:jc w:val="center"/>
          </w:pPr>
        </w:pPrChange>
      </w:pPr>
      <w:ins w:id="1139" w:author="Alan Hawse" w:date="2017-06-08T16:36:00Z">
        <w:r>
          <w:t>To create a TLS connection, you need to</w:t>
        </w:r>
      </w:ins>
      <w:ins w:id="1140" w:author="Alan Hawse" w:date="2017-06-08T16:46:00Z">
        <w:r w:rsidR="00393345">
          <w:t xml:space="preserve"> have a </w:t>
        </w:r>
      </w:ins>
      <w:ins w:id="1141"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1142" w:author="Alan Hawse" w:date="2017-06-09T07:51:00Z">
        <w:del w:id="1143" w:author="Greg Landry" w:date="2017-06-09T11:03:00Z">
          <w:r w:rsidR="0008231F" w:rsidDel="001B44DA">
            <w:delText>All of these</w:delText>
          </w:r>
        </w:del>
      </w:ins>
      <w:ins w:id="1144" w:author="Greg Landry" w:date="2017-06-09T11:03:00Z">
        <w:r w:rsidR="001B44DA">
          <w:t>The</w:t>
        </w:r>
      </w:ins>
      <w:ins w:id="1145" w:author="Alan Hawse" w:date="2017-06-09T07:51:00Z">
        <w:r w:rsidR="0008231F">
          <w:t xml:space="preserve"> certificates will be in one of several X.509 formats.  The two most common </w:t>
        </w:r>
      </w:ins>
      <w:ins w:id="1146" w:author="Alan Hawse" w:date="2017-06-09T08:02:00Z">
        <w:r w:rsidR="009E1604">
          <w:t xml:space="preserve">formats </w:t>
        </w:r>
      </w:ins>
      <w:ins w:id="1147" w:author="Alan Hawse" w:date="2017-06-09T07:51:00Z">
        <w:r w:rsidR="0008231F">
          <w:t xml:space="preserve">are </w:t>
        </w:r>
      </w:ins>
      <w:ins w:id="1148" w:author="Alan Hawse" w:date="2017-06-09T07:52:00Z">
        <w:r w:rsidR="0008231F">
          <w:t xml:space="preserve">“DER” which is a binary format, and “PEM” which is an ASCII format (and </w:t>
        </w:r>
      </w:ins>
      <w:ins w:id="1149" w:author="Greg Landry" w:date="2017-06-09T11:03:00Z">
        <w:r w:rsidR="001B44DA">
          <w:t xml:space="preserve">is </w:t>
        </w:r>
      </w:ins>
      <w:ins w:id="1150" w:author="Alan Hawse" w:date="2017-06-09T07:52:00Z">
        <w:r w:rsidR="0008231F">
          <w:t>the one that WICED uses</w:t>
        </w:r>
      </w:ins>
      <w:ins w:id="1151" w:author="Greg Landry" w:date="2017-06-09T11:03:00Z">
        <w:r w:rsidR="001B44DA">
          <w:t>)</w:t>
        </w:r>
      </w:ins>
      <w:ins w:id="1152" w:author="Alan Hawse" w:date="2017-06-09T07:52:00Z">
        <w:r w:rsidR="0008231F">
          <w:t>.</w:t>
        </w:r>
      </w:ins>
      <w:ins w:id="1153" w:author="Alan Hawse" w:date="2017-06-09T08:03:00Z">
        <w:del w:id="1154" w:author="Greg Landry" w:date="2017-06-09T11:03:00Z">
          <w:r w:rsidR="00C87520" w:rsidDel="001B44DA">
            <w:delText>)</w:delText>
          </w:r>
        </w:del>
      </w:ins>
    </w:p>
    <w:p w14:paraId="11D1DE07" w14:textId="77777777" w:rsidR="00C87520" w:rsidRDefault="00C87520">
      <w:pPr>
        <w:rPr>
          <w:ins w:id="1155" w:author="Alan Hawse" w:date="2017-06-09T08:03:00Z"/>
        </w:rPr>
        <w:pPrChange w:id="1156" w:author="Alan Hawse" w:date="2017-06-08T13:59:00Z">
          <w:pPr>
            <w:jc w:val="center"/>
          </w:pPr>
        </w:pPrChange>
      </w:pPr>
    </w:p>
    <w:p w14:paraId="444807D1" w14:textId="35A2145C" w:rsidR="00C87520" w:rsidRDefault="00C87520">
      <w:pPr>
        <w:keepNext/>
        <w:rPr>
          <w:ins w:id="1157" w:author="Alan Hawse" w:date="2017-06-09T08:03:00Z"/>
        </w:rPr>
        <w:pPrChange w:id="1158" w:author="Greg Landry" w:date="2017-06-12T08:49:00Z">
          <w:pPr>
            <w:jc w:val="center"/>
          </w:pPr>
        </w:pPrChange>
      </w:pPr>
      <w:ins w:id="1159" w:author="Alan Hawse" w:date="2017-06-09T08:03:00Z">
        <w:r>
          <w:t>The screenshot below is a PEM certificate:</w:t>
        </w:r>
      </w:ins>
    </w:p>
    <w:p w14:paraId="25F3E790" w14:textId="6826CC8D" w:rsidR="00C87520" w:rsidDel="00F379A9" w:rsidRDefault="00C87520">
      <w:pPr>
        <w:rPr>
          <w:ins w:id="1160" w:author="Alan Hawse" w:date="2017-06-09T07:54:00Z"/>
          <w:del w:id="1161" w:author="Greg Landry" w:date="2017-06-09T11:03:00Z"/>
        </w:rPr>
        <w:pPrChange w:id="1162" w:author="Alan Hawse" w:date="2017-06-08T13:59:00Z">
          <w:pPr>
            <w:jc w:val="center"/>
          </w:pPr>
        </w:pPrChange>
      </w:pPr>
    </w:p>
    <w:p w14:paraId="3FD5EF3C" w14:textId="0B77332D" w:rsidR="003A67DC" w:rsidDel="00F379A9" w:rsidRDefault="003A67DC">
      <w:pPr>
        <w:jc w:val="center"/>
        <w:rPr>
          <w:ins w:id="1163" w:author="Alan Hawse" w:date="2017-06-09T07:56:00Z"/>
          <w:del w:id="1164" w:author="Greg Landry" w:date="2017-06-09T11:04:00Z"/>
        </w:rPr>
      </w:pPr>
      <w:ins w:id="1165"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1166" w:author="Alan Hawse" w:date="2017-06-09T07:56:00Z"/>
        </w:rPr>
      </w:pPr>
    </w:p>
    <w:p w14:paraId="160D671B" w14:textId="72214DBB" w:rsidR="00245C4A" w:rsidRDefault="00245C4A">
      <w:pPr>
        <w:rPr>
          <w:ins w:id="1167" w:author="Alan Hawse" w:date="2017-06-09T07:57:00Z"/>
        </w:rPr>
        <w:pPrChange w:id="1168" w:author="Alan Hawse" w:date="2017-06-08T13:59:00Z">
          <w:pPr>
            <w:jc w:val="center"/>
          </w:pPr>
        </w:pPrChange>
      </w:pPr>
      <w:ins w:id="1169" w:author="Alan Hawse" w:date="2017-06-09T07:56:00Z">
        <w:r>
          <w:t xml:space="preserve">X.509 certificates contain an insane amount of information and they </w:t>
        </w:r>
      </w:ins>
      <w:ins w:id="1170" w:author="Alan Hawse" w:date="2017-06-09T07:57:00Z">
        <w:r>
          <w:t>have</w:t>
        </w:r>
      </w:ins>
      <w:ins w:id="1171" w:author="Alan Hawse" w:date="2017-06-09T07:56:00Z">
        <w:r>
          <w:t xml:space="preserve"> </w:t>
        </w:r>
      </w:ins>
      <w:ins w:id="1172" w:author="Alan Hawse" w:date="2017-06-09T07:57:00Z">
        <w:r w:rsidR="00C87520">
          <w:t xml:space="preserve">a bunch </w:t>
        </w:r>
        <w:r>
          <w:t xml:space="preserve">of options.  However, </w:t>
        </w:r>
      </w:ins>
      <w:ins w:id="1173" w:author="Alan Hawse" w:date="2017-06-09T07:59:00Z">
        <w:r>
          <w:t>they generally contain:</w:t>
        </w:r>
      </w:ins>
    </w:p>
    <w:p w14:paraId="014D7131" w14:textId="1D691E0F" w:rsidR="00245C4A" w:rsidRDefault="00245C4A">
      <w:pPr>
        <w:pStyle w:val="ListParagraph"/>
        <w:numPr>
          <w:ilvl w:val="0"/>
          <w:numId w:val="32"/>
        </w:numPr>
        <w:rPr>
          <w:ins w:id="1174" w:author="Alan Hawse" w:date="2017-06-09T07:58:00Z"/>
        </w:rPr>
        <w:pPrChange w:id="1175" w:author="Alan Hawse" w:date="2017-06-09T07:58:00Z">
          <w:pPr>
            <w:jc w:val="center"/>
          </w:pPr>
        </w:pPrChange>
      </w:pPr>
      <w:ins w:id="1176" w:author="Alan Hawse" w:date="2017-06-09T07:58:00Z">
        <w:r>
          <w:t>The site</w:t>
        </w:r>
      </w:ins>
      <w:ins w:id="1177" w:author="Greg Landry" w:date="2017-06-09T11:04:00Z">
        <w:r w:rsidR="00F379A9">
          <w:t>’</w:t>
        </w:r>
      </w:ins>
      <w:ins w:id="1178" w:author="Alan Hawse" w:date="2017-06-09T07:58:00Z">
        <w:r>
          <w:t>s public key</w:t>
        </w:r>
      </w:ins>
    </w:p>
    <w:p w14:paraId="51385A51" w14:textId="195EFAEA" w:rsidR="00245C4A" w:rsidRDefault="00245C4A">
      <w:pPr>
        <w:pStyle w:val="ListParagraph"/>
        <w:numPr>
          <w:ilvl w:val="0"/>
          <w:numId w:val="32"/>
        </w:numPr>
        <w:rPr>
          <w:ins w:id="1179" w:author="Alan Hawse" w:date="2017-06-09T07:59:00Z"/>
        </w:rPr>
        <w:pPrChange w:id="1180" w:author="Alan Hawse" w:date="2017-06-09T07:58:00Z">
          <w:pPr>
            <w:jc w:val="center"/>
          </w:pPr>
        </w:pPrChange>
      </w:pPr>
      <w:ins w:id="1181" w:author="Alan Hawse" w:date="2017-06-09T07:58:00Z">
        <w:r>
          <w:t xml:space="preserve">An intermediate </w:t>
        </w:r>
      </w:ins>
      <w:ins w:id="1182" w:author="Alan Hawse" w:date="2017-06-09T07:59:00Z">
        <w:r>
          <w:t>authority’s</w:t>
        </w:r>
      </w:ins>
      <w:ins w:id="1183" w:author="Alan Hawse" w:date="2017-06-09T07:58:00Z">
        <w:r>
          <w:t xml:space="preserve"> public key</w:t>
        </w:r>
      </w:ins>
    </w:p>
    <w:p w14:paraId="6BCCA0D2" w14:textId="33AE66E4" w:rsidR="00245C4A" w:rsidRDefault="00245C4A">
      <w:pPr>
        <w:pStyle w:val="ListParagraph"/>
        <w:numPr>
          <w:ilvl w:val="0"/>
          <w:numId w:val="32"/>
        </w:numPr>
        <w:rPr>
          <w:ins w:id="1184" w:author="Alan Hawse" w:date="2017-06-09T07:59:00Z"/>
        </w:rPr>
        <w:pPrChange w:id="1185" w:author="Alan Hawse" w:date="2017-06-09T07:58:00Z">
          <w:pPr>
            <w:jc w:val="center"/>
          </w:pPr>
        </w:pPrChange>
      </w:pPr>
      <w:ins w:id="1186" w:author="Alan Hawse" w:date="2017-06-09T07:59:00Z">
        <w:r>
          <w:t>The root authority’s public key</w:t>
        </w:r>
      </w:ins>
    </w:p>
    <w:p w14:paraId="331B26DB" w14:textId="44AE0FAC" w:rsidR="00245C4A" w:rsidDel="00246424" w:rsidRDefault="00245C4A">
      <w:pPr>
        <w:pStyle w:val="ListParagraph"/>
        <w:numPr>
          <w:ilvl w:val="0"/>
          <w:numId w:val="32"/>
        </w:numPr>
        <w:rPr>
          <w:ins w:id="1187" w:author="Alan Hawse" w:date="2017-06-09T07:54:00Z"/>
          <w:del w:id="1188" w:author="Greg Landry" w:date="2017-06-09T11:15:00Z"/>
        </w:rPr>
        <w:pPrChange w:id="1189" w:author="Alan Hawse" w:date="2017-06-09T07:58:00Z">
          <w:pPr>
            <w:jc w:val="center"/>
          </w:pPr>
        </w:pPrChange>
      </w:pPr>
      <w:ins w:id="1190"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1191" w:author="Alan Hawse" w:date="2017-06-09T07:51:00Z"/>
        </w:rPr>
        <w:pPrChange w:id="1192" w:author="Greg Landry" w:date="2017-06-09T11:15:00Z">
          <w:pPr>
            <w:jc w:val="center"/>
          </w:pPr>
        </w:pPrChange>
      </w:pPr>
    </w:p>
    <w:p w14:paraId="29299097" w14:textId="7AD041F2" w:rsidR="00F77067" w:rsidDel="00246424" w:rsidRDefault="00555C4A">
      <w:pPr>
        <w:rPr>
          <w:ins w:id="1193" w:author="Alan Hawse" w:date="2017-06-08T17:14:00Z"/>
        </w:rPr>
        <w:pPrChange w:id="1194" w:author="Alan Hawse" w:date="2017-06-08T13:59:00Z">
          <w:pPr>
            <w:jc w:val="center"/>
          </w:pPr>
        </w:pPrChange>
      </w:pPr>
      <w:moveFromRangeStart w:id="1195" w:author="Greg Landry" w:date="2017-06-09T11:16:00Z" w:name="move484770293"/>
      <w:moveFrom w:id="1196" w:author="Greg Landry" w:date="2017-06-09T11:16:00Z">
        <w:ins w:id="1197" w:author="Alan Hawse" w:date="2017-06-08T16:48:00Z">
          <w:r w:rsidDel="00246424">
            <w:t xml:space="preserve">You can get the </w:t>
          </w:r>
        </w:ins>
        <w:ins w:id="1198" w:author="Alan Hawse" w:date="2017-06-09T07:47:00Z">
          <w:r w:rsidR="00937558" w:rsidDel="00246424">
            <w:t xml:space="preserve">root or intermediate </w:t>
          </w:r>
        </w:ins>
        <w:ins w:id="1199" w:author="Alan Hawse" w:date="2017-06-08T16:48:00Z">
          <w:r w:rsidDel="00246424">
            <w:t>certificate for a website from the browser.</w:t>
          </w:r>
        </w:ins>
        <w:ins w:id="1200" w:author="Alan Hawse" w:date="2017-06-08T16:49:00Z">
          <w:r w:rsidDel="00246424">
            <w:t xml:space="preserve">  </w:t>
          </w:r>
        </w:ins>
      </w:moveFrom>
    </w:p>
    <w:moveFromRangeEnd w:id="1195"/>
    <w:p w14:paraId="3ADF1647" w14:textId="77777777" w:rsidR="007023CF" w:rsidRDefault="007023CF">
      <w:pPr>
        <w:rPr>
          <w:ins w:id="1201" w:author="Greg Landry" w:date="2017-06-09T13:38:00Z"/>
          <w:rFonts w:asciiTheme="majorHAnsi" w:eastAsiaTheme="majorEastAsia" w:hAnsiTheme="majorHAnsi" w:cstheme="majorBidi"/>
          <w:i/>
          <w:iCs/>
          <w:color w:val="2E74B5" w:themeColor="accent1" w:themeShade="BF"/>
        </w:rPr>
      </w:pPr>
      <w:ins w:id="1202" w:author="Greg Landry" w:date="2017-06-09T13:38:00Z">
        <w:r>
          <w:br w:type="page"/>
        </w:r>
      </w:ins>
    </w:p>
    <w:p w14:paraId="2913A320" w14:textId="7E5FC395" w:rsidR="00F77067" w:rsidRDefault="00246424">
      <w:pPr>
        <w:pStyle w:val="Heading4"/>
        <w:rPr>
          <w:ins w:id="1203" w:author="Alan Hawse" w:date="2017-06-08T17:14:00Z"/>
        </w:rPr>
        <w:pPrChange w:id="1204" w:author="Greg Landry" w:date="2017-06-09T11:15:00Z">
          <w:pPr>
            <w:jc w:val="center"/>
          </w:pPr>
        </w:pPrChange>
      </w:pPr>
      <w:ins w:id="1205" w:author="Greg Landry" w:date="2017-06-09T11:15:00Z">
        <w:r>
          <w:lastRenderedPageBreak/>
          <w:t>Downloading Certificates</w:t>
        </w:r>
      </w:ins>
    </w:p>
    <w:p w14:paraId="69314AE6" w14:textId="7DAE3C2F" w:rsidR="00246424" w:rsidRDefault="00246424" w:rsidP="00246424">
      <w:pPr>
        <w:rPr>
          <w:ins w:id="1206" w:author="Greg Landry" w:date="2017-06-09T11:18:00Z"/>
        </w:rPr>
      </w:pPr>
      <w:moveToRangeStart w:id="1207" w:author="Greg Landry" w:date="2017-06-09T11:16:00Z" w:name="move484770293"/>
      <w:moveTo w:id="1208" w:author="Greg Landry" w:date="2017-06-09T11:16:00Z">
        <w:r>
          <w:t xml:space="preserve">You can get the root or intermediate certificate for a website from </w:t>
        </w:r>
        <w:del w:id="1209" w:author="Greg Landry" w:date="2017-06-09T11:18:00Z">
          <w:r w:rsidDel="00B70FC6">
            <w:delText>the</w:delText>
          </w:r>
        </w:del>
      </w:moveTo>
      <w:ins w:id="1210" w:author="Greg Landry" w:date="2017-06-09T11:18:00Z">
        <w:r w:rsidR="00B70FC6">
          <w:t>a</w:t>
        </w:r>
      </w:ins>
      <w:moveTo w:id="1211" w:author="Greg Landry" w:date="2017-06-09T11:16:00Z">
        <w:r>
          <w:t xml:space="preserve"> browser.  </w:t>
        </w:r>
      </w:moveTo>
      <w:ins w:id="1212"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1213" w:author="Greg Landry" w:date="2017-06-09T11:40:00Z">
        <w:r w:rsidR="0029444C">
          <w:fldChar w:fldCharType="end"/>
        </w:r>
        <w:r w:rsidR="0029444C">
          <w:t xml:space="preserve"> as the site for which we want to retri</w:t>
        </w:r>
      </w:ins>
      <w:ins w:id="1214" w:author="Greg Landry" w:date="2017-06-09T11:41:00Z">
        <w:r w:rsidR="0029444C">
          <w:t>e</w:t>
        </w:r>
      </w:ins>
      <w:ins w:id="1215" w:author="Greg Landry" w:date="2017-06-09T11:40:00Z">
        <w:r w:rsidR="0029444C">
          <w:t>ve the certificate.</w:t>
        </w:r>
      </w:ins>
    </w:p>
    <w:p w14:paraId="12624325" w14:textId="5CD06C69" w:rsidR="00B70FC6" w:rsidRDefault="00B70FC6">
      <w:pPr>
        <w:pStyle w:val="Heading5"/>
        <w:pPrChange w:id="1216" w:author="Greg Landry" w:date="2017-06-09T11:18:00Z">
          <w:pPr/>
        </w:pPrChange>
      </w:pPr>
      <w:ins w:id="1217" w:author="Greg Landry" w:date="2017-06-09T11:18:00Z">
        <w:r>
          <w:t>Chrome</w:t>
        </w:r>
      </w:ins>
    </w:p>
    <w:moveToRangeEnd w:id="1207"/>
    <w:p w14:paraId="3BD45C9B" w14:textId="0FCE0D72" w:rsidR="00B70FC6" w:rsidRDefault="0029444C">
      <w:pPr>
        <w:rPr>
          <w:ins w:id="1218" w:author="Greg Landry" w:date="2017-06-09T11:41:00Z"/>
        </w:rPr>
        <w:pPrChange w:id="1219" w:author="Alan Hawse" w:date="2017-06-08T13:59:00Z">
          <w:pPr>
            <w:jc w:val="center"/>
          </w:pPr>
        </w:pPrChange>
      </w:pPr>
      <w:ins w:id="1220" w:author="Greg Landry" w:date="2017-06-09T11:41:00Z">
        <w:r>
          <w:t>In</w:t>
        </w:r>
      </w:ins>
      <w:ins w:id="1221" w:author="Greg Landry" w:date="2017-06-09T11:40:00Z">
        <w:r w:rsidR="00F84DA3">
          <w:t xml:space="preserve"> Chrome, </w:t>
        </w:r>
      </w:ins>
      <w:ins w:id="1222"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1223"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1224" w:author="Greg Landry" w:date="2017-06-09T11:57:00Z"/>
        </w:rPr>
        <w:pPrChange w:id="1225" w:author="Greg Landry" w:date="2017-06-09T12:04:00Z">
          <w:pPr>
            <w:jc w:val="center"/>
          </w:pPr>
        </w:pPrChange>
      </w:pPr>
      <w:ins w:id="1226"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1227" w:author="Greg Landry" w:date="2017-06-09T11:57:00Z"/>
        </w:rPr>
        <w:pPrChange w:id="1228" w:author="Greg Landry" w:date="2017-06-09T11:58:00Z">
          <w:pPr>
            <w:jc w:val="center"/>
          </w:pPr>
        </w:pPrChange>
      </w:pPr>
      <w:ins w:id="1229"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361FF5"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1230"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1231" w:author="Greg Landry" w:date="2017-06-09T11:42:00Z"/>
        </w:rPr>
        <w:pPrChange w:id="1232" w:author="Greg Landry" w:date="2017-06-09T11:57:00Z">
          <w:pPr>
            <w:jc w:val="center"/>
          </w:pPr>
        </w:pPrChange>
      </w:pPr>
    </w:p>
    <w:p w14:paraId="4BA312F1" w14:textId="5E3EE04B" w:rsidR="00EA316E" w:rsidRDefault="0029444C">
      <w:pPr>
        <w:pStyle w:val="ListParagraph"/>
        <w:keepNext/>
        <w:numPr>
          <w:ilvl w:val="0"/>
          <w:numId w:val="34"/>
        </w:numPr>
        <w:rPr>
          <w:ins w:id="1233" w:author="Greg Landry" w:date="2017-06-09T11:58:00Z"/>
        </w:rPr>
        <w:pPrChange w:id="1234" w:author="Greg Landry" w:date="2017-06-09T12:05:00Z">
          <w:pPr>
            <w:jc w:val="center"/>
          </w:pPr>
        </w:pPrChange>
      </w:pPr>
      <w:ins w:id="1235" w:author="Greg Landry" w:date="2017-06-09T11:43:00Z">
        <w:r>
          <w:t>Click on “View certificate”.</w:t>
        </w:r>
      </w:ins>
    </w:p>
    <w:p w14:paraId="091172BB" w14:textId="2D2648CC" w:rsidR="00EA316E" w:rsidRDefault="00EA316E">
      <w:pPr>
        <w:pStyle w:val="ListParagraph"/>
        <w:jc w:val="center"/>
        <w:rPr>
          <w:ins w:id="1236" w:author="Greg Landry" w:date="2017-06-09T11:59:00Z"/>
        </w:rPr>
        <w:pPrChange w:id="1237" w:author="Greg Landry" w:date="2017-06-09T11:58:00Z">
          <w:pPr>
            <w:jc w:val="center"/>
          </w:pPr>
        </w:pPrChange>
      </w:pPr>
      <w:ins w:id="1238"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D77CF"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1239"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1240" w:author="Greg Landry" w:date="2017-06-09T11:43:00Z"/>
        </w:rPr>
        <w:pPrChange w:id="1241" w:author="Greg Landry" w:date="2017-06-09T11:58:00Z">
          <w:pPr>
            <w:jc w:val="center"/>
          </w:pPr>
        </w:pPrChange>
      </w:pPr>
    </w:p>
    <w:p w14:paraId="7D628D0F" w14:textId="60353948" w:rsidR="0029444C" w:rsidRDefault="0029444C">
      <w:pPr>
        <w:pStyle w:val="ListParagraph"/>
        <w:keepNext/>
        <w:numPr>
          <w:ilvl w:val="0"/>
          <w:numId w:val="34"/>
        </w:numPr>
        <w:rPr>
          <w:ins w:id="1242" w:author="Greg Landry" w:date="2017-06-09T15:56:00Z"/>
        </w:rPr>
        <w:pPrChange w:id="1243" w:author="Greg Landry" w:date="2017-06-09T12:04:00Z">
          <w:pPr>
            <w:jc w:val="center"/>
          </w:pPr>
        </w:pPrChange>
      </w:pPr>
      <w:ins w:id="1244" w:author="Greg Landry" w:date="2017-06-09T11:45:00Z">
        <w:r>
          <w:lastRenderedPageBreak/>
          <w:t>Click on the</w:t>
        </w:r>
      </w:ins>
      <w:ins w:id="1245" w:author="Greg Landry" w:date="2017-06-09T11:43:00Z">
        <w:r>
          <w:t xml:space="preserve"> “Certification Path” tab</w:t>
        </w:r>
      </w:ins>
      <w:ins w:id="1246" w:author="Greg Landry" w:date="2017-06-09T16:04:00Z">
        <w:r w:rsidR="002B34C1">
          <w:t>.</w:t>
        </w:r>
      </w:ins>
      <w:ins w:id="1247" w:author="Greg Landry" w:date="2017-06-09T11:43:00Z">
        <w:r>
          <w:t xml:space="preserve"> </w:t>
        </w:r>
      </w:ins>
      <w:ins w:id="1248" w:author="Greg Landry" w:date="2017-06-09T16:04:00Z">
        <w:r w:rsidR="002B34C1">
          <w:t xml:space="preserve">In this case, you can see that the certificate is issued by (i.e. signed by) “Let’s Encrypt Authority X3” and that the root certificate is “DST ROOT CA X3”.  To make the TLS connection to </w:t>
        </w:r>
        <w:r w:rsidR="002B34C1">
          <w:fldChar w:fldCharType="begin"/>
        </w:r>
        <w:r w:rsidR="002B34C1">
          <w:instrText xml:space="preserve"> HYPERLINK "https://httpbin.org" </w:instrText>
        </w:r>
        <w:r w:rsidR="002B34C1">
          <w:fldChar w:fldCharType="separate"/>
        </w:r>
        <w:r w:rsidR="002B34C1" w:rsidRPr="009A1D5A">
          <w:rPr>
            <w:rStyle w:val="Hyperlink"/>
          </w:rPr>
          <w:t>https://httpbin.org</w:t>
        </w:r>
        <w:r w:rsidR="002B34C1">
          <w:fldChar w:fldCharType="end"/>
        </w:r>
        <w:r w:rsidR="002B34C1">
          <w:t xml:space="preserve"> you will need either the </w:t>
        </w:r>
      </w:ins>
      <w:ins w:id="1249" w:author="Greg Landry" w:date="2017-06-09T16:05:00Z">
        <w:r w:rsidR="002B34C1">
          <w:t xml:space="preserve">signed </w:t>
        </w:r>
      </w:ins>
      <w:ins w:id="1250" w:author="Greg Landry" w:date="2017-06-09T16:04:00Z">
        <w:r w:rsidR="002B34C1">
          <w:t>intermediate certificate or the root certificate, not the httpbin.org certificate.</w:t>
        </w:r>
      </w:ins>
      <w:ins w:id="1251" w:author="Greg Landry" w:date="2017-06-09T15:54:00Z">
        <w:r w:rsidR="006C6E5B">
          <w:t xml:space="preserve"> </w:t>
        </w:r>
      </w:ins>
      <w:ins w:id="1252" w:author="Greg Landry" w:date="2017-06-09T16:05:00Z">
        <w:r w:rsidR="002B34C1">
          <w:t xml:space="preserve">Therefore, </w:t>
        </w:r>
      </w:ins>
      <w:ins w:id="1253" w:author="Greg Landry" w:date="2017-06-09T15:54:00Z">
        <w:r w:rsidR="002B34C1">
          <w:t>c</w:t>
        </w:r>
        <w:r w:rsidR="006C6E5B">
          <w:t xml:space="preserve">lick on either the root or </w:t>
        </w:r>
      </w:ins>
      <w:ins w:id="1254" w:author="Greg Landry" w:date="2017-06-09T15:55:00Z">
        <w:r w:rsidR="006C6E5B">
          <w:t>intermediate</w:t>
        </w:r>
      </w:ins>
      <w:ins w:id="1255" w:author="Greg Landry" w:date="2017-06-09T15:54:00Z">
        <w:r w:rsidR="006C6E5B">
          <w:t xml:space="preserve"> </w:t>
        </w:r>
      </w:ins>
      <w:ins w:id="1256" w:author="Greg Landry" w:date="2017-06-09T15:55:00Z">
        <w:r w:rsidR="006C6E5B">
          <w:t xml:space="preserve">certificate and </w:t>
        </w:r>
      </w:ins>
      <w:ins w:id="1257" w:author="Greg Landry" w:date="2017-06-09T16:05:00Z">
        <w:r w:rsidR="002B34C1">
          <w:t xml:space="preserve">then </w:t>
        </w:r>
      </w:ins>
      <w:ins w:id="1258" w:author="Greg Landry" w:date="2017-06-09T15:55:00Z">
        <w:r w:rsidR="006C6E5B">
          <w:t xml:space="preserve">click on “View Certificate” </w:t>
        </w:r>
      </w:ins>
      <w:ins w:id="1259" w:author="Greg Landry" w:date="2017-06-09T16:05:00Z">
        <w:r w:rsidR="002B34C1">
          <w:t>so</w:t>
        </w:r>
      </w:ins>
      <w:ins w:id="1260" w:author="Greg Landry" w:date="2017-06-09T15:56:00Z">
        <w:r w:rsidR="006C6E5B">
          <w:t xml:space="preserve"> that y</w:t>
        </w:r>
        <w:r w:rsidR="00F3364F">
          <w:t>ou are looking at (and saving) the</w:t>
        </w:r>
        <w:r w:rsidR="006C6E5B">
          <w:t xml:space="preserve"> signed certificate.</w:t>
        </w:r>
      </w:ins>
    </w:p>
    <w:p w14:paraId="58EE1F32" w14:textId="2913D51F" w:rsidR="00F3364F" w:rsidRDefault="00F3364F">
      <w:pPr>
        <w:pStyle w:val="ListParagraph"/>
        <w:keepNext/>
        <w:jc w:val="center"/>
        <w:rPr>
          <w:ins w:id="1261" w:author="Greg Landry" w:date="2017-06-09T15:58:00Z"/>
        </w:rPr>
        <w:pPrChange w:id="1262" w:author="Greg Landry" w:date="2017-06-09T15:56:00Z">
          <w:pPr>
            <w:jc w:val="center"/>
          </w:pPr>
        </w:pPrChange>
      </w:pPr>
      <w:ins w:id="1263" w:author="Greg Landry" w:date="2017-06-09T15:58:00Z">
        <w:r>
          <w:rPr>
            <w:noProof/>
          </w:rPr>
          <mc:AlternateContent>
            <mc:Choice Requires="wps">
              <w:drawing>
                <wp:anchor distT="0" distB="0" distL="114300" distR="114300" simplePos="0" relativeHeight="251745280" behindDoc="0" locked="0" layoutInCell="1" allowOverlap="1" wp14:anchorId="78E3C426" wp14:editId="194EA319">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9A174D" id="Rectangle: Rounded Corners 37" o:spid="_x0000_s1026" style="position:absolute;margin-left:176.25pt;margin-top:50.05pt;width:79.5pt;height:14.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ins>
      <w:ins w:id="1264" w:author="Greg Landry" w:date="2017-06-09T15:57:00Z">
        <w:r>
          <w:rPr>
            <w:noProof/>
          </w:rPr>
          <mc:AlternateContent>
            <mc:Choice Requires="wps">
              <w:drawing>
                <wp:anchor distT="0" distB="0" distL="114300" distR="114300" simplePos="0" relativeHeight="251667968" behindDoc="0" locked="0" layoutInCell="1" allowOverlap="1" wp14:anchorId="12BF8D9B" wp14:editId="0923AC10">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C17D4F" id="Rectangle: Rounded Corners 35" o:spid="_x0000_s1026" style="position:absolute;margin-left:280.5pt;margin-top:154.3pt;width:59.6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ins>
      <w:ins w:id="1265" w:author="Greg Landry" w:date="2017-06-09T12:00:00Z">
        <w:r>
          <w:rPr>
            <w:noProof/>
          </w:rPr>
          <mc:AlternateContent>
            <mc:Choice Requires="wps">
              <w:drawing>
                <wp:anchor distT="0" distB="0" distL="114300" distR="114300" simplePos="0" relativeHeight="251657728" behindDoc="0" locked="0" layoutInCell="1" allowOverlap="1" wp14:anchorId="4243D7E5" wp14:editId="32936735">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FA95C" id="Rectangle: Rounded Corners 19" o:spid="_x0000_s1026" style="position:absolute;margin-left:199.4pt;margin-top:16.7pt;width:51.25pt;height:14.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ins>
      <w:ins w:id="1266" w:author="Greg Landry" w:date="2017-06-09T15:56:00Z">
        <w:r>
          <w:rPr>
            <w:noProof/>
          </w:rPr>
          <w:drawing>
            <wp:inline distT="0" distB="0" distL="0" distR="0" wp14:anchorId="3B3C56A9" wp14:editId="16185902">
              <wp:extent cx="2650946" cy="222458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ins>
    </w:p>
    <w:p w14:paraId="48ABD301" w14:textId="77777777" w:rsidR="00F3364F" w:rsidRDefault="00F3364F">
      <w:pPr>
        <w:pStyle w:val="ListParagraph"/>
        <w:keepNext/>
        <w:jc w:val="center"/>
        <w:rPr>
          <w:ins w:id="1267" w:author="Greg Landry" w:date="2017-06-09T11:57:00Z"/>
        </w:rPr>
        <w:pPrChange w:id="1268" w:author="Greg Landry" w:date="2017-06-09T15:56:00Z">
          <w:pPr>
            <w:jc w:val="center"/>
          </w:pPr>
        </w:pPrChange>
      </w:pPr>
    </w:p>
    <w:p w14:paraId="759B25AA" w14:textId="78EDBAAC" w:rsidR="0029444C" w:rsidRDefault="006C6E5B">
      <w:pPr>
        <w:pStyle w:val="ListParagraph"/>
        <w:keepNext/>
        <w:numPr>
          <w:ilvl w:val="0"/>
          <w:numId w:val="34"/>
        </w:numPr>
        <w:rPr>
          <w:ins w:id="1269" w:author="Greg Landry" w:date="2017-06-09T12:00:00Z"/>
        </w:rPr>
        <w:pPrChange w:id="1270" w:author="Greg Landry" w:date="2017-06-09T15:59:00Z">
          <w:pPr>
            <w:jc w:val="center"/>
          </w:pPr>
        </w:pPrChange>
      </w:pPr>
      <w:ins w:id="1271" w:author="Greg Landry" w:date="2017-06-09T15:55:00Z">
        <w:r>
          <w:t xml:space="preserve">You will now have another window open </w:t>
        </w:r>
      </w:ins>
      <w:ins w:id="1272" w:author="Greg Landry" w:date="2017-06-09T16:00:00Z">
        <w:r w:rsidR="00F3364F">
          <w:t>showing information for</w:t>
        </w:r>
      </w:ins>
      <w:ins w:id="1273" w:author="Greg Landry" w:date="2017-06-09T15:55:00Z">
        <w:r>
          <w:t xml:space="preserve"> the </w:t>
        </w:r>
      </w:ins>
      <w:ins w:id="1274" w:author="Greg Landry" w:date="2017-06-09T15:56:00Z">
        <w:r w:rsidR="00F3364F">
          <w:t>signed certificate.</w:t>
        </w:r>
      </w:ins>
      <w:ins w:id="1275" w:author="Greg Landry" w:date="2017-06-09T15:59:00Z">
        <w:r w:rsidR="00F3364F">
          <w:t xml:space="preserve"> </w:t>
        </w:r>
      </w:ins>
      <w:ins w:id="1276" w:author="Greg Landry" w:date="2017-06-09T11:46:00Z">
        <w:r w:rsidR="0029444C">
          <w:t xml:space="preserve">Click on the “Details” tab and then on “Copy to File…” to </w:t>
        </w:r>
      </w:ins>
      <w:ins w:id="1277" w:author="Greg Landry" w:date="2017-06-09T16:00:00Z">
        <w:r w:rsidR="00F3364F">
          <w:t>open the Certificate Export Wizard</w:t>
        </w:r>
      </w:ins>
      <w:ins w:id="1278" w:author="Greg Landry" w:date="2017-06-09T11:46:00Z">
        <w:r w:rsidR="0029444C">
          <w:t>.</w:t>
        </w:r>
      </w:ins>
    </w:p>
    <w:p w14:paraId="0F63DAA3" w14:textId="14F82B5A" w:rsidR="00EA316E" w:rsidRDefault="00F3364F" w:rsidP="00EA316E">
      <w:pPr>
        <w:jc w:val="center"/>
        <w:rPr>
          <w:ins w:id="1279" w:author="Greg Landry" w:date="2017-06-09T12:03:00Z"/>
        </w:rPr>
      </w:pPr>
      <w:ins w:id="1280" w:author="Greg Landry" w:date="2017-06-09T12:03:00Z">
        <w:r>
          <w:rPr>
            <w:noProof/>
          </w:rPr>
          <mc:AlternateContent>
            <mc:Choice Requires="wps">
              <w:drawing>
                <wp:anchor distT="0" distB="0" distL="114300" distR="114300" simplePos="0" relativeHeight="251665920" behindDoc="0" locked="0" layoutInCell="1" allowOverlap="1" wp14:anchorId="44837939" wp14:editId="31924C84">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59B209" id="Rectangle: Rounded Corners 26" o:spid="_x0000_s1026" style="position:absolute;margin-left:274.55pt;margin-top:210.45pt;width:52.65pt;height:14.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ins>
      <w:ins w:id="1281" w:author="Greg Landry" w:date="2017-06-09T12:02:00Z">
        <w:r>
          <w:rPr>
            <w:noProof/>
          </w:rPr>
          <mc:AlternateContent>
            <mc:Choice Requires="wps">
              <w:drawing>
                <wp:anchor distT="0" distB="0" distL="114300" distR="114300" simplePos="0" relativeHeight="251661824" behindDoc="0" locked="0" layoutInCell="1" allowOverlap="1" wp14:anchorId="0C979ADF" wp14:editId="761CB488">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51BD3A" id="Rectangle: Rounded Corners 25" o:spid="_x0000_s1026" style="position:absolute;margin-left:157.5pt;margin-top:18.05pt;width:26.25pt;height:14.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ins>
      <w:ins w:id="1282" w:author="Greg Landry" w:date="2017-06-09T15:59:00Z">
        <w:r>
          <w:rPr>
            <w:noProof/>
          </w:rPr>
          <w:drawing>
            <wp:inline distT="0" distB="0" distL="0" distR="0" wp14:anchorId="3F9EDCD2" wp14:editId="35E40D23">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400" cy="3444818"/>
                      </a:xfrm>
                      <a:prstGeom prst="rect">
                        <a:avLst/>
                      </a:prstGeom>
                    </pic:spPr>
                  </pic:pic>
                </a:graphicData>
              </a:graphic>
            </wp:inline>
          </w:drawing>
        </w:r>
      </w:ins>
      <w:ins w:id="1283" w:author="Greg Landry" w:date="2017-06-09T12:00:00Z">
        <w:r w:rsidR="00EA316E">
          <w:t xml:space="preserve"> </w:t>
        </w:r>
      </w:ins>
    </w:p>
    <w:p w14:paraId="1B745867" w14:textId="23D3A56E" w:rsidR="00EA316E" w:rsidRDefault="00EA316E">
      <w:pPr>
        <w:pStyle w:val="ListParagraph"/>
        <w:keepNext/>
        <w:numPr>
          <w:ilvl w:val="0"/>
          <w:numId w:val="34"/>
        </w:numPr>
        <w:rPr>
          <w:ins w:id="1284" w:author="Greg Landry" w:date="2017-06-09T12:01:00Z"/>
        </w:rPr>
        <w:pPrChange w:id="1285" w:author="Greg Landry" w:date="2017-06-09T12:04:00Z">
          <w:pPr>
            <w:jc w:val="center"/>
          </w:pPr>
        </w:pPrChange>
      </w:pPr>
      <w:ins w:id="1286" w:author="Greg Landry" w:date="2017-06-09T12:03:00Z">
        <w:r>
          <w:lastRenderedPageBreak/>
          <w:t>From the Certificate Export Wizard, select “Base-64 encoded X.509 (.CER)” to allow you to save the certificate in the ASCII PEM format.</w:t>
        </w:r>
      </w:ins>
    </w:p>
    <w:p w14:paraId="037C22B7" w14:textId="674AF156" w:rsidR="00EA316E" w:rsidRDefault="00400697" w:rsidP="00EA316E">
      <w:pPr>
        <w:jc w:val="center"/>
        <w:rPr>
          <w:ins w:id="1287" w:author="Greg Landry" w:date="2017-06-09T11:46:00Z"/>
        </w:rPr>
      </w:pPr>
      <w:ins w:id="1288"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6EF2CB"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7DA80"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F99CAA"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696F20"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96749"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1289"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D9F3F0"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1290"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1291" w:author="Greg Landry" w:date="2017-06-09T11:18:00Z"/>
        </w:rPr>
        <w:pPrChange w:id="1292" w:author="Greg Landry" w:date="2017-06-09T12:04:00Z">
          <w:pPr>
            <w:jc w:val="center"/>
          </w:pPr>
        </w:pPrChange>
      </w:pPr>
      <w:ins w:id="1293" w:author="Greg Landry" w:date="2017-06-09T11:48:00Z">
        <w:r>
          <w:t>Once you have saved the certificate you can double-click on it to see the certificate information</w:t>
        </w:r>
      </w:ins>
      <w:ins w:id="1294" w:author="Greg Landry" w:date="2017-06-09T12:05:00Z">
        <w:r w:rsidR="00EA316E">
          <w:t xml:space="preserve"> again</w:t>
        </w:r>
      </w:ins>
      <w:ins w:id="1295" w:author="Greg Landry" w:date="2017-06-09T11:48:00Z">
        <w:r>
          <w:t>, or you can open it with a text viewer to see the actual ASCII code of the certificate.</w:t>
        </w:r>
      </w:ins>
    </w:p>
    <w:p w14:paraId="3B751A43" w14:textId="33726E27" w:rsidR="00B70FC6" w:rsidRDefault="00B70FC6">
      <w:pPr>
        <w:pStyle w:val="Heading5"/>
        <w:rPr>
          <w:ins w:id="1296" w:author="Greg Landry" w:date="2017-06-09T11:18:00Z"/>
        </w:rPr>
        <w:pPrChange w:id="1297" w:author="Greg Landry" w:date="2017-06-09T11:18:00Z">
          <w:pPr>
            <w:jc w:val="center"/>
          </w:pPr>
        </w:pPrChange>
      </w:pPr>
      <w:ins w:id="1298" w:author="Greg Landry" w:date="2017-06-09T11:18:00Z">
        <w:r>
          <w:t>Internet Explorer</w:t>
        </w:r>
      </w:ins>
    </w:p>
    <w:p w14:paraId="47F8A337" w14:textId="7FFA2F0E" w:rsidR="00B70FC6" w:rsidRDefault="00D20F2E">
      <w:pPr>
        <w:rPr>
          <w:ins w:id="1299" w:author="Greg Landry" w:date="2017-06-09T12:16:00Z"/>
        </w:rPr>
        <w:pPrChange w:id="1300" w:author="Greg Landry" w:date="2017-06-09T12:16:00Z">
          <w:pPr>
            <w:jc w:val="center"/>
          </w:pPr>
        </w:pPrChange>
      </w:pPr>
      <w:ins w:id="1301" w:author="Greg Landry" w:date="2017-06-09T12:12:00Z">
        <w:r>
          <w:t>In Internet Explorer,</w:t>
        </w:r>
      </w:ins>
      <w:ins w:id="1302" w:author="Greg Landry" w:date="2017-06-09T12:13:00Z">
        <w:r w:rsidR="00FC5323">
          <w:t xml:space="preserve"> </w:t>
        </w:r>
      </w:ins>
      <w:ins w:id="1303"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1304" w:author="Greg Landry" w:date="2017-06-09T12:14:00Z">
        <w:r w:rsidR="00FC5323">
          <w:t xml:space="preserve">little padlock to the right of the URL and select </w:t>
        </w:r>
      </w:ins>
      <w:ins w:id="1305"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1306" w:author="Greg Landry" w:date="2017-06-09T11:18:00Z"/>
        </w:rPr>
        <w:pPrChange w:id="1307" w:author="Greg Landry" w:date="2017-06-09T12:16:00Z">
          <w:pPr>
            <w:jc w:val="center"/>
          </w:pPr>
        </w:pPrChange>
      </w:pPr>
      <w:ins w:id="1308" w:author="Greg Landry" w:date="2017-06-09T12:17:00Z">
        <w:r>
          <w:rPr>
            <w:noProof/>
          </w:rPr>
          <w:lastRenderedPageBreak/>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11E88F"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1309"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1310" w:author="Greg Landry" w:date="2017-06-09T11:18:00Z"/>
        </w:rPr>
        <w:pPrChange w:id="1311" w:author="Greg Landry" w:date="2017-06-09T11:18:00Z">
          <w:pPr>
            <w:jc w:val="center"/>
          </w:pPr>
        </w:pPrChange>
      </w:pPr>
      <w:ins w:id="1312" w:author="Greg Landry" w:date="2017-06-09T11:18:00Z">
        <w:r>
          <w:t>Safari</w:t>
        </w:r>
      </w:ins>
    </w:p>
    <w:p w14:paraId="6A1E08CC" w14:textId="40746695" w:rsidR="00555C4A" w:rsidRDefault="0041007E">
      <w:pPr>
        <w:rPr>
          <w:ins w:id="1313" w:author="Alan Hawse" w:date="2017-06-08T16:49:00Z"/>
        </w:rPr>
        <w:pPrChange w:id="1314" w:author="Alan Hawse" w:date="2017-06-08T13:59:00Z">
          <w:pPr>
            <w:jc w:val="center"/>
          </w:pPr>
        </w:pPrChange>
      </w:pPr>
      <w:ins w:id="1315"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0DCE31F"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1316" w:author="Alan Hawse" w:date="2017-06-08T16:49:00Z">
        <w:del w:id="1317" w:author="Greg Landry" w:date="2017-06-09T12:12:00Z">
          <w:r w:rsidR="00555C4A" w:rsidDel="00D20F2E">
            <w:delText>For</w:delText>
          </w:r>
        </w:del>
      </w:ins>
      <w:ins w:id="1318" w:author="Greg Landry" w:date="2017-06-09T12:12:00Z">
        <w:r w:rsidR="00D20F2E">
          <w:t>In</w:t>
        </w:r>
      </w:ins>
      <w:ins w:id="1319" w:author="Alan Hawse" w:date="2017-06-08T16:49:00Z">
        <w:r w:rsidR="00FF2910">
          <w:t xml:space="preserve"> S</w:t>
        </w:r>
        <w:r w:rsidR="00555C4A">
          <w:t>afari</w:t>
        </w:r>
      </w:ins>
      <w:ins w:id="1320"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1321" w:author="Alan Hawse" w:date="2017-06-08T16:49:00Z">
        <w:r w:rsidR="00555C4A">
          <w:t xml:space="preserve"> </w:t>
        </w:r>
      </w:ins>
      <w:ins w:id="1322" w:author="Alan Hawse" w:date="2017-06-08T16:50:00Z">
        <w:del w:id="1323" w:author="Greg Landry" w:date="2017-06-09T12:17:00Z">
          <w:r w:rsidR="00FF2910" w:rsidDel="00FC5323">
            <w:delText>if you</w:delText>
          </w:r>
        </w:del>
      </w:ins>
      <w:ins w:id="1324" w:author="Greg Landry" w:date="2017-06-09T12:17:00Z">
        <w:r w:rsidR="00FC5323">
          <w:t>and</w:t>
        </w:r>
      </w:ins>
      <w:ins w:id="1325" w:author="Alan Hawse" w:date="2017-06-08T16:50:00Z">
        <w:r w:rsidR="00FF2910">
          <w:t xml:space="preserve"> click on the little </w:t>
        </w:r>
      </w:ins>
      <w:ins w:id="1326" w:author="Greg Landry" w:date="2017-06-09T12:13:00Z">
        <w:r w:rsidR="008320CD">
          <w:t>pad</w:t>
        </w:r>
      </w:ins>
      <w:ins w:id="1327" w:author="Alan Hawse" w:date="2017-06-08T16:50:00Z">
        <w:r w:rsidR="00FF2910">
          <w:t xml:space="preserve">lock right next to </w:t>
        </w:r>
        <w:del w:id="1328" w:author="Greg Landry" w:date="2017-06-09T11:04:00Z">
          <w:r w:rsidR="00FF2910" w:rsidDel="00F379A9">
            <w:delText>httpbin.org</w:delText>
          </w:r>
        </w:del>
      </w:ins>
      <w:ins w:id="1329" w:author="Greg Landry" w:date="2017-06-09T11:04:00Z">
        <w:r w:rsidR="00F379A9">
          <w:t>URL</w:t>
        </w:r>
      </w:ins>
      <w:ins w:id="1330" w:author="Greg Landry" w:date="2017-06-09T12:18:00Z">
        <w:r w:rsidR="00FC5323">
          <w:t xml:space="preserve">. This </w:t>
        </w:r>
      </w:ins>
      <w:ins w:id="1331" w:author="Alan Hawse" w:date="2017-06-08T16:50:00Z">
        <w:del w:id="1332" w:author="Greg Landry" w:date="2017-06-09T12:18:00Z">
          <w:r w:rsidR="00FF2910" w:rsidDel="00FC5323">
            <w:delText xml:space="preserve"> it </w:delText>
          </w:r>
        </w:del>
        <w:r w:rsidR="00FF2910">
          <w:t xml:space="preserve">will bring up the certificate </w:t>
        </w:r>
      </w:ins>
      <w:ins w:id="1333" w:author="Alan Hawse" w:date="2017-06-08T17:14:00Z">
        <w:r w:rsidR="00F77067">
          <w:t>browser</w:t>
        </w:r>
      </w:ins>
      <w:ins w:id="1334" w:author="Alan Hawse" w:date="2017-06-08T16:50:00Z">
        <w:r w:rsidR="00937558">
          <w:t>.</w:t>
        </w:r>
        <w:del w:id="1335" w:author="Greg Landry" w:date="2017-06-09T12:23:00Z">
          <w:r w:rsidR="00937558" w:rsidDel="0041007E">
            <w:delText xml:space="preserve">  For example</w:delText>
          </w:r>
        </w:del>
      </w:ins>
      <w:ins w:id="1336" w:author="Alan Hawse" w:date="2017-06-09T07:50:00Z">
        <w:del w:id="1337" w:author="Greg Landry" w:date="2017-06-09T12:23:00Z">
          <w:r w:rsidR="0008231F" w:rsidDel="0041007E">
            <w:delText>,</w:delText>
          </w:r>
        </w:del>
      </w:ins>
      <w:ins w:id="1338" w:author="Alan Hawse" w:date="2017-06-08T16:50:00Z">
        <w:del w:id="1339" w:author="Greg Landry" w:date="2017-06-09T12:23:00Z">
          <w:r w:rsidR="00937558" w:rsidDel="0041007E">
            <w:delText xml:space="preserve"> the HTTP test site https://httpbin.org</w:delText>
          </w:r>
        </w:del>
      </w:ins>
    </w:p>
    <w:p w14:paraId="05B1C0BA" w14:textId="27CEB7F8" w:rsidR="00FF2910" w:rsidRDefault="00FF2910">
      <w:pPr>
        <w:rPr>
          <w:ins w:id="1340" w:author="Alan Hawse" w:date="2017-06-08T16:50:00Z"/>
        </w:rPr>
        <w:pPrChange w:id="1341" w:author="Alan Hawse" w:date="2017-06-08T13:59:00Z">
          <w:pPr>
            <w:jc w:val="center"/>
          </w:pPr>
        </w:pPrChange>
      </w:pPr>
      <w:ins w:id="1342" w:author="Alan Hawse" w:date="2017-06-08T16:49:00Z">
        <w:r w:rsidRPr="00FF2910">
          <w:rPr>
            <w:noProof/>
          </w:rPr>
          <w:drawing>
            <wp:inline distT="0" distB="0" distL="0" distR="0" wp14:anchorId="351D934C" wp14:editId="0C285E8D">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1343" w:author="Alan Hawse" w:date="2017-06-08T16:51:00Z"/>
        </w:rPr>
        <w:pPrChange w:id="1344" w:author="Alan Hawse" w:date="2017-06-08T13:59:00Z">
          <w:pPr>
            <w:jc w:val="center"/>
          </w:pPr>
        </w:pPrChange>
      </w:pPr>
    </w:p>
    <w:p w14:paraId="5D073FA0" w14:textId="77777777" w:rsidR="00BE1855" w:rsidRDefault="00BE1855">
      <w:pPr>
        <w:rPr>
          <w:ins w:id="1345" w:author="Greg Landry" w:date="2017-06-09T16:03:00Z"/>
        </w:rPr>
      </w:pPr>
      <w:ins w:id="1346" w:author="Greg Landry" w:date="2017-06-09T16:03:00Z">
        <w:r>
          <w:br w:type="page"/>
        </w:r>
      </w:ins>
    </w:p>
    <w:p w14:paraId="5277A05C" w14:textId="2FE7E777" w:rsidR="00FF2910" w:rsidDel="00BE1554" w:rsidRDefault="00FF2910">
      <w:pPr>
        <w:rPr>
          <w:ins w:id="1347" w:author="Alan Hawse" w:date="2017-06-08T16:50:00Z"/>
          <w:del w:id="1348" w:author="Greg Landry" w:date="2017-06-09T16:03:00Z"/>
        </w:rPr>
        <w:pPrChange w:id="1349" w:author="Alan Hawse" w:date="2017-06-08T13:59:00Z">
          <w:pPr>
            <w:jc w:val="center"/>
          </w:pPr>
        </w:pPrChange>
      </w:pPr>
      <w:ins w:id="1350" w:author="Alan Hawse" w:date="2017-06-08T16:50:00Z">
        <w:r>
          <w:lastRenderedPageBreak/>
          <w:t>Once you are in the certificate browser</w:t>
        </w:r>
        <w:del w:id="1351" w:author="Greg Landry" w:date="2017-06-09T16:02:00Z">
          <w:r w:rsidDel="00BE1855">
            <w:delText xml:space="preserve"> </w:delText>
          </w:r>
        </w:del>
      </w:ins>
      <w:ins w:id="1352" w:author="Greg Landry" w:date="2017-06-09T16:02:00Z">
        <w:r w:rsidR="00BE1855">
          <w:t xml:space="preserve"> </w:t>
        </w:r>
      </w:ins>
      <w:ins w:id="1353" w:author="Alan Hawse" w:date="2017-06-08T16:50:00Z">
        <w:r>
          <w:t xml:space="preserve">you can </w:t>
        </w:r>
      </w:ins>
      <w:ins w:id="1354" w:author="Greg Landry" w:date="2017-06-12T12:38:00Z">
        <w:r w:rsidR="0001298A">
          <w:t xml:space="preserve">examine the certificate by clicking the little down arrows next to “trust” and “details”.  In this case, you can see that the certificate is issued by (i.e. signed by) “Let’s Encrypt Authority X3” and that the root certificate is “DST ROOT CA X3”. </w:t>
        </w:r>
      </w:ins>
      <w:ins w:id="1355" w:author="Alan Hawse" w:date="2017-06-08T16:50:00Z">
        <w:del w:id="1356" w:author="Greg Landry" w:date="2017-06-12T12:38:00Z">
          <w:r w:rsidDel="0001298A">
            <w:delText>drag the certificate onto your desktop where it will create a file called httpbin.org.cer</w:delText>
          </w:r>
        </w:del>
      </w:ins>
      <w:ins w:id="1357" w:author="Alan Hawse" w:date="2017-06-08T16:51:00Z">
        <w:del w:id="1358" w:author="Greg Landry" w:date="2017-06-12T12:38:00Z">
          <w:r w:rsidDel="0001298A">
            <w:delText xml:space="preserve">.  You can also examine the certificate by clicking the little down arrows next to “trust” and </w:delText>
          </w:r>
        </w:del>
      </w:ins>
      <w:ins w:id="1359" w:author="Alan Hawse" w:date="2017-06-08T16:52:00Z">
        <w:del w:id="1360" w:author="Greg Landry" w:date="2017-06-12T12:38:00Z">
          <w:r w:rsidDel="0001298A">
            <w:delText xml:space="preserve">“details”.  In this </w:delText>
          </w:r>
        </w:del>
      </w:ins>
      <w:ins w:id="1361" w:author="Alan Hawse" w:date="2017-06-08T16:56:00Z">
        <w:del w:id="1362" w:author="Greg Landry" w:date="2017-06-12T12:38:00Z">
          <w:r w:rsidDel="0001298A">
            <w:delText>case,</w:delText>
          </w:r>
        </w:del>
      </w:ins>
      <w:ins w:id="1363" w:author="Alan Hawse" w:date="2017-06-08T16:52:00Z">
        <w:del w:id="1364" w:author="Greg Landry" w:date="2017-06-12T12:38:00Z">
          <w:r w:rsidDel="0001298A">
            <w:delText xml:space="preserve"> you can see that the certificate is </w:delText>
          </w:r>
        </w:del>
        <w:del w:id="1365" w:author="Greg Landry" w:date="2017-06-09T14:01:00Z">
          <w:r w:rsidDel="000C3273">
            <w:delText>signed</w:delText>
          </w:r>
        </w:del>
        <w:del w:id="1366" w:author="Greg Landry" w:date="2017-06-12T12:38:00Z">
          <w:r w:rsidDel="0001298A">
            <w:delText xml:space="preserve"> by “Let’s Encrypt Authority X3” and that the root certificate is “DST ROOT CA X3</w:delText>
          </w:r>
        </w:del>
      </w:ins>
      <w:ins w:id="1367" w:author="Alan Hawse" w:date="2017-06-08T16:53:00Z">
        <w:del w:id="1368" w:author="Greg Landry" w:date="2017-06-12T12:38:00Z">
          <w:r w:rsidDel="0001298A">
            <w:delText xml:space="preserve">”.  </w:delText>
          </w:r>
        </w:del>
        <w:del w:id="1369" w:author="Greg Landry" w:date="2017-06-09T11:05:00Z">
          <w:r w:rsidDel="009A6618">
            <w:delText>In order to</w:delText>
          </w:r>
        </w:del>
      </w:ins>
      <w:ins w:id="1370" w:author="Greg Landry" w:date="2017-06-09T11:05:00Z">
        <w:r w:rsidR="009A6618">
          <w:t>To</w:t>
        </w:r>
      </w:ins>
      <w:ins w:id="1371"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w:t>
        </w:r>
      </w:ins>
      <w:ins w:id="1372" w:author="Greg Landry" w:date="2017-06-09T15:32:00Z">
        <w:r w:rsidR="001B6FB2">
          <w:t>, not the httpbin.org certificate</w:t>
        </w:r>
      </w:ins>
      <w:ins w:id="1373" w:author="Alan Hawse" w:date="2017-06-09T13:14:00Z">
        <w:r w:rsidR="00AA1847">
          <w:t>.</w:t>
        </w:r>
      </w:ins>
      <w:del w:id="1374" w:author="Alan Hawse" w:date="2017-06-09T13:14:00Z">
        <w:r w:rsidR="00FC20F7" w:rsidDel="00AA1847">
          <w:rPr>
            <w:rStyle w:val="CommentReference"/>
          </w:rPr>
          <w:commentReference w:id="1375"/>
        </w:r>
      </w:del>
      <w:ins w:id="1376" w:author="Greg Landry" w:date="2017-06-09T16:06:00Z">
        <w:r w:rsidR="00781383">
          <w:t xml:space="preserve"> Therefore, click on the certificate that you want to download </w:t>
        </w:r>
      </w:ins>
      <w:ins w:id="1377" w:author="Greg Landry" w:date="2017-06-12T12:38:00Z">
        <w:r w:rsidR="0001298A">
          <w:t>and then click-drag</w:t>
        </w:r>
      </w:ins>
      <w:ins w:id="1378" w:author="Greg Landry" w:date="2017-06-12T12:39:00Z">
        <w:r w:rsidR="0001298A">
          <w:t>-drop</w:t>
        </w:r>
      </w:ins>
      <w:ins w:id="1379" w:author="Greg Landry" w:date="2017-06-09T16:06:00Z">
        <w:r w:rsidR="00781383">
          <w:t xml:space="preserve"> </w:t>
        </w:r>
        <w:r w:rsidR="00E76F37">
          <w:t xml:space="preserve">it </w:t>
        </w:r>
        <w:r w:rsidR="00781383">
          <w:t>to your desktop.</w:t>
        </w:r>
      </w:ins>
      <w:ins w:id="1380" w:author="Greg Landry" w:date="2017-06-09T11:05:00Z">
        <w:del w:id="1381" w:author="Alan Hawse" w:date="2017-06-09T13:14:00Z">
          <w:r w:rsidR="009A6618" w:rsidDel="00AA1847">
            <w:delText>.</w:delText>
          </w:r>
        </w:del>
      </w:ins>
    </w:p>
    <w:p w14:paraId="3C765A2A" w14:textId="77777777" w:rsidR="00FF2910" w:rsidRDefault="00FF2910">
      <w:pPr>
        <w:rPr>
          <w:ins w:id="1382" w:author="Alan Hawse" w:date="2017-06-08T16:48:00Z"/>
        </w:rPr>
        <w:pPrChange w:id="1383" w:author="Alan Hawse" w:date="2017-06-08T13:59:00Z">
          <w:pPr>
            <w:jc w:val="center"/>
          </w:pPr>
        </w:pPrChange>
      </w:pPr>
    </w:p>
    <w:p w14:paraId="7F9838BC" w14:textId="0E1B7B41" w:rsidR="00825E6E" w:rsidDel="00AC2007" w:rsidRDefault="00BE1855">
      <w:pPr>
        <w:rPr>
          <w:ins w:id="1384" w:author="Alan Hawse" w:date="2017-06-08T16:41:00Z"/>
          <w:del w:id="1385" w:author="Greg Landry" w:date="2017-06-09T12:20:00Z"/>
        </w:rPr>
        <w:pPrChange w:id="1386" w:author="Alan Hawse" w:date="2017-06-08T13:59:00Z">
          <w:pPr>
            <w:jc w:val="center"/>
          </w:pPr>
        </w:pPrChange>
      </w:pPr>
      <w:ins w:id="1387" w:author="Greg Landry" w:date="2017-06-09T11:21:00Z">
        <w:r>
          <w:rPr>
            <w:noProof/>
          </w:rPr>
          <mc:AlternateContent>
            <mc:Choice Requires="wps">
              <w:drawing>
                <wp:anchor distT="0" distB="0" distL="114300" distR="114300" simplePos="0" relativeHeight="251642368" behindDoc="0" locked="0" layoutInCell="1" allowOverlap="1" wp14:anchorId="18FF4538" wp14:editId="2F62E617">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738B77" id="Rectangle: Rounded Corners 8" o:spid="_x0000_s1026" style="position:absolute;margin-left:17.15pt;margin-top:155.25pt;width:54.25pt;height:45.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ins>
      <w:ins w:id="1388" w:author="Greg Landry" w:date="2017-06-09T11:22:00Z">
        <w:r>
          <w:rPr>
            <w:noProof/>
          </w:rPr>
          <mc:AlternateContent>
            <mc:Choice Requires="wps">
              <w:drawing>
                <wp:anchor distT="0" distB="0" distL="114300" distR="114300" simplePos="0" relativeHeight="251654656" behindDoc="0" locked="0" layoutInCell="1" allowOverlap="1" wp14:anchorId="21E17ED6" wp14:editId="087C5A2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F14249" id="Rectangle: Rounded Corners 11" o:spid="_x0000_s1026" style="position:absolute;margin-left:19.35pt;margin-top:205.25pt;width:47.75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48512" behindDoc="0" locked="0" layoutInCell="1" allowOverlap="1" wp14:anchorId="73DADD7C" wp14:editId="3DACDB20">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3FE191" id="Rectangle: Rounded Corners 10" o:spid="_x0000_s1026" style="position:absolute;margin-left:34.95pt;margin-top:109.6pt;width:127.35pt;height:16.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ins>
      <w:ins w:id="1389" w:author="Greg Landry" w:date="2017-06-09T16:02:00Z">
        <w:r>
          <w:rPr>
            <w:noProof/>
          </w:rPr>
          <w:drawing>
            <wp:inline distT="0" distB="0" distL="0" distR="0" wp14:anchorId="4A43F452" wp14:editId="7C8C27BF">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ins>
      <w:ins w:id="1390" w:author="Alan Hawse" w:date="2017-06-08T16:48:00Z">
        <w:del w:id="1391" w:author="Greg Landry" w:date="2017-06-09T16:02:00Z">
          <w:r w:rsidR="00555C4A" w:rsidRPr="00555C4A" w:rsidDel="00BE1855">
            <w:rPr>
              <w:noProof/>
            </w:rPr>
            <w:drawing>
              <wp:inline distT="0" distB="0" distL="0" distR="0" wp14:anchorId="0A9F6349" wp14:editId="4C13080A">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del>
      </w:ins>
    </w:p>
    <w:p w14:paraId="6E706D4D" w14:textId="1C86CE26" w:rsidR="00555C4A" w:rsidRDefault="00555C4A">
      <w:pPr>
        <w:rPr>
          <w:ins w:id="1392" w:author="Greg Landry" w:date="2017-06-09T11:20:00Z"/>
        </w:rPr>
        <w:pPrChange w:id="1393" w:author="Alan Hawse" w:date="2017-06-08T13:59:00Z">
          <w:pPr>
            <w:jc w:val="center"/>
          </w:pPr>
        </w:pPrChange>
      </w:pPr>
    </w:p>
    <w:p w14:paraId="7A9F5221" w14:textId="5A7800F7" w:rsidR="00B70FC6" w:rsidDel="00AC2007" w:rsidRDefault="00B70FC6">
      <w:pPr>
        <w:pStyle w:val="Heading4"/>
        <w:rPr>
          <w:ins w:id="1394" w:author="Alan Hawse" w:date="2017-06-08T16:48:00Z"/>
          <w:del w:id="1395" w:author="Greg Landry" w:date="2017-06-09T12:20:00Z"/>
        </w:rPr>
        <w:pPrChange w:id="1396" w:author="Greg Landry" w:date="2017-06-09T11:20:00Z">
          <w:pPr>
            <w:jc w:val="center"/>
          </w:pPr>
        </w:pPrChange>
      </w:pPr>
    </w:p>
    <w:p w14:paraId="0D41ACAD" w14:textId="28C3575B" w:rsidR="00FF2910" w:rsidRDefault="00FF2910">
      <w:pPr>
        <w:rPr>
          <w:ins w:id="1397" w:author="Alan Hawse" w:date="2017-06-08T16:57:00Z"/>
        </w:rPr>
        <w:pPrChange w:id="1398" w:author="Alan Hawse" w:date="2017-06-08T13:59:00Z">
          <w:pPr>
            <w:jc w:val="center"/>
          </w:pPr>
        </w:pPrChange>
      </w:pPr>
      <w:ins w:id="1399" w:author="Alan Hawse" w:date="2017-06-08T16:57:00Z">
        <w:del w:id="1400" w:author="Greg Landry" w:date="2017-06-09T12:20:00Z">
          <w:r w:rsidDel="00133740">
            <w:delText>The c</w:delText>
          </w:r>
        </w:del>
      </w:ins>
      <w:ins w:id="1401" w:author="Greg Landry" w:date="2017-06-09T12:20:00Z">
        <w:r w:rsidR="00133740">
          <w:t>C</w:t>
        </w:r>
      </w:ins>
      <w:ins w:id="1402" w:author="Alan Hawse" w:date="2017-06-08T16:57:00Z">
        <w:r>
          <w:t>ertificate</w:t>
        </w:r>
      </w:ins>
      <w:ins w:id="1403" w:author="Greg Landry" w:date="2017-06-09T12:20:00Z">
        <w:r w:rsidR="00133740">
          <w:t>s</w:t>
        </w:r>
      </w:ins>
      <w:ins w:id="1404" w:author="Alan Hawse" w:date="2017-06-08T16:57:00Z">
        <w:r>
          <w:t xml:space="preserve"> </w:t>
        </w:r>
        <w:del w:id="1405" w:author="Greg Landry" w:date="2017-06-09T12:20:00Z">
          <w:r w:rsidDel="00133740">
            <w:delText xml:space="preserve">will be </w:delText>
          </w:r>
        </w:del>
        <w:r>
          <w:t xml:space="preserve">downloaded </w:t>
        </w:r>
      </w:ins>
      <w:ins w:id="1406" w:author="Greg Landry" w:date="2017-06-09T12:20:00Z">
        <w:r w:rsidR="00133740">
          <w:t xml:space="preserve">from Safari will be </w:t>
        </w:r>
      </w:ins>
      <w:ins w:id="1407" w:author="Alan Hawse" w:date="2017-06-08T16:57:00Z">
        <w:r>
          <w:t xml:space="preserve">in the binary format called “DER” which Apple gives the extension of “.cer”.   </w:t>
        </w:r>
      </w:ins>
      <w:ins w:id="1408" w:author="Alan Hawse" w:date="2017-06-08T16:55:00Z">
        <w:r>
          <w:t>You can now examine the content of the certificate from the command line using “openssl” which is built into the Mac</w:t>
        </w:r>
      </w:ins>
      <w:ins w:id="1409" w:author="Greg Landry" w:date="2017-06-09T11:19:00Z">
        <w:r w:rsidR="00B70FC6">
          <w:t xml:space="preserve"> </w:t>
        </w:r>
      </w:ins>
      <w:ins w:id="1410" w:author="Alan Hawse" w:date="2017-06-08T16:55:00Z">
        <w:del w:id="1411" w:author="Greg Landry" w:date="2017-06-09T11:19:00Z">
          <w:r w:rsidDel="00B70FC6">
            <w:delText xml:space="preserve"> </w:delText>
          </w:r>
        </w:del>
      </w:ins>
      <w:ins w:id="1412" w:author="Greg Landry" w:date="2017-06-09T11:19:00Z">
        <w:r w:rsidR="00B70FC6">
          <w:t>OS</w:t>
        </w:r>
      </w:ins>
      <w:ins w:id="1413" w:author="Alan Hawse" w:date="2017-06-08T16:55:00Z">
        <w:del w:id="1414" w:author="Greg Landry" w:date="2017-06-09T11:19:00Z">
          <w:r w:rsidDel="00B70FC6">
            <w:delText>or can be downloaded in Cygwin</w:delText>
          </w:r>
        </w:del>
        <w:r>
          <w:t>.  For example</w:t>
        </w:r>
      </w:ins>
      <w:ins w:id="1415" w:author="Greg Landry" w:date="2017-06-09T11:07:00Z">
        <w:r w:rsidR="00D70300">
          <w:t>,</w:t>
        </w:r>
      </w:ins>
      <w:ins w:id="1416" w:author="Alan Hawse" w:date="2017-06-08T16:55:00Z">
        <w:r>
          <w:t xml:space="preserve"> you can look at the “</w:t>
        </w:r>
      </w:ins>
      <w:ins w:id="1417" w:author="Alan Hawse" w:date="2017-06-08T16:56:00Z">
        <w:r>
          <w:t>Let’s Encrypt Authority X3” by running:</w:t>
        </w:r>
      </w:ins>
    </w:p>
    <w:p w14:paraId="7EAD3E4D" w14:textId="565F9F03" w:rsidR="00FF2910" w:rsidDel="00B70FC6" w:rsidRDefault="00FF2910">
      <w:pPr>
        <w:rPr>
          <w:ins w:id="1418" w:author="Alan Hawse" w:date="2017-06-08T16:56:00Z"/>
          <w:del w:id="1419" w:author="Greg Landry" w:date="2017-06-09T11:19:00Z"/>
        </w:rPr>
        <w:pPrChange w:id="1420" w:author="Alan Hawse" w:date="2017-06-08T13:59:00Z">
          <w:pPr>
            <w:jc w:val="center"/>
          </w:pPr>
        </w:pPrChange>
      </w:pPr>
    </w:p>
    <w:p w14:paraId="03841E4E" w14:textId="1F434CC3" w:rsidR="00FF2910" w:rsidRDefault="00FF2910">
      <w:pPr>
        <w:ind w:left="720"/>
        <w:rPr>
          <w:ins w:id="1421" w:author="Alan Hawse" w:date="2017-06-08T16:57:00Z"/>
        </w:rPr>
        <w:pPrChange w:id="1422" w:author="Greg Landry" w:date="2017-06-09T11:19:00Z">
          <w:pPr>
            <w:jc w:val="center"/>
          </w:pPr>
        </w:pPrChange>
      </w:pPr>
      <w:ins w:id="1423" w:author="Alan Hawse" w:date="2017-06-08T16:56:00Z">
        <w:r>
          <w:t xml:space="preserve">openssl x509 -in </w:t>
        </w:r>
      </w:ins>
      <w:ins w:id="1424" w:author="Alan Hawse" w:date="2017-06-08T16:57:00Z">
        <w:r>
          <w:t xml:space="preserve">Let’s Encrypt Authority X3.cer </w:t>
        </w:r>
      </w:ins>
      <w:ins w:id="1425" w:author="Alan Hawse" w:date="2017-06-08T16:56:00Z">
        <w:r>
          <w:t xml:space="preserve">-inform der </w:t>
        </w:r>
      </w:ins>
      <w:ins w:id="1426" w:author="Alan Hawse" w:date="2017-06-11T16:11:00Z">
        <w:r w:rsidR="00A34D69">
          <w:t xml:space="preserve">-text </w:t>
        </w:r>
      </w:ins>
      <w:ins w:id="1427" w:author="Alan Hawse" w:date="2017-06-08T16:56:00Z">
        <w:r>
          <w:t xml:space="preserve">-noout  </w:t>
        </w:r>
      </w:ins>
    </w:p>
    <w:p w14:paraId="21D1FFDF" w14:textId="6ABD9417" w:rsidR="00FF2910" w:rsidDel="00133740" w:rsidRDefault="00FF2910">
      <w:pPr>
        <w:rPr>
          <w:ins w:id="1428" w:author="Alan Hawse" w:date="2017-06-09T07:49:00Z"/>
          <w:del w:id="1429" w:author="Greg Landry" w:date="2017-06-09T12:20:00Z"/>
        </w:rPr>
        <w:pPrChange w:id="1430" w:author="Alan Hawse" w:date="2017-06-08T13:59:00Z">
          <w:pPr>
            <w:jc w:val="center"/>
          </w:pPr>
        </w:pPrChange>
      </w:pPr>
    </w:p>
    <w:p w14:paraId="6F9D0168" w14:textId="0FC4DB79" w:rsidR="0008231F" w:rsidRDefault="0008231F">
      <w:pPr>
        <w:rPr>
          <w:ins w:id="1431" w:author="Alan Hawse" w:date="2017-06-09T07:50:00Z"/>
        </w:rPr>
        <w:pPrChange w:id="1432" w:author="Alan Hawse" w:date="2017-06-08T13:59:00Z">
          <w:pPr>
            <w:jc w:val="center"/>
          </w:pPr>
        </w:pPrChange>
      </w:pPr>
      <w:ins w:id="1433" w:author="Alan Hawse" w:date="2017-06-09T07:49:00Z">
        <w:r>
          <w:t xml:space="preserve">You can also examine the certificate by pasting it to </w:t>
        </w:r>
      </w:ins>
      <w:ins w:id="1434"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1435" w:author="Alan Hawse" w:date="2017-06-08T16:55:00Z"/>
          <w:del w:id="1436" w:author="Greg Landry" w:date="2017-06-09T12:29:00Z"/>
        </w:rPr>
        <w:pPrChange w:id="1437" w:author="Alan Hawse" w:date="2017-06-08T13:59:00Z">
          <w:pPr>
            <w:jc w:val="center"/>
          </w:pPr>
        </w:pPrChange>
      </w:pPr>
    </w:p>
    <w:p w14:paraId="5FCBCF69" w14:textId="3E8BFFD9" w:rsidR="00534481" w:rsidDel="00D70300" w:rsidRDefault="00FF2910">
      <w:pPr>
        <w:rPr>
          <w:ins w:id="1438" w:author="Alan Hawse" w:date="2017-06-08T16:38:00Z"/>
          <w:del w:id="1439" w:author="Greg Landry" w:date="2017-06-09T11:08:00Z"/>
        </w:rPr>
        <w:pPrChange w:id="1440" w:author="Alan Hawse" w:date="2017-06-08T13:59:00Z">
          <w:pPr>
            <w:jc w:val="center"/>
          </w:pPr>
        </w:pPrChange>
      </w:pPr>
      <w:ins w:id="1441" w:author="Alan Hawse" w:date="2017-06-08T16:54:00Z">
        <w:del w:id="1442" w:author="Greg Landry" w:date="2017-06-09T11:08:00Z">
          <w:r w:rsidDel="00D70300">
            <w:delText>In order to</w:delText>
          </w:r>
        </w:del>
      </w:ins>
      <w:ins w:id="1443" w:author="Greg Landry" w:date="2017-06-09T11:08:00Z">
        <w:r w:rsidR="00D70300">
          <w:t>To</w:t>
        </w:r>
      </w:ins>
      <w:ins w:id="1444" w:author="Alan Hawse" w:date="2017-06-08T16:54:00Z">
        <w:r>
          <w:t xml:space="preserve"> use </w:t>
        </w:r>
      </w:ins>
      <w:ins w:id="1445" w:author="Alan Hawse" w:date="2017-06-08T16:58:00Z">
        <w:r>
          <w:t xml:space="preserve">the certificate in WICED you will need to transform it into the </w:t>
        </w:r>
      </w:ins>
      <w:ins w:id="1446" w:author="Alan Hawse" w:date="2017-06-09T08:47:00Z">
        <w:r w:rsidR="008559E3">
          <w:t>ASCII</w:t>
        </w:r>
      </w:ins>
      <w:ins w:id="1447" w:author="Alan Hawse" w:date="2017-06-08T16:58:00Z">
        <w:r>
          <w:t xml:space="preserve"> PEM format which can be done by running</w:t>
        </w:r>
      </w:ins>
      <w:ins w:id="1448" w:author="Alan Hawse" w:date="2017-06-09T08:47:00Z">
        <w:r w:rsidR="00A44ACA">
          <w:t>:</w:t>
        </w:r>
      </w:ins>
      <w:ins w:id="1449" w:author="Alan Hawse" w:date="2017-06-08T16:58:00Z">
        <w:r>
          <w:t xml:space="preserve"> </w:t>
        </w:r>
      </w:ins>
    </w:p>
    <w:p w14:paraId="78DAC92E" w14:textId="77777777" w:rsidR="00825E6E" w:rsidRDefault="00825E6E">
      <w:pPr>
        <w:rPr>
          <w:ins w:id="1450" w:author="Alan Hawse" w:date="2017-06-08T16:59:00Z"/>
        </w:rPr>
        <w:pPrChange w:id="1451" w:author="Alan Hawse" w:date="2017-06-08T13:59:00Z">
          <w:pPr>
            <w:jc w:val="center"/>
          </w:pPr>
        </w:pPrChange>
      </w:pPr>
    </w:p>
    <w:p w14:paraId="6799A137" w14:textId="5361DBE6" w:rsidR="00825E6E" w:rsidDel="00D70300" w:rsidRDefault="00195536">
      <w:pPr>
        <w:ind w:left="720"/>
        <w:rPr>
          <w:ins w:id="1452" w:author="Alan Hawse" w:date="2017-06-08T17:01:00Z"/>
          <w:del w:id="1453" w:author="Greg Landry" w:date="2017-06-09T11:08:00Z"/>
        </w:rPr>
        <w:pPrChange w:id="1454" w:author="Greg Landry" w:date="2017-06-09T11:08:00Z">
          <w:pPr>
            <w:jc w:val="center"/>
          </w:pPr>
        </w:pPrChange>
      </w:pPr>
      <w:ins w:id="1455" w:author="Alan Hawse" w:date="2017-06-08T17:00:00Z">
        <w:r w:rsidRPr="00195536">
          <w:t xml:space="preserve">openssl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1456" w:author="Alan Hawse" w:date="2017-06-08T17:01:00Z"/>
        </w:rPr>
        <w:pPrChange w:id="1457" w:author="Greg Landry" w:date="2017-06-09T11:08:00Z">
          <w:pPr>
            <w:jc w:val="center"/>
          </w:pPr>
        </w:pPrChange>
      </w:pPr>
    </w:p>
    <w:p w14:paraId="033AFE05" w14:textId="07F12770" w:rsidR="00195536" w:rsidRDefault="00195536">
      <w:pPr>
        <w:rPr>
          <w:ins w:id="1458" w:author="Alan Hawse" w:date="2017-06-08T16:40:00Z"/>
        </w:rPr>
        <w:pPrChange w:id="1459" w:author="Alan Hawse" w:date="2017-06-08T17:01:00Z">
          <w:pPr>
            <w:jc w:val="center"/>
          </w:pPr>
        </w:pPrChange>
      </w:pPr>
      <w:ins w:id="1460" w:author="Alan Hawse" w:date="2017-06-08T17:01:00Z">
        <w:r>
          <w:t xml:space="preserve">You can </w:t>
        </w:r>
        <w:del w:id="1461" w:author="Greg Landry" w:date="2017-06-09T11:08:00Z">
          <w:r w:rsidDel="00D70300">
            <w:delText xml:space="preserve">then </w:delText>
          </w:r>
        </w:del>
        <w:r>
          <w:t>view the PEM formatted certificate by running:</w:t>
        </w:r>
      </w:ins>
    </w:p>
    <w:p w14:paraId="69EF15D2" w14:textId="77AB0112" w:rsidR="00825E6E" w:rsidRDefault="00825E6E">
      <w:pPr>
        <w:ind w:left="720"/>
        <w:rPr>
          <w:ins w:id="1462" w:author="Alan Hawse" w:date="2017-06-08T16:40:00Z"/>
        </w:rPr>
        <w:pPrChange w:id="1463" w:author="Greg Landry" w:date="2017-06-09T11:08:00Z">
          <w:pPr/>
        </w:pPrChange>
      </w:pPr>
      <w:ins w:id="1464" w:author="Alan Hawse" w:date="2017-06-08T16:40:00Z">
        <w:r>
          <w:t xml:space="preserve">openssl x509 -in </w:t>
        </w:r>
      </w:ins>
      <w:ins w:id="1465" w:author="Alan Hawse" w:date="2017-06-08T17:01:00Z">
        <w:r w:rsidR="00195536">
          <w:t xml:space="preserve">Let’s Encrypt Authority X3.cer </w:t>
        </w:r>
      </w:ins>
      <w:ins w:id="1466" w:author="Alan Hawse" w:date="2017-06-11T16:11:00Z">
        <w:r w:rsidR="00FB0578">
          <w:t>–text -</w:t>
        </w:r>
      </w:ins>
      <w:ins w:id="1467" w:author="Alan Hawse" w:date="2017-06-08T16:40:00Z">
        <w:r w:rsidR="00FB0578">
          <w:t>noout</w:t>
        </w:r>
        <w:r>
          <w:t xml:space="preserve"> </w:t>
        </w:r>
      </w:ins>
    </w:p>
    <w:p w14:paraId="2DA1E359" w14:textId="1598BE56" w:rsidR="00BE289E" w:rsidRDefault="00BE289E">
      <w:pPr>
        <w:pStyle w:val="Heading4"/>
        <w:rPr>
          <w:ins w:id="1468" w:author="Alan Hawse" w:date="2017-06-11T18:36:00Z"/>
        </w:rPr>
        <w:pPrChange w:id="1469" w:author="Greg Landry" w:date="2017-06-09T11:16:00Z">
          <w:pPr>
            <w:jc w:val="center"/>
          </w:pPr>
        </w:pPrChange>
      </w:pPr>
      <w:ins w:id="1470" w:author="Alan Hawse" w:date="2017-06-11T18:36:00Z">
        <w:r>
          <w:lastRenderedPageBreak/>
          <w:t xml:space="preserve">Creating </w:t>
        </w:r>
      </w:ins>
      <w:ins w:id="1471" w:author="Greg Landry" w:date="2017-06-14T12:35:00Z">
        <w:r w:rsidR="00204CE6">
          <w:t xml:space="preserve">Your Own </w:t>
        </w:r>
      </w:ins>
      <w:ins w:id="1472" w:author="Alan Hawse" w:date="2017-06-11T18:36:00Z">
        <w:r>
          <w:t>Certificates</w:t>
        </w:r>
      </w:ins>
    </w:p>
    <w:p w14:paraId="0ABFA7CD" w14:textId="688CCA0F" w:rsidR="00BE289E" w:rsidRDefault="00BE289E">
      <w:pPr>
        <w:rPr>
          <w:ins w:id="1473" w:author="Alan Hawse" w:date="2017-06-11T18:36:00Z"/>
        </w:rPr>
        <w:pPrChange w:id="1474" w:author="Alan Hawse" w:date="2017-06-11T18:36:00Z">
          <w:pPr>
            <w:jc w:val="center"/>
          </w:pPr>
        </w:pPrChange>
      </w:pPr>
      <w:ins w:id="1475" w:author="Alan Hawse" w:date="2017-06-11T18:36:00Z">
        <w:r>
          <w:t>You can create your own “self</w:t>
        </w:r>
        <w:del w:id="1476" w:author="Greg Landry" w:date="2017-06-14T12:35:00Z">
          <w:r w:rsidDel="00A63E46">
            <w:delText>”</w:delText>
          </w:r>
        </w:del>
      </w:ins>
      <w:ins w:id="1477" w:author="Greg Landry" w:date="2017-06-14T12:35:00Z">
        <w:r w:rsidR="00A63E46">
          <w:t>-</w:t>
        </w:r>
      </w:ins>
      <w:ins w:id="1478" w:author="Alan Hawse" w:date="2017-06-11T18:36:00Z">
        <w:del w:id="1479" w:author="Greg Landry" w:date="2017-06-14T12:35:00Z">
          <w:r w:rsidDel="00A63E46">
            <w:delText xml:space="preserve"> </w:delText>
          </w:r>
        </w:del>
        <w:r>
          <w:t>signed</w:t>
        </w:r>
      </w:ins>
      <w:ins w:id="1480" w:author="Greg Landry" w:date="2017-06-14T12:35:00Z">
        <w:r w:rsidR="00A63E46">
          <w:t>”</w:t>
        </w:r>
      </w:ins>
      <w:ins w:id="1481" w:author="Alan Hawse" w:date="2017-06-11T18:36:00Z">
        <w:r>
          <w:t xml:space="preserve"> certificates by running </w:t>
        </w:r>
        <w:r w:rsidR="00F43816">
          <w:t>openssl</w:t>
        </w:r>
      </w:ins>
      <w:ins w:id="1482" w:author="Greg Landry" w:date="2017-06-12T08:52:00Z">
        <w:r w:rsidR="006263BE">
          <w:t xml:space="preserve">. </w:t>
        </w:r>
      </w:ins>
      <w:ins w:id="1483" w:author="Greg Landry" w:date="2017-06-14T14:44:00Z">
        <w:r w:rsidR="00576C4F">
          <w:t xml:space="preserve">This is built into MacOS and Linux. For </w:t>
        </w:r>
      </w:ins>
      <w:ins w:id="1484" w:author="Greg Landry" w:date="2017-06-14T14:45:00Z">
        <w:r w:rsidR="00576C4F">
          <w:t>Windows,</w:t>
        </w:r>
      </w:ins>
      <w:ins w:id="1485" w:author="Greg Landry" w:date="2017-06-14T14:44:00Z">
        <w:r w:rsidR="00576C4F">
          <w:t xml:space="preserve"> it can be downloaded and can run in Cygwin. </w:t>
        </w:r>
      </w:ins>
      <w:ins w:id="1486" w:author="Greg Landry" w:date="2017-06-12T08:52:00Z">
        <w:r w:rsidR="006263BE">
          <w:t>For example</w:t>
        </w:r>
      </w:ins>
      <w:ins w:id="1487" w:author="Alan Hawse" w:date="2017-06-11T18:36:00Z">
        <w:del w:id="1488" w:author="Greg Landry" w:date="2017-06-12T08:52:00Z">
          <w:r w:rsidR="00F43816" w:rsidDel="006263BE">
            <w:delText xml:space="preserve"> e.g.</w:delText>
          </w:r>
        </w:del>
      </w:ins>
      <w:ins w:id="1489" w:author="Greg Landry" w:date="2017-06-12T08:52:00Z">
        <w:r w:rsidR="006263BE">
          <w:rPr>
            <w:rStyle w:val="CommentReference"/>
          </w:rPr>
          <w:t>,</w:t>
        </w:r>
      </w:ins>
      <w:ins w:id="1490" w:author="Alan Hawse" w:date="2017-06-11T18:36:00Z">
        <w:r w:rsidR="00F43816">
          <w:t xml:space="preserve"> running </w:t>
        </w:r>
        <w:del w:id="1491" w:author="Greg Landry" w:date="2017-06-12T12:41:00Z">
          <w:r w:rsidR="00F43816" w:rsidDel="00A37FB4">
            <w:delText>this</w:delText>
          </w:r>
        </w:del>
      </w:ins>
      <w:ins w:id="1492" w:author="Greg Landry" w:date="2017-06-12T12:41:00Z">
        <w:r w:rsidR="00A37FB4">
          <w:t>the</w:t>
        </w:r>
      </w:ins>
      <w:ins w:id="1493" w:author="Alan Hawse" w:date="2017-06-11T18:36:00Z">
        <w:r w:rsidR="00F43816">
          <w:t xml:space="preserve"> command </w:t>
        </w:r>
      </w:ins>
      <w:ins w:id="1494" w:author="Greg Landry" w:date="2017-06-12T12:41:00Z">
        <w:r w:rsidR="00A37FB4">
          <w:t xml:space="preserve">below </w:t>
        </w:r>
      </w:ins>
      <w:ins w:id="1495" w:author="Alan Hawse" w:date="2017-06-11T18:36:00Z">
        <w:r w:rsidR="00F43816">
          <w:t>will create</w:t>
        </w:r>
      </w:ins>
      <w:ins w:id="1496" w:author="Greg Landry" w:date="2017-06-12T08:51:00Z">
        <w:r w:rsidR="008B1CD6">
          <w:t>:</w:t>
        </w:r>
      </w:ins>
      <w:ins w:id="1497" w:author="Alan Hawse" w:date="2017-06-11T18:36:00Z">
        <w:del w:id="1498" w:author="Greg Landry" w:date="2017-06-12T08:51:00Z">
          <w:r w:rsidR="00F43816" w:rsidDel="008B1CD6">
            <w:delText xml:space="preserve"> a</w:delText>
          </w:r>
        </w:del>
      </w:ins>
    </w:p>
    <w:p w14:paraId="1497C09F" w14:textId="11AB8BC5" w:rsidR="00F43816" w:rsidRDefault="00E95404">
      <w:pPr>
        <w:pStyle w:val="ListParagraph"/>
        <w:numPr>
          <w:ilvl w:val="0"/>
          <w:numId w:val="41"/>
        </w:numPr>
        <w:rPr>
          <w:ins w:id="1499" w:author="Alan Hawse" w:date="2017-06-11T18:37:00Z"/>
        </w:rPr>
        <w:pPrChange w:id="1500" w:author="Alan Hawse" w:date="2017-06-11T18:37:00Z">
          <w:pPr>
            <w:jc w:val="center"/>
          </w:pPr>
        </w:pPrChange>
      </w:pPr>
      <w:ins w:id="1501" w:author="Alan Hawse" w:date="2017-06-11T18:37:00Z">
        <w:r>
          <w:t>A new public/private key pair.  The private key will be saved in key.pem and the public key will reside in the certificate.</w:t>
        </w:r>
      </w:ins>
    </w:p>
    <w:p w14:paraId="3B779CA8" w14:textId="467D7921" w:rsidR="00F43816" w:rsidDel="00A37FB4" w:rsidRDefault="00F43816">
      <w:pPr>
        <w:pStyle w:val="ListParagraph"/>
        <w:numPr>
          <w:ilvl w:val="0"/>
          <w:numId w:val="41"/>
        </w:numPr>
        <w:rPr>
          <w:ins w:id="1502" w:author="Alan Hawse" w:date="2017-06-11T18:38:00Z"/>
          <w:del w:id="1503" w:author="Greg Landry" w:date="2017-06-12T12:41:00Z"/>
        </w:rPr>
        <w:pPrChange w:id="1504" w:author="Alan Hawse" w:date="2017-06-11T18:37:00Z">
          <w:pPr>
            <w:jc w:val="center"/>
          </w:pPr>
        </w:pPrChange>
      </w:pPr>
      <w:ins w:id="1505" w:author="Alan Hawse" w:date="2017-06-11T18:37:00Z">
        <w:r>
          <w:t>A new signed certificate called “certificate.pem</w:t>
        </w:r>
      </w:ins>
      <w:ins w:id="1506" w:author="Alan Hawse" w:date="2017-06-11T18:38:00Z">
        <w:r>
          <w:t xml:space="preserve">”.  The root authority will be the server </w:t>
        </w:r>
      </w:ins>
      <w:ins w:id="1507" w:author="Greg Landry" w:date="2017-06-12T08:53:00Z">
        <w:r w:rsidR="00D217D0">
          <w:t>(</w:t>
        </w:r>
      </w:ins>
      <w:ins w:id="1508" w:author="Alan Hawse" w:date="2017-06-11T18:38:00Z">
        <w:r>
          <w:t>i.e. it is signed by itself</w:t>
        </w:r>
      </w:ins>
      <w:ins w:id="1509" w:author="Greg Landry" w:date="2017-06-12T08:53:00Z">
        <w:r w:rsidR="00D217D0">
          <w:t>)</w:t>
        </w:r>
      </w:ins>
      <w:ins w:id="1510" w:author="Alan Hawse" w:date="2017-06-11T18:38:00Z">
        <w:r>
          <w:t>.  This will cause web browser to complain as the certificate will not be present in your browser meaning that it will be untrusted.</w:t>
        </w:r>
      </w:ins>
    </w:p>
    <w:p w14:paraId="5D9522E0" w14:textId="77777777" w:rsidR="00F43816" w:rsidRDefault="00F43816">
      <w:pPr>
        <w:pStyle w:val="ListParagraph"/>
        <w:numPr>
          <w:ilvl w:val="0"/>
          <w:numId w:val="41"/>
        </w:numPr>
        <w:rPr>
          <w:ins w:id="1511" w:author="Alan Hawse" w:date="2017-06-11T18:36:00Z"/>
        </w:rPr>
        <w:pPrChange w:id="1512" w:author="Greg Landry" w:date="2017-06-12T12:41:00Z">
          <w:pPr>
            <w:jc w:val="center"/>
          </w:pPr>
        </w:pPrChange>
      </w:pPr>
    </w:p>
    <w:p w14:paraId="4E65957C" w14:textId="77777777" w:rsidR="00BE289E" w:rsidRPr="00A37FB4" w:rsidRDefault="00BE289E">
      <w:pPr>
        <w:ind w:left="720"/>
        <w:rPr>
          <w:ins w:id="1513" w:author="Alan Hawse" w:date="2017-06-11T18:37:00Z"/>
          <w:rPrChange w:id="1514" w:author="Greg Landry" w:date="2017-06-12T12:41:00Z">
            <w:rPr>
              <w:ins w:id="1515" w:author="Alan Hawse" w:date="2017-06-11T18:37:00Z"/>
              <w:rFonts w:ascii="Courier" w:hAnsi="Courier" w:cs="Courier New"/>
              <w:color w:val="323232"/>
            </w:rPr>
          </w:rPrChange>
        </w:rPr>
        <w:pPrChange w:id="1516" w:author="Greg Landry" w:date="2017-06-12T12:41:00Z">
          <w:pP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PrChange>
      </w:pPr>
      <w:ins w:id="1517" w:author="Alan Hawse" w:date="2017-06-11T18:37:00Z">
        <w:r w:rsidRPr="00A37FB4">
          <w:rPr>
            <w:rPrChange w:id="1518" w:author="Greg Landry" w:date="2017-06-12T12:41:00Z">
              <w:rPr>
                <w:rFonts w:ascii="Courier" w:hAnsi="Courier" w:cs="Courier New"/>
                <w:color w:val="323232"/>
                <w:sz w:val="20"/>
                <w:szCs w:val="20"/>
                <w:bdr w:val="none" w:sz="0" w:space="0" w:color="auto" w:frame="1"/>
              </w:rPr>
            </w:rPrChange>
          </w:rPr>
          <w:t>openssl req -newkey rsa:2048 -nodes -keyout key.pem -x509 -days 365 -out certificate.pem</w:t>
        </w:r>
      </w:ins>
    </w:p>
    <w:p w14:paraId="4D79CA74" w14:textId="369B9C15" w:rsidR="00246424" w:rsidRDefault="00246424">
      <w:pPr>
        <w:pStyle w:val="Heading4"/>
        <w:rPr>
          <w:ins w:id="1519" w:author="Greg Landry" w:date="2017-06-09T11:16:00Z"/>
        </w:rPr>
        <w:pPrChange w:id="1520" w:author="Greg Landry" w:date="2017-06-09T11:16:00Z">
          <w:pPr>
            <w:jc w:val="center"/>
          </w:pPr>
        </w:pPrChange>
      </w:pPr>
      <w:ins w:id="1521" w:author="Greg Landry" w:date="2017-06-09T11:16:00Z">
        <w:r>
          <w:t>Using Certificates</w:t>
        </w:r>
      </w:ins>
      <w:ins w:id="1522" w:author="Greg Landry" w:date="2017-06-09T11:24:00Z">
        <w:r w:rsidR="00E85326">
          <w:t xml:space="preserve"> in WICED</w:t>
        </w:r>
      </w:ins>
    </w:p>
    <w:p w14:paraId="71BFA6B6" w14:textId="18B7B857" w:rsidR="00825E6E" w:rsidRDefault="00246424">
      <w:pPr>
        <w:rPr>
          <w:ins w:id="1523" w:author="Alan Hawse" w:date="2017-06-08T16:35:00Z"/>
        </w:rPr>
        <w:pPrChange w:id="1524" w:author="Alan Hawse" w:date="2017-06-08T13:59:00Z">
          <w:pPr>
            <w:jc w:val="center"/>
          </w:pPr>
        </w:pPrChange>
      </w:pPr>
      <w:ins w:id="1525" w:author="Greg Landry" w:date="2017-06-09T11:13:00Z">
        <w:r>
          <w:t xml:space="preserve">Once you have a certificate, there are three ways that you can access it from </w:t>
        </w:r>
      </w:ins>
      <w:ins w:id="1526" w:author="Greg Landry" w:date="2017-06-09T11:24:00Z">
        <w:r w:rsidR="00285F84">
          <w:t>your device</w:t>
        </w:r>
      </w:ins>
      <w:ins w:id="1527" w:author="Greg Landry" w:date="2017-06-09T11:13:00Z">
        <w:r>
          <w:t>. Each of these is discussed separately below.</w:t>
        </w:r>
      </w:ins>
    </w:p>
    <w:p w14:paraId="1963F3C6" w14:textId="58E81526" w:rsidR="00825E6E" w:rsidRDefault="00246424">
      <w:pPr>
        <w:pStyle w:val="Heading5"/>
        <w:rPr>
          <w:ins w:id="1528" w:author="Alan Hawse" w:date="2017-06-08T17:02:00Z"/>
        </w:rPr>
        <w:pPrChange w:id="1529" w:author="Greg Landry" w:date="2017-06-09T11:24:00Z">
          <w:pPr>
            <w:jc w:val="center"/>
          </w:pPr>
        </w:pPrChange>
      </w:pPr>
      <w:ins w:id="1530" w:author="Greg Landry" w:date="2017-06-09T11:14:00Z">
        <w:r>
          <w:t xml:space="preserve">Method 1: </w:t>
        </w:r>
      </w:ins>
      <w:ins w:id="1531" w:author="Alan Hawse" w:date="2017-06-08T16:42:00Z">
        <w:r w:rsidR="00825E6E">
          <w:t>Storing and using certificates from the DCT</w:t>
        </w:r>
      </w:ins>
    </w:p>
    <w:p w14:paraId="1ADC7845" w14:textId="54A788D3" w:rsidR="001159FE" w:rsidDel="00D70300" w:rsidRDefault="00195536">
      <w:pPr>
        <w:rPr>
          <w:ins w:id="1532" w:author="Alan Hawse" w:date="2017-06-08T17:08:00Z"/>
          <w:del w:id="1533" w:author="Greg Landry" w:date="2017-06-09T11:08:00Z"/>
        </w:rPr>
        <w:pPrChange w:id="1534" w:author="Alan Hawse" w:date="2017-06-08T17:06:00Z">
          <w:pPr>
            <w:pStyle w:val="ListParagraph"/>
            <w:numPr>
              <w:numId w:val="30"/>
            </w:numPr>
            <w:ind w:hanging="360"/>
          </w:pPr>
        </w:pPrChange>
      </w:pPr>
      <w:ins w:id="1535" w:author="Alan Hawse" w:date="2017-06-08T17:02:00Z">
        <w:r>
          <w:t xml:space="preserve">It is possible to have the WICED make system install your certificate into the DCT automatically.  To do this you </w:t>
        </w:r>
        <w:del w:id="1536" w:author="Greg Landry" w:date="2017-06-09T13:46:00Z">
          <w:r w:rsidDel="00681B7A">
            <w:delText xml:space="preserve">will </w:delText>
          </w:r>
        </w:del>
        <w:r>
          <w:t>need to</w:t>
        </w:r>
      </w:ins>
      <w:ins w:id="1537" w:author="Alan Hawse" w:date="2017-06-08T17:08:00Z">
        <w:r w:rsidR="001159FE">
          <w:t>:</w:t>
        </w:r>
      </w:ins>
    </w:p>
    <w:p w14:paraId="45C4D118" w14:textId="77777777" w:rsidR="001159FE" w:rsidRDefault="001159FE">
      <w:pPr>
        <w:rPr>
          <w:ins w:id="1538" w:author="Alan Hawse" w:date="2017-06-08T17:08:00Z"/>
        </w:rPr>
        <w:pPrChange w:id="1539" w:author="Alan Hawse" w:date="2017-06-08T17:06:00Z">
          <w:pPr>
            <w:pStyle w:val="ListParagraph"/>
            <w:numPr>
              <w:numId w:val="30"/>
            </w:numPr>
            <w:ind w:hanging="360"/>
          </w:pPr>
        </w:pPrChange>
      </w:pPr>
    </w:p>
    <w:p w14:paraId="2A965B37" w14:textId="66B88C4D" w:rsidR="001159FE" w:rsidRDefault="001159FE">
      <w:pPr>
        <w:pStyle w:val="ListParagraph"/>
        <w:numPr>
          <w:ilvl w:val="0"/>
          <w:numId w:val="31"/>
        </w:numPr>
        <w:rPr>
          <w:ins w:id="1540" w:author="Alan Hawse" w:date="2017-06-08T17:08:00Z"/>
        </w:rPr>
        <w:pPrChange w:id="1541" w:author="Alan Hawse" w:date="2017-06-08T17:09:00Z">
          <w:pPr>
            <w:pStyle w:val="ListParagraph"/>
            <w:numPr>
              <w:numId w:val="30"/>
            </w:numPr>
            <w:ind w:hanging="360"/>
          </w:pPr>
        </w:pPrChange>
      </w:pPr>
      <w:ins w:id="1542" w:author="Alan Hawse" w:date="2017-06-08T17:08:00Z">
        <w:r>
          <w:t>Convert your certificate to PEM format</w:t>
        </w:r>
      </w:ins>
      <w:ins w:id="1543" w:author="Greg Landry" w:date="2017-06-12T12:42:00Z">
        <w:r w:rsidR="00A37FB4">
          <w:t xml:space="preserve"> if it is not already in that format</w:t>
        </w:r>
      </w:ins>
      <w:ins w:id="1544" w:author="Alan Hawse" w:date="2017-06-08T17:08:00Z">
        <w:r>
          <w:t xml:space="preserve">, then store it in the directory </w:t>
        </w:r>
        <w:r w:rsidRPr="00681B7A">
          <w:rPr>
            <w:i/>
            <w:rPrChange w:id="1545" w:author="Greg Landry" w:date="2017-06-09T13:46:00Z">
              <w:rPr/>
            </w:rPrChange>
          </w:rPr>
          <w:t>resources/apps/yourapp/</w:t>
        </w:r>
      </w:ins>
    </w:p>
    <w:p w14:paraId="6A47B8FA" w14:textId="577F2697" w:rsidR="001159FE" w:rsidDel="00D70300" w:rsidRDefault="00667172">
      <w:pPr>
        <w:pStyle w:val="ListParagraph"/>
        <w:numPr>
          <w:ilvl w:val="0"/>
          <w:numId w:val="31"/>
        </w:numPr>
        <w:rPr>
          <w:ins w:id="1546" w:author="Alan Hawse" w:date="2017-06-08T17:07:00Z"/>
          <w:del w:id="1547" w:author="Greg Landry" w:date="2017-06-09T11:08:00Z"/>
        </w:rPr>
        <w:pPrChange w:id="1548" w:author="Greg Landry" w:date="2017-06-12T08:54:00Z">
          <w:pPr>
            <w:pStyle w:val="ListParagraph"/>
            <w:numPr>
              <w:numId w:val="30"/>
            </w:numPr>
            <w:ind w:hanging="360"/>
          </w:pPr>
        </w:pPrChange>
      </w:pPr>
      <w:ins w:id="1549" w:author="Greg Landry" w:date="2017-06-09T13:52:00Z">
        <w:r>
          <w:t>Assuming you</w:t>
        </w:r>
      </w:ins>
      <w:ins w:id="1550" w:author="Greg Landry" w:date="2017-06-09T13:53:00Z">
        <w:r>
          <w:t>r</w:t>
        </w:r>
      </w:ins>
      <w:ins w:id="1551" w:author="Greg Landry" w:date="2017-06-09T13:52:00Z">
        <w:r>
          <w:t xml:space="preserve">app is called </w:t>
        </w:r>
        <w:r w:rsidRPr="00667172">
          <w:rPr>
            <w:i/>
            <w:rPrChange w:id="1552" w:author="Greg Landry" w:date="2017-06-09T13:54:00Z">
              <w:rPr/>
            </w:rPrChange>
          </w:rPr>
          <w:t>httpbin_org</w:t>
        </w:r>
        <w:r>
          <w:t xml:space="preserve"> and your certificate file is called </w:t>
        </w:r>
        <w:r w:rsidRPr="00667172">
          <w:rPr>
            <w:i/>
            <w:rPrChange w:id="1553" w:author="Greg Landry" w:date="2017-06-09T13:55:00Z">
              <w:rPr/>
            </w:rPrChange>
          </w:rPr>
          <w:t>ca.pem</w:t>
        </w:r>
        <w:r>
          <w:t xml:space="preserve">, </w:t>
        </w:r>
      </w:ins>
      <w:ins w:id="1554" w:author="Greg Landry" w:date="2017-06-09T13:53:00Z">
        <w:r>
          <w:t>you would a</w:t>
        </w:r>
      </w:ins>
      <w:ins w:id="1555" w:author="Alan Hawse" w:date="2017-06-08T17:08:00Z">
        <w:del w:id="1556" w:author="Greg Landry" w:date="2017-06-09T13:53:00Z">
          <w:r w:rsidR="001159FE" w:rsidDel="00667172">
            <w:delText>A</w:delText>
          </w:r>
        </w:del>
      </w:ins>
      <w:ins w:id="1557" w:author="Alan Hawse" w:date="2017-06-08T17:03:00Z">
        <w:r w:rsidR="00195536">
          <w:t>dd</w:t>
        </w:r>
      </w:ins>
      <w:ins w:id="1558" w:author="Alan Hawse" w:date="2017-06-08T17:07:00Z">
        <w:r w:rsidR="001159FE">
          <w:t xml:space="preserve"> to your </w:t>
        </w:r>
      </w:ins>
      <w:ins w:id="1559" w:author="Greg Landry" w:date="2017-06-09T13:46:00Z">
        <w:r w:rsidR="00681B7A">
          <w:t>M</w:t>
        </w:r>
      </w:ins>
      <w:ins w:id="1560" w:author="Alan Hawse" w:date="2017-06-08T17:07:00Z">
        <w:del w:id="1561" w:author="Greg Landry" w:date="2017-06-09T13:46:00Z">
          <w:r w:rsidR="001159FE" w:rsidDel="00681B7A">
            <w:delText>m</w:delText>
          </w:r>
        </w:del>
        <w:r w:rsidR="001159FE">
          <w:t>akefile</w:t>
        </w:r>
        <w:del w:id="1562" w:author="Greg Landry" w:date="2017-06-09T13:39:00Z">
          <w:r w:rsidR="001159FE" w:rsidDel="00F64D11">
            <w:delText>,</w:delText>
          </w:r>
        </w:del>
      </w:ins>
      <w:ins w:id="1563" w:author="Alan Hawse" w:date="2017-06-08T17:03:00Z">
        <w:r w:rsidR="001159FE">
          <w:t xml:space="preserve"> the line:</w:t>
        </w:r>
      </w:ins>
    </w:p>
    <w:p w14:paraId="77482C1E" w14:textId="77777777" w:rsidR="001159FE" w:rsidRDefault="001159FE">
      <w:pPr>
        <w:pStyle w:val="ListParagraph"/>
        <w:numPr>
          <w:ilvl w:val="0"/>
          <w:numId w:val="31"/>
        </w:numPr>
        <w:rPr>
          <w:ins w:id="1564" w:author="Alan Hawse" w:date="2017-06-08T17:04:00Z"/>
        </w:rPr>
        <w:pPrChange w:id="1565" w:author="Alan Hawse" w:date="2017-06-08T17:06:00Z">
          <w:pPr>
            <w:pStyle w:val="ListParagraph"/>
            <w:numPr>
              <w:numId w:val="30"/>
            </w:numPr>
            <w:ind w:hanging="360"/>
          </w:pPr>
        </w:pPrChange>
      </w:pPr>
    </w:p>
    <w:p w14:paraId="42164B03" w14:textId="10D993D0" w:rsidR="00195536" w:rsidRPr="00B20D53" w:rsidDel="00D70300" w:rsidRDefault="00195536">
      <w:pPr>
        <w:pStyle w:val="CCode"/>
        <w:rPr>
          <w:ins w:id="1566" w:author="Alan Hawse" w:date="2017-06-08T17:06:00Z"/>
          <w:del w:id="1567" w:author="Greg Landry" w:date="2017-06-09T11:09:00Z"/>
        </w:rPr>
        <w:pPrChange w:id="1568" w:author="Greg Landry" w:date="2017-06-12T08:54:00Z">
          <w:pPr>
            <w:pStyle w:val="ListParagraph"/>
            <w:numPr>
              <w:numId w:val="30"/>
            </w:numPr>
            <w:ind w:hanging="360"/>
          </w:pPr>
        </w:pPrChange>
      </w:pPr>
      <w:ins w:id="1569" w:author="Alan Hawse" w:date="2017-06-08T17:03:00Z">
        <w:r w:rsidRPr="00B20D53">
          <w:t>CERTIFICATE := $(SOURCE_ROOT)resources/apps/httpbin_org/ca.pem</w:t>
        </w:r>
      </w:ins>
    </w:p>
    <w:p w14:paraId="3A7855F3" w14:textId="77777777" w:rsidR="001159FE" w:rsidRPr="00B20D53" w:rsidRDefault="001159FE">
      <w:pPr>
        <w:pStyle w:val="CCode"/>
        <w:spacing w:after="0"/>
        <w:rPr>
          <w:ins w:id="1570" w:author="Alan Hawse" w:date="2017-06-08T17:07:00Z"/>
        </w:rPr>
        <w:pPrChange w:id="1571" w:author="Greg Landry" w:date="2017-06-12T08:53:00Z">
          <w:pPr>
            <w:pStyle w:val="ListParagraph"/>
            <w:numPr>
              <w:numId w:val="30"/>
            </w:numPr>
            <w:ind w:hanging="360"/>
          </w:pPr>
        </w:pPrChange>
      </w:pPr>
    </w:p>
    <w:p w14:paraId="06085A7F" w14:textId="7717330A" w:rsidR="001159FE" w:rsidRPr="00195536" w:rsidRDefault="001159FE">
      <w:pPr>
        <w:pStyle w:val="ListParagraph"/>
        <w:numPr>
          <w:ilvl w:val="0"/>
          <w:numId w:val="31"/>
        </w:numPr>
        <w:spacing w:before="240"/>
        <w:rPr>
          <w:ins w:id="1572" w:author="Alan Hawse" w:date="2017-06-08T17:03:00Z"/>
        </w:rPr>
        <w:pPrChange w:id="1573" w:author="Greg Landry" w:date="2017-06-12T08:54:00Z">
          <w:pPr>
            <w:pStyle w:val="ListParagraph"/>
            <w:numPr>
              <w:numId w:val="30"/>
            </w:numPr>
            <w:ind w:hanging="360"/>
          </w:pPr>
        </w:pPrChange>
      </w:pPr>
      <w:ins w:id="1574" w:author="Alan Hawse" w:date="2017-06-08T17:07:00Z">
        <w:r>
          <w:t>Then you can load the security section of the DCT into RAM</w:t>
        </w:r>
        <w:del w:id="1575" w:author="Greg Landry" w:date="2017-06-09T13:40:00Z">
          <w:r w:rsidDel="00AD0A9D">
            <w:delText>,</w:delText>
          </w:r>
        </w:del>
        <w:r>
          <w:t xml:space="preserve"> </w:t>
        </w:r>
        <w:del w:id="1576" w:author="Greg Landry" w:date="2017-06-09T13:40:00Z">
          <w:r w:rsidDel="00AD0A9D">
            <w:delText>then</w:delText>
          </w:r>
        </w:del>
      </w:ins>
      <w:ins w:id="1577" w:author="Greg Landry" w:date="2017-06-09T13:40:00Z">
        <w:r w:rsidR="00AD0A9D">
          <w:t>and</w:t>
        </w:r>
      </w:ins>
      <w:ins w:id="1578" w:author="Alan Hawse" w:date="2017-06-08T17:07:00Z">
        <w:r>
          <w:t xml:space="preserve"> use it to initialize </w:t>
        </w:r>
      </w:ins>
      <w:ins w:id="1579" w:author="Greg Landry" w:date="2017-06-09T13:40:00Z">
        <w:r w:rsidR="00AD0A9D">
          <w:t xml:space="preserve">the </w:t>
        </w:r>
      </w:ins>
      <w:ins w:id="1580" w:author="Alan Hawse" w:date="2017-06-08T17:11:00Z">
        <w:r w:rsidR="00F77067">
          <w:t>root certificate for the TLS connection.</w:t>
        </w:r>
      </w:ins>
    </w:p>
    <w:p w14:paraId="44754937" w14:textId="03954C1A" w:rsidR="001159FE" w:rsidDel="00D70300" w:rsidRDefault="001159FE" w:rsidP="001159FE">
      <w:pPr>
        <w:rPr>
          <w:ins w:id="1581" w:author="Alan Hawse" w:date="2017-06-08T17:06:00Z"/>
          <w:del w:id="1582" w:author="Greg Landry" w:date="2017-06-09T11:10:00Z"/>
        </w:rPr>
      </w:pPr>
    </w:p>
    <w:p w14:paraId="011527CD" w14:textId="4F45D125" w:rsidR="001159FE" w:rsidRPr="001159FE" w:rsidRDefault="001159FE">
      <w:pPr>
        <w:pStyle w:val="CCode"/>
        <w:spacing w:after="0"/>
        <w:rPr>
          <w:ins w:id="1583" w:author="Alan Hawse" w:date="2017-06-08T17:05:00Z"/>
        </w:rPr>
        <w:pPrChange w:id="1584" w:author="Greg Landry" w:date="2017-06-09T11:09:00Z">
          <w:pPr/>
        </w:pPrChange>
      </w:pPr>
      <w:ins w:id="1585" w:author="Alan Hawse" w:date="2017-06-08T17:06:00Z">
        <w:r>
          <w:t>p</w:t>
        </w:r>
      </w:ins>
      <w:ins w:id="1586" w:author="Alan Hawse" w:date="2017-06-08T17:05:00Z">
        <w:r w:rsidRPr="001159FE">
          <w:t>latform_dct_security_t</w:t>
        </w:r>
        <w:r w:rsidRPr="001159FE">
          <w:rPr>
            <w:rFonts w:eastAsiaTheme="majorEastAsia"/>
          </w:rPr>
          <w:t xml:space="preserve"> *dct_security;</w:t>
        </w:r>
      </w:ins>
    </w:p>
    <w:p w14:paraId="23A4A231" w14:textId="77777777" w:rsidR="001159FE" w:rsidRPr="001159FE" w:rsidRDefault="001159FE">
      <w:pPr>
        <w:pStyle w:val="CCode"/>
        <w:spacing w:after="0"/>
        <w:rPr>
          <w:ins w:id="1587" w:author="Alan Hawse" w:date="2017-06-08T17:05:00Z"/>
        </w:rPr>
        <w:pPrChange w:id="1588" w:author="Greg Landry" w:date="2017-06-09T11:09:00Z">
          <w:pPr/>
        </w:pPrChange>
      </w:pPr>
    </w:p>
    <w:p w14:paraId="7DEEE68C" w14:textId="4331A7D5" w:rsidR="001159FE" w:rsidRPr="001159FE" w:rsidRDefault="001159FE">
      <w:pPr>
        <w:pStyle w:val="CCode"/>
        <w:spacing w:after="0"/>
        <w:rPr>
          <w:ins w:id="1589" w:author="Alan Hawse" w:date="2017-06-08T17:05:00Z"/>
        </w:rPr>
        <w:pPrChange w:id="1590" w:author="Greg Landry" w:date="2017-06-09T11:09:00Z">
          <w:pPr/>
        </w:pPrChange>
      </w:pPr>
      <w:ins w:id="1591" w:author="Alan Hawse" w:date="2017-06-08T17:05:00Z">
        <w:r w:rsidRPr="001159FE">
          <w:rPr>
            <w:rFonts w:eastAsiaTheme="majorEastAsia"/>
          </w:rPr>
          <w:t xml:space="preserve">WPRINT_APP_INFO((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1592" w:author="Alan Hawse" w:date="2017-06-08T17:05:00Z"/>
        </w:rPr>
        <w:pPrChange w:id="1593" w:author="Greg Landry" w:date="2017-06-09T11:09:00Z">
          <w:pPr/>
        </w:pPrChange>
      </w:pPr>
      <w:ins w:id="1594" w:author="Alan Hawse" w:date="2017-06-08T17:05:00Z">
        <w:r w:rsidRPr="001159FE">
          <w:t xml:space="preserve">result = wiced_dct_read_lock( (void**) &amp;dct_security, </w:t>
        </w:r>
        <w:r w:rsidRPr="001159FE">
          <w:rPr>
            <w:rFonts w:eastAsiaTheme="majorEastAsia"/>
          </w:rPr>
          <w:t>WICED_FALSE</w:t>
        </w:r>
        <w:r w:rsidRPr="001159FE">
          <w:t xml:space="preserve">, </w:t>
        </w:r>
        <w:r w:rsidRPr="001159FE">
          <w:rPr>
            <w:rFonts w:eastAsiaTheme="majorEastAsia"/>
          </w:rPr>
          <w:t>DCT_SECURITY_SECTION</w:t>
        </w:r>
        <w:r w:rsidRPr="001159FE">
          <w:t>, 0, sizeof( *dct_security ) );</w:t>
        </w:r>
      </w:ins>
    </w:p>
    <w:p w14:paraId="773FD5A6" w14:textId="77777777" w:rsidR="001159FE" w:rsidRDefault="001159FE">
      <w:pPr>
        <w:pStyle w:val="CCode"/>
        <w:spacing w:after="0"/>
        <w:rPr>
          <w:ins w:id="1595" w:author="Alan Hawse" w:date="2017-06-08T17:06:00Z"/>
        </w:rPr>
        <w:pPrChange w:id="1596" w:author="Greg Landry" w:date="2017-06-09T11:09:00Z">
          <w:pPr/>
        </w:pPrChange>
      </w:pPr>
    </w:p>
    <w:p w14:paraId="5D0B4105" w14:textId="1017AC76" w:rsidR="001159FE" w:rsidRPr="001159FE" w:rsidRDefault="001159FE">
      <w:pPr>
        <w:pStyle w:val="CCode"/>
        <w:spacing w:after="0"/>
        <w:rPr>
          <w:ins w:id="1597" w:author="Alan Hawse" w:date="2017-06-08T17:05:00Z"/>
        </w:rPr>
        <w:pPrChange w:id="1598" w:author="Greg Landry" w:date="2017-06-09T11:09:00Z">
          <w:pPr/>
        </w:pPrChange>
      </w:pPr>
      <w:ins w:id="1599" w:author="Alan Hawse" w:date="2017-06-08T17:05:00Z">
        <w:r w:rsidRPr="001159FE">
          <w:t xml:space="preserve">if ( result != </w:t>
        </w:r>
        <w:r w:rsidRPr="001159FE">
          <w:rPr>
            <w:rFonts w:eastAsiaTheme="majorEastAsia"/>
          </w:rPr>
          <w:t>WICED_SUCCESS</w:t>
        </w:r>
        <w:r w:rsidRPr="001159FE">
          <w:t xml:space="preserve"> )</w:t>
        </w:r>
      </w:ins>
    </w:p>
    <w:p w14:paraId="3EE24F85" w14:textId="77777777" w:rsidR="001159FE" w:rsidRDefault="001159FE">
      <w:pPr>
        <w:pStyle w:val="CCode"/>
        <w:spacing w:after="0"/>
        <w:rPr>
          <w:ins w:id="1600" w:author="Alan Hawse" w:date="2017-06-08T17:08:00Z"/>
        </w:rPr>
        <w:pPrChange w:id="1601" w:author="Greg Landry" w:date="2017-06-09T11:09:00Z">
          <w:pPr/>
        </w:pPrChange>
      </w:pPr>
      <w:ins w:id="1602" w:author="Alan Hawse" w:date="2017-06-08T17:06:00Z">
        <w:r>
          <w:t>{</w:t>
        </w:r>
      </w:ins>
    </w:p>
    <w:p w14:paraId="535711E5" w14:textId="3A356D9E" w:rsidR="001159FE" w:rsidRPr="001159FE" w:rsidRDefault="001159FE">
      <w:pPr>
        <w:pStyle w:val="CCode"/>
        <w:spacing w:after="0"/>
        <w:rPr>
          <w:ins w:id="1603" w:author="Alan Hawse" w:date="2017-06-08T17:05:00Z"/>
        </w:rPr>
        <w:pPrChange w:id="1604" w:author="Greg Landry" w:date="2017-06-09T11:09:00Z">
          <w:pPr/>
        </w:pPrChange>
      </w:pPr>
      <w:ins w:id="1605" w:author="Alan Hawse" w:date="2017-06-08T17:08:00Z">
        <w:r>
          <w:rPr>
            <w:rFonts w:eastAsiaTheme="majorEastAsia"/>
          </w:rPr>
          <w:t xml:space="preserve">     </w:t>
        </w:r>
      </w:ins>
      <w:ins w:id="1606" w:author="Alan Hawse" w:date="2017-06-08T17:05:00Z">
        <w:r w:rsidRPr="001159FE">
          <w:rPr>
            <w:rFonts w:eastAsiaTheme="majorEastAsia"/>
          </w:rPr>
          <w:t>WPRINT_APP_INFO((</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1607" w:author="Alan Hawse" w:date="2017-06-08T17:05:00Z"/>
        </w:rPr>
        <w:pPrChange w:id="1608" w:author="Greg Landry" w:date="2017-06-09T11:09:00Z">
          <w:pPr/>
        </w:pPrChange>
      </w:pPr>
      <w:ins w:id="1609" w:author="Alan Hawse" w:date="2017-06-08T17:05:00Z">
        <w:r>
          <w:rPr>
            <w:rFonts w:eastAsia="Calibri"/>
          </w:rPr>
          <w:t>     </w:t>
        </w:r>
        <w:r w:rsidRPr="001159FE">
          <w:t>return;</w:t>
        </w:r>
      </w:ins>
    </w:p>
    <w:p w14:paraId="63F73FFF" w14:textId="1AC1E0DF" w:rsidR="001159FE" w:rsidRPr="001159FE" w:rsidRDefault="001159FE">
      <w:pPr>
        <w:pStyle w:val="CCode"/>
        <w:spacing w:after="0"/>
        <w:rPr>
          <w:ins w:id="1610" w:author="Alan Hawse" w:date="2017-06-08T17:05:00Z"/>
        </w:rPr>
        <w:pPrChange w:id="1611" w:author="Greg Landry" w:date="2017-06-09T11:09:00Z">
          <w:pPr/>
        </w:pPrChange>
      </w:pPr>
      <w:ins w:id="1612" w:author="Alan Hawse" w:date="2017-06-08T17:05:00Z">
        <w:r>
          <w:rPr>
            <w:rFonts w:eastAsia="Calibri"/>
          </w:rPr>
          <w:t> </w:t>
        </w:r>
        <w:r w:rsidRPr="001159FE">
          <w:t>}</w:t>
        </w:r>
      </w:ins>
    </w:p>
    <w:p w14:paraId="1F5EFCFE" w14:textId="77777777" w:rsidR="001159FE" w:rsidRPr="001159FE" w:rsidRDefault="001159FE">
      <w:pPr>
        <w:pStyle w:val="CCode"/>
        <w:spacing w:after="0"/>
        <w:rPr>
          <w:ins w:id="1613" w:author="Alan Hawse" w:date="2017-06-08T17:05:00Z"/>
        </w:rPr>
        <w:pPrChange w:id="1614" w:author="Greg Landry" w:date="2017-06-09T11:09:00Z">
          <w:pPr/>
        </w:pPrChange>
      </w:pPr>
    </w:p>
    <w:p w14:paraId="1A1C7092" w14:textId="77777777" w:rsidR="001159FE" w:rsidRPr="001159FE" w:rsidRDefault="001159FE">
      <w:pPr>
        <w:pStyle w:val="CCode"/>
        <w:spacing w:after="0"/>
        <w:rPr>
          <w:ins w:id="1615" w:author="Alan Hawse" w:date="2017-06-08T17:05:00Z"/>
        </w:rPr>
        <w:pPrChange w:id="1616" w:author="Greg Landry" w:date="2017-06-09T11:09:00Z">
          <w:pPr/>
        </w:pPrChange>
      </w:pPr>
      <w:ins w:id="1617" w:author="Alan Hawse" w:date="2017-06-08T17:05:00Z">
        <w:del w:id="1618" w:author="Greg Landry" w:date="2017-06-09T11:09:00Z">
          <w:r w:rsidRPr="001159FE" w:rsidDel="00D70300">
            <w:rPr>
              <w:rFonts w:eastAsia="Calibri"/>
            </w:rPr>
            <w:delText xml:space="preserve">    </w:delText>
          </w:r>
        </w:del>
        <w:r w:rsidRPr="001159FE">
          <w:t>WPRINT_APP_INFO(("Certificate Length = %d\n",strlen(dct_security-&gt;</w:t>
        </w:r>
        <w:r w:rsidRPr="001159FE">
          <w:rPr>
            <w:rFonts w:eastAsiaTheme="majorEastAsia"/>
          </w:rPr>
          <w:t>certificate</w:t>
        </w:r>
        <w:r w:rsidRPr="001159FE">
          <w:t>)));</w:t>
        </w:r>
      </w:ins>
    </w:p>
    <w:p w14:paraId="501751C7" w14:textId="77777777" w:rsidR="001159FE" w:rsidRPr="001159FE" w:rsidRDefault="001159FE">
      <w:pPr>
        <w:pStyle w:val="CCode"/>
        <w:spacing w:after="0"/>
        <w:rPr>
          <w:ins w:id="1619" w:author="Alan Hawse" w:date="2017-06-08T17:05:00Z"/>
        </w:rPr>
        <w:pPrChange w:id="1620" w:author="Greg Landry" w:date="2017-06-09T11:09:00Z">
          <w:pPr/>
        </w:pPrChange>
      </w:pPr>
      <w:ins w:id="1621" w:author="Alan Hawse" w:date="2017-06-08T17:05:00Z">
        <w:del w:id="1622" w:author="Greg Landry" w:date="2017-06-09T11:09:00Z">
          <w:r w:rsidRPr="001159FE" w:rsidDel="00D70300">
            <w:rPr>
              <w:rFonts w:eastAsia="Calibri"/>
            </w:rPr>
            <w:delText xml:space="preserve">    </w:delText>
          </w:r>
        </w:del>
        <w:r w:rsidRPr="001159FE">
          <w:t>WPRINT_APP_INFO(("Certificate =%s",dct_security-&gt;</w:t>
        </w:r>
        <w:r w:rsidRPr="001159FE">
          <w:rPr>
            <w:rFonts w:eastAsiaTheme="majorEastAsia"/>
          </w:rPr>
          <w:t>certificate</w:t>
        </w:r>
        <w:r w:rsidRPr="001159FE">
          <w:t>));</w:t>
        </w:r>
      </w:ins>
    </w:p>
    <w:p w14:paraId="29A916BC" w14:textId="77777777" w:rsidR="001159FE" w:rsidRPr="001159FE" w:rsidRDefault="001159FE">
      <w:pPr>
        <w:pStyle w:val="CCode"/>
        <w:spacing w:after="0"/>
        <w:rPr>
          <w:ins w:id="1623" w:author="Alan Hawse" w:date="2017-06-08T17:05:00Z"/>
        </w:rPr>
        <w:pPrChange w:id="1624" w:author="Greg Landry" w:date="2017-06-09T11:09:00Z">
          <w:pPr/>
        </w:pPrChange>
      </w:pPr>
    </w:p>
    <w:p w14:paraId="56DA0329" w14:textId="77777777" w:rsidR="001159FE" w:rsidRPr="001159FE" w:rsidRDefault="001159FE">
      <w:pPr>
        <w:pStyle w:val="CCode"/>
        <w:spacing w:after="0"/>
        <w:rPr>
          <w:ins w:id="1625" w:author="Alan Hawse" w:date="2017-06-08T17:05:00Z"/>
        </w:rPr>
        <w:pPrChange w:id="1626" w:author="Greg Landry" w:date="2017-06-09T11:09:00Z">
          <w:pPr/>
        </w:pPrChange>
      </w:pPr>
      <w:ins w:id="1627" w:author="Alan Hawse" w:date="2017-06-08T17:05:00Z">
        <w:del w:id="1628" w:author="Greg Landry" w:date="2017-06-09T11:09:00Z">
          <w:r w:rsidRPr="001159FE" w:rsidDel="00D70300">
            <w:rPr>
              <w:rFonts w:eastAsia="Calibri"/>
            </w:rPr>
            <w:delText xml:space="preserve">    </w:delText>
          </w:r>
        </w:del>
        <w:r w:rsidRPr="001159FE">
          <w:t>result = wiced_tls_init_root_ca_certificates(dct_security-&gt;</w:t>
        </w:r>
        <w:r w:rsidRPr="001159FE">
          <w:rPr>
            <w:rFonts w:eastAsiaTheme="majorEastAsia"/>
          </w:rPr>
          <w:t>certificate</w:t>
        </w:r>
        <w:r w:rsidRPr="001159FE">
          <w:t>,strlen(dct_security-&gt;</w:t>
        </w:r>
        <w:r w:rsidRPr="001159FE">
          <w:rPr>
            <w:rFonts w:eastAsiaTheme="majorEastAsia"/>
          </w:rPr>
          <w:t>certificate</w:t>
        </w:r>
        <w:r w:rsidRPr="001159FE">
          <w:t>) );</w:t>
        </w:r>
      </w:ins>
    </w:p>
    <w:p w14:paraId="04B82612" w14:textId="77777777" w:rsidR="001159FE" w:rsidRPr="001159FE" w:rsidRDefault="001159FE">
      <w:pPr>
        <w:pStyle w:val="CCode"/>
        <w:spacing w:after="0"/>
        <w:rPr>
          <w:ins w:id="1629" w:author="Alan Hawse" w:date="2017-06-08T17:05:00Z"/>
        </w:rPr>
        <w:pPrChange w:id="1630" w:author="Greg Landry" w:date="2017-06-09T11:09:00Z">
          <w:pPr/>
        </w:pPrChange>
      </w:pPr>
      <w:ins w:id="1631" w:author="Alan Hawse" w:date="2017-06-08T17:05:00Z">
        <w:del w:id="1632" w:author="Greg Landry" w:date="2017-06-09T11:09:00Z">
          <w:r w:rsidRPr="001159FE" w:rsidDel="00D70300">
            <w:rPr>
              <w:rFonts w:eastAsia="Calibri"/>
            </w:rPr>
            <w:delText xml:space="preserve">    </w:delText>
          </w:r>
        </w:del>
        <w:r w:rsidRPr="001159FE">
          <w:t xml:space="preserve">if ( result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1633" w:author="Alan Hawse" w:date="2017-06-08T17:05:00Z"/>
        </w:rPr>
        <w:pPrChange w:id="1634" w:author="Greg Landry" w:date="2017-06-09T11:09:00Z">
          <w:pPr/>
        </w:pPrChange>
      </w:pPr>
      <w:ins w:id="1635" w:author="Alan Hawse" w:date="2017-06-08T17:05:00Z">
        <w:del w:id="1636"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1637" w:author="Alan Hawse" w:date="2017-06-08T17:05:00Z"/>
        </w:rPr>
        <w:pPrChange w:id="1638" w:author="Greg Landry" w:date="2017-06-09T11:09:00Z">
          <w:pPr/>
        </w:pPrChange>
      </w:pPr>
      <w:ins w:id="1639" w:author="Alan Hawse" w:date="2017-06-08T17:05:00Z">
        <w:r w:rsidRPr="001159FE">
          <w:rPr>
            <w:rFonts w:eastAsia="Calibri"/>
          </w:rPr>
          <w:lastRenderedPageBreak/>
          <w:t xml:space="preserve">    </w:t>
        </w:r>
        <w:del w:id="1640" w:author="Greg Landry" w:date="2017-06-09T11:10:00Z">
          <w:r w:rsidRPr="001159FE" w:rsidDel="00D70300">
            <w:rPr>
              <w:rFonts w:eastAsia="Calibri"/>
            </w:rPr>
            <w:delText xml:space="preserve">    </w:delText>
          </w:r>
        </w:del>
        <w:r w:rsidRPr="001159FE">
          <w:rPr>
            <w:rFonts w:eastAsiaTheme="majorEastAsia"/>
          </w:rPr>
          <w:t xml:space="preserve">WPRINT_APP_INFO( (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1641" w:author="Alan Hawse" w:date="2017-06-08T17:05:00Z"/>
        </w:rPr>
        <w:pPrChange w:id="1642" w:author="Greg Landry" w:date="2017-06-09T11:09:00Z">
          <w:pPr/>
        </w:pPrChange>
      </w:pPr>
      <w:ins w:id="1643" w:author="Alan Hawse" w:date="2017-06-08T17:05:00Z">
        <w:r w:rsidRPr="001159FE">
          <w:rPr>
            <w:rFonts w:eastAsia="Calibri"/>
          </w:rPr>
          <w:t xml:space="preserve">    </w:t>
        </w:r>
        <w:del w:id="1644" w:author="Greg Landry" w:date="2017-06-09T11:10:00Z">
          <w:r w:rsidRPr="001159FE" w:rsidDel="00D70300">
            <w:rPr>
              <w:rFonts w:eastAsia="Calibri"/>
            </w:rPr>
            <w:delText xml:space="preserve">    </w:delText>
          </w:r>
        </w:del>
        <w:r w:rsidRPr="001159FE">
          <w:t>return;</w:t>
        </w:r>
      </w:ins>
    </w:p>
    <w:p w14:paraId="65D4179F" w14:textId="77777777" w:rsidR="001159FE" w:rsidRPr="001159FE" w:rsidDel="00240D1A" w:rsidRDefault="001159FE">
      <w:pPr>
        <w:pStyle w:val="CCode"/>
        <w:rPr>
          <w:ins w:id="1645" w:author="Alan Hawse" w:date="2017-06-08T17:05:00Z"/>
          <w:del w:id="1646" w:author="Greg Landry" w:date="2017-06-12T08:54:00Z"/>
        </w:rPr>
        <w:pPrChange w:id="1647" w:author="Alan Hawse" w:date="2017-06-08T17:06:00Z">
          <w:pPr/>
        </w:pPrChange>
      </w:pPr>
      <w:ins w:id="1648" w:author="Alan Hawse" w:date="2017-06-08T17:05:00Z">
        <w:del w:id="1649" w:author="Greg Landry" w:date="2017-06-09T11:09:00Z">
          <w:r w:rsidRPr="001159FE" w:rsidDel="00D70300">
            <w:rPr>
              <w:rFonts w:eastAsia="Calibri"/>
            </w:rPr>
            <w:delText xml:space="preserve">    </w:delText>
          </w:r>
        </w:del>
        <w:r w:rsidRPr="001159FE">
          <w:t>}</w:t>
        </w:r>
      </w:ins>
    </w:p>
    <w:p w14:paraId="32D595FB" w14:textId="77777777" w:rsidR="00195536" w:rsidRDefault="00195536">
      <w:pPr>
        <w:pStyle w:val="CCode"/>
        <w:rPr>
          <w:ins w:id="1650" w:author="Alan Hawse" w:date="2017-06-08T16:42:00Z"/>
        </w:rPr>
        <w:pPrChange w:id="1651" w:author="Greg Landry" w:date="2017-06-12T08:54:00Z">
          <w:pPr>
            <w:jc w:val="center"/>
          </w:pPr>
        </w:pPrChange>
      </w:pPr>
    </w:p>
    <w:p w14:paraId="3BFE2AF1" w14:textId="7D986EE4" w:rsidR="000A2E0F" w:rsidRDefault="00246424">
      <w:pPr>
        <w:pStyle w:val="Heading5"/>
        <w:rPr>
          <w:ins w:id="1652" w:author="Alan Hawse" w:date="2017-06-09T13:28:00Z"/>
          <w:u w:val="single"/>
        </w:rPr>
        <w:pPrChange w:id="1653" w:author="Alan Hawse" w:date="2017-06-09T13:28:00Z">
          <w:pPr/>
        </w:pPrChange>
      </w:pPr>
      <w:ins w:id="1654" w:author="Greg Landry" w:date="2017-06-09T11:14:00Z">
        <w:r>
          <w:t xml:space="preserve">Method 2: </w:t>
        </w:r>
      </w:ins>
      <w:ins w:id="1655" w:author="Alan Hawse" w:date="2017-06-08T16:42:00Z">
        <w:r w:rsidR="00825E6E">
          <w:t>Storing and using certificates in the Resources filesystem</w:t>
        </w:r>
      </w:ins>
    </w:p>
    <w:p w14:paraId="0CD7DA06" w14:textId="64B8AB0A" w:rsidR="00DE6F6A" w:rsidRDefault="00DE6F6A">
      <w:pPr>
        <w:rPr>
          <w:ins w:id="1656" w:author="Alan Hawse" w:date="2017-06-09T13:30:00Z"/>
        </w:rPr>
      </w:pPr>
      <w:ins w:id="1657" w:author="Alan Hawse" w:date="2017-06-09T13:29:00Z">
        <w:r>
          <w:t xml:space="preserve">WICED </w:t>
        </w:r>
      </w:ins>
      <w:ins w:id="1658" w:author="Alan Hawse" w:date="2017-06-09T13:30:00Z">
        <w:r>
          <w:t>can</w:t>
        </w:r>
      </w:ins>
      <w:ins w:id="1659" w:author="Alan Hawse" w:date="2017-06-09T13:29:00Z">
        <w:r>
          <w:t xml:space="preserve"> load files into a flash filesystem that </w:t>
        </w:r>
        <w:del w:id="1660" w:author="Greg Landry" w:date="2017-06-09T13:41:00Z">
          <w:r w:rsidDel="00681B7A">
            <w:delText xml:space="preserve">will </w:delText>
          </w:r>
        </w:del>
        <w:r>
          <w:t>reside</w:t>
        </w:r>
      </w:ins>
      <w:ins w:id="1661" w:author="Greg Landry" w:date="2017-06-09T13:41:00Z">
        <w:r w:rsidR="00681B7A">
          <w:t>s</w:t>
        </w:r>
      </w:ins>
      <w:ins w:id="1662" w:author="Alan Hawse" w:date="2017-06-09T13:29:00Z">
        <w:r>
          <w:t xml:space="preserve"> after the DCT.  You can then access those files from your firmware.</w:t>
        </w:r>
      </w:ins>
      <w:ins w:id="1663" w:author="Alan Hawse" w:date="2017-06-09T13:30:00Z">
        <w:r>
          <w:t xml:space="preserve">  You can store</w:t>
        </w:r>
      </w:ins>
      <w:ins w:id="1664" w:author="Alan Hawse" w:date="2017-06-09T13:31:00Z">
        <w:r>
          <w:t xml:space="preserve"> and use</w:t>
        </w:r>
      </w:ins>
      <w:ins w:id="1665" w:author="Alan Hawse" w:date="2017-06-09T13:30:00Z">
        <w:r>
          <w:t xml:space="preserve"> certificates in that filesystem by</w:t>
        </w:r>
      </w:ins>
      <w:ins w:id="1666" w:author="Greg Landry" w:date="2017-06-09T13:42:00Z">
        <w:r w:rsidR="00681B7A">
          <w:t xml:space="preserve"> doing the following</w:t>
        </w:r>
      </w:ins>
      <w:ins w:id="1667" w:author="Alan Hawse" w:date="2017-06-09T13:31:00Z">
        <w:r>
          <w:t>:</w:t>
        </w:r>
      </w:ins>
    </w:p>
    <w:p w14:paraId="36D2B786" w14:textId="5452FD7D" w:rsidR="00DE6F6A" w:rsidRDefault="00DE6F6A">
      <w:pPr>
        <w:pStyle w:val="ListParagraph"/>
        <w:numPr>
          <w:ilvl w:val="0"/>
          <w:numId w:val="37"/>
        </w:numPr>
        <w:rPr>
          <w:ins w:id="1668" w:author="Alan Hawse" w:date="2017-06-09T13:30:00Z"/>
        </w:rPr>
        <w:pPrChange w:id="1669" w:author="Alan Hawse" w:date="2017-06-09T13:30:00Z">
          <w:pPr/>
        </w:pPrChange>
      </w:pPr>
      <w:ins w:id="1670" w:author="Alan Hawse" w:date="2017-06-09T13:30:00Z">
        <w:del w:id="1671" w:author="Greg Landry" w:date="2017-06-09T13:48:00Z">
          <w:r w:rsidDel="0085303C">
            <w:delText>Add</w:delText>
          </w:r>
        </w:del>
        <w:del w:id="1672" w:author="Greg Landry" w:date="2017-06-09T13:41:00Z">
          <w:r w:rsidDel="00681B7A">
            <w:delText>ing</w:delText>
          </w:r>
        </w:del>
      </w:ins>
      <w:ins w:id="1673" w:author="Greg Landry" w:date="2017-06-09T13:48:00Z">
        <w:r w:rsidR="0085303C">
          <w:t>Store</w:t>
        </w:r>
      </w:ins>
      <w:ins w:id="1674" w:author="Alan Hawse" w:date="2017-06-09T13:30:00Z">
        <w:r>
          <w:t xml:space="preserve"> the file to the resources directory</w:t>
        </w:r>
      </w:ins>
      <w:ins w:id="1675" w:author="Greg Landry" w:date="2017-06-09T13:48:00Z">
        <w:r w:rsidR="0085303C">
          <w:t xml:space="preserve"> </w:t>
        </w:r>
        <w:r w:rsidR="0085303C" w:rsidRPr="00667172">
          <w:rPr>
            <w:i/>
          </w:rPr>
          <w:t>resources/apps/yourapp/</w:t>
        </w:r>
      </w:ins>
      <w:ins w:id="1676" w:author="Greg Landry" w:date="2017-06-09T13:46:00Z">
        <w:r w:rsidR="00681B7A">
          <w:t>.</w:t>
        </w:r>
      </w:ins>
    </w:p>
    <w:p w14:paraId="118EBA82" w14:textId="7952C1A5" w:rsidR="00DE6F6A" w:rsidRDefault="00667172">
      <w:pPr>
        <w:pStyle w:val="ListParagraph"/>
        <w:numPr>
          <w:ilvl w:val="0"/>
          <w:numId w:val="37"/>
        </w:numPr>
        <w:rPr>
          <w:ins w:id="1677" w:author="Greg Landry" w:date="2017-06-09T13:42:00Z"/>
        </w:rPr>
        <w:pPrChange w:id="1678" w:author="Alan Hawse" w:date="2017-06-09T13:30:00Z">
          <w:pPr/>
        </w:pPrChange>
      </w:pPr>
      <w:ins w:id="1679" w:author="Greg Landry" w:date="2017-06-09T13:53:00Z">
        <w:r>
          <w:t xml:space="preserve">Again, assuming an app name of </w:t>
        </w:r>
      </w:ins>
      <w:ins w:id="1680" w:author="Greg Landry" w:date="2017-06-09T13:54:00Z">
        <w:r w:rsidRPr="00667172">
          <w:rPr>
            <w:i/>
            <w:rPrChange w:id="1681" w:author="Greg Landry" w:date="2017-06-09T13:54:00Z">
              <w:rPr/>
            </w:rPrChange>
          </w:rPr>
          <w:t>httpbin_org</w:t>
        </w:r>
        <w:r>
          <w:t xml:space="preserve"> and certificate file name of </w:t>
        </w:r>
        <w:r w:rsidRPr="00667172">
          <w:rPr>
            <w:i/>
            <w:rPrChange w:id="1682" w:author="Greg Landry" w:date="2017-06-09T13:54:00Z">
              <w:rPr/>
            </w:rPrChange>
          </w:rPr>
          <w:t>ca.pem</w:t>
        </w:r>
        <w:r>
          <w:t>, a</w:t>
        </w:r>
      </w:ins>
      <w:ins w:id="1683" w:author="Alan Hawse" w:date="2017-06-09T13:30:00Z">
        <w:del w:id="1684" w:author="Greg Landry" w:date="2017-06-09T13:54:00Z">
          <w:r w:rsidR="00DE6F6A" w:rsidDel="00667172">
            <w:delText>A</w:delText>
          </w:r>
        </w:del>
        <w:r w:rsidR="00DE6F6A">
          <w:t>dd</w:t>
        </w:r>
        <w:del w:id="1685" w:author="Greg Landry" w:date="2017-06-09T13:41:00Z">
          <w:r w:rsidR="00DE6F6A" w:rsidDel="00681B7A">
            <w:delText>ing</w:delText>
          </w:r>
        </w:del>
        <w:r w:rsidR="00DE6F6A">
          <w:t xml:space="preserve"> the</w:t>
        </w:r>
      </w:ins>
      <w:ins w:id="1686" w:author="Greg Landry" w:date="2017-06-09T13:42:00Z">
        <w:r w:rsidR="00681B7A">
          <w:t xml:space="preserve"> path to the </w:t>
        </w:r>
      </w:ins>
      <w:ins w:id="1687" w:author="Greg Landry" w:date="2017-06-09T13:54:00Z">
        <w:r>
          <w:t>certificate</w:t>
        </w:r>
      </w:ins>
      <w:ins w:id="1688" w:author="Greg Landry" w:date="2017-06-09T13:42:00Z">
        <w:r w:rsidR="00681B7A">
          <w:t xml:space="preserve"> as a</w:t>
        </w:r>
      </w:ins>
      <w:ins w:id="1689" w:author="Alan Hawse" w:date="2017-06-09T13:30:00Z">
        <w:r w:rsidR="00DE6F6A">
          <w:t xml:space="preserve"> RESOURCES tag </w:t>
        </w:r>
        <w:del w:id="1690" w:author="Greg Landry" w:date="2017-06-09T13:42:00Z">
          <w:r w:rsidR="00DE6F6A" w:rsidDel="00681B7A">
            <w:delText>to</w:delText>
          </w:r>
        </w:del>
      </w:ins>
      <w:ins w:id="1691" w:author="Greg Landry" w:date="2017-06-09T13:42:00Z">
        <w:r w:rsidR="00681B7A">
          <w:t>in</w:t>
        </w:r>
      </w:ins>
      <w:ins w:id="1692" w:author="Alan Hawse" w:date="2017-06-09T13:30:00Z">
        <w:r w:rsidR="00DE6F6A">
          <w:t xml:space="preserve"> your </w:t>
        </w:r>
      </w:ins>
      <w:ins w:id="1693" w:author="Greg Landry" w:date="2017-06-09T13:46:00Z">
        <w:r w:rsidR="00681B7A">
          <w:t>M</w:t>
        </w:r>
      </w:ins>
      <w:ins w:id="1694" w:author="Alan Hawse" w:date="2017-06-09T13:30:00Z">
        <w:del w:id="1695" w:author="Greg Landry" w:date="2017-06-09T13:46:00Z">
          <w:r w:rsidR="00DE6F6A" w:rsidDel="00681B7A">
            <w:delText>M</w:delText>
          </w:r>
        </w:del>
        <w:r w:rsidR="00DE6F6A">
          <w:t>akefile</w:t>
        </w:r>
      </w:ins>
      <w:ins w:id="1696" w:author="Greg Landry" w:date="2017-06-09T13:43:00Z">
        <w:r w:rsidR="00681B7A">
          <w:t>. For example:</w:t>
        </w:r>
      </w:ins>
    </w:p>
    <w:p w14:paraId="7F0C52C3" w14:textId="77777777" w:rsidR="00681B7A" w:rsidRPr="00A37FB4" w:rsidDel="00A37FB4" w:rsidRDefault="00681B7A">
      <w:pPr>
        <w:pStyle w:val="CCode"/>
        <w:spacing w:after="0"/>
        <w:ind w:left="1440"/>
        <w:rPr>
          <w:del w:id="1697" w:author="Greg Landry" w:date="2017-06-12T12:42:00Z"/>
          <w:rPrChange w:id="1698" w:author="Greg Landry" w:date="2017-06-12T12:42:00Z">
            <w:rPr>
              <w:del w:id="1699" w:author="Greg Landry" w:date="2017-06-12T12:42:00Z"/>
              <w:rFonts w:ascii="Monaco" w:hAnsi="Monaco" w:cs="Times New Roman"/>
              <w:sz w:val="17"/>
              <w:szCs w:val="17"/>
            </w:rPr>
          </w:rPrChange>
        </w:rPr>
        <w:pPrChange w:id="1700" w:author="Greg Landry" w:date="2017-06-12T12:42:00Z">
          <w:pPr/>
        </w:pPrChange>
      </w:pPr>
      <w:moveToRangeStart w:id="1701" w:author="Greg Landry" w:date="2017-06-09T13:43:00Z" w:name="move484779110"/>
      <w:moveTo w:id="1702" w:author="Greg Landry" w:date="2017-06-09T13:43:00Z">
        <w:r w:rsidRPr="00A37FB4">
          <w:rPr>
            <w:rPrChange w:id="1703" w:author="Greg Landry" w:date="2017-06-12T12:42:00Z">
              <w:rPr>
                <w:rFonts w:ascii="Monaco" w:hAnsi="Monaco" w:cs="Times New Roman"/>
                <w:color w:val="608CDE"/>
                <w:sz w:val="17"/>
                <w:szCs w:val="17"/>
              </w:rPr>
            </w:rPrChange>
          </w:rPr>
          <w:t>$(NAME)_RESOURCES  := apps/httpbin_org/ca.pem</w:t>
        </w:r>
      </w:moveTo>
    </w:p>
    <w:moveToRangeEnd w:id="1701"/>
    <w:p w14:paraId="25AC47E6" w14:textId="5F3B57E0" w:rsidR="00681B7A" w:rsidRDefault="00681B7A">
      <w:pPr>
        <w:pStyle w:val="CCode"/>
        <w:spacing w:after="0"/>
        <w:ind w:left="1440"/>
        <w:rPr>
          <w:ins w:id="1704" w:author="Alan Hawse" w:date="2017-06-09T13:30:00Z"/>
        </w:rPr>
        <w:pPrChange w:id="1705" w:author="Greg Landry" w:date="2017-06-12T12:42:00Z">
          <w:pPr/>
        </w:pPrChange>
      </w:pPr>
    </w:p>
    <w:p w14:paraId="385BB138" w14:textId="77777777" w:rsidR="001B6FB2" w:rsidRDefault="001B6FB2">
      <w:pPr>
        <w:pStyle w:val="ListParagraph"/>
        <w:numPr>
          <w:ilvl w:val="0"/>
          <w:numId w:val="37"/>
        </w:numPr>
        <w:spacing w:before="240"/>
        <w:rPr>
          <w:ins w:id="1706" w:author="Greg Landry" w:date="2017-06-09T15:39:00Z"/>
        </w:rPr>
        <w:pPrChange w:id="1707" w:author="Greg Landry" w:date="2017-06-12T12:43:00Z">
          <w:pPr/>
        </w:pPrChange>
      </w:pPr>
      <w:ins w:id="1708" w:author="Greg Landry" w:date="2017-06-09T15:39:00Z">
        <w:r>
          <w:t>In the project’s .c file, add:</w:t>
        </w:r>
      </w:ins>
    </w:p>
    <w:p w14:paraId="0A574CCD" w14:textId="53F9045D" w:rsidR="001B6FB2" w:rsidRPr="00B20D53" w:rsidRDefault="001B6FB2">
      <w:pPr>
        <w:pStyle w:val="CCode"/>
        <w:spacing w:after="0"/>
        <w:ind w:left="1440"/>
        <w:rPr>
          <w:ins w:id="1709" w:author="Greg Landry" w:date="2017-06-09T15:39:00Z"/>
        </w:rPr>
        <w:pPrChange w:id="1710" w:author="Greg Landry" w:date="2017-06-12T12:43:00Z">
          <w:pPr/>
        </w:pPrChange>
      </w:pPr>
      <w:ins w:id="1711" w:author="Greg Landry" w:date="2017-06-09T15:39:00Z">
        <w:r w:rsidRPr="00A37FB4">
          <w:rPr>
            <w:rPrChange w:id="1712" w:author="Greg Landry" w:date="2017-06-12T12:43:00Z">
              <w:rPr/>
            </w:rPrChange>
          </w:rPr>
          <w:t>#include “resource</w:t>
        </w:r>
      </w:ins>
      <w:ins w:id="1713" w:author="Greg Landry" w:date="2017-06-09T15:40:00Z">
        <w:r w:rsidR="001F5644" w:rsidRPr="00A37FB4">
          <w:rPr>
            <w:rPrChange w:id="1714" w:author="Greg Landry" w:date="2017-06-12T12:43:00Z">
              <w:rPr>
                <w:i/>
              </w:rPr>
            </w:rPrChange>
          </w:rPr>
          <w:t>s</w:t>
        </w:r>
      </w:ins>
      <w:ins w:id="1715" w:author="Greg Landry" w:date="2017-06-09T15:39:00Z">
        <w:r w:rsidRPr="00A37FB4">
          <w:rPr>
            <w:rPrChange w:id="1716" w:author="Greg Landry" w:date="2017-06-12T12:43:00Z">
              <w:rPr/>
            </w:rPrChange>
          </w:rPr>
          <w:t>.h”</w:t>
        </w:r>
      </w:ins>
    </w:p>
    <w:p w14:paraId="16A9D971" w14:textId="2967B353" w:rsidR="00DE6F6A" w:rsidRDefault="00DE6F6A">
      <w:pPr>
        <w:pStyle w:val="ListParagraph"/>
        <w:numPr>
          <w:ilvl w:val="0"/>
          <w:numId w:val="37"/>
        </w:numPr>
        <w:spacing w:before="240"/>
        <w:rPr>
          <w:ins w:id="1717" w:author="Greg Landry" w:date="2017-06-09T13:56:00Z"/>
        </w:rPr>
        <w:pPrChange w:id="1718" w:author="Greg Landry" w:date="2017-06-12T12:43:00Z">
          <w:pPr/>
        </w:pPrChange>
      </w:pPr>
      <w:ins w:id="1719" w:author="Alan Hawse" w:date="2017-06-09T13:30:00Z">
        <w:r>
          <w:t>Load</w:t>
        </w:r>
        <w:del w:id="1720" w:author="Greg Landry" w:date="2017-06-09T13:41:00Z">
          <w:r w:rsidDel="00681B7A">
            <w:delText>ing</w:delText>
          </w:r>
        </w:del>
        <w:r>
          <w:t xml:space="preserve"> the file into </w:t>
        </w:r>
        <w:del w:id="1721" w:author="Greg Landry" w:date="2017-06-09T13:50:00Z">
          <w:r w:rsidDel="00054526">
            <w:delText xml:space="preserve">the </w:delText>
          </w:r>
        </w:del>
        <w:r>
          <w:t xml:space="preserve">RAM using </w:t>
        </w:r>
      </w:ins>
      <w:ins w:id="1722" w:author="Alan Hawse" w:date="2017-06-09T13:31:00Z">
        <w:r>
          <w:t>the API resource_get_readonly</w:t>
        </w:r>
      </w:ins>
      <w:ins w:id="1723" w:author="Greg Landry" w:date="2017-06-09T13:50:00Z">
        <w:r w:rsidR="00054526">
          <w:t>_buffer</w:t>
        </w:r>
      </w:ins>
      <w:ins w:id="1724" w:author="Greg Landry" w:date="2017-06-09T14:01:00Z">
        <w:r w:rsidR="005B3F82">
          <w:t>.</w:t>
        </w:r>
      </w:ins>
    </w:p>
    <w:p w14:paraId="24C2A9E6" w14:textId="79215058" w:rsidR="00013E85" w:rsidRDefault="00013E85">
      <w:pPr>
        <w:pStyle w:val="ListParagraph"/>
        <w:numPr>
          <w:ilvl w:val="1"/>
          <w:numId w:val="37"/>
        </w:numPr>
        <w:rPr>
          <w:ins w:id="1725" w:author="Greg Landry" w:date="2017-06-09T13:57:00Z"/>
        </w:rPr>
        <w:pPrChange w:id="1726" w:author="Greg Landry" w:date="2017-06-09T13:56:00Z">
          <w:pPr/>
        </w:pPrChange>
      </w:pPr>
      <w:ins w:id="1727" w:author="Greg Landry" w:date="2017-06-09T13:56:00Z">
        <w:r>
          <w:t xml:space="preserve">Note how paths are specified with “_DIR_” </w:t>
        </w:r>
      </w:ins>
      <w:ins w:id="1728" w:author="Greg Landry" w:date="2017-06-09T13:59:00Z">
        <w:r w:rsidR="00113918">
          <w:t>instead of</w:t>
        </w:r>
      </w:ins>
      <w:ins w:id="1729" w:author="Greg Landry" w:date="2017-06-09T13:56:00Z">
        <w:r>
          <w:t xml:space="preserve"> “/”.</w:t>
        </w:r>
      </w:ins>
    </w:p>
    <w:p w14:paraId="59CB38BC" w14:textId="15ADD5CE" w:rsidR="00113918" w:rsidRDefault="00113918">
      <w:pPr>
        <w:pStyle w:val="ListParagraph"/>
        <w:numPr>
          <w:ilvl w:val="1"/>
          <w:numId w:val="37"/>
        </w:numPr>
        <w:rPr>
          <w:ins w:id="1730" w:author="Alan Hawse" w:date="2017-06-09T13:31:00Z"/>
        </w:rPr>
        <w:pPrChange w:id="1731" w:author="Greg Landry" w:date="2017-06-09T13:56:00Z">
          <w:pPr/>
        </w:pPrChange>
      </w:pPr>
      <w:ins w:id="1732" w:author="Greg Landry" w:date="2017-06-09T13:57:00Z">
        <w:r>
          <w:t xml:space="preserve">Note how </w:t>
        </w:r>
      </w:ins>
      <w:ins w:id="1733" w:author="Greg Landry" w:date="2017-06-09T13:58:00Z">
        <w:r>
          <w:t xml:space="preserve">the file extension </w:t>
        </w:r>
      </w:ins>
      <w:ins w:id="1734" w:author="Greg Landry" w:date="2017-06-09T13:59:00Z">
        <w:r w:rsidR="00C25FF8">
          <w:t>is separated using</w:t>
        </w:r>
      </w:ins>
      <w:ins w:id="1735" w:author="Greg Landry" w:date="2017-06-09T13:58:00Z">
        <w:r>
          <w:t xml:space="preserve"> “_” </w:t>
        </w:r>
      </w:ins>
      <w:ins w:id="1736" w:author="Greg Landry" w:date="2017-06-09T13:59:00Z">
        <w:r>
          <w:t>instead of</w:t>
        </w:r>
      </w:ins>
      <w:ins w:id="1737" w:author="Greg Landry" w:date="2017-06-09T13:58:00Z">
        <w:r>
          <w:t xml:space="preserve"> </w:t>
        </w:r>
      </w:ins>
      <w:ins w:id="1738" w:author="Greg Landry" w:date="2017-06-09T13:57:00Z">
        <w:r>
          <w:t>“.”</w:t>
        </w:r>
      </w:ins>
    </w:p>
    <w:p w14:paraId="45A05925" w14:textId="216EAC7B" w:rsidR="00DE6F6A" w:rsidRDefault="00DE6F6A">
      <w:pPr>
        <w:pStyle w:val="ListParagraph"/>
        <w:numPr>
          <w:ilvl w:val="0"/>
          <w:numId w:val="37"/>
        </w:numPr>
        <w:rPr>
          <w:ins w:id="1739" w:author="Alan Hawse" w:date="2017-06-09T13:33:00Z"/>
        </w:rPr>
        <w:pPrChange w:id="1740" w:author="Alan Hawse" w:date="2017-06-09T13:30:00Z">
          <w:pPr/>
        </w:pPrChange>
      </w:pPr>
      <w:ins w:id="1741" w:author="Alan Hawse" w:date="2017-06-09T13:31:00Z">
        <w:r>
          <w:t>Initializ</w:t>
        </w:r>
      </w:ins>
      <w:ins w:id="1742" w:author="Greg Landry" w:date="2017-06-09T13:41:00Z">
        <w:r w:rsidR="00681B7A">
          <w:t>e</w:t>
        </w:r>
      </w:ins>
      <w:ins w:id="1743" w:author="Alan Hawse" w:date="2017-06-09T13:31:00Z">
        <w:del w:id="1744" w:author="Greg Landry" w:date="2017-06-09T13:41:00Z">
          <w:r w:rsidDel="00681B7A">
            <w:delText>ing</w:delText>
          </w:r>
        </w:del>
        <w:r>
          <w:t xml:space="preserve"> the certificate using </w:t>
        </w:r>
      </w:ins>
      <w:ins w:id="1745" w:author="Alan Hawse" w:date="2017-06-09T13:32:00Z">
        <w:r>
          <w:t xml:space="preserve">the API </w:t>
        </w:r>
        <w:r w:rsidRPr="00DE6F6A">
          <w:t>wiced_tls_init_root_ca_certificates</w:t>
        </w:r>
      </w:ins>
      <w:ins w:id="1746" w:author="Greg Landry" w:date="2017-06-09T14:01:00Z">
        <w:r w:rsidR="005B3F82">
          <w:t>.</w:t>
        </w:r>
      </w:ins>
    </w:p>
    <w:p w14:paraId="07D69BF3" w14:textId="532FA5AB" w:rsidR="00B07022" w:rsidDel="00681B7A" w:rsidRDefault="00681B7A">
      <w:pPr>
        <w:ind w:left="720"/>
        <w:rPr>
          <w:ins w:id="1747" w:author="Alan Hawse" w:date="2017-06-09T13:33:00Z"/>
          <w:del w:id="1748" w:author="Greg Landry" w:date="2017-06-09T13:43:00Z"/>
        </w:rPr>
        <w:pPrChange w:id="1749" w:author="Greg Landry" w:date="2017-06-09T13:43:00Z">
          <w:pPr/>
        </w:pPrChange>
      </w:pPr>
      <w:ins w:id="1750" w:author="Greg Landry" w:date="2017-06-09T13:43:00Z">
        <w:r>
          <w:t>For example:</w:t>
        </w:r>
      </w:ins>
    </w:p>
    <w:p w14:paraId="2665DAB4" w14:textId="2075EA79" w:rsidR="00B07022" w:rsidRPr="00DE6F6A" w:rsidDel="00681B7A" w:rsidRDefault="00B07022">
      <w:pPr>
        <w:ind w:left="720"/>
        <w:rPr>
          <w:ins w:id="1751" w:author="Alan Hawse" w:date="2017-06-09T13:28:00Z"/>
          <w:del w:id="1752" w:author="Greg Landry" w:date="2017-06-09T13:43:00Z"/>
          <w:sz w:val="24"/>
          <w:szCs w:val="24"/>
          <w:rPrChange w:id="1753" w:author="Alan Hawse" w:date="2017-06-09T13:28:00Z">
            <w:rPr>
              <w:ins w:id="1754" w:author="Alan Hawse" w:date="2017-06-09T13:28:00Z"/>
              <w:del w:id="1755" w:author="Greg Landry" w:date="2017-06-09T13:43:00Z"/>
              <w:rFonts w:ascii="Monaco" w:hAnsi="Monaco" w:cs="Times New Roman"/>
              <w:color w:val="608CDE"/>
              <w:sz w:val="17"/>
              <w:szCs w:val="17"/>
            </w:rPr>
          </w:rPrChange>
        </w:rPr>
        <w:pPrChange w:id="1756" w:author="Greg Landry" w:date="2017-06-09T13:43:00Z">
          <w:pPr/>
        </w:pPrChange>
      </w:pPr>
      <w:ins w:id="1757" w:author="Alan Hawse" w:date="2017-06-09T13:33:00Z">
        <w:del w:id="1758" w:author="Greg Landry" w:date="2017-06-09T13:43:00Z">
          <w:r w:rsidDel="00681B7A">
            <w:delText>Example makefile change:</w:delText>
          </w:r>
        </w:del>
      </w:ins>
    </w:p>
    <w:p w14:paraId="2C706E75" w14:textId="66B0EF1C" w:rsidR="00DE6F6A" w:rsidDel="00681B7A" w:rsidRDefault="00DE6F6A">
      <w:pPr>
        <w:ind w:left="720"/>
        <w:rPr>
          <w:ins w:id="1759" w:author="Alan Hawse" w:date="2017-06-09T13:25:00Z"/>
          <w:del w:id="1760" w:author="Greg Landry" w:date="2017-06-09T13:43:00Z"/>
          <w:rFonts w:ascii="Monaco" w:hAnsi="Monaco" w:cs="Times New Roman"/>
          <w:color w:val="608CDE"/>
          <w:sz w:val="17"/>
          <w:szCs w:val="17"/>
        </w:rPr>
        <w:pPrChange w:id="1761" w:author="Greg Landry" w:date="2017-06-09T13:43:00Z">
          <w:pPr/>
        </w:pPrChange>
      </w:pPr>
    </w:p>
    <w:p w14:paraId="2680F32F" w14:textId="56A028D7" w:rsidR="000A2E0F" w:rsidDel="00681B7A" w:rsidRDefault="000A2E0F">
      <w:pPr>
        <w:ind w:left="720"/>
        <w:rPr>
          <w:ins w:id="1762" w:author="Alan Hawse" w:date="2017-06-09T13:27:00Z"/>
          <w:del w:id="1763" w:author="Greg Landry" w:date="2017-06-09T13:43:00Z"/>
          <w:rFonts w:ascii="Monaco" w:hAnsi="Monaco" w:cs="Times New Roman"/>
          <w:sz w:val="17"/>
          <w:szCs w:val="17"/>
        </w:rPr>
        <w:pPrChange w:id="1764" w:author="Greg Landry" w:date="2017-06-09T13:43:00Z">
          <w:pPr/>
        </w:pPrChange>
      </w:pPr>
      <w:moveFromRangeStart w:id="1765" w:author="Greg Landry" w:date="2017-06-09T13:43:00Z" w:name="move484779110"/>
      <w:moveFrom w:id="1766" w:author="Greg Landry" w:date="2017-06-09T13:43:00Z">
        <w:ins w:id="1767" w:author="Alan Hawse" w:date="2017-06-09T13:25:00Z">
          <w:del w:id="1768"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1765"/>
    <w:p w14:paraId="7C1045E1" w14:textId="306A72E5" w:rsidR="00DE6F6A" w:rsidDel="00681B7A" w:rsidRDefault="00DE6F6A">
      <w:pPr>
        <w:ind w:left="720"/>
        <w:rPr>
          <w:ins w:id="1769" w:author="Alan Hawse" w:date="2017-06-09T13:33:00Z"/>
          <w:del w:id="1770" w:author="Greg Landry" w:date="2017-06-09T13:43:00Z"/>
          <w:rFonts w:ascii="Monaco" w:hAnsi="Monaco" w:cs="Times New Roman"/>
          <w:sz w:val="17"/>
          <w:szCs w:val="17"/>
        </w:rPr>
        <w:pPrChange w:id="1771" w:author="Greg Landry" w:date="2017-06-09T13:43:00Z">
          <w:pPr/>
        </w:pPrChange>
      </w:pPr>
    </w:p>
    <w:p w14:paraId="045A0FBF" w14:textId="5B94B912" w:rsidR="00B07022" w:rsidRDefault="00B07022">
      <w:pPr>
        <w:ind w:left="720"/>
        <w:rPr>
          <w:ins w:id="1772" w:author="Alan Hawse" w:date="2017-06-09T13:27:00Z"/>
          <w:rFonts w:ascii="Monaco" w:hAnsi="Monaco" w:cs="Times New Roman"/>
          <w:sz w:val="17"/>
          <w:szCs w:val="17"/>
        </w:rPr>
        <w:pPrChange w:id="1773" w:author="Greg Landry" w:date="2017-06-09T13:43:00Z">
          <w:pPr/>
        </w:pPrChange>
      </w:pPr>
      <w:ins w:id="1774" w:author="Alan Hawse" w:date="2017-06-09T13:33:00Z">
        <w:del w:id="1775"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pPr>
        <w:pStyle w:val="CCode"/>
        <w:spacing w:after="0"/>
        <w:rPr>
          <w:ins w:id="1776" w:author="Alan Hawse" w:date="2017-06-09T13:27:00Z"/>
        </w:rPr>
        <w:pPrChange w:id="1777" w:author="Greg Landry" w:date="2017-06-09T13:43:00Z">
          <w:pPr/>
        </w:pPrChange>
      </w:pPr>
      <w:ins w:id="1778"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pPr>
        <w:pStyle w:val="CCode"/>
        <w:spacing w:after="0"/>
        <w:rPr>
          <w:ins w:id="1779" w:author="Alan Hawse" w:date="2017-06-09T13:27:00Z"/>
        </w:rPr>
        <w:pPrChange w:id="1780" w:author="Greg Landry" w:date="2017-06-09T13:43:00Z">
          <w:pPr/>
        </w:pPrChange>
      </w:pPr>
      <w:ins w:id="1781" w:author="Alan Hawse" w:date="2017-06-09T13:27:00Z">
        <w:r w:rsidRPr="00DE6F6A">
          <w:rPr>
            <w:rFonts w:eastAsiaTheme="majorEastAsia"/>
          </w:rPr>
          <w:t xml:space="preserve">    </w:t>
        </w:r>
        <w:r w:rsidRPr="00DE6F6A">
          <w:t>uint32_t size_out;</w:t>
        </w:r>
      </w:ins>
    </w:p>
    <w:p w14:paraId="0C41F721" w14:textId="77777777" w:rsidR="00DE6F6A" w:rsidRPr="00DE6F6A" w:rsidDel="00681B7A" w:rsidRDefault="00DE6F6A">
      <w:pPr>
        <w:pStyle w:val="CCode"/>
        <w:spacing w:after="0"/>
        <w:rPr>
          <w:ins w:id="1782" w:author="Alan Hawse" w:date="2017-06-09T13:27:00Z"/>
          <w:del w:id="1783" w:author="Greg Landry" w:date="2017-06-09T13:43:00Z"/>
        </w:rPr>
        <w:pPrChange w:id="1784" w:author="Greg Landry" w:date="2017-06-09T13:43:00Z">
          <w:pPr/>
        </w:pPrChange>
      </w:pPr>
      <w:ins w:id="1785" w:author="Alan Hawse" w:date="2017-06-09T13:27:00Z">
        <w:r w:rsidRPr="00DE6F6A">
          <w:rPr>
            <w:rFonts w:eastAsiaTheme="majorEastAsia"/>
          </w:rPr>
          <w:t xml:space="preserve">    </w:t>
        </w:r>
        <w:r w:rsidRPr="00DE6F6A">
          <w:t>resource_get_readonly_buffer( &amp;resources_apps_DIR_httpbin_org_DIR_ca_pem, 0, 2048, &amp;size_out, (</w:t>
        </w:r>
        <w:r w:rsidRPr="00DE6F6A">
          <w:rPr>
            <w:color w:val="931A68"/>
          </w:rPr>
          <w:t>const</w:t>
        </w:r>
        <w:r w:rsidRPr="00DE6F6A">
          <w:t xml:space="preserve"> </w:t>
        </w:r>
        <w:r w:rsidRPr="00DE6F6A">
          <w:rPr>
            <w:color w:val="931A68"/>
          </w:rPr>
          <w:t>void</w:t>
        </w:r>
        <w:r w:rsidRPr="00DE6F6A">
          <w:t xml:space="preserve"> **) &amp;httpbin_root_ca_certificate );</w:t>
        </w:r>
      </w:ins>
    </w:p>
    <w:p w14:paraId="59B260C3" w14:textId="77777777" w:rsidR="00DE6F6A" w:rsidRPr="00DE6F6A" w:rsidRDefault="00DE6F6A">
      <w:pPr>
        <w:pStyle w:val="CCode"/>
        <w:spacing w:after="0"/>
        <w:rPr>
          <w:ins w:id="1786" w:author="Alan Hawse" w:date="2017-06-09T13:27:00Z"/>
        </w:rPr>
        <w:pPrChange w:id="1787" w:author="Greg Landry" w:date="2017-06-09T13:43:00Z">
          <w:pPr/>
        </w:pPrChange>
      </w:pPr>
    </w:p>
    <w:p w14:paraId="2B370663" w14:textId="77777777" w:rsidR="00DE6F6A" w:rsidRPr="00DE6F6A" w:rsidRDefault="00DE6F6A">
      <w:pPr>
        <w:pStyle w:val="CCode"/>
        <w:spacing w:after="0"/>
        <w:rPr>
          <w:ins w:id="1788" w:author="Alan Hawse" w:date="2017-06-09T13:27:00Z"/>
        </w:rPr>
        <w:pPrChange w:id="1789" w:author="Greg Landry" w:date="2017-06-09T13:43:00Z">
          <w:pPr/>
        </w:pPrChange>
      </w:pPr>
      <w:ins w:id="1790" w:author="Alan Hawse" w:date="2017-06-09T13:27:00Z">
        <w:r w:rsidRPr="007979DB">
          <w:rPr>
            <w:rPrChange w:id="1791" w:author="Greg Landry" w:date="2017-06-09T14:00:00Z">
              <w:rPr>
                <w:rFonts w:eastAsiaTheme="majorEastAsia"/>
              </w:rPr>
            </w:rPrChange>
          </w:rPr>
          <w:t xml:space="preserve">    </w:t>
        </w:r>
        <w:r w:rsidRPr="00DE6F6A">
          <w:t>result = wiced_tls_init_root_ca_certificates( httpbin_root_ca_certificate, size_out );</w:t>
        </w:r>
      </w:ins>
    </w:p>
    <w:p w14:paraId="78FCCCDE" w14:textId="77777777" w:rsidR="00DE6F6A" w:rsidRPr="00DE6F6A" w:rsidRDefault="00DE6F6A">
      <w:pPr>
        <w:pStyle w:val="CCode"/>
        <w:spacing w:after="0"/>
        <w:rPr>
          <w:ins w:id="1792" w:author="Alan Hawse" w:date="2017-06-09T13:27:00Z"/>
        </w:rPr>
        <w:pPrChange w:id="1793" w:author="Greg Landry" w:date="2017-06-09T13:43:00Z">
          <w:pPr/>
        </w:pPrChange>
      </w:pPr>
      <w:ins w:id="1794" w:author="Alan Hawse" w:date="2017-06-09T13:27:00Z">
        <w:r w:rsidRPr="007979DB">
          <w:rPr>
            <w:rPrChange w:id="1795" w:author="Greg Landry" w:date="2017-06-09T14:00:00Z">
              <w:rPr>
                <w:rFonts w:eastAsiaTheme="majorEastAsia"/>
              </w:rPr>
            </w:rPrChange>
          </w:rPr>
          <w:t>    if</w:t>
        </w:r>
        <w:r w:rsidRPr="00DE6F6A">
          <w:t xml:space="preserve"> ( result != WICED_SUCCESS )</w:t>
        </w:r>
      </w:ins>
    </w:p>
    <w:p w14:paraId="154C56BD" w14:textId="77777777" w:rsidR="00DE6F6A" w:rsidRPr="00DE6F6A" w:rsidRDefault="00DE6F6A">
      <w:pPr>
        <w:pStyle w:val="CCode"/>
        <w:spacing w:after="0"/>
        <w:rPr>
          <w:ins w:id="1796" w:author="Alan Hawse" w:date="2017-06-09T13:27:00Z"/>
        </w:rPr>
        <w:pPrChange w:id="1797" w:author="Greg Landry" w:date="2017-06-09T13:43:00Z">
          <w:pPr/>
        </w:pPrChange>
      </w:pPr>
      <w:ins w:id="1798" w:author="Alan Hawse" w:date="2017-06-09T13:27:00Z">
        <w:r w:rsidRPr="00DE6F6A">
          <w:rPr>
            <w:rFonts w:eastAsiaTheme="majorEastAsia"/>
          </w:rPr>
          <w:t xml:space="preserve">    </w:t>
        </w:r>
        <w:r w:rsidRPr="00DE6F6A">
          <w:t>{</w:t>
        </w:r>
      </w:ins>
    </w:p>
    <w:p w14:paraId="2CA84E54" w14:textId="77777777" w:rsidR="00DE6F6A" w:rsidRPr="007979DB" w:rsidRDefault="00DE6F6A">
      <w:pPr>
        <w:pStyle w:val="CCode"/>
        <w:spacing w:after="0"/>
        <w:rPr>
          <w:ins w:id="1799" w:author="Alan Hawse" w:date="2017-06-09T13:27:00Z"/>
          <w:rPrChange w:id="1800" w:author="Greg Landry" w:date="2017-06-09T14:00:00Z">
            <w:rPr>
              <w:ins w:id="1801" w:author="Alan Hawse" w:date="2017-06-09T13:27:00Z"/>
              <w:color w:val="3933FF"/>
            </w:rPr>
          </w:rPrChange>
        </w:rPr>
        <w:pPrChange w:id="1802" w:author="Greg Landry" w:date="2017-06-09T13:43:00Z">
          <w:pPr/>
        </w:pPrChange>
      </w:pPr>
      <w:ins w:id="1803" w:author="Alan Hawse" w:date="2017-06-09T13:27:00Z">
        <w:r w:rsidRPr="007979DB">
          <w:rPr>
            <w:rPrChange w:id="1804" w:author="Greg Landry" w:date="2017-06-09T14:00:00Z">
              <w:rPr>
                <w:rFonts w:eastAsiaTheme="majorEastAsia"/>
                <w:color w:val="000000"/>
              </w:rPr>
            </w:rPrChange>
          </w:rPr>
          <w:t>        WPRINT_APP_INFO( ( "Error: Root CA certificate failed to initialize: %u\n", result) );</w:t>
        </w:r>
      </w:ins>
    </w:p>
    <w:p w14:paraId="4FD1B2CC" w14:textId="77777777" w:rsidR="00DE6F6A" w:rsidRPr="00DE6F6A" w:rsidRDefault="00DE6F6A">
      <w:pPr>
        <w:pStyle w:val="CCode"/>
        <w:spacing w:after="0"/>
        <w:rPr>
          <w:ins w:id="1805" w:author="Alan Hawse" w:date="2017-06-09T13:27:00Z"/>
        </w:rPr>
        <w:pPrChange w:id="1806" w:author="Greg Landry" w:date="2017-06-09T13:43:00Z">
          <w:pPr/>
        </w:pPrChange>
      </w:pPr>
      <w:ins w:id="1807" w:author="Alan Hawse" w:date="2017-06-09T13:27:00Z">
        <w:r w:rsidRPr="007979DB">
          <w:rPr>
            <w:rPrChange w:id="1808" w:author="Greg Landry" w:date="2017-06-09T14:00:00Z">
              <w:rPr>
                <w:rFonts w:eastAsiaTheme="majorEastAsia"/>
              </w:rPr>
            </w:rPrChange>
          </w:rPr>
          <w:t>        return</w:t>
        </w:r>
        <w:r w:rsidRPr="00DE6F6A">
          <w:t>;</w:t>
        </w:r>
      </w:ins>
    </w:p>
    <w:p w14:paraId="3AC5247C" w14:textId="77777777" w:rsidR="00DE6F6A" w:rsidRPr="00DE6F6A" w:rsidDel="00681B7A" w:rsidRDefault="00DE6F6A">
      <w:pPr>
        <w:pStyle w:val="CCode"/>
        <w:rPr>
          <w:ins w:id="1809" w:author="Alan Hawse" w:date="2017-06-09T13:27:00Z"/>
          <w:del w:id="1810" w:author="Greg Landry" w:date="2017-06-09T13:45:00Z"/>
        </w:rPr>
        <w:pPrChange w:id="1811" w:author="Alan Hawse" w:date="2017-06-09T13:28:00Z">
          <w:pPr/>
        </w:pPrChange>
      </w:pPr>
      <w:ins w:id="1812" w:author="Alan Hawse" w:date="2017-06-09T13:27:00Z">
        <w:r w:rsidRPr="00DE6F6A">
          <w:rPr>
            <w:rFonts w:eastAsiaTheme="majorEastAsia"/>
          </w:rPr>
          <w:t xml:space="preserve">    </w:t>
        </w:r>
        <w:r w:rsidRPr="00DE6F6A">
          <w:t>}</w:t>
        </w:r>
      </w:ins>
    </w:p>
    <w:p w14:paraId="77B19B8C" w14:textId="77777777" w:rsidR="006C4A0D" w:rsidRPr="006C4A0D" w:rsidRDefault="006C4A0D">
      <w:pPr>
        <w:pStyle w:val="CCode"/>
        <w:rPr>
          <w:ins w:id="1813" w:author="Alan Hawse" w:date="2017-06-08T16:42:00Z"/>
        </w:rPr>
        <w:pPrChange w:id="1814" w:author="Greg Landry" w:date="2017-06-09T13:45:00Z">
          <w:pPr>
            <w:jc w:val="center"/>
          </w:pPr>
        </w:pPrChange>
      </w:pPr>
    </w:p>
    <w:p w14:paraId="2E26793D" w14:textId="2F8F347A" w:rsidR="00825E6E" w:rsidRDefault="00246424">
      <w:pPr>
        <w:pStyle w:val="Heading5"/>
        <w:rPr>
          <w:ins w:id="1815" w:author="Alan Hawse" w:date="2017-06-08T16:42:00Z"/>
        </w:rPr>
        <w:pPrChange w:id="1816" w:author="Greg Landry" w:date="2017-06-09T11:24:00Z">
          <w:pPr>
            <w:jc w:val="center"/>
          </w:pPr>
        </w:pPrChange>
      </w:pPr>
      <w:ins w:id="1817" w:author="Greg Landry" w:date="2017-06-09T11:14:00Z">
        <w:r>
          <w:t xml:space="preserve">Method 3: </w:t>
        </w:r>
      </w:ins>
      <w:ins w:id="1818" w:author="Alan Hawse" w:date="2017-06-08T17:02:00Z">
        <w:r w:rsidR="00195536">
          <w:t>Storing and using certificates from “char arrays”</w:t>
        </w:r>
      </w:ins>
    </w:p>
    <w:p w14:paraId="65359C34" w14:textId="655AABE0" w:rsidR="0043568A" w:rsidRDefault="0043568A">
      <w:pPr>
        <w:rPr>
          <w:ins w:id="1819" w:author="Alan Hawse" w:date="2017-06-09T13:19:00Z"/>
        </w:rPr>
      </w:pPr>
      <w:ins w:id="1820" w:author="Alan Hawse" w:date="2017-06-09T13:19:00Z">
        <w:r>
          <w:t xml:space="preserve">You can embed the certificate into a static const char array </w:t>
        </w:r>
      </w:ins>
      <w:ins w:id="1821" w:author="Greg Landry" w:date="2017-06-09T13:44:00Z">
        <w:r w:rsidR="00681B7A">
          <w:t xml:space="preserve">in the source code </w:t>
        </w:r>
      </w:ins>
      <w:ins w:id="1822" w:author="Alan Hawse" w:date="2017-06-09T13:19:00Z">
        <w:r>
          <w:t xml:space="preserve">by editing the PEM file to have </w:t>
        </w:r>
      </w:ins>
      <w:ins w:id="1823" w:author="Alan Hawse" w:date="2017-06-09T13:21:00Z">
        <w:r>
          <w:t>“\r\n” at the end of the lines.  You certificate will look like this</w:t>
        </w:r>
      </w:ins>
      <w:ins w:id="1824" w:author="Greg Landry" w:date="2017-06-09T13:44:00Z">
        <w:r w:rsidR="00681B7A">
          <w:t xml:space="preserve"> in the source file</w:t>
        </w:r>
      </w:ins>
      <w:ins w:id="1825" w:author="Alan Hawse" w:date="2017-06-09T13:21:00Z">
        <w:r>
          <w:t>:</w:t>
        </w:r>
      </w:ins>
    </w:p>
    <w:p w14:paraId="3CE17A30" w14:textId="77777777" w:rsidR="0043568A" w:rsidRPr="002670C9" w:rsidRDefault="0043568A">
      <w:pPr>
        <w:pStyle w:val="CCode"/>
        <w:spacing w:after="0"/>
        <w:rPr>
          <w:ins w:id="1826" w:author="Alan Hawse" w:date="2017-06-09T13:20:00Z"/>
          <w:rFonts w:ascii="Courier New" w:hAnsi="Courier New" w:cs="Courier New"/>
          <w:sz w:val="16"/>
          <w:rPrChange w:id="1827" w:author="Greg Landry" w:date="2017-06-09T13:51:00Z">
            <w:rPr>
              <w:ins w:id="1828" w:author="Alan Hawse" w:date="2017-06-09T13:20:00Z"/>
            </w:rPr>
          </w:rPrChange>
        </w:rPr>
        <w:pPrChange w:id="1829" w:author="Greg Landry" w:date="2017-06-09T13:45:00Z">
          <w:pPr/>
        </w:pPrChange>
      </w:pPr>
      <w:ins w:id="1830" w:author="Alan Hawse" w:date="2017-06-09T13:20:00Z">
        <w:r w:rsidRPr="002670C9">
          <w:rPr>
            <w:rFonts w:ascii="Courier New" w:hAnsi="Courier New" w:cs="Courier New"/>
            <w:sz w:val="16"/>
            <w:rPrChange w:id="1831" w:author="Greg Landry" w:date="2017-06-09T13:51:00Z">
              <w:rPr/>
            </w:rPrChange>
          </w:rPr>
          <w:t>static const char httpbin_root_ca_certificate[] =</w:t>
        </w:r>
      </w:ins>
    </w:p>
    <w:p w14:paraId="31194873" w14:textId="77777777" w:rsidR="0043568A" w:rsidRPr="002670C9" w:rsidRDefault="0043568A">
      <w:pPr>
        <w:pStyle w:val="CCode"/>
        <w:spacing w:after="0"/>
        <w:rPr>
          <w:ins w:id="1832" w:author="Alan Hawse" w:date="2017-06-09T13:20:00Z"/>
          <w:rFonts w:ascii="Courier New" w:hAnsi="Courier New" w:cs="Courier New"/>
          <w:sz w:val="16"/>
          <w:rPrChange w:id="1833" w:author="Greg Landry" w:date="2017-06-09T13:51:00Z">
            <w:rPr>
              <w:ins w:id="1834" w:author="Alan Hawse" w:date="2017-06-09T13:20:00Z"/>
            </w:rPr>
          </w:rPrChange>
        </w:rPr>
        <w:pPrChange w:id="1835" w:author="Greg Landry" w:date="2017-06-09T13:45:00Z">
          <w:pPr/>
        </w:pPrChange>
      </w:pPr>
      <w:ins w:id="1836" w:author="Alan Hawse" w:date="2017-06-09T13:20:00Z">
        <w:r w:rsidRPr="002670C9">
          <w:rPr>
            <w:rFonts w:ascii="Courier New" w:hAnsi="Courier New" w:cs="Courier New"/>
            <w:sz w:val="16"/>
            <w:rPrChange w:id="1837" w:author="Greg Landry" w:date="2017-06-09T13:51:00Z">
              <w:rPr/>
            </w:rPrChange>
          </w:rPr>
          <w:t xml:space="preserve">        "-----BEGIN CERTIFICATE-----\r\n"                                        \</w:t>
        </w:r>
      </w:ins>
    </w:p>
    <w:p w14:paraId="31FD2DE2" w14:textId="77777777" w:rsidR="0043568A" w:rsidRPr="002670C9" w:rsidRDefault="0043568A">
      <w:pPr>
        <w:pStyle w:val="CCode"/>
        <w:spacing w:after="0"/>
        <w:rPr>
          <w:ins w:id="1838" w:author="Alan Hawse" w:date="2017-06-09T13:20:00Z"/>
          <w:rFonts w:ascii="Courier New" w:hAnsi="Courier New" w:cs="Courier New"/>
          <w:sz w:val="16"/>
          <w:rPrChange w:id="1839" w:author="Greg Landry" w:date="2017-06-09T13:51:00Z">
            <w:rPr>
              <w:ins w:id="1840" w:author="Alan Hawse" w:date="2017-06-09T13:20:00Z"/>
            </w:rPr>
          </w:rPrChange>
        </w:rPr>
        <w:pPrChange w:id="1841" w:author="Greg Landry" w:date="2017-06-09T13:45:00Z">
          <w:pPr/>
        </w:pPrChange>
      </w:pPr>
      <w:ins w:id="1842" w:author="Alan Hawse" w:date="2017-06-09T13:20:00Z">
        <w:r w:rsidRPr="002670C9">
          <w:rPr>
            <w:rFonts w:ascii="Courier New" w:hAnsi="Courier New" w:cs="Courier New"/>
            <w:sz w:val="16"/>
            <w:rPrChange w:id="1843" w:author="Greg Landry" w:date="2017-06-09T13:51:00Z">
              <w:rPr/>
            </w:rPrChange>
          </w:rPr>
          <w:t xml:space="preserve">        "MIIDSjCCAjKgAwIBAgIQRK+wgNajJ7qJMDmGLvhAazANBgkqhkiG9w0BAQUFADA/\r\n"   \</w:t>
        </w:r>
      </w:ins>
    </w:p>
    <w:p w14:paraId="58D6033A" w14:textId="77777777" w:rsidR="0043568A" w:rsidRPr="002670C9" w:rsidRDefault="0043568A">
      <w:pPr>
        <w:pStyle w:val="CCode"/>
        <w:spacing w:after="0"/>
        <w:rPr>
          <w:ins w:id="1844" w:author="Alan Hawse" w:date="2017-06-09T13:20:00Z"/>
          <w:rFonts w:ascii="Courier New" w:hAnsi="Courier New" w:cs="Courier New"/>
          <w:sz w:val="16"/>
          <w:rPrChange w:id="1845" w:author="Greg Landry" w:date="2017-06-09T13:51:00Z">
            <w:rPr>
              <w:ins w:id="1846" w:author="Alan Hawse" w:date="2017-06-09T13:20:00Z"/>
            </w:rPr>
          </w:rPrChange>
        </w:rPr>
        <w:pPrChange w:id="1847" w:author="Greg Landry" w:date="2017-06-09T13:45:00Z">
          <w:pPr/>
        </w:pPrChange>
      </w:pPr>
      <w:ins w:id="1848" w:author="Alan Hawse" w:date="2017-06-09T13:20:00Z">
        <w:r w:rsidRPr="002670C9">
          <w:rPr>
            <w:rFonts w:ascii="Courier New" w:hAnsi="Courier New" w:cs="Courier New"/>
            <w:sz w:val="16"/>
            <w:rPrChange w:id="1849" w:author="Greg Landry" w:date="2017-06-09T13:51:00Z">
              <w:rPr/>
            </w:rPrChange>
          </w:rPr>
          <w:t xml:space="preserve">        "MSQwIgYDVQQKExtEaWdpdGFsIFNpZ25hdHVyZSBUcnVzdCBDby4xFzAVBgNVBAMT\r\n"   \</w:t>
        </w:r>
      </w:ins>
    </w:p>
    <w:p w14:paraId="2546B6E4" w14:textId="77777777" w:rsidR="0043568A" w:rsidRPr="002670C9" w:rsidRDefault="0043568A">
      <w:pPr>
        <w:pStyle w:val="CCode"/>
        <w:spacing w:after="0"/>
        <w:rPr>
          <w:ins w:id="1850" w:author="Alan Hawse" w:date="2017-06-09T13:20:00Z"/>
          <w:rFonts w:ascii="Courier New" w:hAnsi="Courier New" w:cs="Courier New"/>
          <w:sz w:val="16"/>
          <w:rPrChange w:id="1851" w:author="Greg Landry" w:date="2017-06-09T13:51:00Z">
            <w:rPr>
              <w:ins w:id="1852" w:author="Alan Hawse" w:date="2017-06-09T13:20:00Z"/>
            </w:rPr>
          </w:rPrChange>
        </w:rPr>
        <w:pPrChange w:id="1853" w:author="Greg Landry" w:date="2017-06-09T13:45:00Z">
          <w:pPr/>
        </w:pPrChange>
      </w:pPr>
      <w:ins w:id="1854" w:author="Alan Hawse" w:date="2017-06-09T13:20:00Z">
        <w:r w:rsidRPr="002670C9">
          <w:rPr>
            <w:rFonts w:ascii="Courier New" w:hAnsi="Courier New" w:cs="Courier New"/>
            <w:sz w:val="16"/>
            <w:rPrChange w:id="1855" w:author="Greg Landry" w:date="2017-06-09T13:51:00Z">
              <w:rPr/>
            </w:rPrChange>
          </w:rPr>
          <w:t xml:space="preserve">        "DkRTVCBSb290IENBIFgzMB4XDTAwMDkzMDIxMTIxOVoXDTIxMDkzMDE0MDExNVow\r\n"   \</w:t>
        </w:r>
      </w:ins>
    </w:p>
    <w:p w14:paraId="24E3151B" w14:textId="77777777" w:rsidR="0043568A" w:rsidRPr="002670C9" w:rsidRDefault="0043568A">
      <w:pPr>
        <w:pStyle w:val="CCode"/>
        <w:spacing w:after="0"/>
        <w:rPr>
          <w:ins w:id="1856" w:author="Alan Hawse" w:date="2017-06-09T13:20:00Z"/>
          <w:rFonts w:ascii="Courier New" w:hAnsi="Courier New" w:cs="Courier New"/>
          <w:sz w:val="16"/>
          <w:rPrChange w:id="1857" w:author="Greg Landry" w:date="2017-06-09T13:51:00Z">
            <w:rPr>
              <w:ins w:id="1858" w:author="Alan Hawse" w:date="2017-06-09T13:20:00Z"/>
            </w:rPr>
          </w:rPrChange>
        </w:rPr>
        <w:pPrChange w:id="1859" w:author="Greg Landry" w:date="2017-06-09T13:45:00Z">
          <w:pPr/>
        </w:pPrChange>
      </w:pPr>
      <w:ins w:id="1860" w:author="Alan Hawse" w:date="2017-06-09T13:20:00Z">
        <w:r w:rsidRPr="002670C9">
          <w:rPr>
            <w:rFonts w:ascii="Courier New" w:hAnsi="Courier New" w:cs="Courier New"/>
            <w:sz w:val="16"/>
            <w:rPrChange w:id="1861" w:author="Greg Landry" w:date="2017-06-09T13:51:00Z">
              <w:rPr/>
            </w:rPrChange>
          </w:rPr>
          <w:t xml:space="preserve">        "PzEkMCIGA1UEChMbRGlnaXRhbCBTaWduYXR1cmUgVHJ1c3QgQ28uMRcwFQYDVQQD\r\n"   \</w:t>
        </w:r>
      </w:ins>
    </w:p>
    <w:p w14:paraId="36AD8334" w14:textId="77777777" w:rsidR="0043568A" w:rsidRPr="002670C9" w:rsidRDefault="0043568A">
      <w:pPr>
        <w:pStyle w:val="CCode"/>
        <w:spacing w:after="0"/>
        <w:rPr>
          <w:ins w:id="1862" w:author="Alan Hawse" w:date="2017-06-09T13:20:00Z"/>
          <w:rFonts w:ascii="Courier New" w:hAnsi="Courier New" w:cs="Courier New"/>
          <w:sz w:val="16"/>
          <w:rPrChange w:id="1863" w:author="Greg Landry" w:date="2017-06-09T13:51:00Z">
            <w:rPr>
              <w:ins w:id="1864" w:author="Alan Hawse" w:date="2017-06-09T13:20:00Z"/>
            </w:rPr>
          </w:rPrChange>
        </w:rPr>
        <w:pPrChange w:id="1865" w:author="Greg Landry" w:date="2017-06-09T13:45:00Z">
          <w:pPr/>
        </w:pPrChange>
      </w:pPr>
      <w:ins w:id="1866" w:author="Alan Hawse" w:date="2017-06-09T13:20:00Z">
        <w:r w:rsidRPr="002670C9">
          <w:rPr>
            <w:rFonts w:ascii="Courier New" w:hAnsi="Courier New" w:cs="Courier New"/>
            <w:sz w:val="16"/>
            <w:rPrChange w:id="1867" w:author="Greg Landry" w:date="2017-06-09T13:51:00Z">
              <w:rPr/>
            </w:rPrChange>
          </w:rPr>
          <w:t xml:space="preserve">        "Ew5EU1QgUm9vdCBDQSBYMzCCASIwDQYJKoZIhvcNAQEBBQADggEPADCCAQoCggEB\r\n"   \</w:t>
        </w:r>
      </w:ins>
    </w:p>
    <w:p w14:paraId="398F25ED" w14:textId="77777777" w:rsidR="0043568A" w:rsidRPr="002670C9" w:rsidRDefault="0043568A">
      <w:pPr>
        <w:pStyle w:val="CCode"/>
        <w:spacing w:after="0"/>
        <w:rPr>
          <w:ins w:id="1868" w:author="Alan Hawse" w:date="2017-06-09T13:20:00Z"/>
          <w:rFonts w:ascii="Courier New" w:hAnsi="Courier New" w:cs="Courier New"/>
          <w:sz w:val="16"/>
          <w:rPrChange w:id="1869" w:author="Greg Landry" w:date="2017-06-09T13:51:00Z">
            <w:rPr>
              <w:ins w:id="1870" w:author="Alan Hawse" w:date="2017-06-09T13:20:00Z"/>
            </w:rPr>
          </w:rPrChange>
        </w:rPr>
        <w:pPrChange w:id="1871" w:author="Greg Landry" w:date="2017-06-09T13:45:00Z">
          <w:pPr/>
        </w:pPrChange>
      </w:pPr>
      <w:ins w:id="1872" w:author="Alan Hawse" w:date="2017-06-09T13:20:00Z">
        <w:r w:rsidRPr="002670C9">
          <w:rPr>
            <w:rFonts w:ascii="Courier New" w:hAnsi="Courier New" w:cs="Courier New"/>
            <w:sz w:val="16"/>
            <w:rPrChange w:id="1873" w:author="Greg Landry" w:date="2017-06-09T13:51:00Z">
              <w:rPr/>
            </w:rPrChange>
          </w:rPr>
          <w:t xml:space="preserve">        "AN+v6ZdQCINXtMxiZfaQguzH0yxrMMpb7NnDfcdAwRgUi+DoM3ZJKuM/IUmTrE4O\r\n"   \</w:t>
        </w:r>
      </w:ins>
    </w:p>
    <w:p w14:paraId="43AECC3D" w14:textId="77777777" w:rsidR="0043568A" w:rsidRPr="002670C9" w:rsidRDefault="0043568A">
      <w:pPr>
        <w:pStyle w:val="CCode"/>
        <w:spacing w:after="0"/>
        <w:rPr>
          <w:ins w:id="1874" w:author="Alan Hawse" w:date="2017-06-09T13:20:00Z"/>
          <w:rFonts w:ascii="Courier New" w:hAnsi="Courier New" w:cs="Courier New"/>
          <w:sz w:val="16"/>
          <w:rPrChange w:id="1875" w:author="Greg Landry" w:date="2017-06-09T13:51:00Z">
            <w:rPr>
              <w:ins w:id="1876" w:author="Alan Hawse" w:date="2017-06-09T13:20:00Z"/>
            </w:rPr>
          </w:rPrChange>
        </w:rPr>
        <w:pPrChange w:id="1877" w:author="Greg Landry" w:date="2017-06-09T13:45:00Z">
          <w:pPr/>
        </w:pPrChange>
      </w:pPr>
      <w:ins w:id="1878" w:author="Alan Hawse" w:date="2017-06-09T13:20:00Z">
        <w:r w:rsidRPr="002670C9">
          <w:rPr>
            <w:rFonts w:ascii="Courier New" w:hAnsi="Courier New" w:cs="Courier New"/>
            <w:sz w:val="16"/>
            <w:rPrChange w:id="1879" w:author="Greg Landry" w:date="2017-06-09T13:51:00Z">
              <w:rPr/>
            </w:rPrChange>
          </w:rPr>
          <w:t xml:space="preserve">        "rz5Iy2Xu/NMhD2XSKtkyj4zl93ewEnu1lcCJo6m67XMuegwGMoOifooUMM0RoOEq\r\n"   \</w:t>
        </w:r>
      </w:ins>
    </w:p>
    <w:p w14:paraId="23DE2384" w14:textId="77777777" w:rsidR="0043568A" w:rsidRPr="002670C9" w:rsidRDefault="0043568A">
      <w:pPr>
        <w:pStyle w:val="CCode"/>
        <w:spacing w:after="0"/>
        <w:rPr>
          <w:ins w:id="1880" w:author="Alan Hawse" w:date="2017-06-09T13:20:00Z"/>
          <w:rFonts w:ascii="Courier New" w:hAnsi="Courier New" w:cs="Courier New"/>
          <w:sz w:val="16"/>
          <w:rPrChange w:id="1881" w:author="Greg Landry" w:date="2017-06-09T13:51:00Z">
            <w:rPr>
              <w:ins w:id="1882" w:author="Alan Hawse" w:date="2017-06-09T13:20:00Z"/>
            </w:rPr>
          </w:rPrChange>
        </w:rPr>
        <w:pPrChange w:id="1883" w:author="Greg Landry" w:date="2017-06-09T13:45:00Z">
          <w:pPr/>
        </w:pPrChange>
      </w:pPr>
      <w:ins w:id="1884" w:author="Alan Hawse" w:date="2017-06-09T13:20:00Z">
        <w:r w:rsidRPr="002670C9">
          <w:rPr>
            <w:rFonts w:ascii="Courier New" w:hAnsi="Courier New" w:cs="Courier New"/>
            <w:sz w:val="16"/>
            <w:rPrChange w:id="1885" w:author="Greg Landry" w:date="2017-06-09T13:51:00Z">
              <w:rPr/>
            </w:rPrChange>
          </w:rPr>
          <w:t xml:space="preserve">        "OLl5CjH9UL2AZd+3UWODyOKIYepLYYHsUmu5ouJLGiifSKOeDNoJjj4XLh7dIN9b\r\n"   \</w:t>
        </w:r>
      </w:ins>
    </w:p>
    <w:p w14:paraId="1C055340" w14:textId="77777777" w:rsidR="0043568A" w:rsidRPr="002670C9" w:rsidRDefault="0043568A">
      <w:pPr>
        <w:pStyle w:val="CCode"/>
        <w:spacing w:after="0"/>
        <w:rPr>
          <w:ins w:id="1886" w:author="Alan Hawse" w:date="2017-06-09T13:20:00Z"/>
          <w:rFonts w:ascii="Courier New" w:hAnsi="Courier New" w:cs="Courier New"/>
          <w:sz w:val="16"/>
          <w:rPrChange w:id="1887" w:author="Greg Landry" w:date="2017-06-09T13:51:00Z">
            <w:rPr>
              <w:ins w:id="1888" w:author="Alan Hawse" w:date="2017-06-09T13:20:00Z"/>
            </w:rPr>
          </w:rPrChange>
        </w:rPr>
        <w:pPrChange w:id="1889" w:author="Greg Landry" w:date="2017-06-09T13:45:00Z">
          <w:pPr/>
        </w:pPrChange>
      </w:pPr>
      <w:ins w:id="1890" w:author="Alan Hawse" w:date="2017-06-09T13:20:00Z">
        <w:r w:rsidRPr="002670C9">
          <w:rPr>
            <w:rFonts w:ascii="Courier New" w:hAnsi="Courier New" w:cs="Courier New"/>
            <w:sz w:val="16"/>
            <w:rPrChange w:id="1891" w:author="Greg Landry" w:date="2017-06-09T13:51:00Z">
              <w:rPr/>
            </w:rPrChange>
          </w:rPr>
          <w:t xml:space="preserve">        "xiqKqy69cK3FCxolkHRyxXtqqzTWMIn/5WgTe1QLyNau7Fqckh49ZLOMxt+/yUFw\r\n"   \</w:t>
        </w:r>
      </w:ins>
    </w:p>
    <w:p w14:paraId="13577EFE" w14:textId="77777777" w:rsidR="0043568A" w:rsidRPr="002670C9" w:rsidRDefault="0043568A">
      <w:pPr>
        <w:pStyle w:val="CCode"/>
        <w:spacing w:after="0"/>
        <w:rPr>
          <w:ins w:id="1892" w:author="Alan Hawse" w:date="2017-06-09T13:20:00Z"/>
          <w:rFonts w:ascii="Courier New" w:hAnsi="Courier New" w:cs="Courier New"/>
          <w:sz w:val="16"/>
          <w:rPrChange w:id="1893" w:author="Greg Landry" w:date="2017-06-09T13:51:00Z">
            <w:rPr>
              <w:ins w:id="1894" w:author="Alan Hawse" w:date="2017-06-09T13:20:00Z"/>
            </w:rPr>
          </w:rPrChange>
        </w:rPr>
        <w:pPrChange w:id="1895" w:author="Greg Landry" w:date="2017-06-09T13:45:00Z">
          <w:pPr/>
        </w:pPrChange>
      </w:pPr>
      <w:ins w:id="1896" w:author="Alan Hawse" w:date="2017-06-09T13:20:00Z">
        <w:r w:rsidRPr="002670C9">
          <w:rPr>
            <w:rFonts w:ascii="Courier New" w:hAnsi="Courier New" w:cs="Courier New"/>
            <w:sz w:val="16"/>
            <w:rPrChange w:id="1897" w:author="Greg Landry" w:date="2017-06-09T13:51:00Z">
              <w:rPr/>
            </w:rPrChange>
          </w:rPr>
          <w:t xml:space="preserve">        "7BZy1SbsOFU5Q9D8/RhcQPGX69Wam40dutolucbY38EVAjqr2m7xPi71XAicPNaD\r\n"   \</w:t>
        </w:r>
      </w:ins>
    </w:p>
    <w:p w14:paraId="1EAF875B" w14:textId="77777777" w:rsidR="0043568A" w:rsidRPr="002670C9" w:rsidRDefault="0043568A">
      <w:pPr>
        <w:pStyle w:val="CCode"/>
        <w:spacing w:after="0"/>
        <w:rPr>
          <w:ins w:id="1898" w:author="Alan Hawse" w:date="2017-06-09T13:20:00Z"/>
          <w:rFonts w:ascii="Courier New" w:hAnsi="Courier New" w:cs="Courier New"/>
          <w:sz w:val="16"/>
          <w:rPrChange w:id="1899" w:author="Greg Landry" w:date="2017-06-09T13:51:00Z">
            <w:rPr>
              <w:ins w:id="1900" w:author="Alan Hawse" w:date="2017-06-09T13:20:00Z"/>
            </w:rPr>
          </w:rPrChange>
        </w:rPr>
        <w:pPrChange w:id="1901" w:author="Greg Landry" w:date="2017-06-09T13:45:00Z">
          <w:pPr/>
        </w:pPrChange>
      </w:pPr>
      <w:ins w:id="1902" w:author="Alan Hawse" w:date="2017-06-09T13:20:00Z">
        <w:r w:rsidRPr="002670C9">
          <w:rPr>
            <w:rFonts w:ascii="Courier New" w:hAnsi="Courier New" w:cs="Courier New"/>
            <w:sz w:val="16"/>
            <w:rPrChange w:id="1903" w:author="Greg Landry" w:date="2017-06-09T13:51:00Z">
              <w:rPr/>
            </w:rPrChange>
          </w:rPr>
          <w:t xml:space="preserve">        "aeQQmxkqtilX4+U9m5/wAl0CAwEAAaNCMEAwDwYDVR0TAQH/BAUwAwEB/zAOBgNV\r\n"   \</w:t>
        </w:r>
      </w:ins>
    </w:p>
    <w:p w14:paraId="4EE8608F" w14:textId="77777777" w:rsidR="0043568A" w:rsidRPr="002670C9" w:rsidRDefault="0043568A">
      <w:pPr>
        <w:pStyle w:val="CCode"/>
        <w:spacing w:after="0"/>
        <w:rPr>
          <w:ins w:id="1904" w:author="Alan Hawse" w:date="2017-06-09T13:20:00Z"/>
          <w:rFonts w:ascii="Courier New" w:hAnsi="Courier New" w:cs="Courier New"/>
          <w:sz w:val="16"/>
          <w:rPrChange w:id="1905" w:author="Greg Landry" w:date="2017-06-09T13:51:00Z">
            <w:rPr>
              <w:ins w:id="1906" w:author="Alan Hawse" w:date="2017-06-09T13:20:00Z"/>
            </w:rPr>
          </w:rPrChange>
        </w:rPr>
        <w:pPrChange w:id="1907" w:author="Greg Landry" w:date="2017-06-09T13:45:00Z">
          <w:pPr/>
        </w:pPrChange>
      </w:pPr>
      <w:ins w:id="1908" w:author="Alan Hawse" w:date="2017-06-09T13:20:00Z">
        <w:r w:rsidRPr="002670C9">
          <w:rPr>
            <w:rFonts w:ascii="Courier New" w:hAnsi="Courier New" w:cs="Courier New"/>
            <w:sz w:val="16"/>
            <w:rPrChange w:id="1909" w:author="Greg Landry" w:date="2017-06-09T13:51:00Z">
              <w:rPr/>
            </w:rPrChange>
          </w:rPr>
          <w:t xml:space="preserve">        "HQ8BAf8EBAMCAQYwHQYDVR0OBBYEFMSnsaR7LHH62+FLkHX/xBVghYkQMA0GCSqG\r\n"   \</w:t>
        </w:r>
      </w:ins>
    </w:p>
    <w:p w14:paraId="43CD381F" w14:textId="77777777" w:rsidR="0043568A" w:rsidRPr="002670C9" w:rsidRDefault="0043568A">
      <w:pPr>
        <w:pStyle w:val="CCode"/>
        <w:spacing w:after="0"/>
        <w:rPr>
          <w:ins w:id="1910" w:author="Alan Hawse" w:date="2017-06-09T13:20:00Z"/>
          <w:rFonts w:ascii="Courier New" w:hAnsi="Courier New" w:cs="Courier New"/>
          <w:sz w:val="16"/>
          <w:rPrChange w:id="1911" w:author="Greg Landry" w:date="2017-06-09T13:51:00Z">
            <w:rPr>
              <w:ins w:id="1912" w:author="Alan Hawse" w:date="2017-06-09T13:20:00Z"/>
            </w:rPr>
          </w:rPrChange>
        </w:rPr>
        <w:pPrChange w:id="1913" w:author="Greg Landry" w:date="2017-06-09T13:45:00Z">
          <w:pPr/>
        </w:pPrChange>
      </w:pPr>
      <w:ins w:id="1914" w:author="Alan Hawse" w:date="2017-06-09T13:20:00Z">
        <w:r w:rsidRPr="002670C9">
          <w:rPr>
            <w:rFonts w:ascii="Courier New" w:hAnsi="Courier New" w:cs="Courier New"/>
            <w:sz w:val="16"/>
            <w:rPrChange w:id="1915" w:author="Greg Landry" w:date="2017-06-09T13:51:00Z">
              <w:rPr/>
            </w:rPrChange>
          </w:rPr>
          <w:lastRenderedPageBreak/>
          <w:t xml:space="preserve">        "SIb3DQEBBQUAA4IBAQCjGiybFwBcqR7uKGY3Or+Dxz9LwwmglSBd49lZRNI+DT69\r\n"   \</w:t>
        </w:r>
      </w:ins>
    </w:p>
    <w:p w14:paraId="32EEE5DD" w14:textId="77777777" w:rsidR="0043568A" w:rsidRPr="002670C9" w:rsidRDefault="0043568A">
      <w:pPr>
        <w:pStyle w:val="CCode"/>
        <w:spacing w:after="0"/>
        <w:rPr>
          <w:ins w:id="1916" w:author="Alan Hawse" w:date="2017-06-09T13:20:00Z"/>
          <w:rFonts w:ascii="Courier New" w:hAnsi="Courier New" w:cs="Courier New"/>
          <w:sz w:val="16"/>
          <w:rPrChange w:id="1917" w:author="Greg Landry" w:date="2017-06-09T13:51:00Z">
            <w:rPr>
              <w:ins w:id="1918" w:author="Alan Hawse" w:date="2017-06-09T13:20:00Z"/>
            </w:rPr>
          </w:rPrChange>
        </w:rPr>
        <w:pPrChange w:id="1919" w:author="Greg Landry" w:date="2017-06-09T13:45:00Z">
          <w:pPr/>
        </w:pPrChange>
      </w:pPr>
      <w:ins w:id="1920" w:author="Alan Hawse" w:date="2017-06-09T13:20:00Z">
        <w:r w:rsidRPr="002670C9">
          <w:rPr>
            <w:rFonts w:ascii="Courier New" w:hAnsi="Courier New" w:cs="Courier New"/>
            <w:sz w:val="16"/>
            <w:rPrChange w:id="1921" w:author="Greg Landry" w:date="2017-06-09T13:51:00Z">
              <w:rPr/>
            </w:rPrChange>
          </w:rPr>
          <w:t xml:space="preserve">        "ikugdB/OEIKcdBodfpga3csTS7MgROSR6cz8faXbauX+5v3gTt23ADq1cEmv8uXr\r\n"   \</w:t>
        </w:r>
      </w:ins>
    </w:p>
    <w:p w14:paraId="11F518A5" w14:textId="77777777" w:rsidR="0043568A" w:rsidRPr="002670C9" w:rsidRDefault="0043568A">
      <w:pPr>
        <w:pStyle w:val="CCode"/>
        <w:spacing w:after="0"/>
        <w:rPr>
          <w:ins w:id="1922" w:author="Alan Hawse" w:date="2017-06-09T13:20:00Z"/>
          <w:rFonts w:ascii="Courier New" w:hAnsi="Courier New" w:cs="Courier New"/>
          <w:sz w:val="16"/>
          <w:rPrChange w:id="1923" w:author="Greg Landry" w:date="2017-06-09T13:51:00Z">
            <w:rPr>
              <w:ins w:id="1924" w:author="Alan Hawse" w:date="2017-06-09T13:20:00Z"/>
            </w:rPr>
          </w:rPrChange>
        </w:rPr>
        <w:pPrChange w:id="1925" w:author="Greg Landry" w:date="2017-06-09T13:45:00Z">
          <w:pPr/>
        </w:pPrChange>
      </w:pPr>
      <w:ins w:id="1926" w:author="Alan Hawse" w:date="2017-06-09T13:20:00Z">
        <w:r w:rsidRPr="002670C9">
          <w:rPr>
            <w:rFonts w:ascii="Courier New" w:hAnsi="Courier New" w:cs="Courier New"/>
            <w:sz w:val="16"/>
            <w:rPrChange w:id="1927" w:author="Greg Landry" w:date="2017-06-09T13:51:00Z">
              <w:rPr/>
            </w:rPrChange>
          </w:rPr>
          <w:t xml:space="preserve">        "AvHRAosZy5Q6XkjEGB5YGV8eAlrwDPGxrancWYaLbumR9YbK+rlmM6pZW87ipxZz\r\n"   \</w:t>
        </w:r>
      </w:ins>
    </w:p>
    <w:p w14:paraId="02BF1EC1" w14:textId="77777777" w:rsidR="0043568A" w:rsidRPr="002670C9" w:rsidRDefault="0043568A">
      <w:pPr>
        <w:pStyle w:val="CCode"/>
        <w:spacing w:after="0"/>
        <w:rPr>
          <w:ins w:id="1928" w:author="Alan Hawse" w:date="2017-06-09T13:20:00Z"/>
          <w:rFonts w:ascii="Courier New" w:hAnsi="Courier New" w:cs="Courier New"/>
          <w:sz w:val="16"/>
          <w:rPrChange w:id="1929" w:author="Greg Landry" w:date="2017-06-09T13:51:00Z">
            <w:rPr>
              <w:ins w:id="1930" w:author="Alan Hawse" w:date="2017-06-09T13:20:00Z"/>
            </w:rPr>
          </w:rPrChange>
        </w:rPr>
        <w:pPrChange w:id="1931" w:author="Greg Landry" w:date="2017-06-09T13:45:00Z">
          <w:pPr/>
        </w:pPrChange>
      </w:pPr>
      <w:ins w:id="1932" w:author="Alan Hawse" w:date="2017-06-09T13:20:00Z">
        <w:r w:rsidRPr="002670C9">
          <w:rPr>
            <w:rFonts w:ascii="Courier New" w:hAnsi="Courier New" w:cs="Courier New"/>
            <w:sz w:val="16"/>
            <w:rPrChange w:id="1933" w:author="Greg Landry" w:date="2017-06-09T13:51:00Z">
              <w:rPr/>
            </w:rPrChange>
          </w:rPr>
          <w:t xml:space="preserve">        "R8srzJmwN0jP41ZL9c8PDHIyh8bwRLtTcm1D9SZImlJnt1ir/md2cXjbDaJWFBM5\r\n"   \</w:t>
        </w:r>
      </w:ins>
    </w:p>
    <w:p w14:paraId="790B770D" w14:textId="77777777" w:rsidR="0043568A" w:rsidRPr="002670C9" w:rsidRDefault="0043568A">
      <w:pPr>
        <w:pStyle w:val="CCode"/>
        <w:spacing w:after="0"/>
        <w:rPr>
          <w:ins w:id="1934" w:author="Alan Hawse" w:date="2017-06-09T13:20:00Z"/>
          <w:rFonts w:ascii="Courier New" w:hAnsi="Courier New" w:cs="Courier New"/>
          <w:sz w:val="16"/>
          <w:rPrChange w:id="1935" w:author="Greg Landry" w:date="2017-06-09T13:51:00Z">
            <w:rPr>
              <w:ins w:id="1936" w:author="Alan Hawse" w:date="2017-06-09T13:20:00Z"/>
            </w:rPr>
          </w:rPrChange>
        </w:rPr>
        <w:pPrChange w:id="1937" w:author="Greg Landry" w:date="2017-06-09T13:45:00Z">
          <w:pPr/>
        </w:pPrChange>
      </w:pPr>
      <w:ins w:id="1938" w:author="Alan Hawse" w:date="2017-06-09T13:20:00Z">
        <w:r w:rsidRPr="002670C9">
          <w:rPr>
            <w:rFonts w:ascii="Courier New" w:hAnsi="Courier New" w:cs="Courier New"/>
            <w:sz w:val="16"/>
            <w:rPrChange w:id="1939" w:author="Greg Landry" w:date="2017-06-09T13:51:00Z">
              <w:rPr/>
            </w:rPrChange>
          </w:rPr>
          <w:t xml:space="preserve">        "JDGFoqgCWjBH4d1QB7wCCZAA62RjYJsWvIjJEubSfZGL+T0yjWW06XyxV3bqxbYo\r\n"   \</w:t>
        </w:r>
      </w:ins>
    </w:p>
    <w:p w14:paraId="47E31C9E" w14:textId="77777777" w:rsidR="0043568A" w:rsidRPr="002670C9" w:rsidRDefault="0043568A">
      <w:pPr>
        <w:pStyle w:val="CCode"/>
        <w:spacing w:after="0"/>
        <w:rPr>
          <w:ins w:id="1940" w:author="Alan Hawse" w:date="2017-06-09T13:20:00Z"/>
          <w:rFonts w:ascii="Courier New" w:hAnsi="Courier New" w:cs="Courier New"/>
          <w:sz w:val="16"/>
          <w:rPrChange w:id="1941" w:author="Greg Landry" w:date="2017-06-09T13:51:00Z">
            <w:rPr>
              <w:ins w:id="1942" w:author="Alan Hawse" w:date="2017-06-09T13:20:00Z"/>
            </w:rPr>
          </w:rPrChange>
        </w:rPr>
        <w:pPrChange w:id="1943" w:author="Greg Landry" w:date="2017-06-09T13:45:00Z">
          <w:pPr/>
        </w:pPrChange>
      </w:pPr>
      <w:ins w:id="1944" w:author="Alan Hawse" w:date="2017-06-09T13:20:00Z">
        <w:r w:rsidRPr="002670C9">
          <w:rPr>
            <w:rFonts w:ascii="Courier New" w:hAnsi="Courier New" w:cs="Courier New"/>
            <w:sz w:val="16"/>
            <w:rPrChange w:id="1945" w:author="Greg Landry" w:date="2017-06-09T13:51:00Z">
              <w:rPr/>
            </w:rPrChange>
          </w:rPr>
          <w:t xml:space="preserve">        "Ob8VZRzI9neWagqNdwvYkQsEjgfbKbYK7p2CNTUQ\r\n"                           \</w:t>
        </w:r>
      </w:ins>
    </w:p>
    <w:p w14:paraId="6ECDC3B8" w14:textId="77777777" w:rsidR="0043568A" w:rsidRPr="002670C9" w:rsidRDefault="0043568A">
      <w:pPr>
        <w:pStyle w:val="CCode"/>
        <w:rPr>
          <w:ins w:id="1946" w:author="Alan Hawse" w:date="2017-06-09T13:20:00Z"/>
          <w:rFonts w:ascii="Courier New" w:hAnsi="Courier New" w:cs="Courier New"/>
          <w:sz w:val="16"/>
          <w:rPrChange w:id="1947" w:author="Greg Landry" w:date="2017-06-09T13:51:00Z">
            <w:rPr>
              <w:ins w:id="1948" w:author="Alan Hawse" w:date="2017-06-09T13:20:00Z"/>
            </w:rPr>
          </w:rPrChange>
        </w:rPr>
        <w:pPrChange w:id="1949" w:author="Alan Hawse" w:date="2017-06-09T13:20:00Z">
          <w:pPr/>
        </w:pPrChange>
      </w:pPr>
      <w:ins w:id="1950" w:author="Alan Hawse" w:date="2017-06-09T13:20:00Z">
        <w:r w:rsidRPr="002670C9">
          <w:rPr>
            <w:rFonts w:ascii="Courier New" w:hAnsi="Courier New" w:cs="Courier New"/>
            <w:sz w:val="16"/>
            <w:rPrChange w:id="1951" w:author="Greg Landry" w:date="2017-06-09T13:51:00Z">
              <w:rPr/>
            </w:rPrChange>
          </w:rPr>
          <w:t xml:space="preserve">        "-----END CERTIFICATE-----\n";</w:t>
        </w:r>
      </w:ins>
    </w:p>
    <w:p w14:paraId="246E3FEC" w14:textId="37FE8BC6" w:rsidR="0043568A" w:rsidRDefault="0043568A">
      <w:pPr>
        <w:rPr>
          <w:ins w:id="1952" w:author="Alan Hawse" w:date="2017-06-09T13:21:00Z"/>
        </w:rPr>
      </w:pPr>
      <w:ins w:id="1953" w:author="Alan Hawse" w:date="2017-06-09T13:21:00Z">
        <w:r>
          <w:t xml:space="preserve">Once you have </w:t>
        </w:r>
        <w:del w:id="1954" w:author="Greg Landry" w:date="2017-06-09T13:45:00Z">
          <w:r w:rsidDel="00681B7A">
            <w:delText>that done</w:delText>
          </w:r>
        </w:del>
      </w:ins>
      <w:ins w:id="1955" w:author="Greg Landry" w:date="2017-06-09T13:45:00Z">
        <w:r w:rsidR="00681B7A">
          <w:t>the array defined,</w:t>
        </w:r>
      </w:ins>
      <w:ins w:id="1956" w:author="Alan Hawse" w:date="2017-06-09T13:21:00Z">
        <w:r>
          <w:t xml:space="preserve"> you can use the certificate like this:</w:t>
        </w:r>
      </w:ins>
    </w:p>
    <w:p w14:paraId="74FEE2C4" w14:textId="3B665521" w:rsidR="006C4A0D" w:rsidRDefault="006C4A0D">
      <w:pPr>
        <w:pStyle w:val="CCode"/>
        <w:rPr>
          <w:ins w:id="1957" w:author="Alan Hawse" w:date="2017-06-09T13:23:00Z"/>
        </w:rPr>
        <w:pPrChange w:id="1958" w:author="Alan Hawse" w:date="2017-06-09T13:23:00Z">
          <w:pPr>
            <w:pStyle w:val="p1"/>
          </w:pPr>
        </w:pPrChange>
      </w:pPr>
      <w:ins w:id="1959" w:author="Alan Hawse" w:date="2017-06-09T13:23:00Z">
        <w:r>
          <w:rPr>
            <w:rStyle w:val="apple-converted-space"/>
          </w:rPr>
          <w:t xml:space="preserve">        </w:t>
        </w:r>
        <w:r>
          <w:t>result = wiced_tls_init_root_ca_certificates(httpbin_root_ca_certificate,</w:t>
        </w:r>
      </w:ins>
      <w:ins w:id="1960" w:author="Greg Landry" w:date="2017-06-09T14:01:00Z">
        <w:r w:rsidR="0083263F">
          <w:t xml:space="preserve"> </w:t>
        </w:r>
      </w:ins>
      <w:ins w:id="1961" w:author="Alan Hawse" w:date="2017-06-09T13:23:00Z">
        <w:r>
          <w:t>strlen(httpbin_root_ca_certificate) );</w:t>
        </w:r>
      </w:ins>
    </w:p>
    <w:p w14:paraId="64E9F2DA" w14:textId="3496F868" w:rsidR="00246424" w:rsidRDefault="00246424">
      <w:pPr>
        <w:rPr>
          <w:ins w:id="1962" w:author="Greg Landry" w:date="2017-06-09T11:14:00Z"/>
          <w:rFonts w:ascii="Cambria" w:eastAsia="Times New Roman" w:hAnsi="Cambria"/>
          <w:b/>
          <w:bCs/>
          <w:color w:val="4F81BD"/>
          <w:sz w:val="26"/>
          <w:szCs w:val="26"/>
        </w:rPr>
      </w:pPr>
      <w:ins w:id="1963" w:author="Greg Landry" w:date="2017-06-09T11:14:00Z">
        <w:del w:id="1964" w:author="Alan Hawse" w:date="2017-06-09T13:19:00Z">
          <w:r w:rsidDel="0043568A">
            <w:br w:type="page"/>
          </w:r>
        </w:del>
      </w:ins>
    </w:p>
    <w:p w14:paraId="64015211" w14:textId="590429CC" w:rsidR="00DF2D6A" w:rsidRDefault="00DF2D6A" w:rsidP="00DF2D6A">
      <w:pPr>
        <w:pStyle w:val="Heading3"/>
        <w:rPr>
          <w:ins w:id="1965" w:author="Alan Hawse" w:date="2017-06-18T12:49:00Z"/>
        </w:rPr>
      </w:pPr>
      <w:ins w:id="1966" w:author="Alan Hawse" w:date="2017-06-18T12:49:00Z">
        <w:r>
          <w:t>TCP/IP Client using TLS</w:t>
        </w:r>
      </w:ins>
    </w:p>
    <w:p w14:paraId="7BCF412C" w14:textId="77777777" w:rsidR="00DF2D6A" w:rsidRPr="00DF2D6A" w:rsidRDefault="00DF2D6A">
      <w:pPr>
        <w:rPr>
          <w:ins w:id="1967" w:author="Alan Hawse" w:date="2017-06-18T12:49:00Z"/>
          <w:rPrChange w:id="1968" w:author="Alan Hawse" w:date="2017-06-18T12:49:00Z">
            <w:rPr>
              <w:ins w:id="1969" w:author="Alan Hawse" w:date="2017-06-18T12:49:00Z"/>
            </w:rPr>
          </w:rPrChange>
        </w:rPr>
        <w:pPrChange w:id="1970" w:author="Alan Hawse" w:date="2017-06-18T12:49:00Z">
          <w:pPr>
            <w:pStyle w:val="Heading3"/>
          </w:pPr>
        </w:pPrChange>
      </w:pPr>
    </w:p>
    <w:p w14:paraId="7A6AC00C" w14:textId="4FF67B13" w:rsidR="00DF2D6A" w:rsidRDefault="00DF2D6A" w:rsidP="00DF2D6A">
      <w:pPr>
        <w:pStyle w:val="Heading3"/>
        <w:rPr>
          <w:ins w:id="1971" w:author="Alan Hawse" w:date="2017-06-18T12:49:00Z"/>
        </w:rPr>
      </w:pPr>
      <w:ins w:id="1972" w:author="Alan Hawse" w:date="2017-06-18T12:49:00Z">
        <w:r>
          <w:t>TCP/IP Server using TLS</w:t>
        </w:r>
      </w:ins>
    </w:p>
    <w:p w14:paraId="2470C47F" w14:textId="77777777" w:rsidR="00667172" w:rsidRDefault="00667172">
      <w:pPr>
        <w:rPr>
          <w:ins w:id="1973" w:author="Greg Landry" w:date="2017-06-09T13:52:00Z"/>
          <w:rFonts w:ascii="Cambria" w:eastAsia="Times New Roman" w:hAnsi="Cambria"/>
          <w:b/>
          <w:bCs/>
          <w:color w:val="4F81BD"/>
          <w:sz w:val="26"/>
          <w:szCs w:val="26"/>
        </w:rPr>
      </w:pPr>
      <w:ins w:id="1974" w:author="Greg Landry" w:date="2017-06-09T13:52:00Z">
        <w:r>
          <w:br w:type="page"/>
        </w:r>
      </w:ins>
    </w:p>
    <w:p w14:paraId="07C44826" w14:textId="37787D6E" w:rsidR="00B3752B" w:rsidDel="00ED5DB8" w:rsidRDefault="00B3752B">
      <w:pPr>
        <w:rPr>
          <w:del w:id="1975" w:author="Alan Hawse" w:date="2017-06-08T16:43:00Z"/>
          <w:sz w:val="26"/>
          <w:szCs w:val="26"/>
        </w:rPr>
        <w:pPrChange w:id="1976" w:author="Alan Hawse" w:date="2017-06-08T13:59:00Z">
          <w:pPr>
            <w:jc w:val="center"/>
          </w:pPr>
        </w:pPrChange>
      </w:pPr>
      <w:del w:id="1977"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36B1BECA"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1978" w:author="Greg Landry [2]" w:date="2017-07-13T18:30:00Z">
        <w:r w:rsidR="00502E8B">
          <w:t>non-</w:t>
        </w:r>
      </w:ins>
      <w:ins w:id="1979" w:author="Greg Landry" w:date="2017-06-03T09:41:00Z">
        <w:del w:id="1980" w:author="Greg Landry [2]" w:date="2017-07-13T18:30:00Z">
          <w:r w:rsidR="000331EA" w:rsidDel="00502E8B">
            <w:delText>u</w:delText>
          </w:r>
        </w:del>
      </w:ins>
      <w:del w:id="1981" w:author="Greg Landry" w:date="2017-06-03T09:41:00Z">
        <w:r w:rsidR="008A3835" w:rsidDel="000331EA">
          <w:delText>i</w:delText>
        </w:r>
      </w:del>
      <w:del w:id="1982" w:author="Greg Landry [2]" w:date="2017-07-13T18:30:00Z">
        <w:r w:rsidR="008A3835" w:rsidDel="00502E8B">
          <w:delText>n</w:delText>
        </w:r>
      </w:del>
      <w:r w:rsidR="008A3835">
        <w:t xml:space="preserve">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1983" w:author="Greg Landry" w:date="2017-04-03T16:25:00Z">
        <w:r w:rsidR="00546B0B" w:rsidDel="004D5ED2">
          <w:delText>wa101</w:delText>
        </w:r>
      </w:del>
      <w:ins w:id="1984"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r w:rsidR="00FE3761">
        <w:t>256 byte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1985"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1986" w:author="Greg Landry" w:date="2017-04-03T16:27:00Z"/>
        </w:rPr>
        <w:pPrChange w:id="1987" w:author="Greg Landry" w:date="2017-04-03T16:26:00Z">
          <w:pPr>
            <w:pStyle w:val="ListParagraph"/>
            <w:numPr>
              <w:numId w:val="7"/>
            </w:numPr>
            <w:ind w:hanging="360"/>
          </w:pPr>
        </w:pPrChange>
      </w:pPr>
      <w:ins w:id="1988" w:author="Greg Landry" w:date="2017-04-03T16:26:00Z">
        <w:r>
          <w:t xml:space="preserve">Hint: See the exercise on printing network information from the </w:t>
        </w:r>
      </w:ins>
      <w:ins w:id="1989" w:author="Greg Landry" w:date="2017-04-03T16:27:00Z">
        <w:r>
          <w:t>“Connecting to Access Points” chapter for an example on getting the MAC address of your device.</w:t>
        </w:r>
      </w:ins>
      <w:ins w:id="1990" w:author="Greg Landry" w:date="2017-04-03T16:26:00Z">
        <w:r>
          <w:t xml:space="preserve"> </w:t>
        </w:r>
      </w:ins>
    </w:p>
    <w:p w14:paraId="344600C6" w14:textId="37D44E3A" w:rsidR="00C4146C" w:rsidRDefault="00C4146C">
      <w:pPr>
        <w:pStyle w:val="ListParagraph"/>
        <w:numPr>
          <w:ilvl w:val="1"/>
          <w:numId w:val="7"/>
        </w:numPr>
        <w:pPrChange w:id="1991" w:author="Greg Landry" w:date="2017-04-03T16:26:00Z">
          <w:pPr>
            <w:pStyle w:val="ListParagraph"/>
            <w:numPr>
              <w:numId w:val="7"/>
            </w:numPr>
            <w:ind w:hanging="360"/>
          </w:pPr>
        </w:pPrChange>
      </w:pPr>
      <w:ins w:id="1992" w:author="Greg Landry" w:date="2017-04-03T16:27:00Z">
        <w:r>
          <w:t xml:space="preserve">Hint: to get the checksum, just take the </w:t>
        </w:r>
      </w:ins>
      <w:ins w:id="1993" w:author="Greg Landry" w:date="2017-04-03T16:28:00Z">
        <w:r w:rsidR="00887985">
          <w:t xml:space="preserve">six </w:t>
        </w:r>
      </w:ins>
      <w:ins w:id="1994" w:author="Greg Landry" w:date="2017-04-03T16:27:00Z">
        <w:r>
          <w:t xml:space="preserve">individual </w:t>
        </w:r>
      </w:ins>
      <w:ins w:id="1995" w:author="Greg Landry" w:date="2017-04-03T16:28:00Z">
        <w:r w:rsidR="00887985">
          <w:t>octets (</w:t>
        </w:r>
      </w:ins>
      <w:ins w:id="1996" w:author="Greg Landry" w:date="2017-04-03T16:27:00Z">
        <w:r>
          <w:t>bytes</w:t>
        </w:r>
      </w:ins>
      <w:ins w:id="1997" w:author="Greg Landry" w:date="2017-04-03T16:28:00Z">
        <w:r w:rsidR="00887985">
          <w:t>)</w:t>
        </w:r>
      </w:ins>
      <w:ins w:id="1998"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r w:rsidR="00C2525D">
        <w:t>wwep</w:t>
      </w:r>
      <w:r>
        <w:t>.w</w:t>
      </w:r>
      <w:ins w:id="1999" w:author="Greg Landry" w:date="2017-06-03T09:55:00Z">
        <w:r w:rsidR="003F4E78">
          <w:t>w</w:t>
        </w:r>
      </w:ins>
      <w:del w:id="2000"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r w:rsidRPr="00633B34">
        <w:rPr>
          <w:i/>
        </w:rPr>
        <w:t>sprint()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lastRenderedPageBreak/>
        <w:t xml:space="preserve">Delete the TCP stream (Hint: </w:t>
      </w:r>
      <w:r w:rsidRPr="00633B34">
        <w:rPr>
          <w:i/>
        </w:rPr>
        <w:t>wiced_tcp_stream_deinit()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r w:rsidR="003676ED" w:rsidRPr="00CF61F8">
        <w:rPr>
          <w:i/>
        </w:rPr>
        <w:t>wiced_tcp_</w:t>
      </w:r>
      <w:r w:rsidR="00CF61F8" w:rsidRPr="00CF61F8">
        <w:rPr>
          <w:i/>
        </w:rPr>
        <w:t>stream_read()</w:t>
      </w:r>
      <w:r w:rsidR="003676ED">
        <w:t>”</w:t>
      </w:r>
    </w:p>
    <w:p w14:paraId="0B7141A2" w14:textId="722FE9DF" w:rsidR="00660208" w:rsidRDefault="009E3FC8" w:rsidP="00660208">
      <w:pPr>
        <w:pStyle w:val="Heading3"/>
        <w:rPr>
          <w:ins w:id="2001" w:author="Alan Hawse" w:date="2017-06-18T12:37:00Z"/>
        </w:rPr>
      </w:pPr>
      <w:r>
        <w:t xml:space="preserve">(Advanced) </w:t>
      </w:r>
      <w:r w:rsidR="007B2122">
        <w:t>03 Modify (0</w:t>
      </w:r>
      <w:r w:rsidR="00C22463">
        <w:t>2</w:t>
      </w:r>
      <w:r w:rsidR="00660208">
        <w:t xml:space="preserve">) to use </w:t>
      </w:r>
      <w:del w:id="2002" w:author="Greg Landry" w:date="2017-06-14T14:14:00Z">
        <w:r w:rsidR="00660208" w:rsidDel="005E303D">
          <w:delText xml:space="preserve">TCP </w:delText>
        </w:r>
        <w:r w:rsidR="00AC6F35" w:rsidDel="005E303D">
          <w:delText>p</w:delText>
        </w:r>
        <w:r w:rsidR="00987C1F" w:rsidDel="005E303D">
          <w:delText>ackets (instead of streams)</w:delText>
        </w:r>
      </w:del>
      <w:ins w:id="2003" w:author="Greg Landry" w:date="2017-06-14T14:14:00Z">
        <w:r w:rsidR="005E303D">
          <w:t>secure TLS connections</w:t>
        </w:r>
      </w:ins>
    </w:p>
    <w:p w14:paraId="77ACA93A" w14:textId="6E2D27FA" w:rsidR="00E87B5F" w:rsidRPr="00E87B5F" w:rsidRDefault="00E87B5F">
      <w:pPr>
        <w:rPr>
          <w:rPrChange w:id="2004" w:author="Alan Hawse" w:date="2017-06-18T12:37:00Z">
            <w:rPr/>
          </w:rPrChange>
        </w:rPr>
        <w:pPrChange w:id="2005" w:author="Alan Hawse" w:date="2017-06-18T12:37:00Z">
          <w:pPr>
            <w:pStyle w:val="Heading3"/>
          </w:pPr>
        </w:pPrChange>
      </w:pPr>
      <w:ins w:id="2006" w:author="Alan Hawse" w:date="2017-06-18T12:37:00Z">
        <w:r>
          <w:t>The WICED device attached to your network with name “wwep.ww101.cypress.com”</w:t>
        </w:r>
      </w:ins>
      <w:ins w:id="2007" w:author="Alan Hawse" w:date="2017-06-18T12:40:00Z">
        <w:r w:rsidR="00A2365B">
          <w:t xml:space="preserve"> and ip address 198.51.100.3</w:t>
        </w:r>
      </w:ins>
      <w:ins w:id="2008" w:author="Alan Hawse" w:date="2017-06-18T12:37:00Z">
        <w:r>
          <w:t xml:space="preserve"> is running the</w:t>
        </w:r>
      </w:ins>
      <w:ins w:id="2009" w:author="Greg Landry [2]" w:date="2017-07-13T18:30:00Z">
        <w:r w:rsidR="00502E8B">
          <w:t xml:space="preserve"> non-</w:t>
        </w:r>
      </w:ins>
      <w:ins w:id="2010" w:author="Alan Hawse" w:date="2017-06-18T12:37:00Z">
        <w:del w:id="2011" w:author="Greg Landry [2]" w:date="2017-07-13T18:30:00Z">
          <w:r w:rsidDel="00502E8B">
            <w:delText xml:space="preserve"> in</w:delText>
          </w:r>
        </w:del>
        <w:r>
          <w:t>secure version of WWEP (on port 27708) as well as the secure v</w:t>
        </w:r>
        <w:r w:rsidR="00A2365B">
          <w:t xml:space="preserve">ersion of the protocol </w:t>
        </w:r>
      </w:ins>
      <w:ins w:id="2012" w:author="Alan Hawse" w:date="2017-06-18T12:41:00Z">
        <w:r w:rsidR="00A2365B">
          <w:t>(</w:t>
        </w:r>
      </w:ins>
      <w:ins w:id="2013" w:author="Alan Hawse" w:date="2017-06-18T12:37:00Z">
        <w:r w:rsidR="00A2365B">
          <w:t xml:space="preserve">on port </w:t>
        </w:r>
        <w:r>
          <w:t>40508).  The con</w:t>
        </w:r>
        <w:r w:rsidR="00A2365B">
          <w:t>nection is secured with</w:t>
        </w:r>
        <w:r>
          <w:t xml:space="preserve"> the self</w:t>
        </w:r>
      </w:ins>
      <w:ins w:id="2014" w:author="Greg Landry [2]" w:date="2017-07-13T17:07:00Z">
        <w:r w:rsidR="00E06A40">
          <w:t>-</w:t>
        </w:r>
      </w:ins>
      <w:ins w:id="2015" w:author="Alan Hawse" w:date="2017-06-18T12:37:00Z">
        <w:del w:id="2016" w:author="Greg Landry [2]" w:date="2017-07-13T17:07:00Z">
          <w:r w:rsidDel="00E06A40">
            <w:delText xml:space="preserve"> </w:delText>
          </w:r>
        </w:del>
        <w:r>
          <w:t xml:space="preserve">signed X.509 certificates in the directory </w:t>
        </w:r>
      </w:ins>
      <w:ins w:id="2017" w:author="Alan Hawse" w:date="2017-06-18T12:39:00Z">
        <w:r>
          <w:t>“</w:t>
        </w:r>
      </w:ins>
      <w:ins w:id="2018" w:author="Alan Hawse" w:date="2017-06-18T12:41:00Z">
        <w:r w:rsidR="00A2365B">
          <w:t>ClassCerts/WWEP/</w:t>
        </w:r>
      </w:ins>
    </w:p>
    <w:p w14:paraId="171F2430" w14:textId="0E904485" w:rsidR="00FC3442" w:rsidRPr="005E303D" w:rsidDel="00E87B5F" w:rsidRDefault="00234B41" w:rsidP="00FC3442">
      <w:pPr>
        <w:rPr>
          <w:del w:id="2019" w:author="Alan Hawse" w:date="2017-06-18T12:37:00Z"/>
          <w:highlight w:val="yellow"/>
          <w:rPrChange w:id="2020" w:author="Greg Landry" w:date="2017-06-14T14:16:00Z">
            <w:rPr>
              <w:del w:id="2021" w:author="Alan Hawse" w:date="2017-06-18T12:37:00Z"/>
            </w:rPr>
          </w:rPrChange>
        </w:rPr>
      </w:pPr>
      <w:del w:id="2022" w:author="Alan Hawse" w:date="2017-06-18T12:37:00Z">
        <w:r w:rsidRPr="005E303D" w:rsidDel="00E87B5F">
          <w:rPr>
            <w:highlight w:val="yellow"/>
            <w:rPrChange w:id="2023" w:author="Greg Landry" w:date="2017-06-14T14:16:00Z">
              <w:rPr/>
            </w:rPrChange>
          </w:rPr>
          <w:delText>For this exercise you will repeat exercise 0</w:delText>
        </w:r>
        <w:r w:rsidR="00C22463" w:rsidRPr="005E303D" w:rsidDel="00E87B5F">
          <w:rPr>
            <w:highlight w:val="yellow"/>
            <w:rPrChange w:id="2024" w:author="Greg Landry" w:date="2017-06-14T14:16:00Z">
              <w:rPr/>
            </w:rPrChange>
          </w:rPr>
          <w:delText>2</w:delText>
        </w:r>
        <w:r w:rsidRPr="005E303D" w:rsidDel="00E87B5F">
          <w:rPr>
            <w:highlight w:val="yellow"/>
            <w:rPrChange w:id="2025" w:author="Greg Landry" w:date="2017-06-14T14:16:00Z">
              <w:rPr/>
            </w:rPrChange>
          </w:rPr>
          <w:delText xml:space="preserve"> to manually create your own packets instead of relying on the stream functions. Follow all of the steps from exercise 0</w:delText>
        </w:r>
        <w:r w:rsidR="00C22463" w:rsidRPr="005E303D" w:rsidDel="00E87B5F">
          <w:rPr>
            <w:highlight w:val="yellow"/>
            <w:rPrChange w:id="2026" w:author="Greg Landry" w:date="2017-06-14T14:16:00Z">
              <w:rPr/>
            </w:rPrChange>
          </w:rPr>
          <w:delText>2</w:delText>
        </w:r>
        <w:r w:rsidR="005D7442" w:rsidRPr="005E303D" w:rsidDel="00E87B5F">
          <w:rPr>
            <w:highlight w:val="yellow"/>
            <w:rPrChange w:id="2027" w:author="Greg Landry" w:date="2017-06-14T14:16:00Z">
              <w:rPr/>
            </w:rPrChange>
          </w:rPr>
          <w:delText xml:space="preserve"> to set up the exercise, initialize your network connect, and create a socket. Then, for transferring data to the server, instead of creating a stream, use the following steps:</w:delText>
        </w:r>
      </w:del>
    </w:p>
    <w:p w14:paraId="55B1B9C5" w14:textId="730F56A5" w:rsidR="005D7442" w:rsidRPr="005E303D" w:rsidDel="00E87B5F" w:rsidRDefault="00C22463" w:rsidP="005D7442">
      <w:pPr>
        <w:pStyle w:val="ListParagraph"/>
        <w:numPr>
          <w:ilvl w:val="0"/>
          <w:numId w:val="29"/>
        </w:numPr>
        <w:rPr>
          <w:del w:id="2028" w:author="Alan Hawse" w:date="2017-06-18T12:37:00Z"/>
          <w:highlight w:val="yellow"/>
          <w:rPrChange w:id="2029" w:author="Greg Landry" w:date="2017-06-14T14:16:00Z">
            <w:rPr>
              <w:del w:id="2030" w:author="Alan Hawse" w:date="2017-06-18T12:37:00Z"/>
            </w:rPr>
          </w:rPrChange>
        </w:rPr>
      </w:pPr>
      <w:del w:id="2031" w:author="Alan Hawse" w:date="2017-06-18T12:37:00Z">
        <w:r w:rsidRPr="005E303D" w:rsidDel="00E87B5F">
          <w:rPr>
            <w:highlight w:val="yellow"/>
            <w:rPrChange w:id="2032" w:author="Greg Landry" w:date="2017-06-14T14:16:00Z">
              <w:rPr/>
            </w:rPrChange>
          </w:rPr>
          <w:delText>Create a transmit p</w:delText>
        </w:r>
        <w:r w:rsidR="00DA6776" w:rsidRPr="005E303D" w:rsidDel="00E87B5F">
          <w:rPr>
            <w:highlight w:val="yellow"/>
            <w:rPrChange w:id="2033" w:author="Greg Landry" w:date="2017-06-14T14:16:00Z">
              <w:rPr/>
            </w:rPrChange>
          </w:rPr>
          <w:delText>acket with</w:delText>
        </w:r>
        <w:r w:rsidR="00876181" w:rsidRPr="005E303D" w:rsidDel="00E87B5F">
          <w:rPr>
            <w:highlight w:val="yellow"/>
            <w:rPrChange w:id="2034" w:author="Greg Landry" w:date="2017-06-14T14:16:00Z">
              <w:rPr/>
            </w:rPrChange>
          </w:rPr>
          <w:delText xml:space="preserve"> </w:delText>
        </w:r>
        <w:r w:rsidR="00DA6776" w:rsidRPr="005E303D" w:rsidDel="00E87B5F">
          <w:rPr>
            <w:highlight w:val="yellow"/>
            <w:rPrChange w:id="2035" w:author="Greg Landry" w:date="2017-06-14T14:16:00Z">
              <w:rPr/>
            </w:rPrChange>
          </w:rPr>
          <w:delText>11</w:delText>
        </w:r>
        <w:r w:rsidR="005D7442" w:rsidRPr="005E303D" w:rsidDel="00E87B5F">
          <w:rPr>
            <w:highlight w:val="yellow"/>
            <w:rPrChange w:id="2036" w:author="Greg Landry" w:date="2017-06-14T14:16:00Z">
              <w:rPr/>
            </w:rPrChange>
          </w:rPr>
          <w:delText xml:space="preserve"> bytes:</w:delText>
        </w:r>
      </w:del>
    </w:p>
    <w:p w14:paraId="57B3B5EA" w14:textId="63DA6166" w:rsidR="005D7442" w:rsidRPr="005E303D" w:rsidDel="00E87B5F" w:rsidRDefault="005D7442" w:rsidP="005D7442">
      <w:pPr>
        <w:pStyle w:val="ListParagraph"/>
        <w:numPr>
          <w:ilvl w:val="1"/>
          <w:numId w:val="29"/>
        </w:numPr>
        <w:rPr>
          <w:del w:id="2037" w:author="Alan Hawse" w:date="2017-06-18T12:37:00Z"/>
          <w:highlight w:val="yellow"/>
          <w:rPrChange w:id="2038" w:author="Greg Landry" w:date="2017-06-14T14:16:00Z">
            <w:rPr>
              <w:del w:id="2039" w:author="Alan Hawse" w:date="2017-06-18T12:37:00Z"/>
            </w:rPr>
          </w:rPrChange>
        </w:rPr>
      </w:pPr>
      <w:del w:id="2040" w:author="Alan Hawse" w:date="2017-06-18T12:37:00Z">
        <w:r w:rsidRPr="005E303D" w:rsidDel="00E87B5F">
          <w:rPr>
            <w:highlight w:val="yellow"/>
            <w:rPrChange w:id="2041" w:author="Greg Landry" w:date="2017-06-14T14:16:00Z">
              <w:rPr/>
            </w:rPrChange>
          </w:rPr>
          <w:delText>‘W’ (the write command)</w:delText>
        </w:r>
      </w:del>
    </w:p>
    <w:p w14:paraId="4A8CF71B" w14:textId="21A33910" w:rsidR="005D7442" w:rsidRPr="005E303D" w:rsidDel="00E87B5F" w:rsidRDefault="005D7442" w:rsidP="005D7442">
      <w:pPr>
        <w:pStyle w:val="ListParagraph"/>
        <w:numPr>
          <w:ilvl w:val="1"/>
          <w:numId w:val="29"/>
        </w:numPr>
        <w:rPr>
          <w:del w:id="2042" w:author="Alan Hawse" w:date="2017-06-18T12:37:00Z"/>
          <w:highlight w:val="yellow"/>
          <w:rPrChange w:id="2043" w:author="Greg Landry" w:date="2017-06-14T14:16:00Z">
            <w:rPr>
              <w:del w:id="2044" w:author="Alan Hawse" w:date="2017-06-18T12:37:00Z"/>
            </w:rPr>
          </w:rPrChange>
        </w:rPr>
      </w:pPr>
      <w:del w:id="2045" w:author="Alan Hawse" w:date="2017-06-18T12:37:00Z">
        <w:r w:rsidRPr="005E303D" w:rsidDel="00E87B5F">
          <w:rPr>
            <w:highlight w:val="yellow"/>
            <w:rPrChange w:id="2046" w:author="Greg Landry" w:date="2017-06-14T14:16:00Z">
              <w:rPr/>
            </w:rPrChange>
          </w:rPr>
          <w:delText>4-bytes of the hex encoded ASCII characters for your device ID</w:delText>
        </w:r>
      </w:del>
    </w:p>
    <w:p w14:paraId="5760E5B1" w14:textId="2A120530" w:rsidR="005D7442" w:rsidRPr="005E303D" w:rsidDel="00E87B5F" w:rsidRDefault="005D7442" w:rsidP="005D7442">
      <w:pPr>
        <w:pStyle w:val="ListParagraph"/>
        <w:numPr>
          <w:ilvl w:val="1"/>
          <w:numId w:val="29"/>
        </w:numPr>
        <w:rPr>
          <w:del w:id="2047" w:author="Alan Hawse" w:date="2017-06-18T12:37:00Z"/>
          <w:highlight w:val="yellow"/>
          <w:rPrChange w:id="2048" w:author="Greg Landry" w:date="2017-06-14T14:16:00Z">
            <w:rPr>
              <w:del w:id="2049" w:author="Alan Hawse" w:date="2017-06-18T12:37:00Z"/>
            </w:rPr>
          </w:rPrChange>
        </w:rPr>
      </w:pPr>
      <w:del w:id="2050" w:author="Alan Hawse" w:date="2017-06-18T12:37:00Z">
        <w:r w:rsidRPr="005E303D" w:rsidDel="00E87B5F">
          <w:rPr>
            <w:highlight w:val="yellow"/>
            <w:rPrChange w:id="2051" w:author="Greg Landry" w:date="2017-06-14T14:16:00Z">
              <w:rPr/>
            </w:rPrChange>
          </w:rPr>
          <w:delText>‘05’ – the two ASCII characters representing the register number of the LED characteristic</w:delText>
        </w:r>
      </w:del>
    </w:p>
    <w:p w14:paraId="2AED2714" w14:textId="78C4C4E6" w:rsidR="005D7442" w:rsidRPr="005E303D" w:rsidDel="00E87B5F" w:rsidRDefault="005D7442" w:rsidP="005D7442">
      <w:pPr>
        <w:pStyle w:val="ListParagraph"/>
        <w:numPr>
          <w:ilvl w:val="1"/>
          <w:numId w:val="29"/>
        </w:numPr>
        <w:rPr>
          <w:del w:id="2052" w:author="Alan Hawse" w:date="2017-06-18T12:37:00Z"/>
          <w:highlight w:val="yellow"/>
          <w:rPrChange w:id="2053" w:author="Greg Landry" w:date="2017-06-14T14:16:00Z">
            <w:rPr>
              <w:del w:id="2054" w:author="Alan Hawse" w:date="2017-06-18T12:37:00Z"/>
            </w:rPr>
          </w:rPrChange>
        </w:rPr>
      </w:pPr>
      <w:del w:id="2055" w:author="Alan Hawse" w:date="2017-06-18T12:37:00Z">
        <w:r w:rsidRPr="005E303D" w:rsidDel="00E87B5F">
          <w:rPr>
            <w:highlight w:val="yellow"/>
            <w:rPrChange w:id="2056" w:author="Greg Landry" w:date="2017-06-14T14:16:00Z">
              <w:rPr/>
            </w:rPrChange>
          </w:rPr>
          <w:delText>‘0000’ or ‘0001’ – the 4 ASCII characters representing “OFF” and “ON”</w:delText>
        </w:r>
      </w:del>
    </w:p>
    <w:p w14:paraId="63F0685E" w14:textId="2219D443" w:rsidR="005D7442" w:rsidRPr="005E303D" w:rsidDel="00E87B5F" w:rsidRDefault="005D7442" w:rsidP="005D7442">
      <w:pPr>
        <w:pStyle w:val="ListParagraph"/>
        <w:numPr>
          <w:ilvl w:val="1"/>
          <w:numId w:val="29"/>
        </w:numPr>
        <w:rPr>
          <w:del w:id="2057" w:author="Alan Hawse" w:date="2017-06-18T12:37:00Z"/>
          <w:highlight w:val="yellow"/>
          <w:rPrChange w:id="2058" w:author="Greg Landry" w:date="2017-06-14T14:16:00Z">
            <w:rPr>
              <w:del w:id="2059" w:author="Alan Hawse" w:date="2017-06-18T12:37:00Z"/>
            </w:rPr>
          </w:rPrChange>
        </w:rPr>
      </w:pPr>
      <w:del w:id="2060" w:author="Alan Hawse" w:date="2017-06-18T12:37:00Z">
        <w:r w:rsidRPr="005E303D" w:rsidDel="00E87B5F">
          <w:rPr>
            <w:highlight w:val="yellow"/>
            <w:rPrChange w:id="2061" w:author="Greg Landry" w:date="2017-06-14T14:16:00Z">
              <w:rPr/>
            </w:rPrChange>
          </w:rPr>
          <w:delText xml:space="preserve">Hint: use the </w:delText>
        </w:r>
        <w:r w:rsidRPr="005E303D" w:rsidDel="00E87B5F">
          <w:rPr>
            <w:i/>
            <w:highlight w:val="yellow"/>
            <w:rPrChange w:id="2062" w:author="Greg Landry" w:date="2017-06-14T14:16:00Z">
              <w:rPr>
                <w:i/>
              </w:rPr>
            </w:rPrChange>
          </w:rPr>
          <w:delText>sprint()</w:delText>
        </w:r>
        <w:r w:rsidRPr="005E303D" w:rsidDel="00E87B5F">
          <w:rPr>
            <w:highlight w:val="yellow"/>
            <w:rPrChange w:id="2063" w:author="Greg Landry" w:date="2017-06-14T14:16:00Z">
              <w:rPr/>
            </w:rPrChange>
          </w:rPr>
          <w:delText xml:space="preserve"> function to format the message</w:delText>
        </w:r>
      </w:del>
    </w:p>
    <w:p w14:paraId="0A7D18DB" w14:textId="3BDBED45" w:rsidR="000E1E21" w:rsidRPr="005E303D" w:rsidDel="00E87B5F" w:rsidRDefault="00C22463" w:rsidP="000E1E21">
      <w:pPr>
        <w:pStyle w:val="ListParagraph"/>
        <w:numPr>
          <w:ilvl w:val="0"/>
          <w:numId w:val="29"/>
        </w:numPr>
        <w:rPr>
          <w:del w:id="2064" w:author="Alan Hawse" w:date="2017-06-18T12:37:00Z"/>
          <w:highlight w:val="yellow"/>
          <w:rPrChange w:id="2065" w:author="Greg Landry" w:date="2017-06-14T14:16:00Z">
            <w:rPr>
              <w:del w:id="2066" w:author="Alan Hawse" w:date="2017-06-18T12:37:00Z"/>
            </w:rPr>
          </w:rPrChange>
        </w:rPr>
      </w:pPr>
      <w:del w:id="2067" w:author="Alan Hawse" w:date="2017-06-18T12:37:00Z">
        <w:r w:rsidRPr="005E303D" w:rsidDel="00E87B5F">
          <w:rPr>
            <w:highlight w:val="yellow"/>
            <w:rPrChange w:id="2068" w:author="Greg Landry" w:date="2017-06-14T14:16:00Z">
              <w:rPr/>
            </w:rPrChange>
          </w:rPr>
          <w:delText>Send the packet to the s</w:delText>
        </w:r>
        <w:r w:rsidR="000E1E21" w:rsidRPr="005E303D" w:rsidDel="00E87B5F">
          <w:rPr>
            <w:highlight w:val="yellow"/>
            <w:rPrChange w:id="2069" w:author="Greg Landry" w:date="2017-06-14T14:16:00Z">
              <w:rPr/>
            </w:rPrChange>
          </w:rPr>
          <w:delText>ocket</w:delText>
        </w:r>
      </w:del>
    </w:p>
    <w:p w14:paraId="7C2F4FA7" w14:textId="659C1E75" w:rsidR="000E1E21" w:rsidRPr="005E303D" w:rsidDel="00E87B5F" w:rsidRDefault="00C22463" w:rsidP="000E1E21">
      <w:pPr>
        <w:pStyle w:val="ListParagraph"/>
        <w:numPr>
          <w:ilvl w:val="0"/>
          <w:numId w:val="29"/>
        </w:numPr>
        <w:rPr>
          <w:del w:id="2070" w:author="Alan Hawse" w:date="2017-06-18T12:37:00Z"/>
          <w:highlight w:val="yellow"/>
          <w:rPrChange w:id="2071" w:author="Greg Landry" w:date="2017-06-14T14:16:00Z">
            <w:rPr>
              <w:del w:id="2072" w:author="Alan Hawse" w:date="2017-06-18T12:37:00Z"/>
            </w:rPr>
          </w:rPrChange>
        </w:rPr>
      </w:pPr>
      <w:del w:id="2073" w:author="Alan Hawse" w:date="2017-06-18T12:37:00Z">
        <w:r w:rsidRPr="005E303D" w:rsidDel="00E87B5F">
          <w:rPr>
            <w:highlight w:val="yellow"/>
            <w:rPrChange w:id="2074" w:author="Greg Landry" w:date="2017-06-14T14:16:00Z">
              <w:rPr/>
            </w:rPrChange>
          </w:rPr>
          <w:delText>Delete the transmit p</w:delText>
        </w:r>
        <w:r w:rsidR="000E1E21" w:rsidRPr="005E303D" w:rsidDel="00E87B5F">
          <w:rPr>
            <w:highlight w:val="yellow"/>
            <w:rPrChange w:id="2075" w:author="Greg Landry" w:date="2017-06-14T14:16:00Z">
              <w:rPr/>
            </w:rPrChange>
          </w:rPr>
          <w:delText>acket</w:delText>
        </w:r>
      </w:del>
    </w:p>
    <w:p w14:paraId="4AE28FD0" w14:textId="67DE564C" w:rsidR="00D50BF8" w:rsidRPr="005E303D" w:rsidDel="00E87B5F" w:rsidRDefault="00D50BF8" w:rsidP="000E1E21">
      <w:pPr>
        <w:pStyle w:val="ListParagraph"/>
        <w:numPr>
          <w:ilvl w:val="0"/>
          <w:numId w:val="29"/>
        </w:numPr>
        <w:rPr>
          <w:del w:id="2076" w:author="Alan Hawse" w:date="2017-06-18T12:37:00Z"/>
          <w:highlight w:val="yellow"/>
          <w:rPrChange w:id="2077" w:author="Greg Landry" w:date="2017-06-14T14:16:00Z">
            <w:rPr>
              <w:del w:id="2078" w:author="Alan Hawse" w:date="2017-06-18T12:37:00Z"/>
            </w:rPr>
          </w:rPrChange>
        </w:rPr>
      </w:pPr>
      <w:del w:id="2079" w:author="Alan Hawse" w:date="2017-06-18T12:37:00Z">
        <w:r w:rsidRPr="005E303D" w:rsidDel="00E87B5F">
          <w:rPr>
            <w:highlight w:val="yellow"/>
            <w:rPrChange w:id="2080" w:author="Greg Landry" w:date="2017-06-14T14:16:00Z">
              <w:rPr/>
            </w:rPrChange>
          </w:rPr>
          <w:delText>Read data back from the server</w:delText>
        </w:r>
      </w:del>
    </w:p>
    <w:p w14:paraId="33B15055" w14:textId="58D3E181" w:rsidR="00C22463" w:rsidRPr="005E303D" w:rsidDel="00E87B5F" w:rsidRDefault="00D50BF8" w:rsidP="00D50BF8">
      <w:pPr>
        <w:pStyle w:val="ListParagraph"/>
        <w:numPr>
          <w:ilvl w:val="1"/>
          <w:numId w:val="29"/>
        </w:numPr>
        <w:rPr>
          <w:del w:id="2081" w:author="Alan Hawse" w:date="2017-06-18T12:37:00Z"/>
          <w:highlight w:val="yellow"/>
          <w:rPrChange w:id="2082" w:author="Greg Landry" w:date="2017-06-14T14:16:00Z">
            <w:rPr>
              <w:del w:id="2083" w:author="Alan Hawse" w:date="2017-06-18T12:37:00Z"/>
            </w:rPr>
          </w:rPrChange>
        </w:rPr>
      </w:pPr>
      <w:del w:id="2084" w:author="Alan Hawse" w:date="2017-06-18T12:37:00Z">
        <w:r w:rsidRPr="005E303D" w:rsidDel="00E87B5F">
          <w:rPr>
            <w:highlight w:val="yellow"/>
            <w:rPrChange w:id="2085" w:author="Greg Landry" w:date="2017-06-14T14:16:00Z">
              <w:rPr/>
            </w:rPrChange>
          </w:rPr>
          <w:delText>Hint: use</w:delText>
        </w:r>
        <w:r w:rsidR="00C22463" w:rsidRPr="005E303D" w:rsidDel="00E87B5F">
          <w:rPr>
            <w:highlight w:val="yellow"/>
            <w:rPrChange w:id="2086" w:author="Greg Landry" w:date="2017-06-14T14:16:00Z">
              <w:rPr/>
            </w:rPrChange>
          </w:rPr>
          <w:delText xml:space="preserve"> </w:delText>
        </w:r>
        <w:r w:rsidRPr="005E303D" w:rsidDel="00E87B5F">
          <w:rPr>
            <w:highlight w:val="yellow"/>
            <w:rPrChange w:id="2087" w:author="Greg Landry" w:date="2017-06-14T14:16:00Z">
              <w:rPr/>
            </w:rPrChange>
          </w:rPr>
          <w:delText>wiced_tcp_receive() and wic</w:delText>
        </w:r>
        <w:r w:rsidR="00C22463" w:rsidRPr="005E303D" w:rsidDel="00E87B5F">
          <w:rPr>
            <w:highlight w:val="yellow"/>
            <w:rPrChange w:id="2088" w:author="Greg Landry" w:date="2017-06-14T14:16:00Z">
              <w:rPr/>
            </w:rPrChange>
          </w:rPr>
          <w:delText>ed_packet_get_data</w:delText>
        </w:r>
        <w:r w:rsidRPr="005E303D" w:rsidDel="00E87B5F">
          <w:rPr>
            <w:highlight w:val="yellow"/>
            <w:rPrChange w:id="2089" w:author="Greg Landry" w:date="2017-06-14T14:16:00Z">
              <w:rPr/>
            </w:rPrChange>
          </w:rPr>
          <w:delText>()</w:delText>
        </w:r>
      </w:del>
    </w:p>
    <w:p w14:paraId="06D9DE8B" w14:textId="5BB5AB06" w:rsidR="00C22463" w:rsidRPr="005E303D" w:rsidDel="00E87B5F" w:rsidRDefault="00F5797D" w:rsidP="000E1E21">
      <w:pPr>
        <w:pStyle w:val="ListParagraph"/>
        <w:numPr>
          <w:ilvl w:val="0"/>
          <w:numId w:val="29"/>
        </w:numPr>
        <w:rPr>
          <w:del w:id="2090" w:author="Alan Hawse" w:date="2017-06-18T12:37:00Z"/>
          <w:highlight w:val="yellow"/>
          <w:rPrChange w:id="2091" w:author="Greg Landry" w:date="2017-06-14T14:16:00Z">
            <w:rPr>
              <w:del w:id="2092" w:author="Alan Hawse" w:date="2017-06-18T12:37:00Z"/>
            </w:rPr>
          </w:rPrChange>
        </w:rPr>
      </w:pPr>
      <w:del w:id="2093" w:author="Alan Hawse" w:date="2017-06-18T12:37:00Z">
        <w:r w:rsidRPr="005E303D" w:rsidDel="00E87B5F">
          <w:rPr>
            <w:highlight w:val="yellow"/>
            <w:rPrChange w:id="2094" w:author="Greg Landry" w:date="2017-06-14T14:16:00Z">
              <w:rPr/>
            </w:rPrChange>
          </w:rPr>
          <w:delText>Print</w:delText>
        </w:r>
        <w:r w:rsidR="00C22463" w:rsidRPr="005E303D" w:rsidDel="00E87B5F">
          <w:rPr>
            <w:highlight w:val="yellow"/>
            <w:rPrChange w:id="2095" w:author="Greg Landry" w:date="2017-06-14T14:16:00Z">
              <w:rPr/>
            </w:rPrChange>
          </w:rPr>
          <w:delText xml:space="preserve"> the received data to the terminal.</w:delText>
        </w:r>
      </w:del>
    </w:p>
    <w:p w14:paraId="3463ADE9" w14:textId="31B05A7F" w:rsidR="00C22463" w:rsidRPr="005E303D" w:rsidDel="00E87B5F" w:rsidRDefault="00C22463" w:rsidP="000E1E21">
      <w:pPr>
        <w:pStyle w:val="ListParagraph"/>
        <w:numPr>
          <w:ilvl w:val="0"/>
          <w:numId w:val="29"/>
        </w:numPr>
        <w:rPr>
          <w:del w:id="2096" w:author="Alan Hawse" w:date="2017-06-18T12:37:00Z"/>
          <w:highlight w:val="yellow"/>
          <w:rPrChange w:id="2097" w:author="Greg Landry" w:date="2017-06-14T14:16:00Z">
            <w:rPr>
              <w:del w:id="2098" w:author="Alan Hawse" w:date="2017-06-18T12:37:00Z"/>
            </w:rPr>
          </w:rPrChange>
        </w:rPr>
      </w:pPr>
      <w:del w:id="2099" w:author="Alan Hawse" w:date="2017-06-18T12:37:00Z">
        <w:r w:rsidRPr="005E303D" w:rsidDel="00E87B5F">
          <w:rPr>
            <w:highlight w:val="yellow"/>
            <w:rPrChange w:id="2100" w:author="Greg Landry" w:date="2017-06-14T14:16:00Z">
              <w:rPr/>
            </w:rPrChange>
          </w:rPr>
          <w:delText>Delete the receive packet</w:delText>
        </w:r>
      </w:del>
    </w:p>
    <w:p w14:paraId="57443CA2" w14:textId="099D7775" w:rsidR="000E1E21" w:rsidRPr="005E303D" w:rsidDel="00E87B5F" w:rsidRDefault="000E1E21" w:rsidP="000E1E21">
      <w:pPr>
        <w:pStyle w:val="ListParagraph"/>
        <w:numPr>
          <w:ilvl w:val="0"/>
          <w:numId w:val="29"/>
        </w:numPr>
        <w:rPr>
          <w:del w:id="2101" w:author="Alan Hawse" w:date="2017-06-18T12:37:00Z"/>
          <w:highlight w:val="yellow"/>
          <w:rPrChange w:id="2102" w:author="Greg Landry" w:date="2017-06-14T14:16:00Z">
            <w:rPr>
              <w:del w:id="2103" w:author="Alan Hawse" w:date="2017-06-18T12:37:00Z"/>
            </w:rPr>
          </w:rPrChange>
        </w:rPr>
      </w:pPr>
      <w:del w:id="2104" w:author="Alan Hawse" w:date="2017-06-18T12:37:00Z">
        <w:r w:rsidRPr="005E303D" w:rsidDel="00E87B5F">
          <w:rPr>
            <w:highlight w:val="yellow"/>
            <w:rPrChange w:id="2105" w:author="Greg Landry" w:date="2017-06-14T14:16:00Z">
              <w:rPr/>
            </w:rPrChange>
          </w:rPr>
          <w:delText>Delete the Socket</w:delText>
        </w:r>
      </w:del>
    </w:p>
    <w:p w14:paraId="22FECAB3" w14:textId="0978A0D5" w:rsidR="00647AAA" w:rsidRPr="00FC3442" w:rsidDel="00E87B5F" w:rsidRDefault="00647AAA" w:rsidP="00982781">
      <w:pPr>
        <w:pStyle w:val="ListParagraph"/>
        <w:numPr>
          <w:ilvl w:val="0"/>
          <w:numId w:val="29"/>
        </w:numPr>
        <w:rPr>
          <w:del w:id="2106" w:author="Alan Hawse" w:date="2017-06-18T12:37:00Z"/>
        </w:rPr>
      </w:pPr>
      <w:del w:id="2107" w:author="Alan Hawse" w:date="2017-06-18T12:37:00Z">
        <w:r w:rsidRPr="005E303D" w:rsidDel="00E87B5F">
          <w:rPr>
            <w:highlight w:val="yellow"/>
            <w:rPrChange w:id="2108" w:author="Greg Landry" w:date="2017-06-14T14:16:00Z">
              <w:rPr/>
            </w:rPrChange>
          </w:rPr>
          <w:delText>Go look at the console of the class WWEP server and make sure that your transactions happened.</w:delText>
        </w:r>
      </w:del>
    </w:p>
    <w:p w14:paraId="6F0C3210" w14:textId="19EE1B64" w:rsidR="008A3835" w:rsidRDefault="00FC3442" w:rsidP="00660208">
      <w:pPr>
        <w:pStyle w:val="Heading3"/>
      </w:pPr>
      <w:del w:id="2109" w:author="Alan Hawse" w:date="2017-06-18T12:37:00Z">
        <w:r w:rsidDel="00E87B5F">
          <w:delText xml:space="preserve"> </w:delText>
        </w:r>
      </w:del>
      <w:r w:rsidR="003676ED">
        <w:t xml:space="preserve">(Advanced) </w:t>
      </w:r>
      <w:r w:rsidR="008A3835">
        <w:t>0</w:t>
      </w:r>
      <w:r w:rsidR="00AE51CE">
        <w:t>4</w:t>
      </w:r>
      <w:r w:rsidR="008A3835">
        <w:t xml:space="preserve"> Implement the server side of the </w:t>
      </w:r>
      <w:ins w:id="2110" w:author="Greg Landry" w:date="2017-06-03T09:41:00Z">
        <w:del w:id="2111" w:author="Greg Landry [2]" w:date="2017-07-13T18:31:00Z">
          <w:r w:rsidR="000331EA" w:rsidDel="00502E8B">
            <w:delText>u</w:delText>
          </w:r>
        </w:del>
      </w:ins>
      <w:ins w:id="2112" w:author="Greg Landry [2]" w:date="2017-07-13T18:31:00Z">
        <w:r w:rsidR="00502E8B">
          <w:t>non-</w:t>
        </w:r>
      </w:ins>
      <w:del w:id="2113" w:author="Greg Landry" w:date="2017-06-03T09:41:00Z">
        <w:r w:rsidR="008A3835" w:rsidDel="000331EA">
          <w:delText>i</w:delText>
        </w:r>
      </w:del>
      <w:del w:id="2114" w:author="Greg Landry [2]" w:date="2017-07-13T18:31:00Z">
        <w:r w:rsidR="008A3835" w:rsidDel="00502E8B">
          <w:delText>n</w:delText>
        </w:r>
      </w:del>
      <w:r w:rsidR="008A3835">
        <w:t xml:space="preserve">secure </w:t>
      </w:r>
      <w:r w:rsidR="00C2525D">
        <w:t xml:space="preserve">WWEP </w:t>
      </w:r>
      <w:r w:rsidR="008A3835">
        <w:t>protocol</w:t>
      </w:r>
      <w:r w:rsidR="00DB3E96">
        <w:t xml:space="preserve"> that can handle one connection at a time</w:t>
      </w:r>
      <w:del w:id="2115" w:author="Greg Landry" w:date="2017-06-14T14:15:00Z">
        <w:r w:rsidR="00DB3E96" w:rsidDel="005E303D">
          <w:delText xml:space="preserve"> (using </w:delText>
        </w:r>
        <w:r w:rsidR="006B1C95" w:rsidDel="005E303D">
          <w:delText>TCP</w:delText>
        </w:r>
        <w:r w:rsidR="00E2796A" w:rsidDel="005E303D">
          <w:delText xml:space="preserve"> </w:delText>
        </w:r>
        <w:r w:rsidR="00DB3E96" w:rsidDel="005E303D">
          <w:delText>packet reads)</w:delText>
        </w:r>
      </w:del>
    </w:p>
    <w:p w14:paraId="2D668A33" w14:textId="51D09B32" w:rsidR="0067507E" w:rsidRPr="00E06A40" w:rsidRDefault="0067507E" w:rsidP="00A91B39">
      <w:r w:rsidRPr="00E06A40">
        <w:t>Hint: Look at the documentation in the TCP server comms section of the API guide.</w:t>
      </w:r>
    </w:p>
    <w:p w14:paraId="3F3D5A91" w14:textId="526009A9" w:rsidR="00BD4CF6" w:rsidRPr="00E06A40" w:rsidRDefault="00BD4CF6" w:rsidP="00A91B39">
      <w:r w:rsidRPr="00E06A40">
        <w:t>Hint: use a linked list for the database so that it will start out with no entries and will then grow as data is stored.</w:t>
      </w:r>
    </w:p>
    <w:p w14:paraId="19AE64DC" w14:textId="591E9370" w:rsidR="00BD4CF6" w:rsidRDefault="00BD4CF6" w:rsidP="00A91B39">
      <w:r w:rsidRPr="00E06A40">
        <w:t xml:space="preserve">Hint: The WICED library has a linked list utility that can be found </w:t>
      </w:r>
      <w:r w:rsidR="00910CE6" w:rsidRPr="00E06A40">
        <w:t>in the libraries/utilities directory.  You can simply include it using #include “linked_list.h” which also provide the API documentation.</w:t>
      </w:r>
    </w:p>
    <w:p w14:paraId="78558F48" w14:textId="27DF92C5" w:rsidR="00DB3E96" w:rsidRDefault="00AE51CE" w:rsidP="0026316E">
      <w:pPr>
        <w:pStyle w:val="Heading3"/>
      </w:pPr>
      <w:r>
        <w:t>(Advanced) 05</w:t>
      </w:r>
      <w:r w:rsidR="00DB3E96">
        <w:t xml:space="preserve"> Implement the server side of the</w:t>
      </w:r>
      <w:ins w:id="2116" w:author="Greg Landry" w:date="2017-06-14T14:14:00Z">
        <w:r w:rsidR="005E303D">
          <w:t xml:space="preserve"> s</w:t>
        </w:r>
      </w:ins>
      <w:del w:id="2117" w:author="Greg Landry" w:date="2017-06-14T14:14:00Z">
        <w:r w:rsidR="00DB3E96" w:rsidDel="005E303D">
          <w:delText xml:space="preserve"> </w:delText>
        </w:r>
      </w:del>
      <w:del w:id="2118" w:author="Greg Landry" w:date="2017-06-03T09:41:00Z">
        <w:r w:rsidR="00DB3E96" w:rsidDel="000331EA">
          <w:delText>i</w:delText>
        </w:r>
      </w:del>
      <w:del w:id="2119" w:author="Greg Landry" w:date="2017-06-14T14:14:00Z">
        <w:r w:rsidR="00DB3E96" w:rsidDel="005E303D">
          <w:delText>ns</w:delText>
        </w:r>
      </w:del>
      <w:r w:rsidR="00DB3E96">
        <w:t>ecure W</w:t>
      </w:r>
      <w:r w:rsidR="00C2525D">
        <w:t>W</w:t>
      </w:r>
      <w:r w:rsidR="00DB3E96">
        <w:t>EP protocol</w:t>
      </w:r>
      <w:del w:id="2120" w:author="Greg Landry" w:date="2017-06-14T14:15:00Z">
        <w:r w:rsidR="00DB3E96" w:rsidDel="005E303D">
          <w:delText xml:space="preserve"> that can handle one connection at a time (using </w:delText>
        </w:r>
        <w:r w:rsidR="006B1C95" w:rsidDel="005E303D">
          <w:delText>TCP</w:delText>
        </w:r>
        <w:r w:rsidR="00DB3E96" w:rsidDel="005E303D">
          <w:delText xml:space="preserve"> callbacks)</w:delText>
        </w:r>
      </w:del>
    </w:p>
    <w:p w14:paraId="37213BAA" w14:textId="4B172789" w:rsidR="006B1C95" w:rsidRPr="00321B8A" w:rsidDel="00E06A40" w:rsidRDefault="006B1C95">
      <w:pPr>
        <w:pStyle w:val="Heading3"/>
        <w:rPr>
          <w:del w:id="2121" w:author="Greg Landry [2]" w:date="2017-07-13T17:09:00Z"/>
          <w:rPrChange w:id="2122" w:author="Greg Landry [2]" w:date="2017-07-13T19:12:00Z">
            <w:rPr>
              <w:del w:id="2123" w:author="Greg Landry [2]" w:date="2017-07-13T17:09:00Z"/>
            </w:rPr>
          </w:rPrChange>
        </w:rPr>
        <w:pPrChange w:id="2124" w:author="Greg Landry [2]" w:date="2017-07-13T17:10:00Z">
          <w:pPr>
            <w:keepNext/>
          </w:pPr>
        </w:pPrChange>
      </w:pPr>
      <w:del w:id="2125" w:author="Greg Landry [2]" w:date="2017-07-13T17:09:00Z">
        <w:r w:rsidRPr="00321B8A" w:rsidDel="00E06A40">
          <w:rPr>
            <w:rPrChange w:id="2126" w:author="Greg Landry [2]" w:date="2017-07-13T19:12:00Z">
              <w:rPr/>
            </w:rPrChange>
          </w:rPr>
          <w:delText xml:space="preserve">Hint: </w:delText>
        </w:r>
        <w:r w:rsidR="0067507E" w:rsidRPr="00321B8A" w:rsidDel="00E06A40">
          <w:rPr>
            <w:rPrChange w:id="2127" w:author="Greg Landry [2]" w:date="2017-07-13T19:12:00Z">
              <w:rPr/>
            </w:rPrChange>
          </w:rPr>
          <w:delText>Look at the function wiced_tcp_register_callbacks. You will need callback functions for a socket connection, for new data received from the client, and for a socket disconnection.</w:delText>
        </w:r>
      </w:del>
    </w:p>
    <w:p w14:paraId="228581C0" w14:textId="7AD05F17" w:rsidR="00302543" w:rsidRPr="00321B8A" w:rsidDel="00E06A40" w:rsidRDefault="00302543">
      <w:pPr>
        <w:pStyle w:val="Heading3"/>
        <w:rPr>
          <w:del w:id="2128" w:author="Greg Landry [2]" w:date="2017-07-13T17:09:00Z"/>
          <w:rPrChange w:id="2129" w:author="Greg Landry [2]" w:date="2017-07-13T19:12:00Z">
            <w:rPr>
              <w:del w:id="2130" w:author="Greg Landry [2]" w:date="2017-07-13T17:09:00Z"/>
            </w:rPr>
          </w:rPrChange>
        </w:rPr>
        <w:pPrChange w:id="2131" w:author="Greg Landry [2]" w:date="2017-07-13T17:10:00Z">
          <w:pPr>
            <w:keepNext/>
          </w:pPr>
        </w:pPrChange>
      </w:pPr>
      <w:del w:id="2132" w:author="Greg Landry [2]" w:date="2017-07-13T17:09:00Z">
        <w:r w:rsidRPr="00321B8A" w:rsidDel="00E06A40">
          <w:rPr>
            <w:rPrChange w:id="2133" w:author="Greg Landry [2]" w:date="2017-07-13T19:12:00Z">
              <w:rPr/>
            </w:rPrChange>
          </w:rPr>
          <w:delText xml:space="preserve">Hint: You may want to increase the transmit and receive buffer pool sizes </w:delText>
        </w:r>
        <w:r w:rsidR="0026316E" w:rsidRPr="00321B8A" w:rsidDel="00E06A40">
          <w:rPr>
            <w:rPrChange w:id="2134" w:author="Greg Landry [2]" w:date="2017-07-13T19:12:00Z">
              <w:rPr/>
            </w:rPrChange>
          </w:rPr>
          <w:delText xml:space="preserve">to a value of 6 </w:delText>
        </w:r>
        <w:r w:rsidRPr="00321B8A" w:rsidDel="00E06A40">
          <w:rPr>
            <w:rPrChange w:id="2135" w:author="Greg Landry [2]" w:date="2017-07-13T19:12:00Z">
              <w:rPr/>
            </w:rPrChange>
          </w:rPr>
          <w:delText>so that simultaneous connections do not result in an overflow of the buffers on the server. These are set in the file which can be found at “43xxx_Wi-Fi\</w:delText>
        </w:r>
        <w:r w:rsidR="0026316E" w:rsidRPr="00321B8A" w:rsidDel="00E06A40">
          <w:rPr>
            <w:rPrChange w:id="2136" w:author="Greg Landry [2]" w:date="2017-07-13T19:12:00Z">
              <w:rPr/>
            </w:rPrChange>
          </w:rPr>
          <w:delText xml:space="preserve"> </w:delText>
        </w:r>
        <w:r w:rsidRPr="00321B8A" w:rsidDel="00E06A40">
          <w:rPr>
            <w:rPrChange w:id="2137" w:author="Greg Landry [2]" w:date="2017-07-13T19:12:00Z">
              <w:rPr/>
            </w:rPrChange>
          </w:rPr>
          <w:delText>\platform</w:delText>
        </w:r>
        <w:r w:rsidR="0026316E" w:rsidRPr="00321B8A" w:rsidDel="00E06A40">
          <w:rPr>
            <w:rPrChange w:id="2138" w:author="Greg Landry [2]" w:date="2017-07-13T19:12:00Z">
              <w:rPr/>
            </w:rPrChange>
          </w:rPr>
          <w:delText>s</w:delText>
        </w:r>
        <w:r w:rsidRPr="00321B8A" w:rsidDel="00E06A40">
          <w:rPr>
            <w:rPrChange w:id="2139" w:author="Greg Landry [2]" w:date="2017-07-13T19:12:00Z">
              <w:rPr/>
            </w:rPrChange>
          </w:rPr>
          <w:delText>\</w:delText>
        </w:r>
        <w:r w:rsidR="0026316E" w:rsidRPr="00321B8A" w:rsidDel="00E06A40">
          <w:rPr>
            <w:rPrChange w:id="2140" w:author="Greg Landry [2]" w:date="2017-07-13T19:12:00Z">
              <w:rPr/>
            </w:rPrChange>
          </w:rPr>
          <w:delText>BCM94343W_AVN</w:delText>
        </w:r>
        <w:r w:rsidRPr="00321B8A" w:rsidDel="00E06A40">
          <w:rPr>
            <w:rPrChange w:id="2141" w:author="Greg Landry [2]" w:date="2017-07-13T19:12:00Z">
              <w:rPr/>
            </w:rPrChange>
          </w:rPr>
          <w:delText>\</w:delText>
        </w:r>
        <w:r w:rsidR="0026316E" w:rsidRPr="00321B8A" w:rsidDel="00E06A40">
          <w:rPr>
            <w:rPrChange w:id="2142" w:author="Greg Landry [2]" w:date="2017-07-13T19:12:00Z">
              <w:rPr/>
            </w:rPrChange>
          </w:rPr>
          <w:delText>BCM94343W_AVN.mk</w:delText>
        </w:r>
        <w:r w:rsidRPr="00321B8A" w:rsidDel="00E06A40">
          <w:rPr>
            <w:rPrChange w:id="2143" w:author="Greg Landry [2]" w:date="2017-07-13T19:12:00Z">
              <w:rPr/>
            </w:rPrChange>
          </w:rPr>
          <w:delText>”.</w:delText>
        </w:r>
      </w:del>
    </w:p>
    <w:p w14:paraId="2E449182" w14:textId="05B4017A" w:rsidR="00302543" w:rsidRPr="00321B8A" w:rsidDel="00E06A40" w:rsidRDefault="00302543">
      <w:pPr>
        <w:pStyle w:val="Heading3"/>
        <w:rPr>
          <w:del w:id="2144" w:author="Greg Landry [2]" w:date="2017-07-13T17:09:00Z"/>
          <w:rPrChange w:id="2145" w:author="Greg Landry [2]" w:date="2017-07-13T19:12:00Z">
            <w:rPr>
              <w:del w:id="2146" w:author="Greg Landry [2]" w:date="2017-07-13T17:09:00Z"/>
            </w:rPr>
          </w:rPrChange>
        </w:rPr>
        <w:pPrChange w:id="2147" w:author="Greg Landry [2]" w:date="2017-07-13T17:10:00Z">
          <w:pPr>
            <w:keepNext/>
          </w:pPr>
        </w:pPrChange>
      </w:pPr>
      <w:del w:id="2148" w:author="Greg Landry [2]" w:date="2017-07-13T17:09:00Z">
        <w:r w:rsidRPr="00321B8A" w:rsidDel="00E06A40">
          <w:rPr>
            <w:rPrChange w:id="2149" w:author="Greg Landry [2]" w:date="2017-07-13T19:12:00Z">
              <w:rPr/>
            </w:rPrChange>
          </w:rPr>
          <w:delText>The lines of interest are:</w:delText>
        </w:r>
      </w:del>
    </w:p>
    <w:p w14:paraId="0D68099F" w14:textId="2BAF4812" w:rsidR="0026316E" w:rsidRPr="00321B8A" w:rsidDel="00E06A40" w:rsidRDefault="0026316E">
      <w:pPr>
        <w:pStyle w:val="Heading3"/>
        <w:rPr>
          <w:del w:id="2150" w:author="Greg Landry [2]" w:date="2017-07-13T17:09:00Z"/>
          <w:rPrChange w:id="2151" w:author="Greg Landry [2]" w:date="2017-07-13T19:12:00Z">
            <w:rPr>
              <w:del w:id="2152" w:author="Greg Landry [2]" w:date="2017-07-13T17:09:00Z"/>
            </w:rPr>
          </w:rPrChange>
        </w:rPr>
        <w:pPrChange w:id="2153" w:author="Greg Landry [2]" w:date="2017-07-13T17:10:00Z">
          <w:pPr>
            <w:ind w:left="720"/>
          </w:pPr>
        </w:pPrChange>
      </w:pPr>
      <w:del w:id="2154" w:author="Greg Landry [2]" w:date="2017-07-13T17:09:00Z">
        <w:r w:rsidRPr="00321B8A" w:rsidDel="00E06A40">
          <w:rPr>
            <w:rPrChange w:id="2155" w:author="Greg Landry [2]" w:date="2017-07-13T19:12:00Z">
              <w:rPr/>
            </w:rPrChange>
          </w:rPr>
          <w:delText xml:space="preserve">GLOBAL_DEFINES += </w:delText>
        </w:r>
        <w:r w:rsidRPr="00321B8A" w:rsidDel="00E06A40">
          <w:rPr>
            <w:rPrChange w:id="2156" w:author="Greg Landry [2]" w:date="2017-07-13T19:12:00Z">
              <w:rPr/>
            </w:rPrChange>
          </w:rPr>
          <w:tab/>
          <w:delText>TX_PACKET_POOL_SIZE=2 \</w:delText>
        </w:r>
      </w:del>
    </w:p>
    <w:p w14:paraId="733729EF" w14:textId="26AD9453" w:rsidR="0026316E" w:rsidRPr="00321B8A" w:rsidDel="00E06A40" w:rsidRDefault="0026316E">
      <w:pPr>
        <w:pStyle w:val="Heading3"/>
        <w:rPr>
          <w:del w:id="2157" w:author="Greg Landry [2]" w:date="2017-07-13T17:09:00Z"/>
          <w:rPrChange w:id="2158" w:author="Greg Landry [2]" w:date="2017-07-13T19:12:00Z">
            <w:rPr>
              <w:del w:id="2159" w:author="Greg Landry [2]" w:date="2017-07-13T17:09:00Z"/>
            </w:rPr>
          </w:rPrChange>
        </w:rPr>
        <w:pPrChange w:id="2160" w:author="Greg Landry [2]" w:date="2017-07-13T17:10:00Z">
          <w:pPr>
            <w:ind w:left="720"/>
          </w:pPr>
        </w:pPrChange>
      </w:pPr>
      <w:del w:id="2161" w:author="Greg Landry [2]" w:date="2017-07-13T17:09:00Z">
        <w:r w:rsidRPr="00321B8A" w:rsidDel="00E06A40">
          <w:rPr>
            <w:rPrChange w:id="2162" w:author="Greg Landry [2]" w:date="2017-07-13T19:12:00Z">
              <w:rPr/>
            </w:rPrChange>
          </w:rPr>
          <w:delText xml:space="preserve">                  </w:delText>
        </w:r>
        <w:r w:rsidRPr="00321B8A" w:rsidDel="00E06A40">
          <w:rPr>
            <w:rPrChange w:id="2163" w:author="Greg Landry [2]" w:date="2017-07-13T19:12:00Z">
              <w:rPr/>
            </w:rPrChange>
          </w:rPr>
          <w:tab/>
        </w:r>
        <w:r w:rsidRPr="00321B8A" w:rsidDel="00E06A40">
          <w:rPr>
            <w:rPrChange w:id="2164" w:author="Greg Landry [2]" w:date="2017-07-13T19:12:00Z">
              <w:rPr/>
            </w:rPrChange>
          </w:rPr>
          <w:tab/>
          <w:delText>RX_PACKET_POOL_SIZE=2</w:delText>
        </w:r>
      </w:del>
    </w:p>
    <w:p w14:paraId="19AD8F75" w14:textId="25118F63" w:rsidR="00302543" w:rsidRPr="00321B8A" w:rsidDel="00E06A40" w:rsidRDefault="00302543">
      <w:pPr>
        <w:pStyle w:val="Heading3"/>
        <w:rPr>
          <w:del w:id="2165" w:author="Greg Landry [2]" w:date="2017-07-13T17:09:00Z"/>
          <w:rPrChange w:id="2166" w:author="Greg Landry [2]" w:date="2017-07-13T19:12:00Z">
            <w:rPr>
              <w:del w:id="2167" w:author="Greg Landry [2]" w:date="2017-07-13T17:09:00Z"/>
            </w:rPr>
          </w:rPrChange>
        </w:rPr>
        <w:pPrChange w:id="2168" w:author="Greg Landry [2]" w:date="2017-07-13T17:10:00Z">
          <w:pPr/>
        </w:pPrChange>
      </w:pPr>
      <w:del w:id="2169" w:author="Greg Landry [2]" w:date="2017-07-13T17:09:00Z">
        <w:r w:rsidRPr="00321B8A" w:rsidDel="00E06A40">
          <w:rPr>
            <w:rPrChange w:id="2170" w:author="Greg Landry [2]" w:date="2017-07-13T19:12:00Z">
              <w:rPr/>
            </w:rPrChange>
          </w:rPr>
          <w:delText>Note that this file is used for every project in the workspace using this platform so it will affect all of your projects. In our case, we are not using a lot of SRAM but keep in mind that each packet is about 1500 bytes so increasing the packet pool is expensive in terms of SRAM use.</w:delText>
        </w:r>
      </w:del>
    </w:p>
    <w:p w14:paraId="45AC9720" w14:textId="7371039B" w:rsidR="00DB3E96" w:rsidRPr="00321B8A" w:rsidDel="00E06A40" w:rsidRDefault="00AE51CE">
      <w:pPr>
        <w:rPr>
          <w:del w:id="2171" w:author="Greg Landry" w:date="2017-06-14T14:16:00Z"/>
          <w:b/>
          <w:bCs/>
          <w:rPrChange w:id="2172" w:author="Greg Landry [2]" w:date="2017-07-13T19:12:00Z">
            <w:rPr>
              <w:del w:id="2173" w:author="Greg Landry" w:date="2017-06-14T14:16:00Z"/>
              <w:b w:val="0"/>
              <w:bCs w:val="0"/>
            </w:rPr>
          </w:rPrChange>
        </w:rPr>
        <w:pPrChange w:id="2174" w:author="Greg Landry [2]" w:date="2017-07-13T17:10:00Z">
          <w:pPr>
            <w:pStyle w:val="Heading3"/>
          </w:pPr>
        </w:pPrChange>
      </w:pPr>
      <w:r w:rsidRPr="00321B8A">
        <w:rPr>
          <w:rFonts w:ascii="Cambria" w:eastAsia="Times New Roman" w:hAnsi="Cambria"/>
          <w:b/>
          <w:bCs/>
          <w:color w:val="4F81BD"/>
          <w:rPrChange w:id="2175" w:author="Greg Landry [2]" w:date="2017-07-13T19:12:00Z">
            <w:rPr/>
          </w:rPrChange>
        </w:rPr>
        <w:t>(Advanced) 06</w:t>
      </w:r>
      <w:r w:rsidR="00DB3E96" w:rsidRPr="00321B8A">
        <w:rPr>
          <w:rFonts w:ascii="Cambria" w:eastAsia="Times New Roman" w:hAnsi="Cambria"/>
          <w:b/>
          <w:bCs/>
          <w:color w:val="4F81BD"/>
          <w:rPrChange w:id="2176" w:author="Greg Landry [2]" w:date="2017-07-13T19:12:00Z">
            <w:rPr/>
          </w:rPrChange>
        </w:rPr>
        <w:t xml:space="preserve"> </w:t>
      </w:r>
      <w:del w:id="2177" w:author="Greg Landry" w:date="2017-06-14T14:15:00Z">
        <w:r w:rsidR="00DB3E96" w:rsidRPr="00321B8A" w:rsidDel="005E303D">
          <w:rPr>
            <w:rFonts w:ascii="Cambria" w:eastAsia="Times New Roman" w:hAnsi="Cambria"/>
            <w:b/>
            <w:bCs/>
            <w:color w:val="4F81BD"/>
            <w:rPrChange w:id="2178" w:author="Greg Landry [2]" w:date="2017-07-13T19:12:00Z">
              <w:rPr/>
            </w:rPrChange>
          </w:rPr>
          <w:delText>Modify (0</w:delText>
        </w:r>
        <w:r w:rsidR="0067507E" w:rsidRPr="00321B8A" w:rsidDel="005E303D">
          <w:rPr>
            <w:rFonts w:ascii="Cambria" w:eastAsia="Times New Roman" w:hAnsi="Cambria"/>
            <w:b/>
            <w:bCs/>
            <w:color w:val="4F81BD"/>
            <w:rPrChange w:id="2179" w:author="Greg Landry [2]" w:date="2017-07-13T19:12:00Z">
              <w:rPr/>
            </w:rPrChange>
          </w:rPr>
          <w:delText>5</w:delText>
        </w:r>
        <w:r w:rsidR="00DB3E96" w:rsidRPr="00321B8A" w:rsidDel="005E303D">
          <w:rPr>
            <w:rFonts w:ascii="Cambria" w:eastAsia="Times New Roman" w:hAnsi="Cambria"/>
            <w:b/>
            <w:bCs/>
            <w:color w:val="4F81BD"/>
            <w:rPrChange w:id="2180" w:author="Greg Landry [2]" w:date="2017-07-13T19:12:00Z">
              <w:rPr/>
            </w:rPrChange>
          </w:rPr>
          <w:delText>) to handle multiple connections</w:delText>
        </w:r>
        <w:r w:rsidR="0067507E" w:rsidRPr="00321B8A" w:rsidDel="005E303D">
          <w:rPr>
            <w:rFonts w:ascii="Cambria" w:eastAsia="Times New Roman" w:hAnsi="Cambria"/>
            <w:b/>
            <w:bCs/>
            <w:color w:val="4F81BD"/>
            <w:rPrChange w:id="2181" w:author="Greg Landry [2]" w:date="2017-07-13T19:12:00Z">
              <w:rPr/>
            </w:rPrChange>
          </w:rPr>
          <w:delText xml:space="preserve"> at a time</w:delText>
        </w:r>
      </w:del>
      <w:ins w:id="2182" w:author="Greg Landry" w:date="2017-06-14T14:15:00Z">
        <w:r w:rsidR="005E303D" w:rsidRPr="00321B8A">
          <w:rPr>
            <w:rFonts w:ascii="Cambria" w:eastAsia="Times New Roman" w:hAnsi="Cambria"/>
            <w:b/>
            <w:bCs/>
            <w:color w:val="4F81BD"/>
            <w:rPrChange w:id="2183" w:author="Greg Landry [2]" w:date="2017-07-13T19:12:00Z">
              <w:rPr/>
            </w:rPrChange>
          </w:rPr>
          <w:t>Implement a</w:t>
        </w:r>
      </w:ins>
      <w:ins w:id="2184" w:author="Greg Landry [2]" w:date="2017-07-13T17:10:00Z">
        <w:r w:rsidR="00E06A40" w:rsidRPr="00321B8A">
          <w:rPr>
            <w:rFonts w:ascii="Cambria" w:eastAsia="Times New Roman" w:hAnsi="Cambria"/>
            <w:b/>
            <w:bCs/>
            <w:color w:val="4F81BD"/>
          </w:rPr>
          <w:t xml:space="preserve"> client</w:t>
        </w:r>
      </w:ins>
      <w:ins w:id="2185" w:author="Greg Landry" w:date="2017-06-14T14:15:00Z">
        <w:del w:id="2186" w:author="Greg Landry [2]" w:date="2017-07-13T17:10:00Z">
          <w:r w:rsidR="005E303D" w:rsidRPr="00321B8A" w:rsidDel="00E06A40">
            <w:rPr>
              <w:rFonts w:ascii="Cambria" w:eastAsia="Times New Roman" w:hAnsi="Cambria"/>
              <w:b/>
              <w:bCs/>
              <w:color w:val="4F81BD"/>
              <w:rPrChange w:id="2187" w:author="Greg Landry [2]" w:date="2017-07-13T19:12:00Z">
                <w:rPr/>
              </w:rPrChange>
            </w:rPr>
            <w:delText xml:space="preserve"> server</w:delText>
          </w:r>
        </w:del>
        <w:r w:rsidR="005E303D" w:rsidRPr="00321B8A">
          <w:rPr>
            <w:rFonts w:ascii="Cambria" w:eastAsia="Times New Roman" w:hAnsi="Cambria"/>
            <w:b/>
            <w:bCs/>
            <w:color w:val="4F81BD"/>
            <w:rPrChange w:id="2188" w:author="Greg Landry [2]" w:date="2017-07-13T19:12:00Z">
              <w:rPr/>
            </w:rPrChange>
          </w:rPr>
          <w:t xml:space="preserve"> for the WWEP protocol that </w:t>
        </w:r>
        <w:del w:id="2189" w:author="Greg Landry [2]" w:date="2017-07-13T17:10:00Z">
          <w:r w:rsidR="005E303D" w:rsidRPr="00321B8A" w:rsidDel="00E06A40">
            <w:rPr>
              <w:rFonts w:ascii="Cambria" w:eastAsia="Times New Roman" w:hAnsi="Cambria"/>
              <w:b/>
              <w:bCs/>
              <w:color w:val="4F81BD"/>
              <w:rPrChange w:id="2190" w:author="Greg Landry [2]" w:date="2017-07-13T19:12:00Z">
                <w:rPr/>
              </w:rPrChange>
            </w:rPr>
            <w:delText>will serve both unsecure and secure connections</w:delText>
          </w:r>
        </w:del>
      </w:ins>
      <w:ins w:id="2191" w:author="Greg Landry [2]" w:date="2017-07-13T17:10:00Z">
        <w:r w:rsidR="00E06A40" w:rsidRPr="00321B8A">
          <w:rPr>
            <w:rFonts w:ascii="Cambria" w:eastAsia="Times New Roman" w:hAnsi="Cambria"/>
            <w:b/>
            <w:bCs/>
            <w:color w:val="4F81BD"/>
          </w:rPr>
          <w:t xml:space="preserve">can send both </w:t>
        </w:r>
      </w:ins>
      <w:ins w:id="2192" w:author="Greg Landry [2]" w:date="2017-07-13T18:28:00Z">
        <w:r w:rsidR="00502E8B" w:rsidRPr="00321B8A">
          <w:rPr>
            <w:b/>
            <w:rPrChange w:id="2193" w:author="Greg Landry [2]" w:date="2017-07-13T19:12:00Z">
              <w:rPr/>
            </w:rPrChange>
          </w:rPr>
          <w:t>non-secure</w:t>
        </w:r>
      </w:ins>
      <w:ins w:id="2194" w:author="Greg Landry [2]" w:date="2017-07-13T17:10:00Z">
        <w:r w:rsidR="00E06A40" w:rsidRPr="00321B8A">
          <w:rPr>
            <w:rFonts w:ascii="Cambria" w:eastAsia="Times New Roman" w:hAnsi="Cambria"/>
            <w:b/>
            <w:bCs/>
            <w:color w:val="4F81BD"/>
          </w:rPr>
          <w:t xml:space="preserve"> and secure </w:t>
        </w:r>
      </w:ins>
      <w:ins w:id="2195" w:author="Greg Landry [2]" w:date="2017-07-13T17:11:00Z">
        <w:r w:rsidR="00E06A40" w:rsidRPr="00321B8A">
          <w:rPr>
            <w:rFonts w:ascii="Cambria" w:eastAsia="Times New Roman" w:hAnsi="Cambria"/>
            <w:b/>
            <w:bCs/>
            <w:color w:val="4F81BD"/>
          </w:rPr>
          <w:t xml:space="preserve">TLS </w:t>
        </w:r>
      </w:ins>
      <w:ins w:id="2196" w:author="Greg Landry [2]" w:date="2017-07-13T17:10:00Z">
        <w:r w:rsidR="00E06A40" w:rsidRPr="00321B8A">
          <w:rPr>
            <w:rFonts w:ascii="Cambria" w:eastAsia="Times New Roman" w:hAnsi="Cambria"/>
            <w:b/>
            <w:bCs/>
            <w:color w:val="4F81BD"/>
          </w:rPr>
          <w:t>message</w:t>
        </w:r>
      </w:ins>
      <w:ins w:id="2197" w:author="Greg Landry [2]" w:date="2017-07-13T17:11:00Z">
        <w:r w:rsidR="00E06A40" w:rsidRPr="00321B8A">
          <w:rPr>
            <w:rFonts w:ascii="Cambria" w:eastAsia="Times New Roman" w:hAnsi="Cambria"/>
            <w:b/>
            <w:bCs/>
            <w:color w:val="4F81BD"/>
          </w:rPr>
          <w:t>s</w:t>
        </w:r>
      </w:ins>
    </w:p>
    <w:p w14:paraId="2C28E05D" w14:textId="77777777" w:rsidR="00E06A40" w:rsidRPr="00321B8A" w:rsidRDefault="00E06A40">
      <w:pPr>
        <w:pStyle w:val="Heading3"/>
        <w:rPr>
          <w:ins w:id="2198" w:author="Greg Landry [2]" w:date="2017-07-13T17:11:00Z"/>
          <w:rPrChange w:id="2199" w:author="Greg Landry [2]" w:date="2017-07-13T19:12:00Z">
            <w:rPr>
              <w:ins w:id="2200" w:author="Greg Landry [2]" w:date="2017-07-13T17:11:00Z"/>
            </w:rPr>
          </w:rPrChange>
        </w:rPr>
        <w:pPrChange w:id="2201" w:author="Greg Landry [2]" w:date="2017-07-13T17:10:00Z">
          <w:pPr/>
        </w:pPrChange>
      </w:pPr>
    </w:p>
    <w:p w14:paraId="20A5FA1B" w14:textId="2E48C34D" w:rsidR="00E06A40" w:rsidRPr="00E06A40" w:rsidRDefault="00502E8B">
      <w:pPr>
        <w:rPr>
          <w:ins w:id="2202" w:author="Greg Landry [2]" w:date="2017-07-13T17:10:00Z"/>
          <w:rPrChange w:id="2203" w:author="Greg Landry [2]" w:date="2017-07-13T17:10:00Z">
            <w:rPr>
              <w:ins w:id="2204" w:author="Greg Landry [2]" w:date="2017-07-13T17:10:00Z"/>
            </w:rPr>
          </w:rPrChange>
        </w:rPr>
        <w:pPrChange w:id="2205" w:author="Greg Landry [2]" w:date="2017-07-13T17:10:00Z">
          <w:pPr>
            <w:pStyle w:val="Heading3"/>
          </w:pPr>
        </w:pPrChange>
      </w:pPr>
      <w:ins w:id="2206" w:author="Greg Landry [2]" w:date="2017-07-13T17:11:00Z">
        <w:r>
          <w:t>Use button 0 to send a</w:t>
        </w:r>
        <w:r w:rsidR="00E06A40">
          <w:t xml:space="preserve"> </w:t>
        </w:r>
      </w:ins>
      <w:ins w:id="2207" w:author="Greg Landry [2]" w:date="2017-07-13T18:28:00Z">
        <w:r>
          <w:t>non</w:t>
        </w:r>
      </w:ins>
      <w:ins w:id="2208" w:author="Greg Landry [2]" w:date="2017-07-13T18:30:00Z">
        <w:r>
          <w:t>-</w:t>
        </w:r>
      </w:ins>
      <w:ins w:id="2209" w:author="Greg Landry [2]" w:date="2017-07-13T18:28:00Z">
        <w:r>
          <w:t>secure</w:t>
        </w:r>
      </w:ins>
      <w:ins w:id="2210" w:author="Greg Landry [2]" w:date="2017-07-13T17:11:00Z">
        <w:r w:rsidR="00E06A40">
          <w:t xml:space="preserve"> message and button 1 to send a secure message.</w:t>
        </w:r>
      </w:ins>
    </w:p>
    <w:p w14:paraId="410266EE" w14:textId="154E2AE3" w:rsidR="00E06A40" w:rsidRDefault="00E06A40">
      <w:pPr>
        <w:pStyle w:val="Heading3"/>
        <w:rPr>
          <w:ins w:id="2211" w:author="Greg Landry [2]" w:date="2017-07-13T17:13:00Z"/>
        </w:rPr>
      </w:pPr>
      <w:ins w:id="2212" w:author="Greg Landry [2]" w:date="2017-07-13T17:10:00Z">
        <w:r w:rsidRPr="00B76E81">
          <w:t>(</w:t>
        </w:r>
        <w:r>
          <w:t>Advanced) 0</w:t>
        </w:r>
      </w:ins>
      <w:ins w:id="2213" w:author="Greg Landry [2]" w:date="2017-07-13T17:27:00Z">
        <w:r w:rsidR="00935426">
          <w:t>7</w:t>
        </w:r>
      </w:ins>
      <w:ins w:id="2214" w:author="Greg Landry [2]" w:date="2017-07-13T17:10:00Z">
        <w:r>
          <w:t xml:space="preserve"> Implement a server for the WWEP protocol that will serve both </w:t>
        </w:r>
      </w:ins>
      <w:ins w:id="2215" w:author="Greg Landry [2]" w:date="2017-07-13T18:28:00Z">
        <w:r w:rsidR="00502E8B">
          <w:t>non-secure</w:t>
        </w:r>
      </w:ins>
      <w:ins w:id="2216" w:author="Greg Landry [2]" w:date="2017-07-13T17:10:00Z">
        <w:r>
          <w:t xml:space="preserve"> and secure connections</w:t>
        </w:r>
      </w:ins>
      <w:ins w:id="2217" w:author="Greg Landry [2]" w:date="2017-07-13T17:12:00Z">
        <w:r>
          <w:t xml:space="preserve"> simultaneously</w:t>
        </w:r>
      </w:ins>
    </w:p>
    <w:p w14:paraId="4BEAF1DE" w14:textId="77777777" w:rsidR="00364CE9" w:rsidRDefault="00364CE9">
      <w:pPr>
        <w:rPr>
          <w:ins w:id="2218" w:author="Greg Landry [2]" w:date="2017-07-13T17:22:00Z"/>
          <w:rFonts w:ascii="Cambria" w:eastAsia="Times New Roman" w:hAnsi="Cambria"/>
          <w:b/>
          <w:bCs/>
          <w:color w:val="4F81BD"/>
          <w:sz w:val="26"/>
          <w:szCs w:val="26"/>
        </w:rPr>
      </w:pPr>
      <w:ins w:id="2219" w:author="Greg Landry [2]" w:date="2017-07-13T17:22:00Z">
        <w:r>
          <w:br w:type="page"/>
        </w:r>
      </w:ins>
    </w:p>
    <w:p w14:paraId="05486739" w14:textId="259B2519" w:rsidR="00DB3E96" w:rsidDel="00364CE9" w:rsidRDefault="00AE51CE" w:rsidP="00DB3E96">
      <w:pPr>
        <w:pStyle w:val="Heading3"/>
        <w:rPr>
          <w:del w:id="2220" w:author="Greg Landry [2]" w:date="2017-07-13T17:21:00Z"/>
        </w:rPr>
      </w:pPr>
      <w:del w:id="2221" w:author="Greg Landry [2]" w:date="2017-07-13T17:21:00Z">
        <w:r w:rsidDel="00364CE9">
          <w:lastRenderedPageBreak/>
          <w:delText xml:space="preserve">(Advanced) 07 </w:delText>
        </w:r>
        <w:r w:rsidR="0067507E" w:rsidDel="00364CE9">
          <w:delText>Modify</w:delText>
        </w:r>
        <w:r w:rsidDel="00364CE9">
          <w:delText xml:space="preserve"> (</w:delText>
        </w:r>
        <w:r w:rsidR="0067507E" w:rsidDel="00364CE9">
          <w:delText>03</w:delText>
        </w:r>
        <w:r w:rsidR="00DB3E96" w:rsidDel="00364CE9">
          <w:delText xml:space="preserve">) </w:delText>
        </w:r>
        <w:r w:rsidR="0067507E" w:rsidDel="00364CE9">
          <w:delText>to use</w:delText>
        </w:r>
        <w:r w:rsidR="00DB3E96" w:rsidDel="00364CE9">
          <w:delText xml:space="preserve"> TLS </w:delText>
        </w:r>
        <w:r w:rsidR="0067507E" w:rsidDel="00364CE9">
          <w:delText xml:space="preserve">security </w:delText>
        </w:r>
        <w:r w:rsidR="00DB3E96" w:rsidDel="00364CE9">
          <w:delText>on port 40508</w:delText>
        </w:r>
      </w:del>
    </w:p>
    <w:p w14:paraId="51BBC4A3" w14:textId="756D2A0D" w:rsidR="00A77388" w:rsidRPr="003235D8" w:rsidDel="00364CE9" w:rsidRDefault="00A33EA8" w:rsidP="00A91B39">
      <w:pPr>
        <w:pStyle w:val="Heading3"/>
        <w:rPr>
          <w:del w:id="2222" w:author="Greg Landry [2]" w:date="2017-07-13T17:21:00Z"/>
        </w:rPr>
      </w:pPr>
      <w:del w:id="2223" w:author="Greg Landry [2]" w:date="2017-07-13T17:21:00Z">
        <w:r w:rsidDel="00364CE9">
          <w:delText xml:space="preserve">(Advanced) </w:delText>
        </w:r>
        <w:r w:rsidR="00AE51CE" w:rsidDel="00364CE9">
          <w:delText xml:space="preserve">08 </w:delText>
        </w:r>
        <w:r w:rsidR="008A3835" w:rsidDel="00364CE9">
          <w:delText xml:space="preserve">Implement the server side of the secure </w:delText>
        </w:r>
        <w:r w:rsidR="00C2525D" w:rsidDel="00364CE9">
          <w:delText xml:space="preserve">WWEP </w:delText>
        </w:r>
        <w:r w:rsidR="008A3835" w:rsidDel="00364CE9">
          <w:delText>protocol</w:delText>
        </w:r>
      </w:del>
    </w:p>
    <w:p w14:paraId="26101F3E" w14:textId="77F33825" w:rsidR="00087CD7" w:rsidDel="00364CE9" w:rsidRDefault="00087CD7">
      <w:pPr>
        <w:pStyle w:val="Heading3"/>
        <w:rPr>
          <w:del w:id="2224" w:author="Greg Landry [2]" w:date="2017-07-13T17:21:00Z"/>
          <w:sz w:val="26"/>
          <w:szCs w:val="26"/>
        </w:rPr>
        <w:pPrChange w:id="2225" w:author="Greg Landry" w:date="2017-06-14T14:16:00Z">
          <w:pPr/>
        </w:pPrChange>
      </w:pPr>
      <w:del w:id="2226" w:author="Greg Landry [2]" w:date="2017-07-13T17:14:00Z">
        <w:r w:rsidDel="00956E65">
          <w:br w:type="page"/>
        </w:r>
      </w:del>
    </w:p>
    <w:p w14:paraId="692BE09B" w14:textId="06B23A8E" w:rsidR="00857DC2" w:rsidRDefault="008C2C2A" w:rsidP="00857DC2">
      <w:pPr>
        <w:pStyle w:val="Heading2"/>
      </w:pPr>
      <w:r>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9" w:history="1">
        <w:r w:rsidR="00492FE1" w:rsidRPr="0064152E">
          <w:rPr>
            <w:rStyle w:val="Hyperlink"/>
          </w:rPr>
          <w:t>http://www.iana.org/assignments/service-names-port-numbers/service-names-port-numbers.xhtml</w:t>
        </w:r>
      </w:hyperlink>
    </w:p>
    <w:p w14:paraId="51799040" w14:textId="77777777" w:rsidR="00857DC2" w:rsidRDefault="00857DC2" w:rsidP="00857DC2">
      <w:pPr>
        <w:rPr>
          <w:ins w:id="2227" w:author="Alan Hawse" w:date="2017-06-18T12:36:00Z"/>
        </w:rPr>
      </w:pPr>
    </w:p>
    <w:p w14:paraId="5EF73201" w14:textId="77777777" w:rsidR="00E87B5F" w:rsidRDefault="00E87B5F" w:rsidP="00E87B5F">
      <w:pPr>
        <w:pStyle w:val="Heading3"/>
        <w:rPr>
          <w:ins w:id="2228" w:author="Alan Hawse" w:date="2017-06-18T12:36:00Z"/>
        </w:rPr>
      </w:pPr>
      <w:ins w:id="2229" w:author="Alan Hawse" w:date="2017-06-18T12:36:00Z">
        <w:r>
          <w:t>(Advanced) Transmitting Data using Packets</w:t>
        </w:r>
        <w:r w:rsidRPr="00AC6F35">
          <w:t xml:space="preserve"> </w:t>
        </w:r>
        <w:r>
          <w:t>as a TCP Client using the WICED SDK</w:t>
        </w:r>
      </w:ins>
    </w:p>
    <w:p w14:paraId="4C4646F9" w14:textId="276968DC" w:rsidR="00E87B5F" w:rsidRDefault="009A56FB" w:rsidP="00E87B5F">
      <w:pPr>
        <w:rPr>
          <w:ins w:id="2230" w:author="Alan Hawse" w:date="2017-06-18T12:36:00Z"/>
        </w:rPr>
      </w:pPr>
      <w:ins w:id="2231" w:author="Greg Landry [2]" w:date="2017-07-13T17:17:00Z">
        <w:r>
          <w:t xml:space="preserve">In the exercise above, we used streams to send/receive data from sockets. </w:t>
        </w:r>
      </w:ins>
      <w:ins w:id="2232" w:author="Greg Landry [2]" w:date="2017-07-13T17:18:00Z">
        <w:r>
          <w:t xml:space="preserve">Under the hood, streams are transmitting the data using packets. </w:t>
        </w:r>
      </w:ins>
      <w:ins w:id="2233" w:author="Alan Hawse" w:date="2017-06-18T12:36:00Z">
        <w:r w:rsidR="00E87B5F">
          <w:t xml:space="preserve">At the beginning of your application, when you run the </w:t>
        </w:r>
        <w:r w:rsidR="00E87B5F" w:rsidRPr="00A91B39">
          <w:rPr>
            <w:i/>
          </w:rPr>
          <w:t>wiced_init</w:t>
        </w:r>
        <w:r w:rsidR="00E87B5F">
          <w:rPr>
            <w:i/>
          </w:rPr>
          <w:t>()</w:t>
        </w:r>
        <w:r w:rsidR="00E87B5F">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ins>
    </w:p>
    <w:p w14:paraId="3F1DACE7" w14:textId="77777777" w:rsidR="00E87B5F" w:rsidRDefault="00E87B5F" w:rsidP="00E87B5F">
      <w:pPr>
        <w:rPr>
          <w:ins w:id="2234" w:author="Alan Hawse" w:date="2017-06-18T12:36:00Z"/>
        </w:rPr>
      </w:pPr>
      <w:ins w:id="2235" w:author="Alan Hawse" w:date="2017-06-18T12:36:00Z">
        <w:r w:rsidRPr="004872B2">
          <w:rPr>
            <w:noProof/>
          </w:rPr>
          <w:drawing>
            <wp:anchor distT="0" distB="0" distL="114300" distR="114300" simplePos="0" relativeHeight="251747328" behindDoc="1" locked="0" layoutInCell="1" allowOverlap="1" wp14:anchorId="25398C5B" wp14:editId="2BCA5407">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ins>
    </w:p>
    <w:p w14:paraId="707EE9B7" w14:textId="77777777" w:rsidR="00E87B5F" w:rsidRDefault="00E87B5F" w:rsidP="00E87B5F">
      <w:pPr>
        <w:pStyle w:val="ListParagraph"/>
        <w:numPr>
          <w:ilvl w:val="0"/>
          <w:numId w:val="15"/>
        </w:numPr>
        <w:rPr>
          <w:ins w:id="2236" w:author="Alan Hawse" w:date="2017-06-18T12:36:00Z"/>
        </w:rPr>
      </w:pPr>
      <w:ins w:id="2237" w:author="Alan Hawse" w:date="2017-06-18T12:36:00Z">
        <w:r>
          <w:t>An allocation reference count</w:t>
        </w:r>
      </w:ins>
    </w:p>
    <w:p w14:paraId="4FD8FC7A" w14:textId="77777777" w:rsidR="00E87B5F" w:rsidRDefault="00E87B5F" w:rsidP="00E87B5F">
      <w:pPr>
        <w:pStyle w:val="ListParagraph"/>
        <w:numPr>
          <w:ilvl w:val="0"/>
          <w:numId w:val="15"/>
        </w:numPr>
        <w:rPr>
          <w:ins w:id="2238" w:author="Alan Hawse" w:date="2017-06-18T12:36:00Z"/>
        </w:rPr>
      </w:pPr>
      <w:ins w:id="2239" w:author="Alan Hawse" w:date="2017-06-18T12:36:00Z">
        <w:r>
          <w:t xml:space="preserve">The raw data </w:t>
        </w:r>
      </w:ins>
    </w:p>
    <w:p w14:paraId="525ABCD8" w14:textId="77777777" w:rsidR="00E87B5F" w:rsidRDefault="00E87B5F" w:rsidP="00E87B5F">
      <w:pPr>
        <w:pStyle w:val="ListParagraph"/>
        <w:numPr>
          <w:ilvl w:val="0"/>
          <w:numId w:val="15"/>
        </w:numPr>
        <w:rPr>
          <w:ins w:id="2240" w:author="Alan Hawse" w:date="2017-06-18T12:36:00Z"/>
        </w:rPr>
      </w:pPr>
      <w:ins w:id="2241" w:author="Alan Hawse" w:date="2017-06-18T12:36:00Z">
        <w:r>
          <w:t>A pointer to the start of the data</w:t>
        </w:r>
      </w:ins>
    </w:p>
    <w:p w14:paraId="7E0B9337" w14:textId="77777777" w:rsidR="00E87B5F" w:rsidRDefault="00E87B5F" w:rsidP="00E87B5F">
      <w:pPr>
        <w:pStyle w:val="ListParagraph"/>
        <w:numPr>
          <w:ilvl w:val="0"/>
          <w:numId w:val="15"/>
        </w:numPr>
        <w:rPr>
          <w:ins w:id="2242" w:author="Alan Hawse" w:date="2017-06-18T12:36:00Z"/>
        </w:rPr>
      </w:pPr>
      <w:ins w:id="2243" w:author="Alan Hawse" w:date="2017-06-18T12:36:00Z">
        <w:r>
          <w:t>A pointer to the end of the data</w:t>
        </w:r>
      </w:ins>
    </w:p>
    <w:p w14:paraId="1D1BA2A3" w14:textId="77777777" w:rsidR="00E87B5F" w:rsidRDefault="00E87B5F" w:rsidP="00E87B5F">
      <w:pPr>
        <w:pStyle w:val="ListParagraph"/>
        <w:numPr>
          <w:ilvl w:val="0"/>
          <w:numId w:val="15"/>
        </w:numPr>
        <w:rPr>
          <w:ins w:id="2244" w:author="Alan Hawse" w:date="2017-06-18T12:36:00Z"/>
        </w:rPr>
      </w:pPr>
      <w:ins w:id="2245" w:author="Alan Hawse" w:date="2017-06-18T12:36:00Z">
        <w:r>
          <w:t>The TCP packet overhead</w:t>
        </w:r>
      </w:ins>
    </w:p>
    <w:p w14:paraId="483B1238" w14:textId="77777777" w:rsidR="00E87B5F" w:rsidRDefault="00E87B5F" w:rsidP="00E87B5F">
      <w:pPr>
        <w:keepNext/>
        <w:rPr>
          <w:ins w:id="2246" w:author="Alan Hawse" w:date="2017-06-18T12:36:00Z"/>
        </w:rPr>
      </w:pPr>
      <w:ins w:id="2247" w:author="Alan Hawse" w:date="2017-06-18T12:36:00Z">
        <w:r>
          <w:t xml:space="preserve">A packet starts its life unallocated, and as such, the reference count is 0.  When you want to send a message, you call </w:t>
        </w:r>
        <w:r w:rsidRPr="00A91B39">
          <w:rPr>
            <w:i/>
          </w:rPr>
          <w:t>wiced_tcp_packet_create</w:t>
        </w:r>
        <w:r>
          <w:rPr>
            <w:i/>
          </w:rPr>
          <w:t>()</w:t>
        </w:r>
        <w:r>
          <w:t xml:space="preserve"> which has the prototype of:</w:t>
        </w:r>
      </w:ins>
    </w:p>
    <w:p w14:paraId="1D36C15E" w14:textId="77777777" w:rsidR="00E87B5F" w:rsidRDefault="00E87B5F" w:rsidP="00E87B5F">
      <w:pPr>
        <w:pStyle w:val="CCode"/>
        <w:spacing w:after="0"/>
        <w:rPr>
          <w:ins w:id="2248" w:author="Alan Hawse" w:date="2017-06-18T12:36:00Z"/>
          <w:rFonts w:ascii="Courier New" w:hAnsi="Courier New" w:cs="Courier New"/>
        </w:rPr>
      </w:pPr>
      <w:ins w:id="2249" w:author="Alan Hawse" w:date="2017-06-18T12:36:00Z">
        <w:r w:rsidRPr="00F13F58">
          <w:rPr>
            <w:rFonts w:ascii="Courier New" w:hAnsi="Courier New" w:cs="Courier New"/>
          </w:rPr>
          <w:t xml:space="preserve">wiced_result_t wiced_packet_create_tcp( </w:t>
        </w:r>
      </w:ins>
    </w:p>
    <w:p w14:paraId="58A4F083" w14:textId="77777777" w:rsidR="00E87B5F" w:rsidRPr="00F13F58" w:rsidRDefault="00E87B5F" w:rsidP="00E87B5F">
      <w:pPr>
        <w:pStyle w:val="CCode"/>
        <w:spacing w:after="0"/>
        <w:ind w:firstLine="720"/>
        <w:rPr>
          <w:ins w:id="2250" w:author="Alan Hawse" w:date="2017-06-18T12:36:00Z"/>
          <w:rFonts w:ascii="Courier New" w:hAnsi="Courier New" w:cs="Courier New"/>
        </w:rPr>
      </w:pPr>
      <w:ins w:id="2251" w:author="Alan Hawse" w:date="2017-06-18T12:36:00Z">
        <w:r w:rsidRPr="00F13F58">
          <w:rPr>
            <w:rFonts w:ascii="Courier New" w:hAnsi="Courier New" w:cs="Courier New"/>
          </w:rPr>
          <w:t xml:space="preserve">wiced_tcp_socket_t* socket, </w:t>
        </w:r>
      </w:ins>
    </w:p>
    <w:p w14:paraId="4AABC8BA" w14:textId="77777777" w:rsidR="00E87B5F" w:rsidRPr="00F13F58" w:rsidRDefault="00E87B5F" w:rsidP="00E87B5F">
      <w:pPr>
        <w:pStyle w:val="CCode"/>
        <w:spacing w:after="0"/>
        <w:ind w:firstLine="720"/>
        <w:rPr>
          <w:ins w:id="2252" w:author="Alan Hawse" w:date="2017-06-18T12:36:00Z"/>
          <w:rFonts w:ascii="Courier New" w:hAnsi="Courier New" w:cs="Courier New"/>
        </w:rPr>
      </w:pPr>
      <w:ins w:id="2253" w:author="Alan Hawse" w:date="2017-06-18T12:36:00Z">
        <w:r w:rsidRPr="00F13F58">
          <w:rPr>
            <w:rFonts w:ascii="Courier New" w:hAnsi="Courier New" w:cs="Courier New"/>
          </w:rPr>
          <w:t xml:space="preserve">uint16_t content_length, </w:t>
        </w:r>
      </w:ins>
    </w:p>
    <w:p w14:paraId="3B405A11" w14:textId="77777777" w:rsidR="00E87B5F" w:rsidRPr="00F13F58" w:rsidRDefault="00E87B5F" w:rsidP="00E87B5F">
      <w:pPr>
        <w:pStyle w:val="CCode"/>
        <w:spacing w:after="0"/>
        <w:ind w:firstLine="720"/>
        <w:rPr>
          <w:ins w:id="2254" w:author="Alan Hawse" w:date="2017-06-18T12:36:00Z"/>
          <w:rFonts w:ascii="Courier New" w:hAnsi="Courier New" w:cs="Courier New"/>
        </w:rPr>
      </w:pPr>
      <w:ins w:id="2255" w:author="Alan Hawse" w:date="2017-06-18T12:36:00Z">
        <w:r w:rsidRPr="00F13F58">
          <w:rPr>
            <w:rFonts w:ascii="Courier New" w:hAnsi="Courier New" w:cs="Courier New"/>
          </w:rPr>
          <w:t xml:space="preserve">wiced_packet_t** packet, </w:t>
        </w:r>
      </w:ins>
    </w:p>
    <w:p w14:paraId="2ECC177E" w14:textId="77777777" w:rsidR="00E87B5F" w:rsidRPr="00F13F58" w:rsidRDefault="00E87B5F" w:rsidP="00E87B5F">
      <w:pPr>
        <w:pStyle w:val="CCode"/>
        <w:spacing w:after="0"/>
        <w:ind w:firstLine="720"/>
        <w:rPr>
          <w:ins w:id="2256" w:author="Alan Hawse" w:date="2017-06-18T12:36:00Z"/>
          <w:rFonts w:ascii="Courier New" w:hAnsi="Courier New" w:cs="Courier New"/>
        </w:rPr>
      </w:pPr>
      <w:ins w:id="2257" w:author="Alan Hawse" w:date="2017-06-18T12:36:00Z">
        <w:r w:rsidRPr="00F13F58">
          <w:rPr>
            <w:rFonts w:ascii="Courier New" w:hAnsi="Courier New" w:cs="Courier New"/>
          </w:rPr>
          <w:t xml:space="preserve">uint8_t** data, </w:t>
        </w:r>
      </w:ins>
    </w:p>
    <w:p w14:paraId="66AE0407" w14:textId="77777777" w:rsidR="00E87B5F" w:rsidRPr="00F13F58" w:rsidRDefault="00E87B5F" w:rsidP="00E87B5F">
      <w:pPr>
        <w:pStyle w:val="CCode"/>
        <w:ind w:firstLine="720"/>
        <w:rPr>
          <w:ins w:id="2258" w:author="Alan Hawse" w:date="2017-06-18T12:36:00Z"/>
          <w:rFonts w:ascii="Courier New" w:hAnsi="Courier New" w:cs="Courier New"/>
        </w:rPr>
      </w:pPr>
      <w:ins w:id="2259" w:author="Alan Hawse" w:date="2017-06-18T12:36:00Z">
        <w:r w:rsidRPr="00F13F58">
          <w:rPr>
            <w:rFonts w:ascii="Courier New" w:hAnsi="Courier New" w:cs="Courier New"/>
          </w:rPr>
          <w:t>uint16_t* available_space );</w:t>
        </w:r>
      </w:ins>
    </w:p>
    <w:p w14:paraId="3CDD76C8" w14:textId="77777777" w:rsidR="00E87B5F" w:rsidRDefault="00E87B5F" w:rsidP="00E87B5F">
      <w:pPr>
        <w:rPr>
          <w:ins w:id="2260" w:author="Alan Hawse" w:date="2017-06-18T12:36:00Z"/>
        </w:rPr>
      </w:pPr>
      <w:ins w:id="2261" w:author="Alan Hawse" w:date="2017-06-18T12:36:00Z">
        <w:r>
          <w:t>This function will look for an unallocated packet (i.e. the reference count == 0) and assign it to you.  The arguments are:</w:t>
        </w:r>
      </w:ins>
    </w:p>
    <w:p w14:paraId="1722A243" w14:textId="77777777" w:rsidR="00E87B5F" w:rsidRDefault="00E87B5F" w:rsidP="00E87B5F">
      <w:pPr>
        <w:pStyle w:val="ListParagraph"/>
        <w:numPr>
          <w:ilvl w:val="0"/>
          <w:numId w:val="16"/>
        </w:numPr>
        <w:rPr>
          <w:ins w:id="2262" w:author="Alan Hawse" w:date="2017-06-18T12:36:00Z"/>
        </w:rPr>
      </w:pPr>
      <w:ins w:id="2263" w:author="Alan Hawse" w:date="2017-06-18T12:36:00Z">
        <w:r w:rsidRPr="00A91B39">
          <w:rPr>
            <w:i/>
          </w:rPr>
          <w:t>socket</w:t>
        </w:r>
        <w:r>
          <w:t xml:space="preserve">: A pointer to the socket that was previously created by </w:t>
        </w:r>
        <w:r w:rsidRPr="00A91B39">
          <w:rPr>
            <w:i/>
          </w:rPr>
          <w:t>wiced_tcp_connect</w:t>
        </w:r>
        <w:r>
          <w:rPr>
            <w:i/>
          </w:rPr>
          <w:t>()</w:t>
        </w:r>
        <w:r>
          <w:t>.</w:t>
        </w:r>
      </w:ins>
    </w:p>
    <w:p w14:paraId="26B7A262" w14:textId="77777777" w:rsidR="00E87B5F" w:rsidRDefault="00E87B5F" w:rsidP="00E87B5F">
      <w:pPr>
        <w:pStyle w:val="ListParagraph"/>
        <w:numPr>
          <w:ilvl w:val="0"/>
          <w:numId w:val="16"/>
        </w:numPr>
        <w:rPr>
          <w:ins w:id="2264" w:author="Alan Hawse" w:date="2017-06-18T12:36:00Z"/>
        </w:rPr>
      </w:pPr>
      <w:ins w:id="2265" w:author="Alan Hawse" w:date="2017-06-18T12:36:00Z">
        <w:r w:rsidRPr="00A91B39">
          <w:rPr>
            <w:i/>
          </w:rPr>
          <w:t>content_length</w:t>
        </w:r>
        <w:r>
          <w:t>: How many bytes of data you plan to put in the packet.</w:t>
        </w:r>
      </w:ins>
    </w:p>
    <w:p w14:paraId="6DDD4C5C" w14:textId="77777777" w:rsidR="00E87B5F" w:rsidRDefault="00E87B5F" w:rsidP="00E87B5F">
      <w:pPr>
        <w:pStyle w:val="ListParagraph"/>
        <w:numPr>
          <w:ilvl w:val="0"/>
          <w:numId w:val="16"/>
        </w:numPr>
        <w:rPr>
          <w:ins w:id="2266" w:author="Alan Hawse" w:date="2017-06-18T12:36:00Z"/>
        </w:rPr>
      </w:pPr>
      <w:ins w:id="2267" w:author="Alan Hawse" w:date="2017-06-18T12:36:00Z">
        <w:r w:rsidRPr="00A91B39">
          <w:rPr>
            <w:i/>
          </w:rPr>
          <w:t>packet</w:t>
        </w:r>
        <w:r>
          <w:t xml:space="preserve">: a pointer to a packet pointer.  This enables the create function to give you a pointer to the packet structure in the RAM.  To use it, you declare: </w:t>
        </w:r>
        <w:r w:rsidRPr="00A91B39">
          <w:rPr>
            <w:i/>
          </w:rPr>
          <w:t>wiced_packet_t *myPacket;</w:t>
        </w:r>
        <w:r>
          <w:t xml:space="preserve"> Then when you call the </w:t>
        </w:r>
        <w:r w:rsidRPr="00A91B39">
          <w:rPr>
            <w:i/>
          </w:rPr>
          <w:t>wiced_packet_create_tcp</w:t>
        </w:r>
        <w:r>
          <w:rPr>
            <w:i/>
          </w:rPr>
          <w:t>()</w:t>
        </w:r>
        <w:r>
          <w:t xml:space="preserve"> you pass a pointer to your pointer e.g. </w:t>
        </w:r>
        <w:r w:rsidRPr="00A91B39">
          <w:rPr>
            <w:i/>
          </w:rPr>
          <w:t>&amp;myPacket</w:t>
        </w:r>
        <w:r>
          <w:t xml:space="preserve">.  When the function returns, </w:t>
        </w:r>
        <w:r w:rsidRPr="00A91B39">
          <w:rPr>
            <w:i/>
          </w:rPr>
          <w:t>myPacket</w:t>
        </w:r>
        <w:r>
          <w:t xml:space="preserve"> will then point to the allocated packet in the packet pool.</w:t>
        </w:r>
      </w:ins>
    </w:p>
    <w:p w14:paraId="5DC75F8E" w14:textId="77777777" w:rsidR="00E87B5F" w:rsidRDefault="00E87B5F" w:rsidP="00E87B5F">
      <w:pPr>
        <w:pStyle w:val="ListParagraph"/>
        <w:numPr>
          <w:ilvl w:val="0"/>
          <w:numId w:val="16"/>
        </w:numPr>
        <w:rPr>
          <w:ins w:id="2268" w:author="Alan Hawse" w:date="2017-06-18T12:36:00Z"/>
        </w:rPr>
      </w:pPr>
      <w:ins w:id="2269" w:author="Alan Hawse" w:date="2017-06-18T12:36:00Z">
        <w:r w:rsidRPr="00A91B39">
          <w:rPr>
            <w:i/>
          </w:rPr>
          <w:t>data</w:t>
        </w:r>
        <w:r>
          <w:t xml:space="preserve">: a pointer to a uint8_t pointer.  Just as above, this enables the create function to give you a pointer to the packet structure in the RAM.  To use it, you declare: </w:t>
        </w:r>
        <w:r w:rsidRPr="00A91B39">
          <w:rPr>
            <w:i/>
          </w:rPr>
          <w:t>uint8 *myData;</w:t>
        </w:r>
        <w:r>
          <w:t xml:space="preserve"> then when </w:t>
        </w:r>
        <w:r>
          <w:lastRenderedPageBreak/>
          <w:t xml:space="preserve">you call the </w:t>
        </w:r>
        <w:r w:rsidRPr="00A91B39">
          <w:rPr>
            <w:i/>
          </w:rPr>
          <w:t>wiced_packet_create_tcp</w:t>
        </w:r>
        <w:r>
          <w:rPr>
            <w:i/>
          </w:rPr>
          <w:t>()</w:t>
        </w:r>
        <w:r>
          <w:t xml:space="preserve"> you pass a pointer to your pointer e.g. </w:t>
        </w:r>
        <w:r w:rsidRPr="00A91B39">
          <w:rPr>
            <w:i/>
          </w:rPr>
          <w:t>&amp;myData</w:t>
        </w:r>
        <w:r>
          <w:t xml:space="preserve">.  When the function returns, </w:t>
        </w:r>
        <w:r w:rsidRPr="00A91B39">
          <w:rPr>
            <w:i/>
          </w:rPr>
          <w:t xml:space="preserve">myData </w:t>
        </w:r>
        <w:r>
          <w:t>pointer will then point to the place inside of the packet buffer where you need to store your data.</w:t>
        </w:r>
      </w:ins>
    </w:p>
    <w:p w14:paraId="44A9A76C" w14:textId="77777777" w:rsidR="00E87B5F" w:rsidRDefault="00E87B5F" w:rsidP="00E87B5F">
      <w:pPr>
        <w:pStyle w:val="ListParagraph"/>
        <w:numPr>
          <w:ilvl w:val="0"/>
          <w:numId w:val="16"/>
        </w:numPr>
        <w:rPr>
          <w:ins w:id="2270" w:author="Alan Hawse" w:date="2017-06-18T12:36:00Z"/>
        </w:rPr>
      </w:pPr>
      <w:ins w:id="2271" w:author="Alan Hawse" w:date="2017-06-18T12:36:00Z">
        <w:r w:rsidRPr="00A91B39">
          <w:rPr>
            <w:i/>
          </w:rPr>
          <w:t>available_space</w:t>
        </w:r>
        <w:r>
          <w:t>: This is a pointer to an integer that will be set to the maximum amount of data that you are allowed to store inside of the packet.  It works like the previous two in that the function changes the instance of your integer.</w:t>
        </w:r>
      </w:ins>
    </w:p>
    <w:p w14:paraId="3B88B619" w14:textId="77777777" w:rsidR="00E87B5F" w:rsidRDefault="00E87B5F" w:rsidP="00E87B5F">
      <w:pPr>
        <w:rPr>
          <w:ins w:id="2272" w:author="Alan Hawse" w:date="2017-06-18T12:36:00Z"/>
        </w:rPr>
      </w:pPr>
      <w:ins w:id="2273" w:author="Alan Hawse" w:date="2017-06-18T12:36:00Z">
        <w:r>
          <w:t>Once you have created the packet, you need to:</w:t>
        </w:r>
      </w:ins>
    </w:p>
    <w:p w14:paraId="06BEAB16" w14:textId="77777777" w:rsidR="00E87B5F" w:rsidRDefault="00E87B5F" w:rsidP="00E87B5F">
      <w:pPr>
        <w:pStyle w:val="ListParagraph"/>
        <w:numPr>
          <w:ilvl w:val="0"/>
          <w:numId w:val="17"/>
        </w:numPr>
        <w:rPr>
          <w:ins w:id="2274" w:author="Alan Hawse" w:date="2017-06-18T12:36:00Z"/>
        </w:rPr>
      </w:pPr>
      <w:ins w:id="2275" w:author="Alan Hawse" w:date="2017-06-18T12:36:00Z">
        <w:r>
          <w:t xml:space="preserve">Copy your data into the packet in the correct place i.e. using </w:t>
        </w:r>
        <w:r w:rsidRPr="00A91B39">
          <w:rPr>
            <w:i/>
          </w:rPr>
          <w:t>memcpy</w:t>
        </w:r>
        <w:r>
          <w:rPr>
            <w:i/>
          </w:rPr>
          <w:t>()</w:t>
        </w:r>
        <w:r>
          <w:t xml:space="preserve"> to copy to the data location that was provided to you.</w:t>
        </w:r>
      </w:ins>
    </w:p>
    <w:p w14:paraId="5BB621D7" w14:textId="77777777" w:rsidR="00E87B5F" w:rsidRDefault="00E87B5F" w:rsidP="00E87B5F">
      <w:pPr>
        <w:pStyle w:val="ListParagraph"/>
        <w:numPr>
          <w:ilvl w:val="0"/>
          <w:numId w:val="17"/>
        </w:numPr>
        <w:rPr>
          <w:ins w:id="2276" w:author="Alan Hawse" w:date="2017-06-18T12:36:00Z"/>
        </w:rPr>
      </w:pPr>
      <w:ins w:id="2277" w:author="Alan Hawse" w:date="2017-06-18T12:36:00Z">
        <w:r>
          <w:t xml:space="preserve">Tell the packet where the end of your data is by calling </w:t>
        </w:r>
        <w:r w:rsidRPr="00A91B39">
          <w:rPr>
            <w:i/>
          </w:rPr>
          <w:t>wiced_packet_set_data_end</w:t>
        </w:r>
        <w:r>
          <w:rPr>
            <w:i/>
          </w:rPr>
          <w:t>()</w:t>
        </w:r>
        <w:r>
          <w:t>.</w:t>
        </w:r>
      </w:ins>
    </w:p>
    <w:p w14:paraId="753D0D71" w14:textId="77777777" w:rsidR="00E87B5F" w:rsidRDefault="00E87B5F" w:rsidP="00E87B5F">
      <w:pPr>
        <w:pStyle w:val="ListParagraph"/>
        <w:numPr>
          <w:ilvl w:val="0"/>
          <w:numId w:val="17"/>
        </w:numPr>
        <w:rPr>
          <w:ins w:id="2278" w:author="Alan Hawse" w:date="2017-06-18T12:36:00Z"/>
        </w:rPr>
      </w:pPr>
      <w:ins w:id="2279" w:author="Alan Hawse" w:date="2017-06-18T12:36:00Z">
        <w:r>
          <w:t xml:space="preserve">Send the data by calling </w:t>
        </w:r>
        <w:r w:rsidRPr="00A91B39">
          <w:rPr>
            <w:i/>
          </w:rPr>
          <w:t>wiced_tcp_send_</w:t>
        </w:r>
        <w:r>
          <w:rPr>
            <w:i/>
          </w:rPr>
          <w:t>packet()</w:t>
        </w:r>
        <w:r>
          <w:t>.  This function will increment the reference count (so it will be 2 after calling this function).</w:t>
        </w:r>
      </w:ins>
    </w:p>
    <w:p w14:paraId="4239AE2C" w14:textId="77777777" w:rsidR="00E87B5F" w:rsidRDefault="00E87B5F" w:rsidP="00E87B5F">
      <w:pPr>
        <w:rPr>
          <w:ins w:id="2280" w:author="Alan Hawse" w:date="2017-06-18T12:36:00Z"/>
        </w:rPr>
      </w:pPr>
      <w:ins w:id="2281" w:author="Alan Hawse" w:date="2017-06-18T12:36:00Z">
        <w:r>
          <w:t xml:space="preserve">Finally, you release control of the packet by calling </w:t>
        </w:r>
        <w:r w:rsidRPr="00A91B39">
          <w:rPr>
            <w:i/>
          </w:rPr>
          <w:t>wiced_packet_delete</w:t>
        </w:r>
        <w:r>
          <w:rPr>
            <w:i/>
          </w:rPr>
          <w:t>()</w:t>
        </w:r>
        <w:r>
          <w:t>.  This function will decrement the reference count.  Once the packet is actually sent by the TCP/IP stack, it will decrement the reference count again, which will make the packet buffer available for reuse.After the call to wiced_tcp_packet_create_tcp:</w:t>
        </w:r>
      </w:ins>
    </w:p>
    <w:p w14:paraId="39DBAD38" w14:textId="77777777" w:rsidR="00E87B5F" w:rsidRDefault="00E87B5F" w:rsidP="00E87B5F">
      <w:pPr>
        <w:pStyle w:val="ListParagraph"/>
        <w:numPr>
          <w:ilvl w:val="0"/>
          <w:numId w:val="22"/>
        </w:numPr>
        <w:rPr>
          <w:ins w:id="2282" w:author="Alan Hawse" w:date="2017-06-18T12:36:00Z"/>
        </w:rPr>
      </w:pPr>
      <w:ins w:id="2283" w:author="Alan Hawse" w:date="2017-06-18T12:36:00Z">
        <w:r>
          <w:t xml:space="preserve">The pointer </w:t>
        </w:r>
        <w:r w:rsidRPr="00A91B39">
          <w:rPr>
            <w:i/>
          </w:rPr>
          <w:t>myPacket</w:t>
        </w:r>
        <w:r>
          <w:t xml:space="preserve"> will point to the packet in the packet pool that is allocated to you.</w:t>
        </w:r>
      </w:ins>
    </w:p>
    <w:p w14:paraId="3B911203" w14:textId="77777777" w:rsidR="00E87B5F" w:rsidRDefault="00E87B5F" w:rsidP="00E87B5F">
      <w:pPr>
        <w:pStyle w:val="ListParagraph"/>
        <w:numPr>
          <w:ilvl w:val="0"/>
          <w:numId w:val="22"/>
        </w:numPr>
        <w:rPr>
          <w:ins w:id="2284" w:author="Alan Hawse" w:date="2017-06-18T12:36:00Z"/>
        </w:rPr>
      </w:pPr>
      <w:ins w:id="2285" w:author="Alan Hawse" w:date="2017-06-18T12:36:00Z">
        <w:r w:rsidRPr="00A91B39">
          <w:rPr>
            <w:i/>
          </w:rPr>
          <w:t>availableDataSize</w:t>
        </w:r>
        <w:r>
          <w:t xml:space="preserve"> will be set to the maximum number of bytes that you can store in the packet (about 1500).  You should make sure that you don’t copy more into the packet than it can hold. In order to keep this example simple, I didn’t perform this check in the above code.</w:t>
        </w:r>
      </w:ins>
    </w:p>
    <w:p w14:paraId="476CE0AB" w14:textId="77777777" w:rsidR="00E87B5F" w:rsidRDefault="00E87B5F" w:rsidP="00E87B5F">
      <w:pPr>
        <w:pStyle w:val="ListParagraph"/>
        <w:numPr>
          <w:ilvl w:val="0"/>
          <w:numId w:val="22"/>
        </w:numPr>
        <w:rPr>
          <w:ins w:id="2286" w:author="Alan Hawse" w:date="2017-06-18T12:36:00Z"/>
        </w:rPr>
      </w:pPr>
      <w:ins w:id="2287" w:author="Alan Hawse" w:date="2017-06-18T12:36:00Z">
        <w:r>
          <w:t xml:space="preserve">The pointer </w:t>
        </w:r>
        <w:r w:rsidRPr="00A91B39">
          <w:rPr>
            <w:i/>
          </w:rPr>
          <w:t>data</w:t>
        </w:r>
        <w:r>
          <w:t xml:space="preserve"> will point to the place where you need to copy your message (which I do in the line with the </w:t>
        </w:r>
        <w:r w:rsidRPr="00A91B39">
          <w:rPr>
            <w:i/>
          </w:rPr>
          <w:t>memcpy</w:t>
        </w:r>
        <w:r>
          <w:t>).</w:t>
        </w:r>
      </w:ins>
    </w:p>
    <w:p w14:paraId="36F3E952" w14:textId="77777777" w:rsidR="00E87B5F" w:rsidRDefault="00E87B5F" w:rsidP="00E87B5F">
      <w:pPr>
        <w:rPr>
          <w:ins w:id="2288" w:author="Alan Hawse" w:date="2017-06-18T12:36:00Z"/>
        </w:rPr>
      </w:pPr>
      <w:ins w:id="2289" w:author="Alan Hawse" w:date="2017-06-18T12:36:00Z">
        <w:r>
          <w:t>Be very careful with the line that calls wiced_tcp_set_data_end as you are doing pointer arithmetic.</w:t>
        </w:r>
      </w:ins>
    </w:p>
    <w:p w14:paraId="464AC987" w14:textId="77777777" w:rsidR="00E87B5F" w:rsidRDefault="00E87B5F" w:rsidP="00E87B5F">
      <w:pPr>
        <w:pStyle w:val="Heading3"/>
        <w:rPr>
          <w:ins w:id="2290" w:author="Alan Hawse" w:date="2017-06-18T12:36:00Z"/>
        </w:rPr>
      </w:pPr>
      <w:ins w:id="2291" w:author="Alan Hawse" w:date="2017-06-18T12:36:00Z">
        <w:r>
          <w:t>(Advanced) Receiving Packets as a TCP Server using the WICED SDK</w:t>
        </w:r>
      </w:ins>
    </w:p>
    <w:p w14:paraId="3E22189C" w14:textId="77777777" w:rsidR="00E87B5F" w:rsidRDefault="00E87B5F" w:rsidP="00E87B5F">
      <w:pPr>
        <w:rPr>
          <w:ins w:id="2292" w:author="Alan Hawse" w:date="2017-06-18T12:36:00Z"/>
        </w:rPr>
      </w:pPr>
      <w:ins w:id="2293" w:author="Alan Hawse" w:date="2017-06-18T12:36:00Z">
        <w:r>
          <w:t>As a TCP Server you will probably have a thread that will:</w:t>
        </w:r>
      </w:ins>
    </w:p>
    <w:p w14:paraId="3D16E6F9" w14:textId="77777777" w:rsidR="00E87B5F" w:rsidRDefault="00E87B5F" w:rsidP="00E87B5F">
      <w:pPr>
        <w:pStyle w:val="ListParagraph"/>
        <w:numPr>
          <w:ilvl w:val="0"/>
          <w:numId w:val="25"/>
        </w:numPr>
        <w:rPr>
          <w:ins w:id="2294" w:author="Alan Hawse" w:date="2017-06-18T12:36:00Z"/>
        </w:rPr>
      </w:pPr>
      <w:ins w:id="2295" w:author="Alan Hawse" w:date="2017-06-18T12:36:00Z">
        <w:r>
          <w:t xml:space="preserve">Call the </w:t>
        </w:r>
        <w:r w:rsidRPr="00A91B39">
          <w:rPr>
            <w:i/>
          </w:rPr>
          <w:t>wiced_tcp_accept(&amp;socket)</w:t>
        </w:r>
        <w:r>
          <w:t xml:space="preserve"> function which will suspend your thread and wait for data to arrive.  Once data arrives it will wakeup your thread and continue execution.  The RTOS has an “accept timeout”, which by default will wake your thread after about 3 seconds.  If it times out, the return value from </w:t>
        </w:r>
        <w:r w:rsidRPr="00A91B39">
          <w:rPr>
            <w:i/>
          </w:rPr>
          <w:t>wiced_tcp_accept</w:t>
        </w:r>
        <w:r>
          <w:t xml:space="preserve"> will be something other than WICED_SUCCESS.  It is then your choice what to do.</w:t>
        </w:r>
      </w:ins>
    </w:p>
    <w:p w14:paraId="32A7B12E" w14:textId="77777777" w:rsidR="00E87B5F" w:rsidRDefault="00E87B5F" w:rsidP="00E87B5F">
      <w:pPr>
        <w:pStyle w:val="ListParagraph"/>
        <w:numPr>
          <w:ilvl w:val="0"/>
          <w:numId w:val="25"/>
        </w:numPr>
        <w:rPr>
          <w:ins w:id="2296" w:author="Alan Hawse" w:date="2017-06-18T12:36:00Z"/>
        </w:rPr>
      </w:pPr>
      <w:ins w:id="2297" w:author="Alan Hawse" w:date="2017-06-18T12:36:00Z">
        <w:r>
          <w:t xml:space="preserve">Once the data has arrived you can call </w:t>
        </w:r>
        <w:r w:rsidRPr="00A91B39">
          <w:rPr>
            <w:i/>
          </w:rPr>
          <w:t>wiced_tcp_receive</w:t>
        </w:r>
        <w:r>
          <w:t>.  This function has the prototype:</w:t>
        </w:r>
      </w:ins>
    </w:p>
    <w:p w14:paraId="6644F991" w14:textId="77777777" w:rsidR="00E87B5F" w:rsidRDefault="00E87B5F" w:rsidP="00E87B5F">
      <w:pPr>
        <w:pStyle w:val="CCode"/>
        <w:spacing w:after="0"/>
        <w:ind w:left="1440"/>
        <w:rPr>
          <w:ins w:id="2298" w:author="Alan Hawse" w:date="2017-06-18T12:36:00Z"/>
          <w:rFonts w:ascii="Courier New" w:hAnsi="Courier New" w:cs="Courier New"/>
        </w:rPr>
      </w:pPr>
      <w:ins w:id="2299" w:author="Alan Hawse" w:date="2017-06-18T12:36:00Z">
        <w:r w:rsidRPr="00F13F58">
          <w:rPr>
            <w:rFonts w:ascii="Courier New" w:hAnsi="Courier New" w:cs="Courier New"/>
          </w:rPr>
          <w:t>wiced_tcp_receive(</w:t>
        </w:r>
      </w:ins>
    </w:p>
    <w:p w14:paraId="7F2710EE" w14:textId="77777777" w:rsidR="00E87B5F" w:rsidRPr="00F13F58" w:rsidRDefault="00E87B5F" w:rsidP="00E87B5F">
      <w:pPr>
        <w:pStyle w:val="CCode"/>
        <w:spacing w:after="0"/>
        <w:ind w:firstLine="720"/>
        <w:rPr>
          <w:ins w:id="2300" w:author="Alan Hawse" w:date="2017-06-18T12:36:00Z"/>
          <w:rFonts w:ascii="Courier New" w:hAnsi="Courier New" w:cs="Courier New"/>
        </w:rPr>
      </w:pPr>
      <w:ins w:id="2301" w:author="Alan Hawse" w:date="2017-06-18T12:36:00Z">
        <w:r w:rsidRPr="00F13F58">
          <w:rPr>
            <w:rFonts w:ascii="Courier New" w:hAnsi="Courier New" w:cs="Courier New"/>
          </w:rPr>
          <w:t xml:space="preserve">wiced_tcp_socket_t* socket, </w:t>
        </w:r>
      </w:ins>
    </w:p>
    <w:p w14:paraId="18C171D3" w14:textId="77777777" w:rsidR="00E87B5F" w:rsidRPr="00F13F58" w:rsidRDefault="00E87B5F" w:rsidP="00E87B5F">
      <w:pPr>
        <w:pStyle w:val="CCode"/>
        <w:spacing w:after="0"/>
        <w:ind w:firstLine="720"/>
        <w:rPr>
          <w:ins w:id="2302" w:author="Alan Hawse" w:date="2017-06-18T12:36:00Z"/>
          <w:rFonts w:ascii="Courier New" w:hAnsi="Courier New" w:cs="Courier New"/>
        </w:rPr>
      </w:pPr>
      <w:ins w:id="2303" w:author="Alan Hawse" w:date="2017-06-18T12:36:00Z">
        <w:r w:rsidRPr="00F13F58">
          <w:rPr>
            <w:rFonts w:ascii="Courier New" w:hAnsi="Courier New" w:cs="Courier New"/>
          </w:rPr>
          <w:t xml:space="preserve">wiced_packet_t** packet, </w:t>
        </w:r>
      </w:ins>
    </w:p>
    <w:p w14:paraId="50386CC4" w14:textId="77777777" w:rsidR="00E87B5F" w:rsidRPr="00F13F58" w:rsidRDefault="00E87B5F" w:rsidP="00E87B5F">
      <w:pPr>
        <w:pStyle w:val="CCode"/>
        <w:ind w:firstLine="720"/>
        <w:rPr>
          <w:ins w:id="2304" w:author="Alan Hawse" w:date="2017-06-18T12:36:00Z"/>
          <w:rFonts w:ascii="Courier New" w:hAnsi="Courier New" w:cs="Courier New"/>
        </w:rPr>
      </w:pPr>
      <w:ins w:id="2305" w:author="Alan Hawse" w:date="2017-06-18T12:36:00Z">
        <w:r w:rsidRPr="00F13F58">
          <w:rPr>
            <w:rFonts w:ascii="Courier New" w:hAnsi="Courier New" w:cs="Courier New"/>
          </w:rPr>
          <w:t>uint32_t timeout )</w:t>
        </w:r>
        <w:r>
          <w:rPr>
            <w:rFonts w:ascii="Courier New" w:hAnsi="Courier New" w:cs="Courier New"/>
          </w:rPr>
          <w:t>;</w:t>
        </w:r>
      </w:ins>
    </w:p>
    <w:p w14:paraId="1FB16F20" w14:textId="77777777" w:rsidR="00E87B5F" w:rsidRDefault="00E87B5F" w:rsidP="00E87B5F">
      <w:pPr>
        <w:pStyle w:val="ListParagraph"/>
        <w:rPr>
          <w:ins w:id="2306" w:author="Alan Hawse" w:date="2017-06-18T12:36:00Z"/>
        </w:rPr>
      </w:pPr>
      <w:ins w:id="2307" w:author="Alan Hawse" w:date="2017-06-18T12:36:00Z">
        <w:r>
          <w:t xml:space="preserve">The </w:t>
        </w:r>
        <w:r w:rsidRPr="00A91B39">
          <w:rPr>
            <w:i/>
          </w:rPr>
          <w:t>wiced_packet_t **</w:t>
        </w:r>
        <w:r>
          <w:t xml:space="preserve"> packet means that you need to give it a pointer to a pointer of type </w:t>
        </w:r>
        <w:r w:rsidRPr="00A91B39">
          <w:rPr>
            <w:i/>
          </w:rPr>
          <w:t>wiced_packet_t</w:t>
        </w:r>
        <w:r>
          <w:t xml:space="preserve"> so that the receive function can set your pointer to point to the TCP packet in the packet pool.  This function will also increment the reference count of that packet so when you are done you need to delete the packet by calling </w:t>
        </w:r>
        <w:r w:rsidRPr="00A91B39">
          <w:rPr>
            <w:i/>
          </w:rPr>
          <w:t>wiced_packet_delete</w:t>
        </w:r>
        <w:r>
          <w:t>.</w:t>
        </w:r>
      </w:ins>
    </w:p>
    <w:p w14:paraId="7500E2E2" w14:textId="77777777" w:rsidR="00E87B5F" w:rsidRDefault="00E87B5F" w:rsidP="00E87B5F">
      <w:pPr>
        <w:pStyle w:val="ListParagraph"/>
        <w:numPr>
          <w:ilvl w:val="0"/>
          <w:numId w:val="25"/>
        </w:numPr>
        <w:rPr>
          <w:ins w:id="2308" w:author="Alan Hawse" w:date="2017-06-18T12:36:00Z"/>
        </w:rPr>
      </w:pPr>
      <w:ins w:id="2309" w:author="Alan Hawse" w:date="2017-06-18T12:36:00Z">
        <w:r>
          <w:lastRenderedPageBreak/>
          <w:t xml:space="preserve">Finally, you can get the actual TCP packet data by calling </w:t>
        </w:r>
        <w:r w:rsidRPr="00A91B39">
          <w:rPr>
            <w:i/>
          </w:rPr>
          <w:t>wiced_packet_get_data</w:t>
        </w:r>
        <w:r>
          <w:t xml:space="preserve"> which has the following prototype:</w:t>
        </w:r>
      </w:ins>
    </w:p>
    <w:p w14:paraId="3E0CE426" w14:textId="77777777" w:rsidR="00E87B5F" w:rsidRPr="00F13F58" w:rsidRDefault="00E87B5F" w:rsidP="00E87B5F">
      <w:pPr>
        <w:ind w:left="1440"/>
        <w:rPr>
          <w:ins w:id="2310" w:author="Alan Hawse" w:date="2017-06-18T12:36:00Z"/>
          <w:rFonts w:ascii="Courier New" w:eastAsia="Times New Roman" w:hAnsi="Courier New" w:cs="Courier New"/>
          <w:color w:val="548DD4"/>
          <w:kern w:val="28"/>
          <w:sz w:val="18"/>
          <w:szCs w:val="18"/>
        </w:rPr>
      </w:pPr>
      <w:ins w:id="2311" w:author="Alan Hawse" w:date="2017-06-18T12:36:00Z">
        <w:r w:rsidRPr="00F13F58">
          <w:rPr>
            <w:rFonts w:ascii="Courier New" w:eastAsia="Times New Roman" w:hAnsi="Courier New" w:cs="Courier New"/>
            <w:color w:val="548DD4"/>
            <w:kern w:val="28"/>
            <w:sz w:val="18"/>
            <w:szCs w:val="18"/>
          </w:rPr>
          <w:t xml:space="preserve">wiced_result_t wiced_packet_get_data( </w:t>
        </w:r>
      </w:ins>
    </w:p>
    <w:p w14:paraId="0F995CF3" w14:textId="77777777" w:rsidR="00E87B5F" w:rsidRPr="00F13F58" w:rsidRDefault="00E87B5F" w:rsidP="00E87B5F">
      <w:pPr>
        <w:ind w:left="1440"/>
        <w:rPr>
          <w:ins w:id="2312" w:author="Alan Hawse" w:date="2017-06-18T12:36:00Z"/>
          <w:rFonts w:ascii="Courier New" w:eastAsia="Times New Roman" w:hAnsi="Courier New" w:cs="Courier New"/>
          <w:color w:val="548DD4"/>
          <w:kern w:val="28"/>
          <w:sz w:val="18"/>
          <w:szCs w:val="18"/>
        </w:rPr>
      </w:pPr>
      <w:ins w:id="2313" w:author="Alan Hawse" w:date="2017-06-18T12:36:00Z">
        <w:r w:rsidRPr="00F13F58">
          <w:rPr>
            <w:rFonts w:ascii="Courier New" w:eastAsia="Times New Roman" w:hAnsi="Courier New" w:cs="Courier New"/>
            <w:color w:val="548DD4"/>
            <w:kern w:val="28"/>
            <w:sz w:val="18"/>
            <w:szCs w:val="18"/>
          </w:rPr>
          <w:t xml:space="preserve">wiced_packet_t* packet, </w:t>
        </w:r>
      </w:ins>
    </w:p>
    <w:p w14:paraId="098F9346" w14:textId="77777777" w:rsidR="00E87B5F" w:rsidRPr="00F13F58" w:rsidRDefault="00E87B5F" w:rsidP="00E87B5F">
      <w:pPr>
        <w:ind w:left="1440"/>
        <w:rPr>
          <w:ins w:id="2314" w:author="Alan Hawse" w:date="2017-06-18T12:36:00Z"/>
          <w:rFonts w:ascii="Courier New" w:eastAsia="Times New Roman" w:hAnsi="Courier New" w:cs="Courier New"/>
          <w:color w:val="548DD4"/>
          <w:kern w:val="28"/>
          <w:sz w:val="18"/>
          <w:szCs w:val="18"/>
        </w:rPr>
      </w:pPr>
      <w:ins w:id="2315" w:author="Alan Hawse" w:date="2017-06-18T12:36:00Z">
        <w:r w:rsidRPr="00F13F58">
          <w:rPr>
            <w:rFonts w:ascii="Courier New" w:eastAsia="Times New Roman" w:hAnsi="Courier New" w:cs="Courier New"/>
            <w:color w:val="548DD4"/>
            <w:kern w:val="28"/>
            <w:sz w:val="18"/>
            <w:szCs w:val="18"/>
          </w:rPr>
          <w:t xml:space="preserve">uint16_t offset, </w:t>
        </w:r>
      </w:ins>
    </w:p>
    <w:p w14:paraId="6411925C" w14:textId="77777777" w:rsidR="00E87B5F" w:rsidRPr="00F13F58" w:rsidRDefault="00E87B5F" w:rsidP="00E87B5F">
      <w:pPr>
        <w:ind w:left="1440"/>
        <w:rPr>
          <w:ins w:id="2316" w:author="Alan Hawse" w:date="2017-06-18T12:36:00Z"/>
          <w:rFonts w:ascii="Courier New" w:eastAsia="Times New Roman" w:hAnsi="Courier New" w:cs="Courier New"/>
          <w:color w:val="548DD4"/>
          <w:kern w:val="28"/>
          <w:sz w:val="18"/>
          <w:szCs w:val="18"/>
        </w:rPr>
      </w:pPr>
      <w:ins w:id="2317" w:author="Alan Hawse" w:date="2017-06-18T12:36:00Z">
        <w:r w:rsidRPr="00F13F58">
          <w:rPr>
            <w:rFonts w:ascii="Courier New" w:eastAsia="Times New Roman" w:hAnsi="Courier New" w:cs="Courier New"/>
            <w:color w:val="548DD4"/>
            <w:kern w:val="28"/>
            <w:sz w:val="18"/>
            <w:szCs w:val="18"/>
          </w:rPr>
          <w:t xml:space="preserve">uint8_t** data, </w:t>
        </w:r>
      </w:ins>
    </w:p>
    <w:p w14:paraId="1128BA87" w14:textId="77777777" w:rsidR="00E87B5F" w:rsidRPr="00F13F58" w:rsidRDefault="00E87B5F" w:rsidP="00E87B5F">
      <w:pPr>
        <w:ind w:left="1440"/>
        <w:rPr>
          <w:ins w:id="2318" w:author="Alan Hawse" w:date="2017-06-18T12:36:00Z"/>
          <w:rFonts w:ascii="Courier New" w:eastAsia="Times New Roman" w:hAnsi="Courier New" w:cs="Courier New"/>
          <w:color w:val="548DD4"/>
          <w:kern w:val="28"/>
          <w:sz w:val="18"/>
          <w:szCs w:val="18"/>
        </w:rPr>
      </w:pPr>
      <w:ins w:id="2319" w:author="Alan Hawse" w:date="2017-06-18T12:36:00Z">
        <w:r w:rsidRPr="00F13F58">
          <w:rPr>
            <w:rFonts w:ascii="Courier New" w:eastAsia="Times New Roman" w:hAnsi="Courier New" w:cs="Courier New"/>
            <w:color w:val="548DD4"/>
            <w:kern w:val="28"/>
            <w:sz w:val="18"/>
            <w:szCs w:val="18"/>
          </w:rPr>
          <w:t xml:space="preserve">uint16_t* fragment_available_data_length, </w:t>
        </w:r>
      </w:ins>
    </w:p>
    <w:p w14:paraId="62887E1F" w14:textId="77777777" w:rsidR="00E87B5F" w:rsidRPr="00F13F58" w:rsidRDefault="00E87B5F" w:rsidP="00E87B5F">
      <w:pPr>
        <w:ind w:left="1440"/>
        <w:rPr>
          <w:ins w:id="2320" w:author="Alan Hawse" w:date="2017-06-18T12:36:00Z"/>
          <w:rFonts w:ascii="Courier New" w:eastAsia="Times New Roman" w:hAnsi="Courier New" w:cs="Courier New"/>
          <w:color w:val="548DD4"/>
          <w:kern w:val="28"/>
          <w:sz w:val="18"/>
          <w:szCs w:val="18"/>
        </w:rPr>
      </w:pPr>
      <w:ins w:id="2321" w:author="Alan Hawse" w:date="2017-06-18T12:36:00Z">
        <w:r w:rsidRPr="00F13F58">
          <w:rPr>
            <w:rFonts w:ascii="Courier New" w:eastAsia="Times New Roman" w:hAnsi="Courier New" w:cs="Courier New"/>
            <w:color w:val="548DD4"/>
            <w:kern w:val="28"/>
            <w:sz w:val="18"/>
            <w:szCs w:val="18"/>
          </w:rPr>
          <w:t>uint16_t *total_available_data_length )</w:t>
        </w:r>
        <w:r>
          <w:rPr>
            <w:rFonts w:ascii="Courier New" w:eastAsia="Times New Roman" w:hAnsi="Courier New" w:cs="Courier New"/>
            <w:color w:val="548DD4"/>
            <w:kern w:val="28"/>
            <w:sz w:val="18"/>
            <w:szCs w:val="18"/>
          </w:rPr>
          <w:t>;</w:t>
        </w:r>
      </w:ins>
    </w:p>
    <w:p w14:paraId="295B4421" w14:textId="77777777" w:rsidR="00E87B5F" w:rsidRDefault="00E87B5F" w:rsidP="00E87B5F">
      <w:pPr>
        <w:ind w:left="720"/>
        <w:rPr>
          <w:ins w:id="2322" w:author="Alan Hawse" w:date="2017-06-18T12:36:00Z"/>
        </w:rPr>
      </w:pPr>
      <w:ins w:id="2323" w:author="Alan Hawse" w:date="2017-06-18T12:36:00Z">
        <w:r>
          <w:t>This function is designed to let you grab pieces of the packet, hence the offset parameter.  To get your data you need to pass a pointer to a uint8_t pointer.  The function will update your pointer to point to the raw data in the buffer.</w:t>
        </w:r>
      </w:ins>
    </w:p>
    <w:p w14:paraId="2D5169CD" w14:textId="77777777" w:rsidR="00E87B5F" w:rsidRDefault="00E87B5F" w:rsidP="00E87B5F">
      <w:pPr>
        <w:keepNext/>
        <w:ind w:left="720"/>
        <w:rPr>
          <w:ins w:id="2324" w:author="Alan Hawse" w:date="2017-06-18T12:36:00Z"/>
        </w:rPr>
      </w:pPr>
      <w:ins w:id="2325" w:author="Alan Hawse" w:date="2017-06-18T12:36:00Z">
        <w:r>
          <w:t>Given the above, the receive firmware might look something like this:</w:t>
        </w:r>
      </w:ins>
    </w:p>
    <w:p w14:paraId="27549FB6" w14:textId="77777777" w:rsidR="00E87B5F" w:rsidRPr="00F13F58" w:rsidRDefault="00E87B5F" w:rsidP="00E87B5F">
      <w:pPr>
        <w:keepNext/>
        <w:ind w:left="720"/>
        <w:rPr>
          <w:ins w:id="2326" w:author="Alan Hawse" w:date="2017-06-18T12:36:00Z"/>
          <w:rFonts w:ascii="Courier New" w:eastAsia="Times New Roman" w:hAnsi="Courier New" w:cs="Courier New"/>
          <w:color w:val="548DD4"/>
          <w:kern w:val="28"/>
          <w:sz w:val="18"/>
          <w:szCs w:val="18"/>
        </w:rPr>
      </w:pPr>
      <w:ins w:id="2327" w:author="Alan Hawse" w:date="2017-06-18T12:36:00Z">
        <w:r w:rsidRPr="00F13F58">
          <w:rPr>
            <w:rFonts w:ascii="Courier New" w:eastAsia="Times New Roman" w:hAnsi="Courier New" w:cs="Courier New"/>
            <w:color w:val="548DD4"/>
            <w:kern w:val="28"/>
            <w:sz w:val="18"/>
            <w:szCs w:val="18"/>
          </w:rPr>
          <w:t>while(1)</w:t>
        </w:r>
      </w:ins>
    </w:p>
    <w:p w14:paraId="747FD278" w14:textId="77777777" w:rsidR="00E87B5F" w:rsidRPr="00F13F58" w:rsidRDefault="00E87B5F" w:rsidP="00E87B5F">
      <w:pPr>
        <w:keepNext/>
        <w:ind w:left="720"/>
        <w:rPr>
          <w:ins w:id="2328" w:author="Alan Hawse" w:date="2017-06-18T12:36:00Z"/>
          <w:rFonts w:ascii="Courier New" w:eastAsia="Times New Roman" w:hAnsi="Courier New" w:cs="Courier New"/>
          <w:color w:val="548DD4"/>
          <w:kern w:val="28"/>
          <w:sz w:val="18"/>
          <w:szCs w:val="18"/>
        </w:rPr>
      </w:pPr>
      <w:ins w:id="2329" w:author="Alan Hawse" w:date="2017-06-18T12:36:00Z">
        <w:r w:rsidRPr="00F13F58">
          <w:rPr>
            <w:rFonts w:ascii="Courier New" w:eastAsia="Times New Roman" w:hAnsi="Courier New" w:cs="Courier New"/>
            <w:color w:val="548DD4"/>
            <w:kern w:val="28"/>
            <w:sz w:val="18"/>
            <w:szCs w:val="18"/>
          </w:rPr>
          <w:t>{</w:t>
        </w:r>
      </w:ins>
    </w:p>
    <w:p w14:paraId="66BA3F20" w14:textId="77777777" w:rsidR="00E87B5F" w:rsidRPr="00F13F58" w:rsidRDefault="00E87B5F" w:rsidP="00E87B5F">
      <w:pPr>
        <w:keepNext/>
        <w:ind w:left="720" w:firstLine="720"/>
        <w:rPr>
          <w:ins w:id="2330" w:author="Alan Hawse" w:date="2017-06-18T12:36:00Z"/>
          <w:rFonts w:ascii="Courier New" w:eastAsia="Times New Roman" w:hAnsi="Courier New" w:cs="Courier New"/>
          <w:color w:val="548DD4"/>
          <w:kern w:val="28"/>
          <w:sz w:val="18"/>
          <w:szCs w:val="18"/>
        </w:rPr>
      </w:pPr>
      <w:ins w:id="2331" w:author="Alan Hawse" w:date="2017-06-18T12:36:00Z">
        <w:r w:rsidRPr="00F13F58">
          <w:rPr>
            <w:rFonts w:ascii="Courier New" w:eastAsia="Times New Roman" w:hAnsi="Courier New" w:cs="Courier New"/>
            <w:color w:val="548DD4"/>
            <w:kern w:val="28"/>
            <w:sz w:val="18"/>
            <w:szCs w:val="18"/>
          </w:rPr>
          <w:t>wiced_packet_t *myPacket;</w:t>
        </w:r>
      </w:ins>
    </w:p>
    <w:p w14:paraId="1214A072" w14:textId="77777777" w:rsidR="00E87B5F" w:rsidRPr="00F13F58" w:rsidRDefault="00E87B5F" w:rsidP="00E87B5F">
      <w:pPr>
        <w:keepNext/>
        <w:ind w:left="1440"/>
        <w:rPr>
          <w:ins w:id="2332" w:author="Alan Hawse" w:date="2017-06-18T12:36:00Z"/>
          <w:rFonts w:ascii="Courier New" w:eastAsia="Times New Roman" w:hAnsi="Courier New" w:cs="Courier New"/>
          <w:color w:val="548DD4"/>
          <w:kern w:val="28"/>
          <w:sz w:val="18"/>
          <w:szCs w:val="18"/>
        </w:rPr>
      </w:pPr>
      <w:ins w:id="2333" w:author="Alan Hawse" w:date="2017-06-18T12:36:00Z">
        <w:r w:rsidRPr="00F13F58">
          <w:rPr>
            <w:rFonts w:ascii="Courier New" w:eastAsia="Times New Roman" w:hAnsi="Courier New" w:cs="Courier New"/>
            <w:color w:val="548DD4"/>
            <w:kern w:val="28"/>
            <w:sz w:val="18"/>
            <w:szCs w:val="18"/>
          </w:rPr>
          <w:t xml:space="preserve">uint8_t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*myData;</w:t>
        </w:r>
      </w:ins>
    </w:p>
    <w:p w14:paraId="3C5BE585" w14:textId="77777777" w:rsidR="00E87B5F" w:rsidRDefault="00E87B5F" w:rsidP="00E87B5F">
      <w:pPr>
        <w:keepNext/>
        <w:ind w:left="1440"/>
        <w:rPr>
          <w:ins w:id="2334" w:author="Alan Hawse" w:date="2017-06-18T12:36:00Z"/>
          <w:rFonts w:ascii="Courier New" w:eastAsia="Times New Roman" w:hAnsi="Courier New" w:cs="Courier New"/>
          <w:color w:val="548DD4"/>
          <w:kern w:val="28"/>
          <w:sz w:val="18"/>
          <w:szCs w:val="18"/>
        </w:rPr>
      </w:pPr>
      <w:ins w:id="2335" w:author="Alan Hawse" w:date="2017-06-18T12:36:00Z">
        <w:r w:rsidRPr="00F13F58">
          <w:rPr>
            <w:rFonts w:ascii="Courier New" w:eastAsia="Times New Roman" w:hAnsi="Courier New" w:cs="Courier New"/>
            <w:color w:val="548DD4"/>
            <w:kern w:val="28"/>
            <w:sz w:val="18"/>
            <w:szCs w:val="18"/>
          </w:rPr>
          <w:t xml:space="preserve">uint16_t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frag_len,avail_len;</w:t>
        </w:r>
      </w:ins>
    </w:p>
    <w:p w14:paraId="2C80EA52" w14:textId="77777777" w:rsidR="00E87B5F" w:rsidRPr="00F13F58" w:rsidRDefault="00E87B5F" w:rsidP="00E87B5F">
      <w:pPr>
        <w:keepNext/>
        <w:ind w:left="1440"/>
        <w:rPr>
          <w:ins w:id="2336" w:author="Alan Hawse" w:date="2017-06-18T12:36:00Z"/>
          <w:rFonts w:ascii="Courier New" w:eastAsia="Times New Roman" w:hAnsi="Courier New" w:cs="Courier New"/>
          <w:color w:val="548DD4"/>
          <w:kern w:val="28"/>
          <w:sz w:val="18"/>
          <w:szCs w:val="18"/>
        </w:rPr>
      </w:pPr>
    </w:p>
    <w:p w14:paraId="68AA1ECF" w14:textId="77777777" w:rsidR="00E87B5F" w:rsidRPr="00F13F58" w:rsidRDefault="00E87B5F" w:rsidP="00E87B5F">
      <w:pPr>
        <w:keepNext/>
        <w:ind w:left="1440"/>
        <w:rPr>
          <w:ins w:id="2337" w:author="Alan Hawse" w:date="2017-06-18T12:36:00Z"/>
          <w:rFonts w:ascii="Courier New" w:eastAsia="Times New Roman" w:hAnsi="Courier New" w:cs="Courier New"/>
          <w:color w:val="548DD4"/>
          <w:kern w:val="28"/>
          <w:sz w:val="18"/>
          <w:szCs w:val="18"/>
        </w:rPr>
      </w:pPr>
      <w:ins w:id="2338" w:author="Alan Hawse" w:date="2017-06-18T12:36:00Z">
        <w:r w:rsidRPr="00F13F58">
          <w:rPr>
            <w:rFonts w:ascii="Courier New" w:eastAsia="Times New Roman" w:hAnsi="Courier New" w:cs="Courier New"/>
            <w:color w:val="548DD4"/>
            <w:kern w:val="28"/>
            <w:sz w:val="18"/>
            <w:szCs w:val="18"/>
          </w:rPr>
          <w:t xml:space="preserve">result = wiced_tcp_accept( &amp;socket ); // </w:t>
        </w:r>
        <w:r>
          <w:rPr>
            <w:rFonts w:ascii="Courier New" w:eastAsia="Times New Roman" w:hAnsi="Courier New" w:cs="Courier New"/>
            <w:color w:val="548DD4"/>
            <w:kern w:val="28"/>
            <w:sz w:val="18"/>
            <w:szCs w:val="18"/>
          </w:rPr>
          <w:t>Suspend</w:t>
        </w:r>
        <w:r w:rsidRPr="00F13F58">
          <w:rPr>
            <w:rFonts w:ascii="Courier New" w:eastAsia="Times New Roman" w:hAnsi="Courier New" w:cs="Courier New"/>
            <w:color w:val="548DD4"/>
            <w:kern w:val="28"/>
            <w:sz w:val="18"/>
            <w:szCs w:val="18"/>
          </w:rPr>
          <w:t xml:space="preserve"> until packet is received</w:t>
        </w:r>
      </w:ins>
    </w:p>
    <w:p w14:paraId="616CCEED" w14:textId="77777777" w:rsidR="00E87B5F" w:rsidRDefault="00E87B5F" w:rsidP="00E87B5F">
      <w:pPr>
        <w:keepNext/>
        <w:ind w:left="1440"/>
        <w:rPr>
          <w:ins w:id="2339" w:author="Alan Hawse" w:date="2017-06-18T12:36:00Z"/>
          <w:rFonts w:ascii="Courier New" w:eastAsia="Times New Roman" w:hAnsi="Courier New" w:cs="Courier New"/>
          <w:color w:val="548DD4"/>
          <w:kern w:val="28"/>
          <w:sz w:val="18"/>
          <w:szCs w:val="18"/>
        </w:rPr>
      </w:pPr>
    </w:p>
    <w:p w14:paraId="264B513C" w14:textId="77777777" w:rsidR="00E87B5F" w:rsidRPr="00F13F58" w:rsidRDefault="00E87B5F" w:rsidP="00E87B5F">
      <w:pPr>
        <w:keepNext/>
        <w:ind w:left="1440"/>
        <w:rPr>
          <w:ins w:id="2340" w:author="Alan Hawse" w:date="2017-06-18T12:36:00Z"/>
          <w:rFonts w:ascii="Courier New" w:eastAsia="Times New Roman" w:hAnsi="Courier New" w:cs="Courier New"/>
          <w:color w:val="548DD4"/>
          <w:kern w:val="28"/>
          <w:sz w:val="18"/>
          <w:szCs w:val="18"/>
        </w:rPr>
      </w:pPr>
      <w:ins w:id="2341" w:author="Alan Hawse" w:date="2017-06-18T12:36:00Z">
        <w:r w:rsidRPr="00F13F58">
          <w:rPr>
            <w:rFonts w:ascii="Courier New" w:eastAsia="Times New Roman" w:hAnsi="Courier New" w:cs="Courier New"/>
            <w:color w:val="548DD4"/>
            <w:kern w:val="28"/>
            <w:sz w:val="18"/>
            <w:szCs w:val="18"/>
          </w:rPr>
          <w:t>if (result != WICED_SUCCESS) //  Probably a timeout occurred</w:t>
        </w:r>
      </w:ins>
    </w:p>
    <w:p w14:paraId="32783D4B" w14:textId="77777777" w:rsidR="00E87B5F" w:rsidRPr="00F13F58" w:rsidRDefault="00E87B5F" w:rsidP="00E87B5F">
      <w:pPr>
        <w:keepNext/>
        <w:ind w:left="2340"/>
        <w:rPr>
          <w:ins w:id="2342" w:author="Alan Hawse" w:date="2017-06-18T12:36:00Z"/>
          <w:rFonts w:ascii="Courier New" w:eastAsia="Times New Roman" w:hAnsi="Courier New" w:cs="Courier New"/>
          <w:color w:val="548DD4"/>
          <w:kern w:val="28"/>
          <w:sz w:val="18"/>
          <w:szCs w:val="18"/>
        </w:rPr>
      </w:pPr>
      <w:ins w:id="2343" w:author="Alan Hawse" w:date="2017-06-18T12:36:00Z">
        <w:r w:rsidRPr="00F13F58">
          <w:rPr>
            <w:rFonts w:ascii="Courier New" w:eastAsia="Times New Roman" w:hAnsi="Courier New" w:cs="Courier New"/>
            <w:color w:val="548DD4"/>
            <w:kern w:val="28"/>
            <w:sz w:val="18"/>
            <w:szCs w:val="18"/>
          </w:rPr>
          <w:t>continue; //  Skip the rest of this iteration through the loop</w:t>
        </w:r>
      </w:ins>
    </w:p>
    <w:p w14:paraId="49D43F8F" w14:textId="77777777" w:rsidR="00E87B5F" w:rsidRDefault="00E87B5F" w:rsidP="00E87B5F">
      <w:pPr>
        <w:keepNext/>
        <w:ind w:left="1440"/>
        <w:rPr>
          <w:ins w:id="2344" w:author="Alan Hawse" w:date="2017-06-18T12:36:00Z"/>
          <w:rFonts w:ascii="Courier New" w:eastAsia="Times New Roman" w:hAnsi="Courier New" w:cs="Courier New"/>
          <w:color w:val="548DD4"/>
          <w:kern w:val="28"/>
          <w:sz w:val="18"/>
          <w:szCs w:val="18"/>
        </w:rPr>
      </w:pPr>
    </w:p>
    <w:p w14:paraId="6E973E91" w14:textId="77777777" w:rsidR="00E87B5F" w:rsidRPr="00F13F58" w:rsidRDefault="00E87B5F" w:rsidP="00E87B5F">
      <w:pPr>
        <w:keepNext/>
        <w:ind w:left="1440"/>
        <w:rPr>
          <w:ins w:id="2345" w:author="Alan Hawse" w:date="2017-06-18T12:36:00Z"/>
          <w:rFonts w:ascii="Courier New" w:eastAsia="Times New Roman" w:hAnsi="Courier New" w:cs="Courier New"/>
          <w:color w:val="548DD4"/>
          <w:kern w:val="28"/>
          <w:sz w:val="18"/>
          <w:szCs w:val="18"/>
        </w:rPr>
      </w:pPr>
      <w:ins w:id="2346" w:author="Alan Hawse" w:date="2017-06-18T12:36:00Z">
        <w:r w:rsidRPr="00F13F58">
          <w:rPr>
            <w:rFonts w:ascii="Courier New" w:eastAsia="Times New Roman" w:hAnsi="Courier New" w:cs="Courier New"/>
            <w:color w:val="548DD4"/>
            <w:kern w:val="28"/>
            <w:sz w:val="18"/>
            <w:szCs w:val="18"/>
          </w:rPr>
          <w:t>wiced_tcp_receive( &amp;socket, &amp;myPacket, WICED_WAIT_FOREVER );</w:t>
        </w:r>
      </w:ins>
    </w:p>
    <w:p w14:paraId="3B4836EA" w14:textId="77777777" w:rsidR="00E87B5F" w:rsidRPr="00F13F58" w:rsidRDefault="00E87B5F" w:rsidP="00E87B5F">
      <w:pPr>
        <w:keepNext/>
        <w:ind w:left="1440"/>
        <w:rPr>
          <w:ins w:id="2347" w:author="Alan Hawse" w:date="2017-06-18T12:36:00Z"/>
          <w:rFonts w:ascii="Courier New" w:eastAsia="Times New Roman" w:hAnsi="Courier New" w:cs="Courier New"/>
          <w:color w:val="548DD4"/>
          <w:kern w:val="28"/>
          <w:sz w:val="18"/>
          <w:szCs w:val="18"/>
        </w:rPr>
      </w:pPr>
      <w:ins w:id="2348" w:author="Alan Hawse" w:date="2017-06-18T12:36:00Z">
        <w:r w:rsidRPr="00F13F58">
          <w:rPr>
            <w:rFonts w:ascii="Courier New" w:eastAsia="Times New Roman" w:hAnsi="Courier New" w:cs="Courier New"/>
            <w:color w:val="548DD4"/>
            <w:kern w:val="28"/>
            <w:sz w:val="18"/>
            <w:szCs w:val="18"/>
          </w:rPr>
          <w:t>wiced_packet_get_data( myPacket, 0, &amp;myData, &amp;frag_len, &amp;avail_len );</w:t>
        </w:r>
      </w:ins>
    </w:p>
    <w:p w14:paraId="5C6F7AC2" w14:textId="77777777" w:rsidR="00E87B5F" w:rsidRPr="00F13F58" w:rsidRDefault="00E87B5F" w:rsidP="00E87B5F">
      <w:pPr>
        <w:keepNext/>
        <w:ind w:left="1440"/>
        <w:rPr>
          <w:ins w:id="2349" w:author="Alan Hawse" w:date="2017-06-18T12:36:00Z"/>
          <w:rFonts w:ascii="Courier New" w:eastAsia="Times New Roman" w:hAnsi="Courier New" w:cs="Courier New"/>
          <w:color w:val="548DD4"/>
          <w:kern w:val="28"/>
          <w:sz w:val="18"/>
          <w:szCs w:val="18"/>
        </w:rPr>
      </w:pPr>
      <w:ins w:id="2350" w:author="Alan Hawse" w:date="2017-06-18T12:36:00Z">
        <w:r w:rsidRPr="00F13F58">
          <w:rPr>
            <w:rFonts w:ascii="Courier New" w:eastAsia="Times New Roman" w:hAnsi="Courier New" w:cs="Courier New"/>
            <w:color w:val="548DD4"/>
            <w:kern w:val="28"/>
            <w:sz w:val="18"/>
            <w:szCs w:val="18"/>
          </w:rPr>
          <w:t xml:space="preserve">myData[avail_len] = 0; // add null termination so we can print it </w:t>
        </w:r>
      </w:ins>
    </w:p>
    <w:p w14:paraId="3BC556D1" w14:textId="77777777" w:rsidR="00E87B5F" w:rsidRDefault="00E87B5F" w:rsidP="00E87B5F">
      <w:pPr>
        <w:keepNext/>
        <w:ind w:left="1440"/>
        <w:rPr>
          <w:ins w:id="2351" w:author="Alan Hawse" w:date="2017-06-18T12:36:00Z"/>
          <w:rFonts w:ascii="Courier New" w:eastAsia="Times New Roman" w:hAnsi="Courier New" w:cs="Courier New"/>
          <w:color w:val="548DD4"/>
          <w:kern w:val="28"/>
          <w:sz w:val="18"/>
          <w:szCs w:val="18"/>
        </w:rPr>
      </w:pPr>
    </w:p>
    <w:p w14:paraId="1CA070CF" w14:textId="77777777" w:rsidR="00E87B5F" w:rsidRPr="00F13F58" w:rsidRDefault="00E87B5F" w:rsidP="00E87B5F">
      <w:pPr>
        <w:keepNext/>
        <w:ind w:left="1440"/>
        <w:rPr>
          <w:ins w:id="2352" w:author="Alan Hawse" w:date="2017-06-18T12:36:00Z"/>
          <w:rFonts w:ascii="Courier New" w:eastAsia="Times New Roman" w:hAnsi="Courier New" w:cs="Courier New"/>
          <w:color w:val="548DD4"/>
          <w:kern w:val="28"/>
          <w:sz w:val="18"/>
          <w:szCs w:val="18"/>
        </w:rPr>
      </w:pPr>
      <w:ins w:id="2353" w:author="Alan Hawse" w:date="2017-06-18T12:36:00Z">
        <w:r w:rsidRPr="00F13F58">
          <w:rPr>
            <w:rFonts w:ascii="Courier New" w:eastAsia="Times New Roman" w:hAnsi="Courier New" w:cs="Courier New"/>
            <w:color w:val="548DD4"/>
            <w:kern w:val="28"/>
            <w:sz w:val="18"/>
            <w:szCs w:val="18"/>
          </w:rPr>
          <w:t>WPRINT_APP_INFO((“Packet=%s\n”, myData));</w:t>
        </w:r>
      </w:ins>
    </w:p>
    <w:p w14:paraId="521489B8" w14:textId="77777777" w:rsidR="00E87B5F" w:rsidRDefault="00E87B5F" w:rsidP="00E87B5F">
      <w:pPr>
        <w:keepNext/>
        <w:ind w:left="1440"/>
        <w:rPr>
          <w:ins w:id="2354" w:author="Alan Hawse" w:date="2017-06-18T12:36:00Z"/>
          <w:rFonts w:ascii="Courier New" w:eastAsia="Times New Roman" w:hAnsi="Courier New" w:cs="Courier New"/>
          <w:color w:val="548DD4"/>
          <w:kern w:val="28"/>
          <w:sz w:val="18"/>
          <w:szCs w:val="18"/>
        </w:rPr>
      </w:pPr>
    </w:p>
    <w:p w14:paraId="78F42D7C" w14:textId="77777777" w:rsidR="00E87B5F" w:rsidRPr="00F13F58" w:rsidRDefault="00E87B5F" w:rsidP="00E87B5F">
      <w:pPr>
        <w:keepNext/>
        <w:ind w:left="1440"/>
        <w:rPr>
          <w:ins w:id="2355" w:author="Alan Hawse" w:date="2017-06-18T12:36:00Z"/>
          <w:rFonts w:ascii="Courier New" w:eastAsia="Times New Roman" w:hAnsi="Courier New" w:cs="Courier New"/>
          <w:color w:val="548DD4"/>
          <w:kern w:val="28"/>
          <w:sz w:val="18"/>
          <w:szCs w:val="18"/>
        </w:rPr>
      </w:pPr>
      <w:ins w:id="2356" w:author="Alan Hawse" w:date="2017-06-18T12:36:00Z">
        <w:r w:rsidRPr="00F13F58">
          <w:rPr>
            <w:rFonts w:ascii="Courier New" w:eastAsia="Times New Roman" w:hAnsi="Courier New" w:cs="Courier New"/>
            <w:color w:val="548DD4"/>
            <w:kern w:val="28"/>
            <w:sz w:val="18"/>
            <w:szCs w:val="18"/>
          </w:rPr>
          <w:t>wiced_packet_delete( myPacket );</w:t>
        </w:r>
      </w:ins>
    </w:p>
    <w:p w14:paraId="4A81DF7D" w14:textId="77777777" w:rsidR="00E87B5F" w:rsidRPr="00F13F58" w:rsidRDefault="00E87B5F" w:rsidP="00E87B5F">
      <w:pPr>
        <w:keepNext/>
        <w:ind w:left="1440"/>
        <w:rPr>
          <w:ins w:id="2357" w:author="Alan Hawse" w:date="2017-06-18T12:36:00Z"/>
          <w:rFonts w:ascii="Courier New" w:eastAsia="Times New Roman" w:hAnsi="Courier New" w:cs="Courier New"/>
          <w:color w:val="548DD4"/>
          <w:kern w:val="28"/>
          <w:sz w:val="18"/>
          <w:szCs w:val="18"/>
        </w:rPr>
      </w:pPr>
      <w:ins w:id="2358" w:author="Alan Hawse" w:date="2017-06-18T12:36:00Z">
        <w:r w:rsidRPr="00F13F58">
          <w:rPr>
            <w:rFonts w:ascii="Courier New" w:eastAsia="Times New Roman" w:hAnsi="Courier New" w:cs="Courier New"/>
            <w:color w:val="548DD4"/>
            <w:kern w:val="28"/>
            <w:sz w:val="18"/>
            <w:szCs w:val="18"/>
          </w:rPr>
          <w:t>wiced_tcp_disconnect(&amp;socket);</w:t>
        </w:r>
      </w:ins>
    </w:p>
    <w:p w14:paraId="7367988C" w14:textId="77777777" w:rsidR="00E87B5F" w:rsidRPr="00F13F58" w:rsidRDefault="00E87B5F" w:rsidP="00E87B5F">
      <w:pPr>
        <w:ind w:left="720"/>
        <w:rPr>
          <w:ins w:id="2359" w:author="Alan Hawse" w:date="2017-06-18T12:36:00Z"/>
          <w:rFonts w:ascii="Courier New" w:eastAsia="Times New Roman" w:hAnsi="Courier New" w:cs="Courier New"/>
          <w:color w:val="548DD4"/>
          <w:kern w:val="28"/>
          <w:sz w:val="18"/>
          <w:szCs w:val="18"/>
        </w:rPr>
      </w:pPr>
      <w:ins w:id="2360" w:author="Alan Hawse" w:date="2017-06-18T12:36:00Z">
        <w:r w:rsidRPr="00F13F58">
          <w:rPr>
            <w:rFonts w:ascii="Courier New" w:eastAsia="Times New Roman" w:hAnsi="Courier New" w:cs="Courier New"/>
            <w:color w:val="548DD4"/>
            <w:kern w:val="28"/>
            <w:sz w:val="18"/>
            <w:szCs w:val="18"/>
          </w:rPr>
          <w:t>}</w:t>
        </w:r>
      </w:ins>
    </w:p>
    <w:p w14:paraId="68542067" w14:textId="77777777" w:rsidR="00E87B5F" w:rsidRDefault="00E87B5F" w:rsidP="00E87B5F">
      <w:pPr>
        <w:rPr>
          <w:ins w:id="2361" w:author="Alan Hawse" w:date="2017-06-18T12:36:00Z"/>
        </w:rPr>
      </w:pPr>
      <w:ins w:id="2362" w:author="Alan Hawse" w:date="2017-06-18T12:36:00Z">
        <w:r>
          <w:t>The code fragment assumes that it is a short string that you are receiving and it fits in one packet.  And obviously, there is no error checking.</w:t>
        </w:r>
      </w:ins>
    </w:p>
    <w:p w14:paraId="7E6BFED5" w14:textId="77777777" w:rsidR="00E87B5F" w:rsidRDefault="00E87B5F" w:rsidP="00E87B5F">
      <w:pPr>
        <w:rPr>
          <w:ins w:id="2363" w:author="Alan Hawse" w:date="2017-06-18T12:36:00Z"/>
        </w:rPr>
      </w:pPr>
      <w:ins w:id="2364" w:author="Alan Hawse" w:date="2017-06-18T12:36:00Z">
        <w:r>
          <w:lastRenderedPageBreak/>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r w:rsidRPr="00A973A3">
          <w:rPr>
            <w:i/>
          </w:rPr>
          <w:t>wiced_tcp_accept()</w:t>
        </w:r>
        <w:r>
          <w:t xml:space="preserve"> call allows the server to receive the next packet.</w:t>
        </w:r>
      </w:ins>
    </w:p>
    <w:p w14:paraId="101C3568" w14:textId="77777777" w:rsidR="00E87B5F" w:rsidDel="00956E65" w:rsidRDefault="00E87B5F" w:rsidP="00E87B5F">
      <w:pPr>
        <w:rPr>
          <w:ins w:id="2365" w:author="Alan Hawse" w:date="2017-06-18T12:36:00Z"/>
          <w:del w:id="2366" w:author="Greg Landry [2]" w:date="2017-07-13T17:15:00Z"/>
          <w:rFonts w:ascii="Cambria" w:eastAsia="Times New Roman" w:hAnsi="Cambria"/>
          <w:b/>
          <w:bCs/>
          <w:color w:val="4F81BD"/>
        </w:rPr>
      </w:pPr>
      <w:ins w:id="2367" w:author="Alan Hawse" w:date="2017-06-18T12:36:00Z">
        <w:del w:id="2368" w:author="Greg Landry [2]" w:date="2017-07-13T17:15:00Z">
          <w:r w:rsidDel="00956E65">
            <w:br w:type="page"/>
          </w:r>
        </w:del>
      </w:ins>
    </w:p>
    <w:p w14:paraId="20119E6B" w14:textId="77777777" w:rsidR="00E87B5F" w:rsidRDefault="00E87B5F" w:rsidP="00857DC2"/>
    <w:sectPr w:rsidR="00E87B5F">
      <w:footerReference w:type="default" r:id="rId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24" w:author="Greg Landry" w:date="2017-06-12T08:43:00Z" w:initials="GL">
    <w:p w14:paraId="7E475A08" w14:textId="05CE5A66" w:rsidR="00E769E8" w:rsidRDefault="00E769E8">
      <w:pPr>
        <w:pStyle w:val="CommentText"/>
      </w:pPr>
      <w:r>
        <w:rPr>
          <w:rStyle w:val="CommentReference"/>
        </w:rPr>
        <w:annotationRef/>
      </w:r>
      <w:r>
        <w:t>I don’t see this in the figure</w:t>
      </w:r>
    </w:p>
  </w:comment>
  <w:comment w:id="1375" w:author="Greg Landry" w:date="2017-06-09T11:17:00Z" w:initials="GL">
    <w:p w14:paraId="788A1419" w14:textId="6431F56C" w:rsidR="00E769E8" w:rsidRDefault="00E769E8">
      <w:pPr>
        <w:pStyle w:val="CommentText"/>
      </w:pPr>
      <w:r>
        <w:rPr>
          <w:rStyle w:val="CommentReference"/>
        </w:rPr>
        <w:annotationRef/>
      </w:r>
      <w:r>
        <w:rPr>
          <w:noProof/>
        </w:rPr>
        <w:t>Which one is the "right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475A08" w15:done="0"/>
  <w15:commentEx w15:paraId="788A14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475A08" w16cid:durableId="1D1226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A51F3D" w14:textId="77777777" w:rsidR="000F7ECD" w:rsidRDefault="000F7ECD" w:rsidP="00093A9C">
      <w:r>
        <w:separator/>
      </w:r>
    </w:p>
  </w:endnote>
  <w:endnote w:type="continuationSeparator" w:id="0">
    <w:p w14:paraId="1469DDAD" w14:textId="77777777" w:rsidR="000F7ECD" w:rsidRDefault="000F7ECD"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onaco">
    <w:altName w:val="Calibri"/>
    <w:charset w:val="00"/>
    <w:family w:val="auto"/>
    <w:pitch w:val="variable"/>
    <w:sig w:usb0="00000003" w:usb1="00000000" w:usb2="00000000" w:usb3="00000000" w:csb0="00000001" w:csb1="00000000"/>
  </w:font>
  <w:font w:name="Menlo">
    <w:altName w:val="Arial"/>
    <w:charset w:val="00"/>
    <w:family w:val="auto"/>
    <w:pitch w:val="variable"/>
    <w:sig w:usb0="E60022FF" w:usb1="D200F9FB" w:usb2="02000028" w:usb3="00000000" w:csb0="000001D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2803A1D7" w:rsidR="00E769E8" w:rsidRDefault="00E769E8">
            <w:pPr>
              <w:pStyle w:val="Footer"/>
              <w:jc w:val="center"/>
            </w:pPr>
            <w:r>
              <w:t xml:space="preserve">Page </w:t>
            </w:r>
            <w:r>
              <w:rPr>
                <w:b/>
                <w:bCs/>
              </w:rPr>
              <w:fldChar w:fldCharType="begin"/>
            </w:r>
            <w:r>
              <w:rPr>
                <w:b/>
                <w:bCs/>
              </w:rPr>
              <w:instrText xml:space="preserve"> PAGE </w:instrText>
            </w:r>
            <w:r>
              <w:rPr>
                <w:b/>
                <w:bCs/>
              </w:rPr>
              <w:fldChar w:fldCharType="separate"/>
            </w:r>
            <w:r w:rsidR="006235D6">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6235D6">
              <w:rPr>
                <w:b/>
                <w:bCs/>
                <w:noProof/>
              </w:rPr>
              <w:t>26</w:t>
            </w:r>
            <w:r>
              <w:rPr>
                <w:b/>
                <w:bCs/>
              </w:rPr>
              <w:fldChar w:fldCharType="end"/>
            </w:r>
          </w:p>
        </w:sdtContent>
      </w:sdt>
    </w:sdtContent>
  </w:sdt>
  <w:p w14:paraId="75581528" w14:textId="77777777" w:rsidR="00E769E8" w:rsidRDefault="00E76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61002" w14:textId="77777777" w:rsidR="000F7ECD" w:rsidRDefault="000F7ECD" w:rsidP="00093A9C">
      <w:r>
        <w:separator/>
      </w:r>
    </w:p>
  </w:footnote>
  <w:footnote w:type="continuationSeparator" w:id="0">
    <w:p w14:paraId="6E746ADD" w14:textId="77777777" w:rsidR="000F7ECD" w:rsidRDefault="000F7ECD"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CE520D"/>
    <w:multiLevelType w:val="hybridMultilevel"/>
    <w:tmpl w:val="0AD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A00C89"/>
    <w:multiLevelType w:val="hybridMultilevel"/>
    <w:tmpl w:val="47E8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C0DF1"/>
    <w:multiLevelType w:val="hybridMultilevel"/>
    <w:tmpl w:val="1F94C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22"/>
  </w:num>
  <w:num w:numId="4">
    <w:abstractNumId w:val="37"/>
  </w:num>
  <w:num w:numId="5">
    <w:abstractNumId w:val="11"/>
  </w:num>
  <w:num w:numId="6">
    <w:abstractNumId w:val="36"/>
  </w:num>
  <w:num w:numId="7">
    <w:abstractNumId w:val="2"/>
  </w:num>
  <w:num w:numId="8">
    <w:abstractNumId w:val="20"/>
  </w:num>
  <w:num w:numId="9">
    <w:abstractNumId w:val="42"/>
  </w:num>
  <w:num w:numId="10">
    <w:abstractNumId w:val="14"/>
  </w:num>
  <w:num w:numId="11">
    <w:abstractNumId w:val="32"/>
  </w:num>
  <w:num w:numId="12">
    <w:abstractNumId w:val="29"/>
  </w:num>
  <w:num w:numId="13">
    <w:abstractNumId w:val="9"/>
  </w:num>
  <w:num w:numId="14">
    <w:abstractNumId w:val="33"/>
  </w:num>
  <w:num w:numId="15">
    <w:abstractNumId w:val="26"/>
  </w:num>
  <w:num w:numId="16">
    <w:abstractNumId w:val="25"/>
  </w:num>
  <w:num w:numId="17">
    <w:abstractNumId w:val="10"/>
  </w:num>
  <w:num w:numId="18">
    <w:abstractNumId w:val="8"/>
  </w:num>
  <w:num w:numId="19">
    <w:abstractNumId w:val="18"/>
  </w:num>
  <w:num w:numId="20">
    <w:abstractNumId w:val="35"/>
  </w:num>
  <w:num w:numId="21">
    <w:abstractNumId w:val="3"/>
  </w:num>
  <w:num w:numId="22">
    <w:abstractNumId w:val="30"/>
  </w:num>
  <w:num w:numId="23">
    <w:abstractNumId w:val="19"/>
  </w:num>
  <w:num w:numId="24">
    <w:abstractNumId w:val="23"/>
  </w:num>
  <w:num w:numId="25">
    <w:abstractNumId w:val="5"/>
  </w:num>
  <w:num w:numId="26">
    <w:abstractNumId w:val="13"/>
  </w:num>
  <w:num w:numId="27">
    <w:abstractNumId w:val="7"/>
  </w:num>
  <w:num w:numId="28">
    <w:abstractNumId w:val="27"/>
  </w:num>
  <w:num w:numId="29">
    <w:abstractNumId w:val="31"/>
  </w:num>
  <w:num w:numId="30">
    <w:abstractNumId w:val="28"/>
  </w:num>
  <w:num w:numId="31">
    <w:abstractNumId w:val="39"/>
  </w:num>
  <w:num w:numId="32">
    <w:abstractNumId w:val="38"/>
  </w:num>
  <w:num w:numId="33">
    <w:abstractNumId w:val="12"/>
  </w:num>
  <w:num w:numId="34">
    <w:abstractNumId w:val="6"/>
  </w:num>
  <w:num w:numId="35">
    <w:abstractNumId w:val="41"/>
  </w:num>
  <w:num w:numId="36">
    <w:abstractNumId w:val="40"/>
  </w:num>
  <w:num w:numId="37">
    <w:abstractNumId w:val="0"/>
  </w:num>
  <w:num w:numId="38">
    <w:abstractNumId w:val="4"/>
  </w:num>
  <w:num w:numId="39">
    <w:abstractNumId w:val="17"/>
  </w:num>
  <w:num w:numId="40">
    <w:abstractNumId w:val="15"/>
  </w:num>
  <w:num w:numId="41">
    <w:abstractNumId w:val="34"/>
  </w:num>
  <w:num w:numId="42">
    <w:abstractNumId w:val="21"/>
  </w:num>
  <w:num w:numId="43">
    <w:abstractNumId w:val="1"/>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None" w15:userId="Greg Landry"/>
  </w15:person>
  <w15:person w15:author="Alan Hawse">
    <w15:presenceInfo w15:providerId="None" w15:userId="Alan Hawse"/>
  </w15:person>
  <w15:person w15:author="gjl@cypress.com">
    <w15:presenceInfo w15:providerId="None" w15:userId="gjl@cypress.com"/>
  </w15:person>
  <w15:person w15:author="Greg Landry [2]">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298A"/>
    <w:rsid w:val="00013E85"/>
    <w:rsid w:val="00021344"/>
    <w:rsid w:val="00021A17"/>
    <w:rsid w:val="00022931"/>
    <w:rsid w:val="00026C5A"/>
    <w:rsid w:val="000331EA"/>
    <w:rsid w:val="000366AE"/>
    <w:rsid w:val="00037018"/>
    <w:rsid w:val="00051E3C"/>
    <w:rsid w:val="00054526"/>
    <w:rsid w:val="000712E3"/>
    <w:rsid w:val="00072A0E"/>
    <w:rsid w:val="00073E53"/>
    <w:rsid w:val="00076413"/>
    <w:rsid w:val="0008231F"/>
    <w:rsid w:val="000851B7"/>
    <w:rsid w:val="00087CD7"/>
    <w:rsid w:val="000907D9"/>
    <w:rsid w:val="0009164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0F7ECD"/>
    <w:rsid w:val="00101724"/>
    <w:rsid w:val="001101F2"/>
    <w:rsid w:val="00113918"/>
    <w:rsid w:val="001159FE"/>
    <w:rsid w:val="00132039"/>
    <w:rsid w:val="00133740"/>
    <w:rsid w:val="00154677"/>
    <w:rsid w:val="0015783A"/>
    <w:rsid w:val="00161B9E"/>
    <w:rsid w:val="0016382B"/>
    <w:rsid w:val="00167802"/>
    <w:rsid w:val="00170443"/>
    <w:rsid w:val="001757E7"/>
    <w:rsid w:val="00177F74"/>
    <w:rsid w:val="00180699"/>
    <w:rsid w:val="00181347"/>
    <w:rsid w:val="00182CDF"/>
    <w:rsid w:val="00183EFF"/>
    <w:rsid w:val="00186B87"/>
    <w:rsid w:val="00194FCD"/>
    <w:rsid w:val="00195536"/>
    <w:rsid w:val="001A5690"/>
    <w:rsid w:val="001A625E"/>
    <w:rsid w:val="001B1BEC"/>
    <w:rsid w:val="001B44DA"/>
    <w:rsid w:val="001B6FB2"/>
    <w:rsid w:val="001C0016"/>
    <w:rsid w:val="001C02D7"/>
    <w:rsid w:val="001C3071"/>
    <w:rsid w:val="001C41CE"/>
    <w:rsid w:val="001C624C"/>
    <w:rsid w:val="001C72C2"/>
    <w:rsid w:val="001E1DF0"/>
    <w:rsid w:val="001E500C"/>
    <w:rsid w:val="001F31C5"/>
    <w:rsid w:val="001F5644"/>
    <w:rsid w:val="00203097"/>
    <w:rsid w:val="00204493"/>
    <w:rsid w:val="00204CE6"/>
    <w:rsid w:val="0020657F"/>
    <w:rsid w:val="00220DAF"/>
    <w:rsid w:val="00227150"/>
    <w:rsid w:val="00234B41"/>
    <w:rsid w:val="0024060A"/>
    <w:rsid w:val="00240D1A"/>
    <w:rsid w:val="00245C4A"/>
    <w:rsid w:val="00246424"/>
    <w:rsid w:val="00255081"/>
    <w:rsid w:val="00261AF8"/>
    <w:rsid w:val="00262EBB"/>
    <w:rsid w:val="0026316E"/>
    <w:rsid w:val="00266D14"/>
    <w:rsid w:val="002670C9"/>
    <w:rsid w:val="00273A8F"/>
    <w:rsid w:val="002765CD"/>
    <w:rsid w:val="002808CD"/>
    <w:rsid w:val="00280E0E"/>
    <w:rsid w:val="00281BD7"/>
    <w:rsid w:val="00284701"/>
    <w:rsid w:val="00285F84"/>
    <w:rsid w:val="0029288C"/>
    <w:rsid w:val="0029444C"/>
    <w:rsid w:val="002A0254"/>
    <w:rsid w:val="002A524E"/>
    <w:rsid w:val="002B34C1"/>
    <w:rsid w:val="002B678A"/>
    <w:rsid w:val="002C5818"/>
    <w:rsid w:val="002D088B"/>
    <w:rsid w:val="002D54F4"/>
    <w:rsid w:val="002D6DDB"/>
    <w:rsid w:val="002F7901"/>
    <w:rsid w:val="00302543"/>
    <w:rsid w:val="00303D95"/>
    <w:rsid w:val="00317780"/>
    <w:rsid w:val="00321400"/>
    <w:rsid w:val="00321B8A"/>
    <w:rsid w:val="003235D8"/>
    <w:rsid w:val="00326930"/>
    <w:rsid w:val="00333164"/>
    <w:rsid w:val="003445E6"/>
    <w:rsid w:val="00350E39"/>
    <w:rsid w:val="00354FF4"/>
    <w:rsid w:val="00361908"/>
    <w:rsid w:val="00364C65"/>
    <w:rsid w:val="00364CE9"/>
    <w:rsid w:val="0036635F"/>
    <w:rsid w:val="003676ED"/>
    <w:rsid w:val="003701F6"/>
    <w:rsid w:val="0037207F"/>
    <w:rsid w:val="003738DB"/>
    <w:rsid w:val="003817F7"/>
    <w:rsid w:val="003853D7"/>
    <w:rsid w:val="00393345"/>
    <w:rsid w:val="00393F95"/>
    <w:rsid w:val="00397ACA"/>
    <w:rsid w:val="003A03BF"/>
    <w:rsid w:val="003A110D"/>
    <w:rsid w:val="003A67DC"/>
    <w:rsid w:val="003B4974"/>
    <w:rsid w:val="003D39DA"/>
    <w:rsid w:val="003E106B"/>
    <w:rsid w:val="003E3652"/>
    <w:rsid w:val="003E39EE"/>
    <w:rsid w:val="003E3D52"/>
    <w:rsid w:val="003E5880"/>
    <w:rsid w:val="003E6C7C"/>
    <w:rsid w:val="003F4E78"/>
    <w:rsid w:val="0040035E"/>
    <w:rsid w:val="00400697"/>
    <w:rsid w:val="0041007E"/>
    <w:rsid w:val="00410203"/>
    <w:rsid w:val="004119D6"/>
    <w:rsid w:val="0041512A"/>
    <w:rsid w:val="0042490A"/>
    <w:rsid w:val="004259FF"/>
    <w:rsid w:val="00431C2A"/>
    <w:rsid w:val="004320E0"/>
    <w:rsid w:val="004331E3"/>
    <w:rsid w:val="00435610"/>
    <w:rsid w:val="0043568A"/>
    <w:rsid w:val="00435AFF"/>
    <w:rsid w:val="004363F7"/>
    <w:rsid w:val="00437777"/>
    <w:rsid w:val="004409B2"/>
    <w:rsid w:val="00441731"/>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C4F77"/>
    <w:rsid w:val="004D0924"/>
    <w:rsid w:val="004D2D03"/>
    <w:rsid w:val="004D3236"/>
    <w:rsid w:val="004D51FE"/>
    <w:rsid w:val="004D532F"/>
    <w:rsid w:val="004D5ED2"/>
    <w:rsid w:val="004F02B0"/>
    <w:rsid w:val="004F3DF1"/>
    <w:rsid w:val="004F409A"/>
    <w:rsid w:val="005017F2"/>
    <w:rsid w:val="00502E8B"/>
    <w:rsid w:val="00513FD4"/>
    <w:rsid w:val="00515081"/>
    <w:rsid w:val="005160F8"/>
    <w:rsid w:val="0052456D"/>
    <w:rsid w:val="0052741D"/>
    <w:rsid w:val="00530EC8"/>
    <w:rsid w:val="00531740"/>
    <w:rsid w:val="0053408F"/>
    <w:rsid w:val="00534481"/>
    <w:rsid w:val="00542D5D"/>
    <w:rsid w:val="00544A46"/>
    <w:rsid w:val="00546B0B"/>
    <w:rsid w:val="00553A91"/>
    <w:rsid w:val="00553C45"/>
    <w:rsid w:val="00553CB6"/>
    <w:rsid w:val="00553CF2"/>
    <w:rsid w:val="00553FC9"/>
    <w:rsid w:val="00555C4A"/>
    <w:rsid w:val="0055645D"/>
    <w:rsid w:val="0057278D"/>
    <w:rsid w:val="00576C4F"/>
    <w:rsid w:val="00583ABA"/>
    <w:rsid w:val="00592A79"/>
    <w:rsid w:val="00592C86"/>
    <w:rsid w:val="00593945"/>
    <w:rsid w:val="00595ACC"/>
    <w:rsid w:val="005A091A"/>
    <w:rsid w:val="005B3F82"/>
    <w:rsid w:val="005B444D"/>
    <w:rsid w:val="005C585F"/>
    <w:rsid w:val="005C6F5F"/>
    <w:rsid w:val="005D48B6"/>
    <w:rsid w:val="005D6BB8"/>
    <w:rsid w:val="005D7442"/>
    <w:rsid w:val="005E1A60"/>
    <w:rsid w:val="005E303D"/>
    <w:rsid w:val="005E3E34"/>
    <w:rsid w:val="005F3959"/>
    <w:rsid w:val="005F3B20"/>
    <w:rsid w:val="005F67C7"/>
    <w:rsid w:val="00600886"/>
    <w:rsid w:val="00607DD7"/>
    <w:rsid w:val="00614576"/>
    <w:rsid w:val="0061607E"/>
    <w:rsid w:val="006203C1"/>
    <w:rsid w:val="006235D6"/>
    <w:rsid w:val="00625C0B"/>
    <w:rsid w:val="00625F11"/>
    <w:rsid w:val="006263BE"/>
    <w:rsid w:val="00631E97"/>
    <w:rsid w:val="006321C3"/>
    <w:rsid w:val="00633B34"/>
    <w:rsid w:val="00636BCE"/>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507E"/>
    <w:rsid w:val="00675405"/>
    <w:rsid w:val="00681B7A"/>
    <w:rsid w:val="0069235A"/>
    <w:rsid w:val="00694292"/>
    <w:rsid w:val="00695E56"/>
    <w:rsid w:val="00697C65"/>
    <w:rsid w:val="006A7AB7"/>
    <w:rsid w:val="006B1C95"/>
    <w:rsid w:val="006B2CF2"/>
    <w:rsid w:val="006B442B"/>
    <w:rsid w:val="006B642D"/>
    <w:rsid w:val="006B7E6B"/>
    <w:rsid w:val="006C4A0D"/>
    <w:rsid w:val="006C4A51"/>
    <w:rsid w:val="006C6E5B"/>
    <w:rsid w:val="006D31EA"/>
    <w:rsid w:val="006E5D6F"/>
    <w:rsid w:val="007023CF"/>
    <w:rsid w:val="0070303E"/>
    <w:rsid w:val="00707B39"/>
    <w:rsid w:val="00720410"/>
    <w:rsid w:val="00733F85"/>
    <w:rsid w:val="00735C7A"/>
    <w:rsid w:val="0073670D"/>
    <w:rsid w:val="00752487"/>
    <w:rsid w:val="00757332"/>
    <w:rsid w:val="0075734B"/>
    <w:rsid w:val="007619B0"/>
    <w:rsid w:val="0077043E"/>
    <w:rsid w:val="00774C33"/>
    <w:rsid w:val="007758BE"/>
    <w:rsid w:val="007802DB"/>
    <w:rsid w:val="00781383"/>
    <w:rsid w:val="007848C5"/>
    <w:rsid w:val="00790FD8"/>
    <w:rsid w:val="007912D2"/>
    <w:rsid w:val="00791B69"/>
    <w:rsid w:val="00793556"/>
    <w:rsid w:val="00794032"/>
    <w:rsid w:val="00794699"/>
    <w:rsid w:val="007979DB"/>
    <w:rsid w:val="007A736A"/>
    <w:rsid w:val="007B104F"/>
    <w:rsid w:val="007B2122"/>
    <w:rsid w:val="007B5AD6"/>
    <w:rsid w:val="007C7A3D"/>
    <w:rsid w:val="007D7100"/>
    <w:rsid w:val="007E0232"/>
    <w:rsid w:val="007E35A9"/>
    <w:rsid w:val="007E5EC7"/>
    <w:rsid w:val="007E6E5E"/>
    <w:rsid w:val="007F6A4F"/>
    <w:rsid w:val="007F6DE1"/>
    <w:rsid w:val="00800F4A"/>
    <w:rsid w:val="00822DCC"/>
    <w:rsid w:val="00823A0D"/>
    <w:rsid w:val="00825BB2"/>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95C00"/>
    <w:rsid w:val="008A26DD"/>
    <w:rsid w:val="008A3835"/>
    <w:rsid w:val="008A56F3"/>
    <w:rsid w:val="008A7688"/>
    <w:rsid w:val="008B1CD6"/>
    <w:rsid w:val="008B2132"/>
    <w:rsid w:val="008B6B74"/>
    <w:rsid w:val="008C194D"/>
    <w:rsid w:val="008C2C2A"/>
    <w:rsid w:val="008C2CD6"/>
    <w:rsid w:val="008D03C4"/>
    <w:rsid w:val="008D5A9F"/>
    <w:rsid w:val="008E1EB2"/>
    <w:rsid w:val="008E2B57"/>
    <w:rsid w:val="008E4DEE"/>
    <w:rsid w:val="008F0103"/>
    <w:rsid w:val="008F292A"/>
    <w:rsid w:val="00901A8A"/>
    <w:rsid w:val="00910CE6"/>
    <w:rsid w:val="00913728"/>
    <w:rsid w:val="00913B3F"/>
    <w:rsid w:val="00913CF8"/>
    <w:rsid w:val="00914CE3"/>
    <w:rsid w:val="00930BD5"/>
    <w:rsid w:val="00933E5E"/>
    <w:rsid w:val="00934F5C"/>
    <w:rsid w:val="00935426"/>
    <w:rsid w:val="00937558"/>
    <w:rsid w:val="00940138"/>
    <w:rsid w:val="00947065"/>
    <w:rsid w:val="00953BAB"/>
    <w:rsid w:val="00956E65"/>
    <w:rsid w:val="009577ED"/>
    <w:rsid w:val="009600E6"/>
    <w:rsid w:val="00966E89"/>
    <w:rsid w:val="0097230E"/>
    <w:rsid w:val="009731C0"/>
    <w:rsid w:val="00982781"/>
    <w:rsid w:val="00984501"/>
    <w:rsid w:val="0098674F"/>
    <w:rsid w:val="00987C1F"/>
    <w:rsid w:val="00991239"/>
    <w:rsid w:val="00992320"/>
    <w:rsid w:val="009A4EE5"/>
    <w:rsid w:val="009A56FB"/>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175D3"/>
    <w:rsid w:val="00A224D8"/>
    <w:rsid w:val="00A2365B"/>
    <w:rsid w:val="00A30820"/>
    <w:rsid w:val="00A32240"/>
    <w:rsid w:val="00A330AF"/>
    <w:rsid w:val="00A33EA8"/>
    <w:rsid w:val="00A34CF7"/>
    <w:rsid w:val="00A34D69"/>
    <w:rsid w:val="00A37FB4"/>
    <w:rsid w:val="00A42237"/>
    <w:rsid w:val="00A43B97"/>
    <w:rsid w:val="00A44ACA"/>
    <w:rsid w:val="00A471D2"/>
    <w:rsid w:val="00A51686"/>
    <w:rsid w:val="00A63E46"/>
    <w:rsid w:val="00A646ED"/>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619"/>
    <w:rsid w:val="00B14965"/>
    <w:rsid w:val="00B2058E"/>
    <w:rsid w:val="00B20D53"/>
    <w:rsid w:val="00B22FD1"/>
    <w:rsid w:val="00B32669"/>
    <w:rsid w:val="00B34866"/>
    <w:rsid w:val="00B3495F"/>
    <w:rsid w:val="00B3752B"/>
    <w:rsid w:val="00B37FA0"/>
    <w:rsid w:val="00B45428"/>
    <w:rsid w:val="00B502A8"/>
    <w:rsid w:val="00B70649"/>
    <w:rsid w:val="00B70FC6"/>
    <w:rsid w:val="00B73DF5"/>
    <w:rsid w:val="00B75D42"/>
    <w:rsid w:val="00B76A89"/>
    <w:rsid w:val="00B826D3"/>
    <w:rsid w:val="00B85D2F"/>
    <w:rsid w:val="00B96AD2"/>
    <w:rsid w:val="00BA5EB6"/>
    <w:rsid w:val="00BA6BB6"/>
    <w:rsid w:val="00BB48E7"/>
    <w:rsid w:val="00BC04A8"/>
    <w:rsid w:val="00BC07CD"/>
    <w:rsid w:val="00BC0ADC"/>
    <w:rsid w:val="00BC13B0"/>
    <w:rsid w:val="00BD2F6C"/>
    <w:rsid w:val="00BD4779"/>
    <w:rsid w:val="00BD4CF6"/>
    <w:rsid w:val="00BD5B0F"/>
    <w:rsid w:val="00BD5CFE"/>
    <w:rsid w:val="00BE1554"/>
    <w:rsid w:val="00BE1855"/>
    <w:rsid w:val="00BE289E"/>
    <w:rsid w:val="00BE361C"/>
    <w:rsid w:val="00BE5787"/>
    <w:rsid w:val="00BE7689"/>
    <w:rsid w:val="00BF52AD"/>
    <w:rsid w:val="00BF71DE"/>
    <w:rsid w:val="00C07B92"/>
    <w:rsid w:val="00C1173D"/>
    <w:rsid w:val="00C16227"/>
    <w:rsid w:val="00C22463"/>
    <w:rsid w:val="00C2525D"/>
    <w:rsid w:val="00C25FF8"/>
    <w:rsid w:val="00C327F5"/>
    <w:rsid w:val="00C346C2"/>
    <w:rsid w:val="00C4146C"/>
    <w:rsid w:val="00C4176A"/>
    <w:rsid w:val="00C4763C"/>
    <w:rsid w:val="00C531FC"/>
    <w:rsid w:val="00C53A42"/>
    <w:rsid w:val="00C56C60"/>
    <w:rsid w:val="00C61F72"/>
    <w:rsid w:val="00C71CCA"/>
    <w:rsid w:val="00C76EAA"/>
    <w:rsid w:val="00C8243B"/>
    <w:rsid w:val="00C82F7F"/>
    <w:rsid w:val="00C87520"/>
    <w:rsid w:val="00C97B7B"/>
    <w:rsid w:val="00CA2D0E"/>
    <w:rsid w:val="00CB3251"/>
    <w:rsid w:val="00CB3ED0"/>
    <w:rsid w:val="00CB6709"/>
    <w:rsid w:val="00CC09AC"/>
    <w:rsid w:val="00CD4D8B"/>
    <w:rsid w:val="00CD65BF"/>
    <w:rsid w:val="00CF123B"/>
    <w:rsid w:val="00CF5BD9"/>
    <w:rsid w:val="00CF61F8"/>
    <w:rsid w:val="00CF6F6F"/>
    <w:rsid w:val="00D017BD"/>
    <w:rsid w:val="00D137DD"/>
    <w:rsid w:val="00D15072"/>
    <w:rsid w:val="00D17EF0"/>
    <w:rsid w:val="00D17EF5"/>
    <w:rsid w:val="00D20F2E"/>
    <w:rsid w:val="00D217D0"/>
    <w:rsid w:val="00D21C7A"/>
    <w:rsid w:val="00D23BFF"/>
    <w:rsid w:val="00D24778"/>
    <w:rsid w:val="00D248A5"/>
    <w:rsid w:val="00D25E68"/>
    <w:rsid w:val="00D45B0B"/>
    <w:rsid w:val="00D50BF8"/>
    <w:rsid w:val="00D66F16"/>
    <w:rsid w:val="00D70300"/>
    <w:rsid w:val="00D74C54"/>
    <w:rsid w:val="00D84FFC"/>
    <w:rsid w:val="00D905B9"/>
    <w:rsid w:val="00D95B48"/>
    <w:rsid w:val="00D97DA4"/>
    <w:rsid w:val="00DA3B3F"/>
    <w:rsid w:val="00DA6776"/>
    <w:rsid w:val="00DB3E96"/>
    <w:rsid w:val="00DB7EA0"/>
    <w:rsid w:val="00DC291D"/>
    <w:rsid w:val="00DC7DEF"/>
    <w:rsid w:val="00DD44F4"/>
    <w:rsid w:val="00DE180B"/>
    <w:rsid w:val="00DE6F6A"/>
    <w:rsid w:val="00DF2D6A"/>
    <w:rsid w:val="00DF61C2"/>
    <w:rsid w:val="00E043FD"/>
    <w:rsid w:val="00E05EFF"/>
    <w:rsid w:val="00E066DE"/>
    <w:rsid w:val="00E06A40"/>
    <w:rsid w:val="00E106AA"/>
    <w:rsid w:val="00E11013"/>
    <w:rsid w:val="00E1216F"/>
    <w:rsid w:val="00E14A8B"/>
    <w:rsid w:val="00E16D9E"/>
    <w:rsid w:val="00E16F40"/>
    <w:rsid w:val="00E26549"/>
    <w:rsid w:val="00E2796A"/>
    <w:rsid w:val="00E3161E"/>
    <w:rsid w:val="00E35355"/>
    <w:rsid w:val="00E358FB"/>
    <w:rsid w:val="00E37BE9"/>
    <w:rsid w:val="00E560BF"/>
    <w:rsid w:val="00E56C6F"/>
    <w:rsid w:val="00E63761"/>
    <w:rsid w:val="00E65F4B"/>
    <w:rsid w:val="00E769E8"/>
    <w:rsid w:val="00E76F37"/>
    <w:rsid w:val="00E85326"/>
    <w:rsid w:val="00E87B5F"/>
    <w:rsid w:val="00E95404"/>
    <w:rsid w:val="00EA2801"/>
    <w:rsid w:val="00EA3121"/>
    <w:rsid w:val="00EA316E"/>
    <w:rsid w:val="00EA3E7C"/>
    <w:rsid w:val="00EA4E7C"/>
    <w:rsid w:val="00EB1C66"/>
    <w:rsid w:val="00EB3F10"/>
    <w:rsid w:val="00EB5014"/>
    <w:rsid w:val="00EB629E"/>
    <w:rsid w:val="00EC1870"/>
    <w:rsid w:val="00EC2D39"/>
    <w:rsid w:val="00ED0FED"/>
    <w:rsid w:val="00ED2E9B"/>
    <w:rsid w:val="00ED4F1F"/>
    <w:rsid w:val="00ED5415"/>
    <w:rsid w:val="00ED5618"/>
    <w:rsid w:val="00ED5DB8"/>
    <w:rsid w:val="00EE483C"/>
    <w:rsid w:val="00EE646B"/>
    <w:rsid w:val="00EF127D"/>
    <w:rsid w:val="00EF68F6"/>
    <w:rsid w:val="00EF7445"/>
    <w:rsid w:val="00F00F7D"/>
    <w:rsid w:val="00F019C0"/>
    <w:rsid w:val="00F02B9D"/>
    <w:rsid w:val="00F02DF3"/>
    <w:rsid w:val="00F03F25"/>
    <w:rsid w:val="00F115A1"/>
    <w:rsid w:val="00F14F8B"/>
    <w:rsid w:val="00F175FA"/>
    <w:rsid w:val="00F25363"/>
    <w:rsid w:val="00F25415"/>
    <w:rsid w:val="00F27EF6"/>
    <w:rsid w:val="00F322B8"/>
    <w:rsid w:val="00F3364F"/>
    <w:rsid w:val="00F35809"/>
    <w:rsid w:val="00F36FDC"/>
    <w:rsid w:val="00F37240"/>
    <w:rsid w:val="00F379A9"/>
    <w:rsid w:val="00F417BC"/>
    <w:rsid w:val="00F43816"/>
    <w:rsid w:val="00F451D6"/>
    <w:rsid w:val="00F50803"/>
    <w:rsid w:val="00F50A34"/>
    <w:rsid w:val="00F51423"/>
    <w:rsid w:val="00F5797D"/>
    <w:rsid w:val="00F62B78"/>
    <w:rsid w:val="00F64B14"/>
    <w:rsid w:val="00F64D11"/>
    <w:rsid w:val="00F672F4"/>
    <w:rsid w:val="00F73D45"/>
    <w:rsid w:val="00F76068"/>
    <w:rsid w:val="00F77067"/>
    <w:rsid w:val="00F777F4"/>
    <w:rsid w:val="00F801D2"/>
    <w:rsid w:val="00F8098C"/>
    <w:rsid w:val="00F82525"/>
    <w:rsid w:val="00F84DA3"/>
    <w:rsid w:val="00F85721"/>
    <w:rsid w:val="00F8768D"/>
    <w:rsid w:val="00F94CE2"/>
    <w:rsid w:val="00F960C2"/>
    <w:rsid w:val="00FA3A97"/>
    <w:rsid w:val="00FB0578"/>
    <w:rsid w:val="00FB1DE1"/>
    <w:rsid w:val="00FB4B25"/>
    <w:rsid w:val="00FB7BEA"/>
    <w:rsid w:val="00FB7D17"/>
    <w:rsid w:val="00FC20F7"/>
    <w:rsid w:val="00FC3442"/>
    <w:rsid w:val="00FC5323"/>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235D6"/>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235D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235D6"/>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 w:type="paragraph" w:styleId="HTMLPreformatted">
    <w:name w:val="HTML Preformatted"/>
    <w:basedOn w:val="Normal"/>
    <w:link w:val="HTMLPreformattedChar"/>
    <w:uiPriority w:val="99"/>
    <w:semiHidden/>
    <w:unhideWhenUsed/>
    <w:rsid w:val="00BE2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89E"/>
    <w:rPr>
      <w:rFonts w:ascii="Courier New" w:hAnsi="Courier New" w:cs="Courier New"/>
      <w:sz w:val="20"/>
      <w:szCs w:val="20"/>
    </w:rPr>
  </w:style>
  <w:style w:type="character" w:styleId="HTMLCode">
    <w:name w:val="HTML Code"/>
    <w:basedOn w:val="DefaultParagraphFont"/>
    <w:uiPriority w:val="99"/>
    <w:semiHidden/>
    <w:unhideWhenUsed/>
    <w:rsid w:val="00BE289E"/>
    <w:rPr>
      <w:rFonts w:ascii="Courier New" w:eastAsiaTheme="minorHAnsi" w:hAnsi="Courier New" w:cs="Courier New"/>
      <w:sz w:val="20"/>
      <w:szCs w:val="20"/>
    </w:rPr>
  </w:style>
  <w:style w:type="character" w:customStyle="1" w:styleId="fontstyle01">
    <w:name w:val="fontstyle01"/>
    <w:basedOn w:val="DefaultParagraphFont"/>
    <w:rsid w:val="00E769E8"/>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492939806">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rt_(computer_networking)" TargetMode="Externa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www.iana.org/assignments/service-names-port-numbers/service-names-port-numbers.xhtml" TargetMode="External"/><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en.wikipedia.org/wiki/Public-key_cryptography"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en.wikipedia.org/wiki/Data_Encryption_Standard" TargetMode="External"/><Relationship Id="rId20" Type="http://schemas.microsoft.com/office/2011/relationships/commentsExtended" Target="commentsExtended.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s://en.wikipedia.org/wiki/Transport_Layer_Security"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Advanced_Encryption_Standard"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comments" Target="comments.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Symmetric-key_algorithm"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D776C6-80F8-4408-9756-8ABF043D3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4633</TotalTime>
  <Pages>1</Pages>
  <Words>8067</Words>
  <Characters>45986</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316</cp:revision>
  <cp:lastPrinted>2017-07-13T23:22:00Z</cp:lastPrinted>
  <dcterms:created xsi:type="dcterms:W3CDTF">2016-10-22T09:22:00Z</dcterms:created>
  <dcterms:modified xsi:type="dcterms:W3CDTF">2017-07-13T23:22:00Z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