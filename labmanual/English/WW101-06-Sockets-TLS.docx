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IP</w:t>
      </w:r>
      <w:del w:id="6" w:author="Greg Landry" w:date="2017-04-03T16:08:00Z">
        <w:r w:rsidRPr="007619B0" w:rsidDel="006E5D6F">
          <w:delText>/</w:delText>
        </w:r>
        <w:r w:rsidDel="006E5D6F">
          <w:delText xml:space="preserve"> </w:delText>
        </w:r>
      </w:del>
      <w:ins w:id="7" w:author="Greg Landry" w:date="2017-04-03T16:08:00Z">
        <w:r w:rsidR="006E5D6F">
          <w:t>:</w:t>
        </w:r>
      </w:ins>
      <w:r>
        <w:t xml:space="preserve">destination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DD44F4" w:rsidRDefault="00793556" w:rsidP="000E1195">
      <w:pPr>
        <w:ind w:left="1080"/>
        <w:rPr>
          <w:i/>
        </w:rPr>
      </w:pPr>
      <w:r w:rsidRPr="00DD44F4">
        <w:rPr>
          <w:i/>
        </w:rPr>
        <w:t>wiced_tcp_create_socket(</w:t>
      </w:r>
      <w:r w:rsidR="0052741D" w:rsidRPr="00DD44F4">
        <w:rPr>
          <w:i/>
        </w:rPr>
        <w:t xml:space="preserve"> </w:t>
      </w:r>
      <w:r w:rsidRPr="00DD44F4">
        <w:rPr>
          <w:i/>
        </w:rPr>
        <w:t>&amp;socket</w:t>
      </w:r>
      <w:r w:rsidR="00A32240" w:rsidRPr="00DD44F4">
        <w:rPr>
          <w:i/>
        </w:rPr>
        <w:t>,</w:t>
      </w:r>
      <w:r w:rsidR="0052741D" w:rsidRPr="00DD44F4">
        <w:rPr>
          <w:i/>
        </w:rPr>
        <w:t xml:space="preserve"> </w:t>
      </w:r>
      <w:r w:rsidR="00A32240" w:rsidRPr="00DD44F4">
        <w:rPr>
          <w:i/>
        </w:rPr>
        <w:t>WICED_AP_INTERFACE</w:t>
      </w:r>
      <w:r w:rsidR="0052741D" w:rsidRPr="00DD44F4">
        <w:rPr>
          <w:i/>
        </w:rPr>
        <w:t xml:space="preserve"> </w:t>
      </w:r>
      <w:r w:rsidRPr="00DD44F4">
        <w:rPr>
          <w:i/>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417FBFE2" w:rsidR="00793556" w:rsidRPr="00EF127D" w:rsidRDefault="00793556" w:rsidP="000E1195">
      <w:pPr>
        <w:ind w:left="1080"/>
        <w:rPr>
          <w:i/>
        </w:rPr>
      </w:pPr>
      <w:r w:rsidRPr="00EF127D">
        <w:rPr>
          <w:i/>
        </w:rPr>
        <w:t>wiced_</w:t>
      </w:r>
      <w:ins w:id="16" w:author="Greg Landry" w:date="2017-04-03T16:09:00Z">
        <w:r w:rsidR="00874149">
          <w:rPr>
            <w:i/>
          </w:rPr>
          <w:t>tcp_</w:t>
        </w:r>
      </w:ins>
      <w:r w:rsidRPr="00EF127D">
        <w:rPr>
          <w:i/>
        </w:rPr>
        <w:t>listen(</w:t>
      </w:r>
      <w:r w:rsidR="0052741D" w:rsidRPr="00EF127D">
        <w:rPr>
          <w:i/>
        </w:rPr>
        <w:t xml:space="preserve"> </w:t>
      </w:r>
      <w:r w:rsidRPr="00EF127D">
        <w:rPr>
          <w:i/>
        </w:rPr>
        <w:t>&amp;socket, 27708</w:t>
      </w:r>
      <w:r w:rsidR="0052741D" w:rsidRPr="00EF127D">
        <w:rPr>
          <w:i/>
        </w:rPr>
        <w:t xml:space="preserve"> </w:t>
      </w:r>
      <w:r w:rsidRPr="00EF127D">
        <w:rPr>
          <w:i/>
        </w:rPr>
        <w:t xml:space="preserve">); </w:t>
      </w:r>
      <w:r w:rsidR="00273A8F" w:rsidRPr="00EF127D">
        <w:rPr>
          <w:i/>
        </w:rPr>
        <w:t xml:space="preserve">   </w:t>
      </w:r>
      <w:r w:rsidRPr="00EF127D">
        <w:rPr>
          <w:i/>
        </w:rPr>
        <w:t xml:space="preserve">// 27708 is the port number for the </w:t>
      </w:r>
      <w:r w:rsidR="00C2525D" w:rsidRPr="00EF127D">
        <w:rPr>
          <w:i/>
        </w:rPr>
        <w:t xml:space="preserve">WWEP </w:t>
      </w:r>
      <w:r w:rsidRPr="00EF127D">
        <w:rPr>
          <w:i/>
        </w:rPr>
        <w:t>protocol</w:t>
      </w:r>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AA0E48" w:rsidRDefault="00793556" w:rsidP="000E1195">
      <w:pPr>
        <w:ind w:left="1080"/>
        <w:rPr>
          <w:i/>
        </w:rPr>
      </w:pPr>
      <w:r w:rsidRPr="00AA0E48">
        <w:rPr>
          <w:i/>
        </w:rPr>
        <w:t>wiced_tcp_accept(</w:t>
      </w:r>
      <w:r w:rsidR="0052741D" w:rsidRPr="00AA0E48">
        <w:rPr>
          <w:i/>
        </w:rPr>
        <w:t xml:space="preserve"> </w:t>
      </w:r>
      <w:r w:rsidRPr="00AA0E48">
        <w:rPr>
          <w:i/>
        </w:rPr>
        <w:t>&amp;socket</w:t>
      </w:r>
      <w:r w:rsidR="0052741D" w:rsidRPr="00AA0E48">
        <w:rPr>
          <w:i/>
        </w:rPr>
        <w:t xml:space="preserve"> </w:t>
      </w:r>
      <w:r w:rsidRPr="00AA0E48">
        <w:rPr>
          <w:i/>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940138" w:rsidRDefault="00A32240" w:rsidP="000E1195">
      <w:pPr>
        <w:ind w:left="1080"/>
        <w:rPr>
          <w:i/>
        </w:rPr>
      </w:pPr>
      <w:r w:rsidRPr="00940138">
        <w:rPr>
          <w:i/>
        </w:rPr>
        <w:t>wiced_tcp_create_socket(</w:t>
      </w:r>
      <w:r w:rsidR="0052741D" w:rsidRPr="00940138">
        <w:rPr>
          <w:i/>
        </w:rPr>
        <w:t xml:space="preserve"> </w:t>
      </w:r>
      <w:r w:rsidRPr="00940138">
        <w:rPr>
          <w:i/>
        </w:rPr>
        <w:t>&amp;socket,</w:t>
      </w:r>
      <w:r w:rsidR="0052741D" w:rsidRPr="00940138">
        <w:rPr>
          <w:i/>
        </w:rPr>
        <w:t xml:space="preserve"> </w:t>
      </w:r>
      <w:r w:rsidRPr="00940138">
        <w:rPr>
          <w:i/>
        </w:rPr>
        <w:t>WICED_</w:t>
      </w:r>
      <w:r w:rsidR="00BB48E7" w:rsidRPr="00940138">
        <w:rPr>
          <w:i/>
        </w:rPr>
        <w:t>STA</w:t>
      </w:r>
      <w:r w:rsidRPr="00940138">
        <w:rPr>
          <w:i/>
        </w:rPr>
        <w:t>_INTERFACE</w:t>
      </w:r>
      <w:r w:rsidR="0052741D" w:rsidRPr="00940138">
        <w:rPr>
          <w:i/>
        </w:rPr>
        <w:t xml:space="preserve"> </w:t>
      </w:r>
      <w:r w:rsidRPr="00940138">
        <w:rPr>
          <w:i/>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0A2164" w:rsidRDefault="00A32240" w:rsidP="000E1195">
      <w:pPr>
        <w:ind w:left="1080"/>
        <w:rPr>
          <w:i/>
        </w:rPr>
      </w:pPr>
      <w:r w:rsidRPr="000A2164">
        <w:rPr>
          <w:i/>
        </w:rPr>
        <w:t>wiced_tcp_bind(</w:t>
      </w:r>
      <w:r w:rsidR="0052741D" w:rsidRPr="000A2164">
        <w:rPr>
          <w:i/>
        </w:rPr>
        <w:t xml:space="preserve"> </w:t>
      </w:r>
      <w:r w:rsidRPr="000A2164">
        <w:rPr>
          <w:i/>
        </w:rPr>
        <w:t>&amp;socket,</w:t>
      </w:r>
      <w:r w:rsidR="0052741D" w:rsidRPr="000A2164">
        <w:rPr>
          <w:i/>
        </w:rPr>
        <w:t xml:space="preserve"> </w:t>
      </w:r>
      <w:r w:rsidRPr="000A2164">
        <w:rPr>
          <w:i/>
        </w:rPr>
        <w:t>WICED_ANY_PORT</w:t>
      </w:r>
      <w:r w:rsidR="0052741D" w:rsidRPr="000A2164">
        <w:rPr>
          <w:i/>
        </w:rPr>
        <w:t xml:space="preserve"> </w:t>
      </w:r>
      <w:r w:rsidRPr="000A2164">
        <w:rPr>
          <w:i/>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625F11" w:rsidRDefault="009F03B5" w:rsidP="00A91B39">
      <w:pPr>
        <w:ind w:left="2070"/>
        <w:rPr>
          <w:i/>
        </w:rPr>
      </w:pPr>
      <w:r w:rsidRPr="00625F11">
        <w:rPr>
          <w:i/>
        </w:rPr>
        <w:t>SET_IPV4_ADDRESS( serverAddress, MAKE_IPV4_ADDRESS( 198,</w:t>
      </w:r>
      <w:r w:rsidR="00B14965" w:rsidRPr="00625F11">
        <w:rPr>
          <w:i/>
        </w:rPr>
        <w:t xml:space="preserve"> </w:t>
      </w:r>
      <w:r w:rsidRPr="00625F11">
        <w:rPr>
          <w:i/>
        </w:rPr>
        <w:t>51,  100,  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7D7100" w:rsidRDefault="009F03B5" w:rsidP="00A91B39">
      <w:pPr>
        <w:ind w:left="2070"/>
        <w:rPr>
          <w:i/>
        </w:rPr>
      </w:pPr>
      <w:r w:rsidRPr="007D7100">
        <w:rPr>
          <w:i/>
        </w:rPr>
        <w:t>wiced_hostname_lookup( "</w:t>
      </w:r>
      <w:r w:rsidR="00C2525D" w:rsidRPr="007D7100">
        <w:rPr>
          <w:i/>
        </w:rPr>
        <w:t>wwep</w:t>
      </w:r>
      <w:r w:rsidRPr="007D7100">
        <w:rPr>
          <w:i/>
        </w:rPr>
        <w:t>.</w:t>
      </w:r>
      <w:del w:id="17" w:author="Greg Landry" w:date="2017-04-03T16:17:00Z">
        <w:r w:rsidRPr="007D7100" w:rsidDel="00982781">
          <w:rPr>
            <w:i/>
          </w:rPr>
          <w:delText>wa101</w:delText>
        </w:r>
      </w:del>
      <w:ins w:id="18" w:author="Greg Landry" w:date="2017-04-03T16:17:00Z">
        <w:r w:rsidR="00982781" w:rsidRPr="007D7100">
          <w:rPr>
            <w:i/>
          </w:rPr>
          <w:t>w</w:t>
        </w:r>
        <w:r w:rsidR="00982781">
          <w:rPr>
            <w:i/>
          </w:rPr>
          <w:t>w</w:t>
        </w:r>
        <w:r w:rsidR="00982781" w:rsidRPr="007D7100">
          <w:rPr>
            <w:i/>
          </w:rPr>
          <w:t>101</w:t>
        </w:r>
      </w:ins>
      <w:r w:rsidRPr="007D7100">
        <w:rPr>
          <w:i/>
        </w:rPr>
        <w:t>.cypress.com", &amp;serverAddress, 10000</w:t>
      </w:r>
      <w:ins w:id="19" w:author="gjl@cypress.com" w:date="2017-05-30T14:13:00Z">
        <w:r w:rsidR="000907D9">
          <w:rPr>
            <w:i/>
          </w:rPr>
          <w:t>, WICED_STA_INTERFACE</w:t>
        </w:r>
      </w:ins>
      <w:r w:rsidRPr="007D7100">
        <w:rPr>
          <w:i/>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Default="00A32240" w:rsidP="00930BD5">
      <w:pPr>
        <w:ind w:left="1080" w:firstLine="270"/>
        <w:rPr>
          <w:i/>
        </w:rPr>
      </w:pPr>
      <w:r w:rsidRPr="00930BD5">
        <w:rPr>
          <w:i/>
        </w:rPr>
        <w:t>wiced_tcp_connect(</w:t>
      </w:r>
      <w:r w:rsidR="00BB48E7" w:rsidRPr="00930BD5">
        <w:rPr>
          <w:i/>
        </w:rPr>
        <w:t xml:space="preserve"> </w:t>
      </w:r>
      <w:r w:rsidR="00364C65" w:rsidRPr="00930BD5">
        <w:rPr>
          <w:i/>
        </w:rPr>
        <w:t>&amp;socket,</w:t>
      </w:r>
      <w:r w:rsidR="00BB48E7" w:rsidRPr="00930BD5">
        <w:rPr>
          <w:i/>
        </w:rPr>
        <w:t xml:space="preserve"> </w:t>
      </w:r>
      <w:r w:rsidR="00364C65" w:rsidRPr="00930BD5">
        <w:rPr>
          <w:i/>
        </w:rPr>
        <w:t>&amp;server</w:t>
      </w:r>
      <w:r w:rsidR="00BB48E7" w:rsidRPr="00930BD5">
        <w:rPr>
          <w:i/>
        </w:rPr>
        <w:t>A</w:t>
      </w:r>
      <w:r w:rsidR="00364C65" w:rsidRPr="00930BD5">
        <w:rPr>
          <w:i/>
        </w:rPr>
        <w:t>ddress,</w:t>
      </w:r>
      <w:r w:rsidR="00BB48E7" w:rsidRPr="00930BD5">
        <w:rPr>
          <w:i/>
        </w:rPr>
        <w:t xml:space="preserve"> </w:t>
      </w:r>
      <w:r w:rsidR="00364C65" w:rsidRPr="00930BD5">
        <w:rPr>
          <w:i/>
        </w:rPr>
        <w:t>27708,</w:t>
      </w:r>
      <w:r w:rsidR="00BB48E7" w:rsidRPr="00930BD5">
        <w:rPr>
          <w:i/>
        </w:rPr>
        <w:t xml:space="preserve"> </w:t>
      </w:r>
      <w:r w:rsidR="00364C65" w:rsidRPr="00930BD5">
        <w:rPr>
          <w:i/>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Default="0075734B" w:rsidP="00BC07CD">
      <w:pPr>
        <w:rPr>
          <w:i/>
        </w:rPr>
      </w:pPr>
      <w:r w:rsidRPr="0075734B">
        <w:rPr>
          <w:i/>
        </w:rPr>
        <w:tab/>
        <w:t>wiced_tcp_stream_t stream;</w:t>
      </w:r>
    </w:p>
    <w:p w14:paraId="793ACF6C" w14:textId="47425BD1" w:rsidR="0075734B" w:rsidRDefault="0075734B" w:rsidP="00707B39">
      <w:pPr>
        <w:rPr>
          <w:i/>
        </w:rPr>
      </w:pPr>
      <w:r w:rsidRPr="0075734B">
        <w:rPr>
          <w:i/>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20" w:author="Greg Landry" w:date="2017-03-01T15:30:00Z">
        <w:r w:rsidDel="00FF054F">
          <w:delText xml:space="preserve">method </w:delText>
        </w:r>
      </w:del>
      <w:ins w:id="21"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w:t>
      </w:r>
      <w:r>
        <w:lastRenderedPageBreak/>
        <w:t xml:space="preserve">you are done writing to the stream you need to call the </w:t>
      </w:r>
      <w:r>
        <w:rPr>
          <w:i/>
        </w:rPr>
        <w:t>wiced_tcp_stream_flush()</w:t>
      </w:r>
      <w:r>
        <w:t xml:space="preserve"> method. The following code demonstrates writing a single message:</w:t>
      </w:r>
    </w:p>
    <w:p w14:paraId="5A530A3C" w14:textId="4EC4709A" w:rsidR="00D17EF0" w:rsidRDefault="0075734B" w:rsidP="00BC07CD">
      <w:pPr>
        <w:rPr>
          <w:i/>
        </w:rPr>
      </w:pPr>
      <w:r w:rsidRPr="0075734B">
        <w:rPr>
          <w:i/>
        </w:rPr>
        <w:tab/>
      </w:r>
      <w:r w:rsidR="00D17EF0">
        <w:rPr>
          <w:i/>
        </w:rPr>
        <w:t>char sendMessage[] = “TEST_MESSAGE”;</w:t>
      </w:r>
    </w:p>
    <w:p w14:paraId="56F57011" w14:textId="3EBC78BD" w:rsidR="0075734B" w:rsidRPr="0075734B" w:rsidRDefault="0075734B" w:rsidP="00BC07CD">
      <w:pPr>
        <w:ind w:firstLine="720"/>
        <w:rPr>
          <w:i/>
        </w:rPr>
      </w:pPr>
      <w:r w:rsidRPr="0075734B">
        <w:rPr>
          <w:i/>
        </w:rPr>
        <w:t>wiced_tcp_stream_write(&amp;stream, sendMessage, strlen(sendMessage));</w:t>
      </w:r>
    </w:p>
    <w:p w14:paraId="001F9FB2" w14:textId="4675C35D" w:rsidR="0075734B" w:rsidRPr="0075734B" w:rsidRDefault="0075734B" w:rsidP="0075734B">
      <w:pPr>
        <w:rPr>
          <w:i/>
        </w:rPr>
      </w:pPr>
      <w:r w:rsidRPr="0075734B">
        <w:rPr>
          <w:i/>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75734B" w:rsidRDefault="0075734B" w:rsidP="00707B39">
      <w:pPr>
        <w:rPr>
          <w:i/>
        </w:rPr>
      </w:pPr>
      <w:r w:rsidRPr="0075734B">
        <w:rPr>
          <w:i/>
        </w:rPr>
        <w:tab/>
        <w:t xml:space="preserve">result = wiced_tcp_stream_read(&amp;stream, rbuffer, 11, 500); </w:t>
      </w:r>
    </w:p>
    <w:p w14:paraId="6E969352" w14:textId="30112144" w:rsidR="00C82F7F" w:rsidRDefault="00C82F7F" w:rsidP="00C82F7F">
      <w:pPr>
        <w:rPr>
          <w:ins w:id="22"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23" w:author="Greg Landry" w:date="2017-04-03T16:29:00Z" w:name="move479000290"/>
      <w:moveTo w:id="24" w:author="Greg Landry" w:date="2017-04-03T16:29:00Z">
        <w:r>
          <w:t xml:space="preserve">Given the above, the </w:t>
        </w:r>
        <w:del w:id="25" w:author="Greg Landry" w:date="2017-04-03T16:33:00Z">
          <w:r w:rsidDel="00823A0D">
            <w:delText xml:space="preserve">transmit </w:delText>
          </w:r>
        </w:del>
        <w:r>
          <w:t xml:space="preserve">firmware </w:t>
        </w:r>
      </w:moveTo>
      <w:ins w:id="26" w:author="Greg Landry" w:date="2017-04-03T16:33:00Z">
        <w:r w:rsidR="00823A0D">
          <w:t xml:space="preserve">to transmit date using streams </w:t>
        </w:r>
      </w:ins>
      <w:moveTo w:id="27" w:author="Greg Landry" w:date="2017-04-03T16:29:00Z">
        <w:del w:id="28" w:author="Greg Landry" w:date="2017-04-03T16:33:00Z">
          <w:r w:rsidDel="00887985">
            <w:delText>will</w:delText>
          </w:r>
        </w:del>
      </w:moveTo>
      <w:ins w:id="29" w:author="Greg Landry" w:date="2017-04-03T16:33:00Z">
        <w:r>
          <w:t>might</w:t>
        </w:r>
      </w:ins>
      <w:moveTo w:id="30" w:author="Greg Landry" w:date="2017-04-03T16:29:00Z">
        <w:r>
          <w:t xml:space="preserve"> look something like this:</w:t>
        </w:r>
      </w:moveTo>
    </w:p>
    <w:p w14:paraId="41237201" w14:textId="3CFF8537" w:rsidR="00966E89" w:rsidRDefault="00966E89">
      <w:pPr>
        <w:pStyle w:val="CCode"/>
        <w:spacing w:after="0"/>
        <w:rPr>
          <w:ins w:id="31" w:author="Greg Landry" w:date="2017-04-03T16:34:00Z"/>
        </w:rPr>
        <w:pPrChange w:id="32" w:author="Greg Landry" w:date="2017-04-03T16:35:00Z">
          <w:pPr>
            <w:pStyle w:val="CCode"/>
          </w:pPr>
        </w:pPrChange>
      </w:pPr>
      <w:ins w:id="33" w:author="Greg Landry" w:date="2017-04-03T16:34:00Z">
        <w:r>
          <w:t>#define SERVER_PORT  (27708)</w:t>
        </w:r>
      </w:ins>
    </w:p>
    <w:p w14:paraId="07D978E4" w14:textId="31A66646" w:rsidR="00966E89" w:rsidRDefault="00966E89">
      <w:pPr>
        <w:pStyle w:val="CCode"/>
        <w:spacing w:after="0"/>
        <w:rPr>
          <w:ins w:id="34" w:author="Greg Landry" w:date="2017-04-03T16:35:00Z"/>
        </w:rPr>
        <w:pPrChange w:id="35" w:author="Greg Landry" w:date="2017-04-03T16:35:00Z">
          <w:pPr>
            <w:pStyle w:val="CCode"/>
          </w:pPr>
        </w:pPrChange>
      </w:pPr>
      <w:ins w:id="36" w:author="Greg Landry" w:date="2017-04-03T16:35:00Z">
        <w:r>
          <w:t>#define TIMEOUT (2000)</w:t>
        </w:r>
      </w:ins>
    </w:p>
    <w:p w14:paraId="57AE565B" w14:textId="1D44B0CF" w:rsidR="00966E89" w:rsidRDefault="00966E89">
      <w:pPr>
        <w:pStyle w:val="CCode"/>
        <w:spacing w:after="0"/>
        <w:rPr>
          <w:ins w:id="37" w:author="Greg Landry" w:date="2017-04-03T16:35:00Z"/>
        </w:rPr>
        <w:pPrChange w:id="38" w:author="Greg Landry" w:date="2017-04-03T16:35:00Z">
          <w:pPr>
            <w:pStyle w:val="CCode"/>
          </w:pPr>
        </w:pPrChange>
      </w:pPr>
      <w:ins w:id="39" w:author="Greg Landry" w:date="2017-04-03T16:35:00Z">
        <w:r>
          <w:t>.</w:t>
        </w:r>
      </w:ins>
    </w:p>
    <w:p w14:paraId="5633D379" w14:textId="6F3FC598" w:rsidR="00966E89" w:rsidRDefault="00966E89">
      <w:pPr>
        <w:pStyle w:val="CCode"/>
        <w:spacing w:after="0"/>
        <w:rPr>
          <w:ins w:id="40" w:author="Greg Landry" w:date="2017-04-03T16:34:00Z"/>
        </w:rPr>
        <w:pPrChange w:id="41" w:author="Greg Landry" w:date="2017-04-03T16:35:00Z">
          <w:pPr>
            <w:pStyle w:val="CCode"/>
          </w:pPr>
        </w:pPrChange>
      </w:pPr>
      <w:ins w:id="42" w:author="Greg Landry" w:date="2017-04-03T16:35:00Z">
        <w:r>
          <w:t>.</w:t>
        </w:r>
      </w:ins>
    </w:p>
    <w:p w14:paraId="331FB3C9" w14:textId="77777777" w:rsidR="00887985" w:rsidRDefault="00887985">
      <w:pPr>
        <w:pStyle w:val="CCode"/>
        <w:spacing w:after="0"/>
        <w:pPrChange w:id="43" w:author="Greg Landry" w:date="2017-04-03T16:35:00Z">
          <w:pPr>
            <w:pStyle w:val="CCode"/>
          </w:pPr>
        </w:pPrChange>
      </w:pPr>
      <w:moveTo w:id="44" w:author="Greg Landry" w:date="2017-04-03T16:29:00Z">
        <w:r>
          <w:t>wiced_tcp_socket_t socket;</w:t>
        </w:r>
      </w:moveTo>
    </w:p>
    <w:p w14:paraId="6240EDCA" w14:textId="64CA6259" w:rsidR="00887985" w:rsidDel="00966E89" w:rsidRDefault="00887985">
      <w:pPr>
        <w:pStyle w:val="CCode"/>
        <w:spacing w:after="0"/>
        <w:rPr>
          <w:del w:id="45" w:author="Greg Landry" w:date="2017-04-03T16:35:00Z"/>
        </w:rPr>
        <w:pPrChange w:id="46" w:author="Greg Landry" w:date="2017-04-03T16:35:00Z">
          <w:pPr>
            <w:pStyle w:val="CCode"/>
          </w:pPr>
        </w:pPrChange>
      </w:pPr>
      <w:moveTo w:id="47" w:author="Greg Landry" w:date="2017-04-03T16:29:00Z">
        <w:r>
          <w:t>wiced_</w:t>
        </w:r>
        <w:del w:id="48" w:author="Greg Landry" w:date="2017-04-03T16:29:00Z">
          <w:r w:rsidDel="00887985">
            <w:delText>packet</w:delText>
          </w:r>
        </w:del>
      </w:moveTo>
      <w:ins w:id="49" w:author="Greg Landry" w:date="2017-04-03T16:29:00Z">
        <w:r>
          <w:t>tcp_stream</w:t>
        </w:r>
      </w:ins>
      <w:ins w:id="50" w:author="Greg Landry" w:date="2017-04-03T16:30:00Z">
        <w:r>
          <w:t>_</w:t>
        </w:r>
      </w:ins>
      <w:moveTo w:id="51" w:author="Greg Landry" w:date="2017-04-03T16:29:00Z">
        <w:del w:id="52" w:author="Greg Landry" w:date="2017-04-03T16:30:00Z">
          <w:r w:rsidDel="00887985">
            <w:delText>_</w:delText>
          </w:r>
        </w:del>
        <w:r>
          <w:t xml:space="preserve">t </w:t>
        </w:r>
        <w:del w:id="53" w:author="Greg Landry" w:date="2017-04-03T16:30:00Z">
          <w:r w:rsidDel="00887985">
            <w:delText>*myPacket</w:delText>
          </w:r>
        </w:del>
      </w:moveTo>
      <w:ins w:id="54" w:author="Greg Landry" w:date="2017-04-03T16:30:00Z">
        <w:r>
          <w:t>stream</w:t>
        </w:r>
      </w:ins>
      <w:moveTo w:id="55" w:author="Greg Landry" w:date="2017-04-03T16:29:00Z">
        <w:r>
          <w:t>;</w:t>
        </w:r>
      </w:moveTo>
    </w:p>
    <w:p w14:paraId="7C8C5499" w14:textId="77777777" w:rsidR="00966E89" w:rsidRDefault="00966E89">
      <w:pPr>
        <w:pStyle w:val="CCode"/>
        <w:spacing w:after="0"/>
        <w:rPr>
          <w:ins w:id="56" w:author="Greg Landry" w:date="2017-04-03T16:35:00Z"/>
        </w:rPr>
        <w:pPrChange w:id="57" w:author="Greg Landry" w:date="2017-04-03T16:35:00Z">
          <w:pPr>
            <w:pStyle w:val="CCode"/>
          </w:pPr>
        </w:pPrChange>
      </w:pPr>
    </w:p>
    <w:p w14:paraId="6FEF4FC9" w14:textId="3E4409A6" w:rsidR="00887985" w:rsidDel="00887985" w:rsidRDefault="00887985">
      <w:pPr>
        <w:pStyle w:val="CCode"/>
        <w:spacing w:after="0"/>
        <w:rPr>
          <w:del w:id="58" w:author="Greg Landry" w:date="2017-04-03T16:30:00Z"/>
        </w:rPr>
        <w:pPrChange w:id="59" w:author="Greg Landry" w:date="2017-04-03T16:35:00Z">
          <w:pPr>
            <w:pStyle w:val="CCode"/>
          </w:pPr>
        </w:pPrChange>
      </w:pPr>
      <w:moveTo w:id="60" w:author="Greg Landry" w:date="2017-04-03T16:29:00Z">
        <w:del w:id="61" w:author="Greg Landry" w:date="2017-04-03T16:30:00Z">
          <w:r w:rsidDel="00887985">
            <w:delText>uint8_t *data;</w:delText>
          </w:r>
        </w:del>
      </w:moveTo>
    </w:p>
    <w:p w14:paraId="4AD4BBAB" w14:textId="533306B6" w:rsidR="00887985" w:rsidDel="00887985" w:rsidRDefault="00887985">
      <w:pPr>
        <w:pStyle w:val="CCode"/>
        <w:spacing w:after="0"/>
        <w:rPr>
          <w:del w:id="62" w:author="Greg Landry" w:date="2017-04-03T16:30:00Z"/>
        </w:rPr>
        <w:pPrChange w:id="63" w:author="Greg Landry" w:date="2017-04-03T16:35:00Z">
          <w:pPr>
            <w:pStyle w:val="CCode"/>
          </w:pPr>
        </w:pPrChange>
      </w:pPr>
      <w:moveTo w:id="64" w:author="Greg Landry" w:date="2017-04-03T16:29:00Z">
        <w:del w:id="65" w:author="Greg Landry" w:date="2017-04-03T16:30:00Z">
          <w:r w:rsidDel="00887985">
            <w:delText>uint16_t availableDataSize;</w:delText>
          </w:r>
        </w:del>
      </w:moveTo>
    </w:p>
    <w:p w14:paraId="5E306D74" w14:textId="300704B1" w:rsidR="00887985" w:rsidRDefault="00887985">
      <w:pPr>
        <w:pStyle w:val="CCode"/>
        <w:spacing w:after="0"/>
        <w:rPr>
          <w:ins w:id="66" w:author="Greg Landry" w:date="2017-04-03T16:35:00Z"/>
        </w:rPr>
        <w:pPrChange w:id="67" w:author="Greg Landry" w:date="2017-04-03T16:35:00Z">
          <w:pPr>
            <w:pStyle w:val="CCode"/>
          </w:pPr>
        </w:pPrChange>
      </w:pPr>
      <w:moveTo w:id="68" w:author="Greg Landry" w:date="2017-04-03T16:29:00Z">
        <w:r>
          <w:t xml:space="preserve">char </w:t>
        </w:r>
        <w:del w:id="69" w:author="Greg Landry" w:date="2017-04-03T16:30:00Z">
          <w:r w:rsidDel="00887985">
            <w:delText>my</w:delText>
          </w:r>
        </w:del>
      </w:moveTo>
      <w:ins w:id="70" w:author="Greg Landry" w:date="2017-04-03T16:30:00Z">
        <w:r>
          <w:t>send</w:t>
        </w:r>
      </w:ins>
      <w:moveTo w:id="71" w:author="Greg Landry" w:date="2017-04-03T16:29:00Z">
        <w:r>
          <w:t>M</w:t>
        </w:r>
      </w:moveTo>
      <w:ins w:id="72" w:author="Greg Landry" w:date="2017-04-03T16:32:00Z">
        <w:r>
          <w:t>es</w:t>
        </w:r>
      </w:ins>
      <w:moveTo w:id="73" w:author="Greg Landry" w:date="2017-04-03T16:29:00Z">
        <w:r>
          <w:t>s</w:t>
        </w:r>
      </w:moveTo>
      <w:ins w:id="74" w:author="Greg Landry" w:date="2017-04-03T16:32:00Z">
        <w:r>
          <w:t>a</w:t>
        </w:r>
      </w:ins>
      <w:moveTo w:id="75" w:author="Greg Landry" w:date="2017-04-03T16:29:00Z">
        <w:r>
          <w:t>g</w:t>
        </w:r>
      </w:moveTo>
      <w:ins w:id="76" w:author="Greg Landry" w:date="2017-04-03T16:32:00Z">
        <w:r>
          <w:t>e</w:t>
        </w:r>
      </w:ins>
      <w:moveTo w:id="77" w:author="Greg Landry" w:date="2017-04-03T16:29:00Z">
        <w:r>
          <w:t>[]=”WABCD051234”;</w:t>
        </w:r>
      </w:moveTo>
    </w:p>
    <w:p w14:paraId="2E965F81" w14:textId="32D23B3D" w:rsidR="00966E89" w:rsidRDefault="00966E89">
      <w:pPr>
        <w:pStyle w:val="CCode"/>
        <w:spacing w:after="0"/>
        <w:rPr>
          <w:ins w:id="78" w:author="Greg Landry" w:date="2017-04-03T16:35:00Z"/>
        </w:rPr>
        <w:pPrChange w:id="79" w:author="Greg Landry" w:date="2017-04-03T16:35:00Z">
          <w:pPr>
            <w:pStyle w:val="CCode"/>
          </w:pPr>
        </w:pPrChange>
      </w:pPr>
      <w:ins w:id="80" w:author="Greg Landry" w:date="2017-04-03T16:35:00Z">
        <w:r>
          <w:t>.</w:t>
        </w:r>
      </w:ins>
    </w:p>
    <w:p w14:paraId="59DA9D52" w14:textId="463774F1" w:rsidR="00966E89" w:rsidRDefault="00966E89">
      <w:pPr>
        <w:pStyle w:val="CCode"/>
        <w:spacing w:after="0"/>
        <w:pPrChange w:id="81" w:author="Greg Landry" w:date="2017-04-03T16:35:00Z">
          <w:pPr>
            <w:pStyle w:val="CCode"/>
          </w:pPr>
        </w:pPrChange>
      </w:pPr>
      <w:ins w:id="82" w:author="Greg Landry" w:date="2017-04-03T16:35:00Z">
        <w:r>
          <w:t>.</w:t>
        </w:r>
      </w:ins>
    </w:p>
    <w:p w14:paraId="02E3EF49" w14:textId="0837D37C" w:rsidR="00887985" w:rsidDel="00887985" w:rsidRDefault="00887985">
      <w:pPr>
        <w:pStyle w:val="CCode"/>
        <w:spacing w:after="0"/>
        <w:rPr>
          <w:del w:id="83" w:author="Greg Landry" w:date="2017-04-03T16:32:00Z"/>
        </w:rPr>
        <w:pPrChange w:id="84" w:author="Greg Landry" w:date="2017-04-03T16:35:00Z">
          <w:pPr>
            <w:pStyle w:val="CCode"/>
          </w:pPr>
        </w:pPrChange>
      </w:pPr>
      <w:moveTo w:id="85" w:author="Greg Landry" w:date="2017-04-03T16:29:00Z">
        <w:del w:id="86" w:author="Greg Landry" w:date="2017-04-03T16:32:00Z">
          <w:r w:rsidDel="00887985">
            <w:delText xml:space="preserve">uint16_t msgLen=strlen( </w:delText>
          </w:r>
        </w:del>
        <w:del w:id="87" w:author="Greg Landry" w:date="2017-04-03T16:30:00Z">
          <w:r w:rsidDel="00887985">
            <w:delText>my</w:delText>
          </w:r>
        </w:del>
        <w:del w:id="88" w:author="Greg Landry" w:date="2017-04-03T16:32:00Z">
          <w:r w:rsidDel="00887985">
            <w:delText>Msg );</w:delText>
          </w:r>
        </w:del>
      </w:moveTo>
    </w:p>
    <w:p w14:paraId="7D5F6575" w14:textId="77777777" w:rsidR="00887985" w:rsidRDefault="00887985">
      <w:pPr>
        <w:pStyle w:val="CCode"/>
        <w:spacing w:after="0"/>
        <w:pPrChange w:id="89" w:author="Greg Landry" w:date="2017-04-03T16:35:00Z">
          <w:pPr>
            <w:pStyle w:val="CCode"/>
          </w:pPr>
        </w:pPrChange>
      </w:pPr>
      <w:moveTo w:id="90" w:author="Greg Landry" w:date="2017-04-03T16:29:00Z">
        <w:r>
          <w:t>wiced_tcp_create_socket(&amp;socket, WICED_STA_INTERFACE);</w:t>
        </w:r>
      </w:moveTo>
    </w:p>
    <w:p w14:paraId="4FC44493" w14:textId="77777777" w:rsidR="00887985" w:rsidRDefault="00887985">
      <w:pPr>
        <w:pStyle w:val="CCode"/>
        <w:spacing w:after="0"/>
        <w:pPrChange w:id="91" w:author="Greg Landry" w:date="2017-04-03T16:35:00Z">
          <w:pPr>
            <w:pStyle w:val="CCode"/>
          </w:pPr>
        </w:pPrChange>
      </w:pPr>
      <w:moveTo w:id="92" w:author="Greg Landry" w:date="2017-04-03T16:29:00Z">
        <w:r>
          <w:t>wiced_tcp_bind(&amp;socket, WICED_ANY_PORT );</w:t>
        </w:r>
      </w:moveTo>
    </w:p>
    <w:p w14:paraId="37878AC1" w14:textId="77777777" w:rsidR="00887985" w:rsidRDefault="00887985">
      <w:pPr>
        <w:pStyle w:val="CCode"/>
        <w:spacing w:after="0"/>
        <w:pPrChange w:id="93" w:author="Greg Landry" w:date="2017-04-03T16:35:00Z">
          <w:pPr>
            <w:pStyle w:val="CCode"/>
          </w:pPr>
        </w:pPrChange>
      </w:pPr>
      <w:moveTo w:id="94" w:author="Greg Landry" w:date="2017-04-03T16:29:00Z">
        <w:r w:rsidRPr="00530EC8">
          <w:t>wiced_tcp_connect(&amp;socket,</w:t>
        </w:r>
        <w:r>
          <w:t xml:space="preserve"> </w:t>
        </w:r>
        <w:r w:rsidRPr="00530EC8">
          <w:t>&amp;serverAddress,</w:t>
        </w:r>
        <w:r>
          <w:t xml:space="preserve"> </w:t>
        </w:r>
        <w:r w:rsidRPr="00530EC8">
          <w:t>SERVER_PORT,</w:t>
        </w:r>
        <w:r>
          <w:t xml:space="preserve"> TIMEOUT</w:t>
        </w:r>
        <w:r w:rsidRPr="00530EC8">
          <w:t>);</w:t>
        </w:r>
      </w:moveTo>
    </w:p>
    <w:p w14:paraId="1E33772D" w14:textId="5484D275" w:rsidR="00887985" w:rsidRDefault="00887985">
      <w:pPr>
        <w:pStyle w:val="CCode"/>
        <w:spacing w:after="0"/>
        <w:rPr>
          <w:ins w:id="95" w:author="Greg Landry" w:date="2017-04-03T16:31:00Z"/>
        </w:rPr>
        <w:pPrChange w:id="96" w:author="Greg Landry" w:date="2017-04-03T16:35:00Z">
          <w:pPr>
            <w:pStyle w:val="CCode"/>
          </w:pPr>
        </w:pPrChange>
      </w:pPr>
      <w:ins w:id="97" w:author="Greg Landry" w:date="2017-04-03T16:31:00Z">
        <w:r>
          <w:t>wiced_tcp_stream_init(&amp;stream, &amp;socket);</w:t>
        </w:r>
      </w:ins>
    </w:p>
    <w:p w14:paraId="376FBBCF" w14:textId="4CF82DA2" w:rsidR="00887985" w:rsidRDefault="00887985">
      <w:pPr>
        <w:pStyle w:val="CCode"/>
        <w:spacing w:after="0"/>
        <w:rPr>
          <w:ins w:id="98" w:author="Greg Landry" w:date="2017-04-03T16:31:00Z"/>
        </w:rPr>
        <w:pPrChange w:id="99" w:author="Greg Landry" w:date="2017-04-03T16:35:00Z">
          <w:pPr>
            <w:pStyle w:val="CCode"/>
          </w:pPr>
        </w:pPrChange>
      </w:pPr>
      <w:ins w:id="100" w:author="Greg Landry" w:date="2017-04-03T16:31:00Z">
        <w:r>
          <w:t>wiced_tcp_stream_write(&amp;stream, sendMessage, strlen(sendMessage);</w:t>
        </w:r>
      </w:ins>
    </w:p>
    <w:p w14:paraId="60B9010E" w14:textId="346A5B17" w:rsidR="00887985" w:rsidRDefault="00887985">
      <w:pPr>
        <w:pStyle w:val="CCode"/>
        <w:spacing w:after="0"/>
        <w:rPr>
          <w:ins w:id="101" w:author="Greg Landry" w:date="2017-04-03T16:32:00Z"/>
        </w:rPr>
        <w:pPrChange w:id="102" w:author="Greg Landry" w:date="2017-04-03T16:35:00Z">
          <w:pPr>
            <w:pStyle w:val="CCode"/>
          </w:pPr>
        </w:pPrChange>
      </w:pPr>
      <w:ins w:id="103" w:author="Greg Landry" w:date="2017-04-03T16:32:00Z">
        <w:r>
          <w:t>wiced_tcp_stream_flush(&amp;stream);</w:t>
        </w:r>
      </w:ins>
    </w:p>
    <w:p w14:paraId="40139F50" w14:textId="4BD39BED" w:rsidR="00887985" w:rsidRDefault="00887985">
      <w:pPr>
        <w:pStyle w:val="CCode"/>
        <w:spacing w:after="0"/>
        <w:rPr>
          <w:ins w:id="104" w:author="Greg Landry" w:date="2017-04-03T16:32:00Z"/>
        </w:rPr>
        <w:pPrChange w:id="105" w:author="Greg Landry" w:date="2017-04-03T16:35:00Z">
          <w:pPr>
            <w:pStyle w:val="CCode"/>
          </w:pPr>
        </w:pPrChange>
      </w:pPr>
      <w:ins w:id="106" w:author="Greg Landry" w:date="2017-04-03T16:32:00Z">
        <w:r>
          <w:t>wiced_tcp_stream_deinit(&amp;stream);</w:t>
        </w:r>
      </w:ins>
    </w:p>
    <w:p w14:paraId="65E2CF4D" w14:textId="0B94B4B7" w:rsidR="00887985" w:rsidDel="00887985" w:rsidRDefault="00887985" w:rsidP="00887985">
      <w:pPr>
        <w:pStyle w:val="CCode"/>
        <w:rPr>
          <w:del w:id="107" w:author="Greg Landry" w:date="2017-04-03T16:32:00Z"/>
        </w:rPr>
      </w:pPr>
      <w:moveTo w:id="108" w:author="Greg Landry" w:date="2017-04-03T16:29:00Z">
        <w:del w:id="109" w:author="Greg Landry" w:date="2017-04-03T16:32:00Z">
          <w:r w:rsidDel="00887985">
            <w:delText>wiced_packet_create_tcp( &amp;socket, msgLen, &amp;myPacket, &amp;data, &amp;availableDataSize );</w:delText>
          </w:r>
        </w:del>
      </w:moveTo>
    </w:p>
    <w:p w14:paraId="493797DC" w14:textId="05F741D1" w:rsidR="00887985" w:rsidDel="00887985" w:rsidRDefault="00887985" w:rsidP="00887985">
      <w:pPr>
        <w:pStyle w:val="CCode"/>
        <w:rPr>
          <w:del w:id="110" w:author="Greg Landry" w:date="2017-04-03T16:32:00Z"/>
        </w:rPr>
      </w:pPr>
      <w:moveTo w:id="111" w:author="Greg Landry" w:date="2017-04-03T16:29:00Z">
        <w:del w:id="112" w:author="Greg Landry" w:date="2017-04-03T16:32:00Z">
          <w:r w:rsidDel="00887985">
            <w:delText>memcpy( data, myMsg, msglen );</w:delText>
          </w:r>
        </w:del>
      </w:moveTo>
    </w:p>
    <w:p w14:paraId="74C9B96C" w14:textId="2C2BDB86" w:rsidR="00887985" w:rsidDel="00887985" w:rsidRDefault="00887985" w:rsidP="00887985">
      <w:pPr>
        <w:pStyle w:val="CCode"/>
        <w:rPr>
          <w:del w:id="113" w:author="Greg Landry" w:date="2017-04-03T16:32:00Z"/>
        </w:rPr>
      </w:pPr>
      <w:moveTo w:id="114" w:author="Greg Landry" w:date="2017-04-03T16:29:00Z">
        <w:del w:id="115" w:author="Greg Landry" w:date="2017-04-03T16:32:00Z">
          <w:r w:rsidRPr="001B1BEC" w:rsidDel="00887985">
            <w:delText>wiced_packet_set_data_end(</w:delText>
          </w:r>
          <w:r w:rsidDel="00887985">
            <w:delText xml:space="preserve"> myPacket</w:delText>
          </w:r>
          <w:r w:rsidRPr="001B1BEC" w:rsidDel="00887985">
            <w:delText xml:space="preserve">, </w:delText>
          </w:r>
          <w:r w:rsidDel="00887985">
            <w:delText xml:space="preserve">data + msgLen </w:delText>
          </w:r>
          <w:r w:rsidRPr="001B1BEC" w:rsidDel="00887985">
            <w:delText>);</w:delText>
          </w:r>
        </w:del>
      </w:moveTo>
    </w:p>
    <w:p w14:paraId="79DB50A7" w14:textId="27D1920D" w:rsidR="00887985" w:rsidDel="00887985" w:rsidRDefault="00887985" w:rsidP="00887985">
      <w:pPr>
        <w:pStyle w:val="CCode"/>
        <w:rPr>
          <w:del w:id="116" w:author="Greg Landry" w:date="2017-04-03T16:32:00Z"/>
        </w:rPr>
      </w:pPr>
      <w:moveTo w:id="117" w:author="Greg Landry" w:date="2017-04-03T16:29:00Z">
        <w:del w:id="118" w:author="Greg Landry" w:date="2017-04-03T16:32:00Z">
          <w:r w:rsidDel="00887985">
            <w:delText>wiced_tcp_send_packet( &amp;socket, myPacket );</w:delText>
          </w:r>
        </w:del>
      </w:moveTo>
    </w:p>
    <w:p w14:paraId="6DB21093" w14:textId="409570C2" w:rsidR="00887985" w:rsidDel="00887985" w:rsidRDefault="00887985" w:rsidP="00887985">
      <w:pPr>
        <w:pStyle w:val="CCode"/>
        <w:rPr>
          <w:del w:id="119" w:author="Greg Landry" w:date="2017-04-03T16:32:00Z"/>
        </w:rPr>
      </w:pPr>
      <w:moveTo w:id="120" w:author="Greg Landry" w:date="2017-04-03T16:29:00Z">
        <w:del w:id="121" w:author="Greg Landry" w:date="2017-04-03T16:32:00Z">
          <w:r w:rsidDel="00887985">
            <w:delText>wiced_packet_delete( myPacket );</w:delText>
          </w:r>
        </w:del>
      </w:moveTo>
    </w:p>
    <w:p w14:paraId="6332C59F" w14:textId="6A7099BD" w:rsidR="00887985" w:rsidRDefault="00887985" w:rsidP="00887985">
      <w:pPr>
        <w:pStyle w:val="CCode"/>
      </w:pPr>
      <w:moveTo w:id="122" w:author="Greg Landry" w:date="2017-04-03T16:29:00Z">
        <w:r>
          <w:t>wiced_</w:t>
        </w:r>
      </w:moveTo>
      <w:ins w:id="123" w:author="Greg Landry" w:date="2017-06-03T09:54:00Z">
        <w:r w:rsidR="00EF7445">
          <w:t>tcp_delete_</w:t>
        </w:r>
      </w:ins>
      <w:moveTo w:id="124" w:author="Greg Landry" w:date="2017-04-03T16:29:00Z">
        <w:r>
          <w:t>socket</w:t>
        </w:r>
      </w:moveTo>
      <w:ins w:id="125" w:author="Greg Landry" w:date="2017-06-03T09:54:00Z">
        <w:r w:rsidR="00EF7445" w:rsidDel="00EF7445">
          <w:t xml:space="preserve"> </w:t>
        </w:r>
      </w:ins>
      <w:moveTo w:id="126" w:author="Greg Landry" w:date="2017-04-03T16:29:00Z">
        <w:del w:id="127" w:author="Greg Landry" w:date="2017-06-03T09:54:00Z">
          <w:r w:rsidDel="00EF7445">
            <w:delText>_delete</w:delText>
          </w:r>
        </w:del>
        <w:r>
          <w:t>(&amp;socket);</w:t>
        </w:r>
      </w:moveTo>
    </w:p>
    <w:moveToRangeEnd w:id="23"/>
    <w:p w14:paraId="66C9E09C" w14:textId="091718A5" w:rsidR="001B44DA" w:rsidRDefault="001B44DA">
      <w:pPr>
        <w:rPr>
          <w:ins w:id="128" w:author="Greg Landry" w:date="2017-06-09T11:00:00Z"/>
          <w:rFonts w:ascii="Cambria" w:eastAsia="Times New Roman" w:hAnsi="Cambria"/>
          <w:b/>
          <w:bCs/>
          <w:color w:val="4F81BD"/>
        </w:rPr>
      </w:pPr>
      <w:ins w:id="129" w:author="Greg Landry" w:date="2017-06-09T11:00:00Z">
        <w:r>
          <w:br w:type="page"/>
        </w:r>
      </w:ins>
    </w:p>
    <w:p w14:paraId="56193A8C" w14:textId="77777777" w:rsidR="00887985" w:rsidDel="00887985" w:rsidRDefault="00887985" w:rsidP="00C82F7F">
      <w:pPr>
        <w:rPr>
          <w:del w:id="130"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r w:rsidRPr="00A91B39">
        <w:rPr>
          <w:i/>
        </w:rPr>
        <w:t>wiced_init</w:t>
      </w:r>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r w:rsidR="00553A91" w:rsidRPr="00A91B39">
        <w:rPr>
          <w:i/>
        </w:rPr>
        <w:t>wiced_tcp_packet_create</w:t>
      </w:r>
      <w:r w:rsidR="00F62B78">
        <w:rPr>
          <w:i/>
        </w:rPr>
        <w:t>()</w:t>
      </w:r>
      <w:r w:rsidR="00553A91">
        <w:t xml:space="preserve"> which has the prototype of:</w:t>
      </w:r>
    </w:p>
    <w:p w14:paraId="47C6031E" w14:textId="77777777" w:rsidR="00553A91" w:rsidRDefault="00553A91" w:rsidP="00A91B39">
      <w:pPr>
        <w:keepNext/>
        <w:ind w:left="720"/>
      </w:pPr>
      <w:r w:rsidRPr="00553A91">
        <w:t xml:space="preserve">wiced_result_t wiced_packet_create_tcp( wiced_tcp_socket_t* socket, </w:t>
      </w:r>
    </w:p>
    <w:p w14:paraId="4A6680A5" w14:textId="77777777" w:rsidR="00553A91" w:rsidRDefault="00553A91" w:rsidP="00A91B39">
      <w:pPr>
        <w:keepNext/>
        <w:ind w:left="1440"/>
      </w:pPr>
      <w:r w:rsidRPr="00553A91">
        <w:t xml:space="preserve">uint16_t content_length, </w:t>
      </w:r>
    </w:p>
    <w:p w14:paraId="210583B2" w14:textId="77777777" w:rsidR="00553A91" w:rsidRDefault="00553A91" w:rsidP="00A91B39">
      <w:pPr>
        <w:keepNext/>
        <w:ind w:left="1440"/>
      </w:pPr>
      <w:r w:rsidRPr="00553A91">
        <w:t xml:space="preserve">wiced_packet_t** packet, </w:t>
      </w:r>
    </w:p>
    <w:p w14:paraId="0E0F61B8" w14:textId="77777777" w:rsidR="00553A91" w:rsidRDefault="00553A91" w:rsidP="00A91B39">
      <w:pPr>
        <w:keepNext/>
        <w:ind w:left="1440"/>
      </w:pPr>
      <w:r w:rsidRPr="00553A91">
        <w:t xml:space="preserve">uint8_t** data, </w:t>
      </w:r>
    </w:p>
    <w:p w14:paraId="799DFCD8" w14:textId="3DEBD9CF" w:rsidR="00553A91" w:rsidRPr="00553A91" w:rsidRDefault="00553A91" w:rsidP="00553A91">
      <w:pPr>
        <w:ind w:left="1440"/>
      </w:pPr>
      <w:r w:rsidRPr="00553A91">
        <w:t>uint16_t* available_space )</w:t>
      </w:r>
      <w:r w:rsidR="00EA3121">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r w:rsidR="000D508F" w:rsidRPr="00A91B39">
        <w:rPr>
          <w:i/>
        </w:rPr>
        <w:t>wiced_tcp_connect</w:t>
      </w:r>
      <w:r w:rsidR="00A330AF">
        <w:rPr>
          <w:i/>
        </w:rPr>
        <w:t>()</w:t>
      </w:r>
      <w:r w:rsidR="000D508F">
        <w:t>.</w:t>
      </w:r>
    </w:p>
    <w:p w14:paraId="111FBA27" w14:textId="6285C33C" w:rsidR="00553A91" w:rsidRDefault="00553A91" w:rsidP="00EA3121">
      <w:pPr>
        <w:pStyle w:val="ListParagraph"/>
        <w:numPr>
          <w:ilvl w:val="0"/>
          <w:numId w:val="16"/>
        </w:numPr>
      </w:pPr>
      <w:r w:rsidRPr="00A91B39">
        <w:rPr>
          <w:i/>
        </w:rPr>
        <w:t>content_length</w:t>
      </w:r>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r w:rsidRPr="00A91B39">
        <w:rPr>
          <w:i/>
        </w:rPr>
        <w:t>wiced_packet_t *myPacket;</w:t>
      </w:r>
      <w:r>
        <w:t xml:space="preserve"> Then when you call the </w:t>
      </w:r>
      <w:r w:rsidRPr="00A91B39">
        <w:rPr>
          <w:i/>
        </w:rPr>
        <w:t>wiced_packet_create_tcp</w:t>
      </w:r>
      <w:r w:rsidR="006321C3">
        <w:rPr>
          <w:i/>
        </w:rPr>
        <w:t>()</w:t>
      </w:r>
      <w:r>
        <w:t xml:space="preserve"> you pass a pointer to your pointer e.g. </w:t>
      </w:r>
      <w:r w:rsidRPr="00A91B39">
        <w:rPr>
          <w:i/>
        </w:rPr>
        <w:t>&amp;myPacket</w:t>
      </w:r>
      <w:r>
        <w:t>.  When the function return</w:t>
      </w:r>
      <w:r w:rsidR="007E35A9">
        <w:t>s,</w:t>
      </w:r>
      <w:r>
        <w:t xml:space="preserve"> </w:t>
      </w:r>
      <w:r w:rsidRPr="00A91B39">
        <w:rPr>
          <w:i/>
        </w:rPr>
        <w:t>myPacket</w:t>
      </w:r>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*myData;</w:t>
      </w:r>
      <w:r>
        <w:t xml:space="preserve"> </w:t>
      </w:r>
      <w:r w:rsidR="000D508F">
        <w:t>t</w:t>
      </w:r>
      <w:r>
        <w:t xml:space="preserve">hen when you call the </w:t>
      </w:r>
      <w:r w:rsidRPr="00A91B39">
        <w:rPr>
          <w:i/>
        </w:rPr>
        <w:t>wiced_packet_create_tcp</w:t>
      </w:r>
      <w:r w:rsidR="00BF52AD">
        <w:rPr>
          <w:i/>
        </w:rPr>
        <w:t>()</w:t>
      </w:r>
      <w:r>
        <w:t xml:space="preserve"> you pass a pointer to your pointer e.g. </w:t>
      </w:r>
      <w:r w:rsidRPr="00A91B39">
        <w:rPr>
          <w:i/>
        </w:rPr>
        <w:t>&amp;myData</w:t>
      </w:r>
      <w:r>
        <w:t>.  When the function return</w:t>
      </w:r>
      <w:r w:rsidR="007E35A9">
        <w:t>s,</w:t>
      </w:r>
      <w:r>
        <w:t xml:space="preserve"> </w:t>
      </w:r>
      <w:r w:rsidRPr="00A91B39">
        <w:rPr>
          <w:i/>
        </w:rPr>
        <w:t xml:space="preserve">myData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r w:rsidRPr="00A91B39">
        <w:rPr>
          <w:i/>
        </w:rPr>
        <w:t>available_space</w:t>
      </w:r>
      <w:r>
        <w:t>: This is a pointer to an integer that will be set to the maximum amount of data that you are allowed to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lastRenderedPageBreak/>
        <w:t xml:space="preserve">Copy your data into the packet in the correct place i.e. using </w:t>
      </w:r>
      <w:r w:rsidRPr="00A91B39">
        <w:rPr>
          <w:i/>
        </w:rPr>
        <w:t>memcpy</w:t>
      </w:r>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r w:rsidRPr="00A91B39">
        <w:rPr>
          <w:i/>
        </w:rPr>
        <w:t>wiced_packet_set_data_end</w:t>
      </w:r>
      <w:r w:rsidR="00D248A5">
        <w:rPr>
          <w:i/>
        </w:rPr>
        <w:t>()</w:t>
      </w:r>
      <w:r w:rsidR="00B32669">
        <w:t>.</w:t>
      </w:r>
    </w:p>
    <w:p w14:paraId="1FFCA609" w14:textId="6A5CC4D4" w:rsidR="00EA3121" w:rsidRDefault="00B32669" w:rsidP="00EA3121">
      <w:pPr>
        <w:pStyle w:val="ListParagraph"/>
        <w:numPr>
          <w:ilvl w:val="0"/>
          <w:numId w:val="17"/>
        </w:numPr>
      </w:pPr>
      <w:r>
        <w:t>S</w:t>
      </w:r>
      <w:r w:rsidR="00EA3121">
        <w:t xml:space="preserve">end the data by calling </w:t>
      </w:r>
      <w:r w:rsidR="00EA3121" w:rsidRPr="00A91B39">
        <w:rPr>
          <w:i/>
        </w:rPr>
        <w:t>wiced_tcp_send_</w:t>
      </w:r>
      <w:r w:rsidR="00EE483C">
        <w:rPr>
          <w:i/>
        </w:rPr>
        <w:t>packet</w:t>
      </w:r>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131" w:author="Greg Landry" w:date="2017-06-09T11:00:00Z"/>
        </w:rPr>
      </w:pPr>
      <w:r>
        <w:t xml:space="preserve">Finally, you release control of the packet by calling </w:t>
      </w:r>
      <w:r w:rsidRPr="00A91B39">
        <w:rPr>
          <w:i/>
        </w:rPr>
        <w:t>wiced_packet_delete</w:t>
      </w:r>
      <w:r w:rsidR="00C76EAA">
        <w:rPr>
          <w:i/>
        </w:rPr>
        <w:t>()</w:t>
      </w:r>
      <w:r>
        <w:t xml:space="preserve">.  </w:t>
      </w:r>
      <w:r w:rsidR="00B32669">
        <w:t xml:space="preserve">This </w:t>
      </w:r>
      <w:r>
        <w:t xml:space="preserve">function will decrement the reference count.  Once the packet is actually sent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132" w:author="Greg Landry" w:date="2017-06-09T10:58:00Z"/>
        </w:rPr>
        <w:pPrChange w:id="133" w:author="Greg Landry" w:date="2017-06-09T11:00:00Z">
          <w:pPr/>
        </w:pPrChange>
      </w:pPr>
      <w:moveFromRangeStart w:id="134" w:author="Greg Landry" w:date="2017-04-03T16:29:00Z" w:name="move479000290"/>
      <w:moveFrom w:id="135" w:author="Greg Landry" w:date="2017-04-03T16:29:00Z">
        <w:del w:id="136"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137" w:author="Greg Landry" w:date="2017-06-09T10:58:00Z"/>
        </w:rPr>
        <w:pPrChange w:id="138" w:author="Greg Landry" w:date="2017-06-09T11:00:00Z">
          <w:pPr>
            <w:pStyle w:val="CCode"/>
          </w:pPr>
        </w:pPrChange>
      </w:pPr>
      <w:moveFrom w:id="139" w:author="Greg Landry" w:date="2017-04-03T16:29:00Z">
        <w:del w:id="140" w:author="Greg Landry" w:date="2017-06-09T10:58:00Z">
          <w:r w:rsidDel="00BA6BB6">
            <w:delText>wiced_tcp_socket_t socket;</w:delText>
          </w:r>
        </w:del>
      </w:moveFrom>
    </w:p>
    <w:p w14:paraId="56009D87" w14:textId="3A38943B" w:rsidR="00EA3121" w:rsidDel="00BA6BB6" w:rsidRDefault="001B1BEC">
      <w:pPr>
        <w:pStyle w:val="ListParagraph"/>
        <w:rPr>
          <w:del w:id="141" w:author="Greg Landry" w:date="2017-06-09T10:57:00Z"/>
        </w:rPr>
        <w:pPrChange w:id="142" w:author="Greg Landry" w:date="2017-06-09T11:00:00Z">
          <w:pPr>
            <w:pStyle w:val="CCode"/>
          </w:pPr>
        </w:pPrChange>
      </w:pPr>
      <w:moveFrom w:id="143" w:author="Greg Landry" w:date="2017-04-03T16:29:00Z">
        <w:del w:id="144"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145" w:author="Greg Landry" w:date="2017-06-09T10:57:00Z"/>
        </w:rPr>
        <w:pPrChange w:id="146" w:author="Greg Landry" w:date="2017-06-09T11:00:00Z">
          <w:pPr>
            <w:pStyle w:val="CCode"/>
          </w:pPr>
        </w:pPrChange>
      </w:pPr>
      <w:moveFrom w:id="147" w:author="Greg Landry" w:date="2017-04-03T16:29:00Z">
        <w:del w:id="148" w:author="Greg Landry" w:date="2017-06-09T10:57:00Z">
          <w:r w:rsidDel="00BA6BB6">
            <w:delText>uint8_t *data;</w:delText>
          </w:r>
        </w:del>
      </w:moveFrom>
    </w:p>
    <w:p w14:paraId="54FC0C1E" w14:textId="09007E1A" w:rsidR="001B1BEC" w:rsidDel="00BA6BB6" w:rsidRDefault="001B1BEC">
      <w:pPr>
        <w:pStyle w:val="ListParagraph"/>
        <w:rPr>
          <w:del w:id="149" w:author="Greg Landry" w:date="2017-06-09T10:57:00Z"/>
        </w:rPr>
        <w:pPrChange w:id="150" w:author="Greg Landry" w:date="2017-06-09T11:00:00Z">
          <w:pPr>
            <w:pStyle w:val="CCode"/>
          </w:pPr>
        </w:pPrChange>
      </w:pPr>
      <w:moveFrom w:id="151" w:author="Greg Landry" w:date="2017-04-03T16:29:00Z">
        <w:del w:id="152" w:author="Greg Landry" w:date="2017-06-09T10:57:00Z">
          <w:r w:rsidDel="00BA6BB6">
            <w:delText>uint16_t availableDataSize;</w:delText>
          </w:r>
        </w:del>
      </w:moveFrom>
    </w:p>
    <w:p w14:paraId="486C8FA1" w14:textId="028DD149" w:rsidR="001B1BEC" w:rsidDel="00BA6BB6" w:rsidRDefault="00E16F40">
      <w:pPr>
        <w:pStyle w:val="ListParagraph"/>
        <w:rPr>
          <w:del w:id="153" w:author="Greg Landry" w:date="2017-06-09T10:57:00Z"/>
        </w:rPr>
        <w:pPrChange w:id="154" w:author="Greg Landry" w:date="2017-06-09T11:00:00Z">
          <w:pPr>
            <w:pStyle w:val="CCode"/>
          </w:pPr>
        </w:pPrChange>
      </w:pPr>
      <w:moveFrom w:id="155" w:author="Greg Landry" w:date="2017-04-03T16:29:00Z">
        <w:del w:id="156"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157" w:author="Greg Landry" w:date="2017-06-09T10:57:00Z"/>
        </w:rPr>
        <w:pPrChange w:id="158" w:author="Greg Landry" w:date="2017-06-09T11:00:00Z">
          <w:pPr>
            <w:pStyle w:val="CCode"/>
          </w:pPr>
        </w:pPrChange>
      </w:pPr>
      <w:moveFrom w:id="159" w:author="Greg Landry" w:date="2017-04-03T16:29:00Z">
        <w:del w:id="160"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161" w:author="Greg Landry" w:date="2017-06-09T10:57:00Z"/>
        </w:rPr>
        <w:pPrChange w:id="162" w:author="Greg Landry" w:date="2017-06-09T11:00:00Z">
          <w:pPr>
            <w:pStyle w:val="CCode"/>
          </w:pPr>
        </w:pPrChange>
      </w:pPr>
      <w:moveFrom w:id="163" w:author="Greg Landry" w:date="2017-04-03T16:29:00Z">
        <w:del w:id="164"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165" w:author="Greg Landry" w:date="2017-06-09T10:57:00Z"/>
        </w:rPr>
        <w:pPrChange w:id="166" w:author="Greg Landry" w:date="2017-06-09T11:00:00Z">
          <w:pPr>
            <w:pStyle w:val="CCode"/>
          </w:pPr>
        </w:pPrChange>
      </w:pPr>
      <w:moveFrom w:id="167" w:author="Greg Landry" w:date="2017-04-03T16:29:00Z">
        <w:del w:id="168" w:author="Greg Landry" w:date="2017-06-09T10:57:00Z">
          <w:r w:rsidDel="00BA6BB6">
            <w:delText>wiced_tcp_bind(&amp;socket, WICED_ANY_PORT );</w:delText>
          </w:r>
        </w:del>
      </w:moveFrom>
    </w:p>
    <w:p w14:paraId="5BCBEBEF" w14:textId="71A70F31" w:rsidR="00530EC8" w:rsidDel="00BA6BB6" w:rsidRDefault="00530EC8">
      <w:pPr>
        <w:pStyle w:val="ListParagraph"/>
        <w:rPr>
          <w:del w:id="169" w:author="Greg Landry" w:date="2017-06-09T10:57:00Z"/>
        </w:rPr>
        <w:pPrChange w:id="170" w:author="Greg Landry" w:date="2017-06-09T11:00:00Z">
          <w:pPr>
            <w:pStyle w:val="CCode"/>
          </w:pPr>
        </w:pPrChange>
      </w:pPr>
      <w:moveFrom w:id="171" w:author="Greg Landry" w:date="2017-04-03T16:29:00Z">
        <w:del w:id="172"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173" w:author="Greg Landry" w:date="2017-06-09T10:57:00Z"/>
        </w:rPr>
        <w:pPrChange w:id="174" w:author="Greg Landry" w:date="2017-06-09T11:00:00Z">
          <w:pPr>
            <w:pStyle w:val="CCode"/>
          </w:pPr>
        </w:pPrChange>
      </w:pPr>
      <w:moveFrom w:id="175" w:author="Greg Landry" w:date="2017-04-03T16:29:00Z">
        <w:del w:id="176"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177" w:author="Greg Landry" w:date="2017-06-09T10:57:00Z"/>
        </w:rPr>
        <w:pPrChange w:id="178" w:author="Greg Landry" w:date="2017-06-09T11:00:00Z">
          <w:pPr>
            <w:pStyle w:val="CCode"/>
          </w:pPr>
        </w:pPrChange>
      </w:pPr>
      <w:moveFrom w:id="179" w:author="Greg Landry" w:date="2017-04-03T16:29:00Z">
        <w:del w:id="180"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181" w:author="Greg Landry" w:date="2017-06-09T10:57:00Z"/>
        </w:rPr>
        <w:pPrChange w:id="182" w:author="Greg Landry" w:date="2017-06-09T11:00:00Z">
          <w:pPr>
            <w:pStyle w:val="CCode"/>
          </w:pPr>
        </w:pPrChange>
      </w:pPr>
      <w:moveFrom w:id="183" w:author="Greg Landry" w:date="2017-04-03T16:29:00Z">
        <w:del w:id="184"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185" w:author="Greg Landry" w:date="2017-06-09T10:57:00Z"/>
        </w:rPr>
        <w:pPrChange w:id="186" w:author="Greg Landry" w:date="2017-06-09T11:00:00Z">
          <w:pPr>
            <w:pStyle w:val="CCode"/>
          </w:pPr>
        </w:pPrChange>
      </w:pPr>
      <w:moveFrom w:id="187" w:author="Greg Landry" w:date="2017-04-03T16:29:00Z">
        <w:del w:id="188"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189" w:author="Greg Landry" w:date="2017-06-09T10:57:00Z"/>
        </w:rPr>
        <w:pPrChange w:id="190" w:author="Greg Landry" w:date="2017-06-09T11:00:00Z">
          <w:pPr>
            <w:pStyle w:val="CCode"/>
          </w:pPr>
        </w:pPrChange>
      </w:pPr>
      <w:moveFrom w:id="191" w:author="Greg Landry" w:date="2017-04-03T16:29:00Z">
        <w:del w:id="192"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193" w:author="Greg Landry" w:date="2017-06-09T11:00:00Z">
          <w:pPr>
            <w:pStyle w:val="CCode"/>
          </w:pPr>
        </w:pPrChange>
      </w:pPr>
      <w:moveFrom w:id="194" w:author="Greg Landry" w:date="2017-04-03T16:29:00Z">
        <w:r w:rsidDel="00887985">
          <w:t>wiced_socket_delete(&amp;socket);</w:t>
        </w:r>
      </w:moveFrom>
    </w:p>
    <w:moveFromRangeEnd w:id="134"/>
    <w:p w14:paraId="2C0B9A70" w14:textId="55E2EDAB" w:rsidR="00631E97" w:rsidRDefault="00631E97" w:rsidP="00631E97">
      <w:r>
        <w:t xml:space="preserve">After </w:t>
      </w:r>
      <w:r w:rsidR="00F51423">
        <w:t>the call to wiced_tcp_packet_create_tcp</w:t>
      </w:r>
      <w:r>
        <w:t>:</w:t>
      </w:r>
    </w:p>
    <w:p w14:paraId="7DC61635" w14:textId="18C8D09D" w:rsidR="00631E97" w:rsidRDefault="00631E97" w:rsidP="00631E97">
      <w:pPr>
        <w:pStyle w:val="ListParagraph"/>
        <w:numPr>
          <w:ilvl w:val="0"/>
          <w:numId w:val="22"/>
        </w:numPr>
      </w:pPr>
      <w:r>
        <w:t xml:space="preserve">The pointer </w:t>
      </w:r>
      <w:r w:rsidRPr="00A91B39">
        <w:rPr>
          <w:i/>
        </w:rPr>
        <w:t>myPacket</w:t>
      </w:r>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r w:rsidRPr="00A91B39">
        <w:rPr>
          <w:i/>
        </w:rPr>
        <w:t>availableDataSize</w:t>
      </w:r>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In order to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r w:rsidRPr="00A91B39">
        <w:rPr>
          <w:i/>
        </w:rPr>
        <w:t>memcpy</w:t>
      </w:r>
      <w:r>
        <w:t>)</w:t>
      </w:r>
      <w:r w:rsidR="00FB4B25">
        <w:t>.</w:t>
      </w:r>
    </w:p>
    <w:p w14:paraId="092D95E1" w14:textId="3F9A06C3" w:rsidR="00631E97" w:rsidRDefault="00631E97" w:rsidP="00793556">
      <w:r>
        <w:t xml:space="preserve">Be very careful with </w:t>
      </w:r>
      <w:r w:rsidR="008E4DEE">
        <w:t xml:space="preserve">the line that calls wiced_tcp_set_data_end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As a TCP Server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r w:rsidR="00101724" w:rsidRPr="00A91B39">
        <w:rPr>
          <w:i/>
        </w:rPr>
        <w:t>wiced_tcp_accept(&amp;socket)</w:t>
      </w:r>
      <w:r w:rsidR="00101724">
        <w:t xml:space="preserve"> function which will </w:t>
      </w:r>
      <w:r>
        <w:t xml:space="preserve">suspend </w:t>
      </w:r>
      <w:r w:rsidR="00101724">
        <w:t>your thread and wait for data to arrive.  Once data arrives it will wakeup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r w:rsidR="00101724" w:rsidRPr="00A91B39">
        <w:rPr>
          <w:i/>
        </w:rPr>
        <w:t>wiced_tcp_accept</w:t>
      </w:r>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r w:rsidRPr="00A91B39">
        <w:rPr>
          <w:i/>
        </w:rPr>
        <w:t>wiced_tcp_receive</w:t>
      </w:r>
      <w:r>
        <w:t>.  This function has the prototype:</w:t>
      </w:r>
    </w:p>
    <w:p w14:paraId="6E8604F4" w14:textId="77777777" w:rsidR="00E37BE9" w:rsidRDefault="00E37BE9" w:rsidP="00A91B39">
      <w:pPr>
        <w:ind w:left="720"/>
      </w:pPr>
      <w:r w:rsidRPr="00E37BE9">
        <w:t xml:space="preserve">wiced_tcp_receive( wiced_tcp_socket_t* socket, </w:t>
      </w:r>
    </w:p>
    <w:p w14:paraId="06D65C9B" w14:textId="77777777" w:rsidR="00E37BE9" w:rsidRDefault="00E37BE9" w:rsidP="00A91B39">
      <w:pPr>
        <w:ind w:left="2880"/>
      </w:pPr>
      <w:r w:rsidRPr="00E37BE9">
        <w:t xml:space="preserve">wiced_packet_t** packet, </w:t>
      </w:r>
    </w:p>
    <w:p w14:paraId="6C66430F" w14:textId="68AB5A02" w:rsidR="00E37BE9" w:rsidRDefault="00E37BE9" w:rsidP="00E37BE9">
      <w:pPr>
        <w:ind w:left="2880"/>
      </w:pPr>
      <w:r w:rsidRPr="00E37BE9">
        <w:t>uint32_t timeout )</w:t>
      </w:r>
    </w:p>
    <w:p w14:paraId="1B73B051" w14:textId="02BD345C" w:rsidR="00E37BE9" w:rsidRDefault="00E37BE9" w:rsidP="00E37BE9">
      <w:pPr>
        <w:pStyle w:val="ListParagraph"/>
      </w:pPr>
      <w:r>
        <w:t xml:space="preserve">The </w:t>
      </w:r>
      <w:r w:rsidRPr="00A91B39">
        <w:rPr>
          <w:i/>
        </w:rPr>
        <w:t>wiced_packet_t **</w:t>
      </w:r>
      <w:r>
        <w:t xml:space="preserve"> packet means that you need to give it a pointer to a pointer </w:t>
      </w:r>
      <w:r w:rsidR="000A6F04">
        <w:t xml:space="preserve">of type </w:t>
      </w:r>
      <w:r w:rsidR="000A6F04" w:rsidRPr="00A91B39">
        <w:rPr>
          <w:i/>
        </w:rPr>
        <w:t>wiced_packet_t</w:t>
      </w:r>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r w:rsidRPr="00A91B39">
        <w:rPr>
          <w:i/>
        </w:rPr>
        <w:t>wiced_packet_get_data</w:t>
      </w:r>
      <w:r>
        <w:t xml:space="preserve"> which has the following prototype:</w:t>
      </w:r>
    </w:p>
    <w:p w14:paraId="3DA6028A" w14:textId="77777777" w:rsidR="00E37BE9" w:rsidRDefault="00E37BE9" w:rsidP="00A91B39">
      <w:pPr>
        <w:ind w:left="720"/>
      </w:pPr>
      <w:r w:rsidRPr="00E37BE9">
        <w:t xml:space="preserve">wiced_result_t wiced_packet_get_data( </w:t>
      </w:r>
    </w:p>
    <w:p w14:paraId="63B1F0D8" w14:textId="77777777" w:rsidR="00E37BE9" w:rsidRDefault="00E37BE9" w:rsidP="00A91B39">
      <w:pPr>
        <w:ind w:left="2160"/>
      </w:pPr>
      <w:r w:rsidRPr="00E37BE9">
        <w:t xml:space="preserve">wiced_packet_t* packet, </w:t>
      </w:r>
    </w:p>
    <w:p w14:paraId="69C921AF" w14:textId="77777777" w:rsidR="00E37BE9" w:rsidRDefault="00E37BE9" w:rsidP="00A91B39">
      <w:pPr>
        <w:ind w:left="2160"/>
      </w:pPr>
      <w:r w:rsidRPr="00E37BE9">
        <w:t xml:space="preserve">uint16_t offset, </w:t>
      </w:r>
    </w:p>
    <w:p w14:paraId="719C1657" w14:textId="77777777" w:rsidR="00E37BE9" w:rsidRDefault="00E37BE9" w:rsidP="00A91B39">
      <w:pPr>
        <w:ind w:left="2160"/>
      </w:pPr>
      <w:r w:rsidRPr="00E37BE9">
        <w:lastRenderedPageBreak/>
        <w:t xml:space="preserve">uint8_t** data, </w:t>
      </w:r>
    </w:p>
    <w:p w14:paraId="27D9E35E" w14:textId="77777777" w:rsidR="00E37BE9" w:rsidRDefault="00E37BE9" w:rsidP="00A91B39">
      <w:pPr>
        <w:ind w:left="2160"/>
      </w:pPr>
      <w:r w:rsidRPr="00E37BE9">
        <w:t xml:space="preserve">uint16_t* fragment_available_data_length, </w:t>
      </w:r>
    </w:p>
    <w:p w14:paraId="4A73202C" w14:textId="6CF45FB8" w:rsidR="00E37BE9" w:rsidRPr="00E37BE9" w:rsidRDefault="00E37BE9" w:rsidP="00E37BE9">
      <w:pPr>
        <w:ind w:left="2160"/>
      </w:pPr>
      <w:r w:rsidRPr="00E37BE9">
        <w:t>uint16_t *total_available_data_length )</w:t>
      </w:r>
    </w:p>
    <w:p w14:paraId="250892E2" w14:textId="2D3A0869" w:rsidR="00E37BE9" w:rsidRDefault="00E37BE9" w:rsidP="00E37BE9">
      <w:pPr>
        <w:ind w:left="720"/>
      </w:pPr>
      <w:r>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Default="007758BE" w:rsidP="00A91B39">
      <w:pPr>
        <w:keepNext/>
        <w:ind w:left="720"/>
      </w:pPr>
      <w:r>
        <w:t>while(1)</w:t>
      </w:r>
    </w:p>
    <w:p w14:paraId="4D1115D8" w14:textId="77777777" w:rsidR="007758BE" w:rsidRDefault="007758BE" w:rsidP="00A91B39">
      <w:pPr>
        <w:keepNext/>
        <w:ind w:left="720"/>
      </w:pPr>
      <w:r>
        <w:t>{</w:t>
      </w:r>
    </w:p>
    <w:p w14:paraId="3FEFF30D" w14:textId="059428B6" w:rsidR="007758BE" w:rsidRDefault="007758BE" w:rsidP="00A91B39">
      <w:pPr>
        <w:keepNext/>
        <w:ind w:left="1440"/>
      </w:pPr>
      <w:r>
        <w:t>wiced_packet_t *myPacket;</w:t>
      </w:r>
    </w:p>
    <w:p w14:paraId="095F4A14" w14:textId="29393C5F" w:rsidR="007758BE" w:rsidRDefault="007758BE" w:rsidP="00A91B39">
      <w:pPr>
        <w:keepNext/>
        <w:ind w:left="1440"/>
      </w:pPr>
      <w:r>
        <w:t>uint8_t *myData;</w:t>
      </w:r>
    </w:p>
    <w:p w14:paraId="5FFF29B1" w14:textId="49446719" w:rsidR="007758BE" w:rsidRDefault="007758BE" w:rsidP="00A91B39">
      <w:pPr>
        <w:keepNext/>
        <w:ind w:left="1440"/>
      </w:pPr>
      <w:r>
        <w:t>uint16_t frag_len,avail_len;</w:t>
      </w:r>
    </w:p>
    <w:p w14:paraId="04AB5820" w14:textId="4ACD8112" w:rsidR="00791B69" w:rsidRDefault="007758BE" w:rsidP="00A91B39">
      <w:pPr>
        <w:keepNext/>
        <w:ind w:left="1440"/>
      </w:pPr>
      <w:r>
        <w:t>result = wiced_tcp_accept(</w:t>
      </w:r>
      <w:r w:rsidR="000A6F04">
        <w:t xml:space="preserve"> </w:t>
      </w:r>
      <w:r>
        <w:t>&amp;socket</w:t>
      </w:r>
      <w:r w:rsidR="000A6F04">
        <w:t xml:space="preserve"> </w:t>
      </w:r>
      <w:r>
        <w:t>);</w:t>
      </w:r>
      <w:r w:rsidR="009D76E2">
        <w:t xml:space="preserve">   // </w:t>
      </w:r>
      <w:r w:rsidR="00F8768D">
        <w:t xml:space="preserve">The </w:t>
      </w:r>
      <w:r w:rsidR="009D76E2">
        <w:t>thread will suspend until a packet is received</w:t>
      </w:r>
    </w:p>
    <w:p w14:paraId="6AACF9F4" w14:textId="0D3CF132" w:rsidR="007758BE" w:rsidRDefault="007758BE" w:rsidP="00A91B39">
      <w:pPr>
        <w:keepNext/>
        <w:ind w:left="1440"/>
      </w:pPr>
      <w:r>
        <w:t xml:space="preserve">if (result != WICED_SUCCESS) </w:t>
      </w:r>
      <w:r w:rsidR="000A6F04">
        <w:t xml:space="preserve">   </w:t>
      </w:r>
      <w:r w:rsidR="005A091A">
        <w:t xml:space="preserve">             </w:t>
      </w:r>
      <w:r>
        <w:t xml:space="preserve">// </w:t>
      </w:r>
      <w:r w:rsidR="005A091A">
        <w:t xml:space="preserve"> P</w:t>
      </w:r>
      <w:r>
        <w:t>robably a timeout occurred</w:t>
      </w:r>
    </w:p>
    <w:p w14:paraId="7E3015CB" w14:textId="4A02FC7F" w:rsidR="007758BE" w:rsidRDefault="007758BE" w:rsidP="00A91B39">
      <w:pPr>
        <w:keepNext/>
        <w:ind w:left="2340"/>
      </w:pPr>
      <w:r>
        <w:t>continue;</w:t>
      </w:r>
      <w:r w:rsidR="005A091A">
        <w:t xml:space="preserve">                                  //  Skip the rest of this iteration through </w:t>
      </w:r>
      <w:r w:rsidR="00B3752B">
        <w:t>the</w:t>
      </w:r>
      <w:r w:rsidR="005A091A">
        <w:t xml:space="preserve"> loop</w:t>
      </w:r>
    </w:p>
    <w:p w14:paraId="59828A67" w14:textId="41BB6C8F" w:rsidR="007758BE" w:rsidRDefault="007758BE" w:rsidP="00A91B39">
      <w:pPr>
        <w:keepNext/>
        <w:ind w:left="1440"/>
      </w:pPr>
      <w:r>
        <w:t>wiced_tcp_receive(</w:t>
      </w:r>
      <w:r w:rsidR="000A6F04">
        <w:t xml:space="preserve"> </w:t>
      </w:r>
      <w:r>
        <w:t>&amp;socket,</w:t>
      </w:r>
      <w:r w:rsidR="000A6F04">
        <w:t xml:space="preserve"> </w:t>
      </w:r>
      <w:r>
        <w:t>&amp;myPacket,</w:t>
      </w:r>
      <w:r w:rsidR="000A6F04">
        <w:t xml:space="preserve"> </w:t>
      </w:r>
      <w:r>
        <w:t>WICED_WAIT_FOREVER</w:t>
      </w:r>
      <w:r w:rsidR="000A6F04">
        <w:t xml:space="preserve"> </w:t>
      </w:r>
      <w:r>
        <w:t>);</w:t>
      </w:r>
    </w:p>
    <w:p w14:paraId="587BE914" w14:textId="35E36BBA" w:rsidR="00791B69" w:rsidRDefault="007758BE" w:rsidP="00A91B39">
      <w:pPr>
        <w:keepNext/>
        <w:ind w:left="1440"/>
      </w:pPr>
      <w:r>
        <w:t>wiced_packet_get_data(</w:t>
      </w:r>
      <w:r w:rsidR="000A6F04">
        <w:t xml:space="preserve"> </w:t>
      </w:r>
      <w:r>
        <w:t>myPacket,</w:t>
      </w:r>
      <w:r w:rsidR="000A6F04">
        <w:t xml:space="preserve"> </w:t>
      </w:r>
      <w:r>
        <w:t>0,</w:t>
      </w:r>
      <w:r w:rsidR="000A6F04">
        <w:t xml:space="preserve"> </w:t>
      </w:r>
      <w:r>
        <w:t>&amp;myData,</w:t>
      </w:r>
      <w:r w:rsidR="000A6F04">
        <w:t xml:space="preserve"> </w:t>
      </w:r>
      <w:r>
        <w:t>&amp;frag_len,</w:t>
      </w:r>
      <w:r w:rsidR="000A6F04">
        <w:t xml:space="preserve"> </w:t>
      </w:r>
      <w:r>
        <w:t>&amp;avail_len</w:t>
      </w:r>
      <w:r w:rsidR="000A6F04">
        <w:t xml:space="preserve"> </w:t>
      </w:r>
      <w:r>
        <w:t>);</w:t>
      </w:r>
    </w:p>
    <w:p w14:paraId="7822DF59" w14:textId="14A0CA5E" w:rsidR="007758BE" w:rsidRDefault="007758BE" w:rsidP="00A91B39">
      <w:pPr>
        <w:keepNext/>
        <w:ind w:left="1440"/>
      </w:pPr>
      <w:r>
        <w:t xml:space="preserve">myData[avail_len] =  0; </w:t>
      </w:r>
      <w:r w:rsidR="000A6F04">
        <w:t xml:space="preserve">            </w:t>
      </w:r>
      <w:r>
        <w:t xml:space="preserve">// </w:t>
      </w:r>
      <w:r w:rsidR="000A6F04">
        <w:t xml:space="preserve">add </w:t>
      </w:r>
      <w:r>
        <w:t>null terminat</w:t>
      </w:r>
      <w:r w:rsidR="000A6F04">
        <w:t xml:space="preserve">ion </w:t>
      </w:r>
      <w:r>
        <w:t xml:space="preserve">so </w:t>
      </w:r>
      <w:r w:rsidR="000A6F04">
        <w:t>we can print it</w:t>
      </w:r>
      <w:r>
        <w:t xml:space="preserve"> </w:t>
      </w:r>
    </w:p>
    <w:p w14:paraId="510D316C" w14:textId="04D55E52" w:rsidR="007758BE" w:rsidRDefault="007758BE" w:rsidP="00A91B39">
      <w:pPr>
        <w:keepNext/>
        <w:ind w:left="1440"/>
      </w:pPr>
      <w:r>
        <w:t>WPRINT_APP_INFO((“Packet=%s\n”,</w:t>
      </w:r>
      <w:r w:rsidR="000A6F04">
        <w:t xml:space="preserve"> </w:t>
      </w:r>
      <w:r>
        <w:t>myData));</w:t>
      </w:r>
    </w:p>
    <w:p w14:paraId="3A20A1BB" w14:textId="1C49BD84" w:rsidR="007758BE" w:rsidRDefault="007758BE" w:rsidP="00A91B39">
      <w:pPr>
        <w:keepNext/>
        <w:ind w:left="1440"/>
      </w:pPr>
      <w:r>
        <w:t>wiced_packet_delete(</w:t>
      </w:r>
      <w:r w:rsidR="000A6F04">
        <w:t xml:space="preserve"> </w:t>
      </w:r>
      <w:r>
        <w:t>myPacket</w:t>
      </w:r>
      <w:r w:rsidR="000A6F04">
        <w:t xml:space="preserve"> </w:t>
      </w:r>
      <w:r>
        <w:t>);</w:t>
      </w:r>
    </w:p>
    <w:p w14:paraId="3F0768DB" w14:textId="4ED8FFC9" w:rsidR="000C17C9" w:rsidRDefault="000C17C9" w:rsidP="00A91B39">
      <w:pPr>
        <w:keepNext/>
        <w:ind w:left="1440"/>
      </w:pPr>
      <w:r>
        <w:t>wiced_tcp_disconnect(&amp;socket);</w:t>
      </w:r>
    </w:p>
    <w:p w14:paraId="4AA66930" w14:textId="496F03B8" w:rsidR="007758BE" w:rsidRDefault="007758BE" w:rsidP="00A91B39">
      <w:pPr>
        <w:ind w:left="720"/>
      </w:pPr>
      <w: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r w:rsidR="009F1A17" w:rsidRPr="00A973A3">
        <w:rPr>
          <w:i/>
        </w:rPr>
        <w:t>wiced_tcp_accept</w:t>
      </w:r>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3C9FD51A" w:rsidR="003A03BF" w:rsidRDefault="00675405" w:rsidP="00913728">
      <w:pPr>
        <w:pStyle w:val="Heading3"/>
      </w:pPr>
      <w:r>
        <w:lastRenderedPageBreak/>
        <w:t xml:space="preserve">(Advanced) </w:t>
      </w:r>
      <w:r w:rsidR="003A03BF">
        <w:t>Symmetric and Asymmetric Encryption: A Foundation</w:t>
      </w:r>
    </w:p>
    <w:p w14:paraId="07CE5050" w14:textId="7C2C0CAF"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r w:rsidR="003A03BF">
        <w:t>be 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69824E0E" w:rsidR="003A03BF" w:rsidRDefault="00DC291D"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r w:rsidR="00C346C2">
        <w:t>,</w:t>
      </w:r>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46F95EA7" w:rsidR="003A03BF" w:rsidRDefault="00DC291D"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they 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31C040B3" w:rsidR="003A03BF" w:rsidRDefault="003A03BF" w:rsidP="003A03BF">
      <w:r>
        <w:t>What now?  The most commo</w:t>
      </w:r>
      <w:r w:rsidR="00E11013">
        <w:t>n technique to communicate is</w:t>
      </w:r>
      <w:r w:rsidR="00BC13B0">
        <w:t xml:space="preserve"> </w:t>
      </w:r>
      <w:r w:rsidR="00515081">
        <w:t xml:space="preserve">to </w:t>
      </w:r>
      <w:r w:rsidR="00BC13B0">
        <w:t>use public key encryption to pass a private symmetric key which will then be 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77777777" w:rsidR="003A03BF" w:rsidRDefault="003A03BF" w:rsidP="00EA3121">
      <w:pPr>
        <w:pStyle w:val="ListParagraph"/>
        <w:numPr>
          <w:ilvl w:val="0"/>
          <w:numId w:val="1"/>
        </w:numPr>
      </w:pPr>
      <w:r>
        <w:t>The server then creates a random symmetric key</w:t>
      </w:r>
    </w:p>
    <w:p w14:paraId="0490D724" w14:textId="77777777" w:rsidR="003A03BF" w:rsidRDefault="003A03BF" w:rsidP="00EA3121">
      <w:pPr>
        <w:pStyle w:val="ListParagraph"/>
        <w:numPr>
          <w:ilvl w:val="0"/>
          <w:numId w:val="1"/>
        </w:numPr>
      </w:pPr>
      <w:r>
        <w:t>The server then 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67B11843" w:rsidR="00F115A1" w:rsidRDefault="003A03BF" w:rsidP="003A03BF">
      <w:r>
        <w:t>Once the MIM is in the middle it can read all of the traffic.  You are only vulnerable to this attack if the MIM gets in the middle on the first transaction.  After that</w:t>
      </w:r>
      <w:r w:rsidR="00A224D8">
        <w:t>,</w:t>
      </w:r>
      <w:r>
        <w:t xml:space="preserve"> things are secure.</w:t>
      </w:r>
    </w:p>
    <w:p w14:paraId="1E21B889" w14:textId="46BE6F84" w:rsidR="003235D8" w:rsidRDefault="00F115A1" w:rsidP="00F115A1">
      <w:r>
        <w:t>However</w:t>
      </w:r>
      <w:r w:rsidR="003A03BF">
        <w:t xml:space="preserve">, the MIM can easily happen if someone gets control of an intermediate </w:t>
      </w:r>
      <w:r w:rsidR="00A224D8">
        <w:t>connection point in the network</w:t>
      </w:r>
      <w:r w:rsidR="003A03BF">
        <w:t xml:space="preserve"> </w:t>
      </w:r>
      <w:r w:rsidR="00515081">
        <w:t xml:space="preserve">- </w:t>
      </w:r>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re are</w:t>
      </w:r>
      <w:r w:rsidR="003A03BF">
        <w:t xml:space="preserve"> only </w:t>
      </w:r>
      <w:r w:rsidR="003235D8">
        <w:t xml:space="preserve">two </w:t>
      </w:r>
      <w:r w:rsidR="003A03BF">
        <w:t>way</w:t>
      </w:r>
      <w:r w:rsidR="003235D8">
        <w:t>s</w:t>
      </w:r>
      <w:r w:rsidR="003A03BF">
        <w:t xml:space="preserve"> to protect against MIM attacks</w:t>
      </w:r>
      <w:r w:rsidR="00515081">
        <w:t>:</w:t>
      </w:r>
    </w:p>
    <w:p w14:paraId="0E521DAA" w14:textId="10CD3851" w:rsidR="003235D8" w:rsidRDefault="003235D8" w:rsidP="00EA3121">
      <w:pPr>
        <w:pStyle w:val="ListParagraph"/>
        <w:numPr>
          <w:ilvl w:val="0"/>
          <w:numId w:val="3"/>
        </w:numPr>
      </w:pPr>
      <w:r>
        <w:t xml:space="preserve">Pre Share the </w:t>
      </w:r>
      <w:r w:rsidR="00C346C2">
        <w:t xml:space="preserve">public </w:t>
      </w:r>
      <w:r>
        <w:t>key</w:t>
      </w:r>
      <w:r w:rsidR="00C346C2">
        <w:t xml:space="preserve"> (so you are sure you have the right key)</w:t>
      </w:r>
    </w:p>
    <w:p w14:paraId="28065999" w14:textId="2A3BBA7B" w:rsidR="00A224D8" w:rsidRDefault="003235D8" w:rsidP="00EA3121">
      <w:pPr>
        <w:pStyle w:val="ListParagraph"/>
        <w:numPr>
          <w:ilvl w:val="0"/>
          <w:numId w:val="3"/>
        </w:numPr>
      </w:pPr>
      <w:r>
        <w:t xml:space="preserve">Use a </w:t>
      </w:r>
      <w:hyperlink r:id="rId19" w:history="1">
        <w:r w:rsidR="003A03BF" w:rsidRPr="00A224D8">
          <w:rPr>
            <w:rStyle w:val="Hyperlink"/>
          </w:rPr>
          <w:t>Certificate Authority</w:t>
        </w:r>
      </w:hyperlink>
      <w:r>
        <w:t xml:space="preserve"> (CA)</w:t>
      </w:r>
      <w:r w:rsidR="003A03BF">
        <w:t xml:space="preserve">  </w:t>
      </w:r>
    </w:p>
    <w:p w14:paraId="1A48037A" w14:textId="0FFCBC40" w:rsidR="00A224D8" w:rsidRDefault="00AB7085" w:rsidP="00F115A1">
      <w:r>
        <w:t>A CA is a server on the internet that has a huge dictionary of keys.  To use a CA, you embed the CA</w:t>
      </w:r>
      <w:r w:rsidR="00471BE1">
        <w:t>’</w:t>
      </w:r>
      <w:r>
        <w:t>s verified public key in your system (so you can make a secure connection to the CA).  Then when you get a key from someone you don’t know, you open a secure connection to the CA and it verifies the key that you have matches the key you were sent.</w:t>
      </w:r>
    </w:p>
    <w:p w14:paraId="3AF3C21C" w14:textId="5FDF72E7" w:rsidR="003A03BF" w:rsidRPr="003A03BF" w:rsidRDefault="00A224D8" w:rsidP="00F115A1">
      <w:r>
        <w:lastRenderedPageBreak/>
        <w:t>I</w:t>
      </w:r>
      <w:r w:rsidR="003A03BF">
        <w: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This morning when I looked at the certificates on my Mac there were 179 built in, valid certificates.  </w:t>
      </w:r>
    </w:p>
    <w:p w14:paraId="627D5B65" w14:textId="327B40D7" w:rsidR="003A03BF" w:rsidRPr="00AC6F35" w:rsidRDefault="00DC291D" w:rsidP="003A03BF">
      <w:pPr>
        <w:pStyle w:val="Heading3"/>
        <w:rPr>
          <w:sz w:val="20"/>
        </w:rPr>
      </w:pPr>
      <w:hyperlink r:id="rId20"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95"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96" w:author="Alan Hawse" w:date="2017-06-08T13:57:00Z">
        <w:r w:rsidR="007C7A3D">
          <w:t>, more secure,</w:t>
        </w:r>
      </w:ins>
      <w:r w:rsidR="00A77388">
        <w:t xml:space="preserve"> TLS.</w:t>
      </w:r>
    </w:p>
    <w:p w14:paraId="2D8443BA" w14:textId="14949CDD" w:rsidR="003235D8" w:rsidRDefault="003235D8" w:rsidP="003235D8">
      <w:r>
        <w:t xml:space="preserve">Both of these protocols are generally ascribed to the Application layer but to me it has always felt like it really belongs between the Application and the Transport Layer.  TLS is built into WICED and if you give it the keys </w:t>
      </w:r>
      <w:del w:id="197"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 </w:t>
      </w:r>
      <w:r>
        <w:sym w:font="Wingdings" w:char="F0E0"/>
      </w:r>
      <w:r>
        <w:t xml:space="preserve"> </w:t>
      </w:r>
      <w:r w:rsidR="00262EBB">
        <w:t>Wi-Fi</w:t>
      </w:r>
      <w:r w:rsidR="00553CF2">
        <w:t xml:space="preserve"> </w:t>
      </w:r>
      <w:r>
        <w:sym w:font="Wingdings" w:char="F0E0"/>
      </w:r>
      <w:r>
        <w:t xml:space="preserve"> </w:t>
      </w:r>
      <w:r w:rsidR="00A77388">
        <w:t xml:space="preserve">Router </w:t>
      </w:r>
      <w:r w:rsidR="00A77388">
        <w:sym w:font="Wingdings" w:char="F0E0"/>
      </w:r>
      <w:r w:rsidR="00A77388">
        <w:t xml:space="preserve"> 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98"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99" w:author="Alan Hawse" w:date="2017-06-08T13:58:00Z"/>
        </w:rPr>
        <w:pPrChange w:id="200" w:author="Alan Hawse" w:date="2017-06-08T13:58:00Z">
          <w:pPr>
            <w:jc w:val="center"/>
          </w:pPr>
        </w:pPrChange>
      </w:pPr>
      <w:ins w:id="201" w:author="Alan Hawse" w:date="2017-06-08T13:58:00Z">
        <w:r>
          <w:lastRenderedPageBreak/>
          <w:t>X.509 Certificates</w:t>
        </w:r>
      </w:ins>
    </w:p>
    <w:p w14:paraId="7A1CAC27" w14:textId="4097D896" w:rsidR="00246424" w:rsidRDefault="00246424">
      <w:pPr>
        <w:pStyle w:val="Heading4"/>
        <w:rPr>
          <w:ins w:id="202" w:author="Greg Landry" w:date="2017-06-09T11:15:00Z"/>
        </w:rPr>
        <w:pPrChange w:id="203" w:author="Greg Landry" w:date="2017-06-09T11:15:00Z">
          <w:pPr>
            <w:jc w:val="center"/>
          </w:pPr>
        </w:pPrChange>
      </w:pPr>
      <w:ins w:id="204" w:author="Greg Landry" w:date="2017-06-09T11:15:00Z">
        <w:r>
          <w:t>Basics</w:t>
        </w:r>
      </w:ins>
    </w:p>
    <w:p w14:paraId="24EE8AD8" w14:textId="026BBC1F" w:rsidR="0008231F" w:rsidDel="009A6618" w:rsidRDefault="00534481">
      <w:pPr>
        <w:rPr>
          <w:ins w:id="205" w:author="Alan Hawse" w:date="2017-06-09T08:03:00Z"/>
          <w:del w:id="206" w:author="Greg Landry" w:date="2017-06-09T11:06:00Z"/>
        </w:rPr>
        <w:pPrChange w:id="207" w:author="Alan Hawse" w:date="2017-06-08T13:59:00Z">
          <w:pPr>
            <w:jc w:val="center"/>
          </w:pPr>
        </w:pPrChange>
      </w:pPr>
      <w:ins w:id="208" w:author="Alan Hawse" w:date="2017-06-08T16:36:00Z">
        <w:r>
          <w:t>To create a TLS connection, you need to</w:t>
        </w:r>
      </w:ins>
      <w:ins w:id="209" w:author="Alan Hawse" w:date="2017-06-08T16:46:00Z">
        <w:r w:rsidR="00393345">
          <w:t xml:space="preserve"> have a </w:t>
        </w:r>
      </w:ins>
      <w:ins w:id="210"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211" w:author="Alan Hawse" w:date="2017-06-09T07:51:00Z">
        <w:del w:id="212" w:author="Greg Landry" w:date="2017-06-09T11:03:00Z">
          <w:r w:rsidR="0008231F" w:rsidDel="001B44DA">
            <w:delText>All of these</w:delText>
          </w:r>
        </w:del>
      </w:ins>
      <w:ins w:id="213" w:author="Greg Landry" w:date="2017-06-09T11:03:00Z">
        <w:r w:rsidR="001B44DA">
          <w:t>The</w:t>
        </w:r>
      </w:ins>
      <w:ins w:id="214" w:author="Alan Hawse" w:date="2017-06-09T07:51:00Z">
        <w:r w:rsidR="0008231F">
          <w:t xml:space="preserve"> certificates will be in one of several X.509 formats.  The two most common </w:t>
        </w:r>
      </w:ins>
      <w:ins w:id="215" w:author="Alan Hawse" w:date="2017-06-09T08:02:00Z">
        <w:r w:rsidR="009E1604">
          <w:t xml:space="preserve">formats </w:t>
        </w:r>
      </w:ins>
      <w:ins w:id="216" w:author="Alan Hawse" w:date="2017-06-09T07:51:00Z">
        <w:r w:rsidR="0008231F">
          <w:t xml:space="preserve">are </w:t>
        </w:r>
      </w:ins>
      <w:ins w:id="217" w:author="Alan Hawse" w:date="2017-06-09T07:52:00Z">
        <w:r w:rsidR="0008231F">
          <w:t xml:space="preserve">“DER” which is a binary format, and “PEM” which is an ASCII format (and </w:t>
        </w:r>
      </w:ins>
      <w:ins w:id="218" w:author="Greg Landry" w:date="2017-06-09T11:03:00Z">
        <w:r w:rsidR="001B44DA">
          <w:t xml:space="preserve">is </w:t>
        </w:r>
      </w:ins>
      <w:ins w:id="219" w:author="Alan Hawse" w:date="2017-06-09T07:52:00Z">
        <w:r w:rsidR="0008231F">
          <w:t>the one that WICED uses</w:t>
        </w:r>
      </w:ins>
      <w:ins w:id="220" w:author="Greg Landry" w:date="2017-06-09T11:03:00Z">
        <w:r w:rsidR="001B44DA">
          <w:t>)</w:t>
        </w:r>
      </w:ins>
      <w:ins w:id="221" w:author="Alan Hawse" w:date="2017-06-09T07:52:00Z">
        <w:r w:rsidR="0008231F">
          <w:t>.</w:t>
        </w:r>
      </w:ins>
      <w:ins w:id="222" w:author="Alan Hawse" w:date="2017-06-09T08:03:00Z">
        <w:del w:id="223" w:author="Greg Landry" w:date="2017-06-09T11:03:00Z">
          <w:r w:rsidR="00C87520" w:rsidDel="001B44DA">
            <w:delText>)</w:delText>
          </w:r>
        </w:del>
      </w:ins>
    </w:p>
    <w:p w14:paraId="11D1DE07" w14:textId="77777777" w:rsidR="00C87520" w:rsidRDefault="00C87520">
      <w:pPr>
        <w:rPr>
          <w:ins w:id="224" w:author="Alan Hawse" w:date="2017-06-09T08:03:00Z"/>
        </w:rPr>
        <w:pPrChange w:id="225" w:author="Alan Hawse" w:date="2017-06-08T13:59:00Z">
          <w:pPr>
            <w:jc w:val="center"/>
          </w:pPr>
        </w:pPrChange>
      </w:pPr>
    </w:p>
    <w:p w14:paraId="444807D1" w14:textId="35A2145C" w:rsidR="00C87520" w:rsidRDefault="00C87520">
      <w:pPr>
        <w:rPr>
          <w:ins w:id="226" w:author="Alan Hawse" w:date="2017-06-09T08:03:00Z"/>
        </w:rPr>
        <w:pPrChange w:id="227" w:author="Alan Hawse" w:date="2017-06-08T13:59:00Z">
          <w:pPr>
            <w:jc w:val="center"/>
          </w:pPr>
        </w:pPrChange>
      </w:pPr>
      <w:ins w:id="228" w:author="Alan Hawse" w:date="2017-06-09T08:03:00Z">
        <w:r>
          <w:t>The screenshot below is a PEM certificate:</w:t>
        </w:r>
      </w:ins>
    </w:p>
    <w:p w14:paraId="25F3E790" w14:textId="6826CC8D" w:rsidR="00C87520" w:rsidDel="00F379A9" w:rsidRDefault="00C87520">
      <w:pPr>
        <w:rPr>
          <w:ins w:id="229" w:author="Alan Hawse" w:date="2017-06-09T07:54:00Z"/>
          <w:del w:id="230" w:author="Greg Landry" w:date="2017-06-09T11:03:00Z"/>
        </w:rPr>
        <w:pPrChange w:id="231" w:author="Alan Hawse" w:date="2017-06-08T13:59:00Z">
          <w:pPr>
            <w:jc w:val="center"/>
          </w:pPr>
        </w:pPrChange>
      </w:pPr>
    </w:p>
    <w:p w14:paraId="3FD5EF3C" w14:textId="0B77332D" w:rsidR="003A67DC" w:rsidDel="00F379A9" w:rsidRDefault="003A67DC">
      <w:pPr>
        <w:jc w:val="center"/>
        <w:rPr>
          <w:ins w:id="232" w:author="Alan Hawse" w:date="2017-06-09T07:56:00Z"/>
          <w:del w:id="233" w:author="Greg Landry" w:date="2017-06-09T11:04:00Z"/>
        </w:rPr>
      </w:pPr>
      <w:ins w:id="234"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235" w:author="Alan Hawse" w:date="2017-06-09T07:56:00Z"/>
        </w:rPr>
      </w:pPr>
    </w:p>
    <w:p w14:paraId="160D671B" w14:textId="72214DBB" w:rsidR="00245C4A" w:rsidRDefault="00245C4A">
      <w:pPr>
        <w:rPr>
          <w:ins w:id="236" w:author="Alan Hawse" w:date="2017-06-09T07:57:00Z"/>
        </w:rPr>
        <w:pPrChange w:id="237" w:author="Alan Hawse" w:date="2017-06-08T13:59:00Z">
          <w:pPr>
            <w:jc w:val="center"/>
          </w:pPr>
        </w:pPrChange>
      </w:pPr>
      <w:ins w:id="238" w:author="Alan Hawse" w:date="2017-06-09T07:56:00Z">
        <w:r>
          <w:t xml:space="preserve">X.509 certificates contain an insane amount of information and they </w:t>
        </w:r>
      </w:ins>
      <w:ins w:id="239" w:author="Alan Hawse" w:date="2017-06-09T07:57:00Z">
        <w:r>
          <w:t>have</w:t>
        </w:r>
      </w:ins>
      <w:ins w:id="240" w:author="Alan Hawse" w:date="2017-06-09T07:56:00Z">
        <w:r>
          <w:t xml:space="preserve"> </w:t>
        </w:r>
      </w:ins>
      <w:ins w:id="241" w:author="Alan Hawse" w:date="2017-06-09T07:57:00Z">
        <w:r w:rsidR="00C87520">
          <w:t xml:space="preserve">a bunch </w:t>
        </w:r>
        <w:r>
          <w:t xml:space="preserve">of options.  However, </w:t>
        </w:r>
      </w:ins>
      <w:ins w:id="242" w:author="Alan Hawse" w:date="2017-06-09T07:59:00Z">
        <w:r>
          <w:t>they generally contain:</w:t>
        </w:r>
      </w:ins>
    </w:p>
    <w:p w14:paraId="014D7131" w14:textId="1D691E0F" w:rsidR="00245C4A" w:rsidRDefault="00245C4A">
      <w:pPr>
        <w:pStyle w:val="ListParagraph"/>
        <w:numPr>
          <w:ilvl w:val="0"/>
          <w:numId w:val="32"/>
        </w:numPr>
        <w:rPr>
          <w:ins w:id="243" w:author="Alan Hawse" w:date="2017-06-09T07:58:00Z"/>
        </w:rPr>
        <w:pPrChange w:id="244" w:author="Alan Hawse" w:date="2017-06-09T07:58:00Z">
          <w:pPr>
            <w:jc w:val="center"/>
          </w:pPr>
        </w:pPrChange>
      </w:pPr>
      <w:ins w:id="245" w:author="Alan Hawse" w:date="2017-06-09T07:58:00Z">
        <w:r>
          <w:t>The site</w:t>
        </w:r>
      </w:ins>
      <w:ins w:id="246" w:author="Greg Landry" w:date="2017-06-09T11:04:00Z">
        <w:r w:rsidR="00F379A9">
          <w:t>’</w:t>
        </w:r>
      </w:ins>
      <w:ins w:id="247" w:author="Alan Hawse" w:date="2017-06-09T07:58:00Z">
        <w:r>
          <w:t>s public key</w:t>
        </w:r>
      </w:ins>
    </w:p>
    <w:p w14:paraId="51385A51" w14:textId="195EFAEA" w:rsidR="00245C4A" w:rsidRDefault="00245C4A">
      <w:pPr>
        <w:pStyle w:val="ListParagraph"/>
        <w:numPr>
          <w:ilvl w:val="0"/>
          <w:numId w:val="32"/>
        </w:numPr>
        <w:rPr>
          <w:ins w:id="248" w:author="Alan Hawse" w:date="2017-06-09T07:59:00Z"/>
        </w:rPr>
        <w:pPrChange w:id="249" w:author="Alan Hawse" w:date="2017-06-09T07:58:00Z">
          <w:pPr>
            <w:jc w:val="center"/>
          </w:pPr>
        </w:pPrChange>
      </w:pPr>
      <w:ins w:id="250" w:author="Alan Hawse" w:date="2017-06-09T07:58:00Z">
        <w:r>
          <w:t xml:space="preserve">An intermediate </w:t>
        </w:r>
      </w:ins>
      <w:ins w:id="251" w:author="Alan Hawse" w:date="2017-06-09T07:59:00Z">
        <w:r>
          <w:t>authority’s</w:t>
        </w:r>
      </w:ins>
      <w:ins w:id="252" w:author="Alan Hawse" w:date="2017-06-09T07:58:00Z">
        <w:r>
          <w:t xml:space="preserve"> public key</w:t>
        </w:r>
      </w:ins>
    </w:p>
    <w:p w14:paraId="6BCCA0D2" w14:textId="33AE66E4" w:rsidR="00245C4A" w:rsidRDefault="00245C4A">
      <w:pPr>
        <w:pStyle w:val="ListParagraph"/>
        <w:numPr>
          <w:ilvl w:val="0"/>
          <w:numId w:val="32"/>
        </w:numPr>
        <w:rPr>
          <w:ins w:id="253" w:author="Alan Hawse" w:date="2017-06-09T07:59:00Z"/>
        </w:rPr>
        <w:pPrChange w:id="254" w:author="Alan Hawse" w:date="2017-06-09T07:58:00Z">
          <w:pPr>
            <w:jc w:val="center"/>
          </w:pPr>
        </w:pPrChange>
      </w:pPr>
      <w:ins w:id="255" w:author="Alan Hawse" w:date="2017-06-09T07:59:00Z">
        <w:r>
          <w:t>The root authority’s public key</w:t>
        </w:r>
      </w:ins>
    </w:p>
    <w:p w14:paraId="331B26DB" w14:textId="44AE0FAC" w:rsidR="00245C4A" w:rsidDel="00246424" w:rsidRDefault="00245C4A">
      <w:pPr>
        <w:pStyle w:val="ListParagraph"/>
        <w:numPr>
          <w:ilvl w:val="0"/>
          <w:numId w:val="32"/>
        </w:numPr>
        <w:rPr>
          <w:ins w:id="256" w:author="Alan Hawse" w:date="2017-06-09T07:54:00Z"/>
          <w:del w:id="257" w:author="Greg Landry" w:date="2017-06-09T11:15:00Z"/>
        </w:rPr>
        <w:pPrChange w:id="258" w:author="Alan Hawse" w:date="2017-06-09T07:58:00Z">
          <w:pPr>
            <w:jc w:val="center"/>
          </w:pPr>
        </w:pPrChange>
      </w:pPr>
      <w:ins w:id="259"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260" w:author="Alan Hawse" w:date="2017-06-09T07:51:00Z"/>
        </w:rPr>
        <w:pPrChange w:id="261" w:author="Greg Landry" w:date="2017-06-09T11:15:00Z">
          <w:pPr>
            <w:jc w:val="center"/>
          </w:pPr>
        </w:pPrChange>
      </w:pPr>
    </w:p>
    <w:p w14:paraId="29299097" w14:textId="7AD041F2" w:rsidR="00F77067" w:rsidDel="00246424" w:rsidRDefault="00555C4A">
      <w:pPr>
        <w:rPr>
          <w:ins w:id="262" w:author="Alan Hawse" w:date="2017-06-08T17:14:00Z"/>
          <w:moveFrom w:id="263" w:author="Greg Landry" w:date="2017-06-09T11:16:00Z"/>
        </w:rPr>
        <w:pPrChange w:id="264" w:author="Alan Hawse" w:date="2017-06-08T13:59:00Z">
          <w:pPr>
            <w:jc w:val="center"/>
          </w:pPr>
        </w:pPrChange>
      </w:pPr>
      <w:moveFromRangeStart w:id="265" w:author="Greg Landry" w:date="2017-06-09T11:16:00Z" w:name="move484770293"/>
      <w:moveFrom w:id="266" w:author="Greg Landry" w:date="2017-06-09T11:16:00Z">
        <w:ins w:id="267" w:author="Alan Hawse" w:date="2017-06-08T16:48:00Z">
          <w:r w:rsidDel="00246424">
            <w:t xml:space="preserve">You can get the </w:t>
          </w:r>
        </w:ins>
        <w:ins w:id="268" w:author="Alan Hawse" w:date="2017-06-09T07:47:00Z">
          <w:r w:rsidR="00937558" w:rsidDel="00246424">
            <w:t xml:space="preserve">root or intermediate </w:t>
          </w:r>
        </w:ins>
        <w:ins w:id="269" w:author="Alan Hawse" w:date="2017-06-08T16:48:00Z">
          <w:r w:rsidDel="00246424">
            <w:t>certificate for a website from the browser.</w:t>
          </w:r>
        </w:ins>
        <w:ins w:id="270" w:author="Alan Hawse" w:date="2017-06-08T16:49:00Z">
          <w:r w:rsidDel="00246424">
            <w:t xml:space="preserve">  </w:t>
          </w:r>
        </w:ins>
      </w:moveFrom>
    </w:p>
    <w:moveFromRangeEnd w:id="265"/>
    <w:p w14:paraId="2913A320" w14:textId="4545F045" w:rsidR="00F77067" w:rsidRDefault="00246424">
      <w:pPr>
        <w:pStyle w:val="Heading4"/>
        <w:rPr>
          <w:ins w:id="271" w:author="Alan Hawse" w:date="2017-06-08T17:14:00Z"/>
        </w:rPr>
        <w:pPrChange w:id="272" w:author="Greg Landry" w:date="2017-06-09T11:15:00Z">
          <w:pPr>
            <w:jc w:val="center"/>
          </w:pPr>
        </w:pPrChange>
      </w:pPr>
      <w:ins w:id="273" w:author="Greg Landry" w:date="2017-06-09T11:15:00Z">
        <w:r>
          <w:t>Downloading Certificates</w:t>
        </w:r>
      </w:ins>
    </w:p>
    <w:p w14:paraId="69314AE6" w14:textId="7DAE3C2F" w:rsidR="00246424" w:rsidRDefault="00246424" w:rsidP="00246424">
      <w:pPr>
        <w:rPr>
          <w:ins w:id="274" w:author="Greg Landry" w:date="2017-06-09T11:18:00Z"/>
        </w:rPr>
      </w:pPr>
      <w:moveToRangeStart w:id="275" w:author="Greg Landry" w:date="2017-06-09T11:16:00Z" w:name="move484770293"/>
      <w:moveTo w:id="276" w:author="Greg Landry" w:date="2017-06-09T11:16:00Z">
        <w:r>
          <w:t xml:space="preserve">You can get the root or intermediate certificate for a website from </w:t>
        </w:r>
        <w:del w:id="277" w:author="Greg Landry" w:date="2017-06-09T11:18:00Z">
          <w:r w:rsidDel="00B70FC6">
            <w:delText>the</w:delText>
          </w:r>
        </w:del>
      </w:moveTo>
      <w:ins w:id="278" w:author="Greg Landry" w:date="2017-06-09T11:18:00Z">
        <w:r w:rsidR="00B70FC6">
          <w:t>a</w:t>
        </w:r>
      </w:ins>
      <w:moveTo w:id="279" w:author="Greg Landry" w:date="2017-06-09T11:16:00Z">
        <w:r>
          <w:t xml:space="preserve"> browser.  </w:t>
        </w:r>
      </w:moveTo>
      <w:ins w:id="280"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281" w:author="Greg Landry" w:date="2017-06-09T11:40:00Z">
        <w:r w:rsidR="0029444C">
          <w:fldChar w:fldCharType="end"/>
        </w:r>
        <w:r w:rsidR="0029444C">
          <w:t xml:space="preserve"> as the site for which we want to retri</w:t>
        </w:r>
      </w:ins>
      <w:ins w:id="282" w:author="Greg Landry" w:date="2017-06-09T11:41:00Z">
        <w:r w:rsidR="0029444C">
          <w:t>e</w:t>
        </w:r>
      </w:ins>
      <w:ins w:id="283" w:author="Greg Landry" w:date="2017-06-09T11:40:00Z">
        <w:r w:rsidR="0029444C">
          <w:t>ve the certificate.</w:t>
        </w:r>
      </w:ins>
    </w:p>
    <w:p w14:paraId="12624325" w14:textId="5CD06C69" w:rsidR="00B70FC6" w:rsidRDefault="00B70FC6">
      <w:pPr>
        <w:pStyle w:val="Heading5"/>
        <w:rPr>
          <w:moveTo w:id="284" w:author="Greg Landry" w:date="2017-06-09T11:16:00Z"/>
        </w:rPr>
        <w:pPrChange w:id="285" w:author="Greg Landry" w:date="2017-06-09T11:18:00Z">
          <w:pPr/>
        </w:pPrChange>
      </w:pPr>
      <w:ins w:id="286" w:author="Greg Landry" w:date="2017-06-09T11:18:00Z">
        <w:r>
          <w:lastRenderedPageBreak/>
          <w:t>Chrome</w:t>
        </w:r>
      </w:ins>
    </w:p>
    <w:moveToRangeEnd w:id="275"/>
    <w:p w14:paraId="3BD45C9B" w14:textId="0FCE0D72" w:rsidR="00B70FC6" w:rsidRDefault="0029444C">
      <w:pPr>
        <w:rPr>
          <w:ins w:id="287" w:author="Greg Landry" w:date="2017-06-09T11:41:00Z"/>
        </w:rPr>
        <w:pPrChange w:id="288" w:author="Alan Hawse" w:date="2017-06-08T13:59:00Z">
          <w:pPr>
            <w:jc w:val="center"/>
          </w:pPr>
        </w:pPrChange>
      </w:pPr>
      <w:ins w:id="289" w:author="Greg Landry" w:date="2017-06-09T11:41:00Z">
        <w:r>
          <w:t>In</w:t>
        </w:r>
      </w:ins>
      <w:ins w:id="290" w:author="Greg Landry" w:date="2017-06-09T11:40:00Z">
        <w:r w:rsidR="00F84DA3">
          <w:t xml:space="preserve"> Chrome, </w:t>
        </w:r>
      </w:ins>
      <w:ins w:id="291"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292"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293" w:author="Greg Landry" w:date="2017-06-09T11:57:00Z"/>
        </w:rPr>
        <w:pPrChange w:id="294" w:author="Greg Landry" w:date="2017-06-09T12:04:00Z">
          <w:pPr>
            <w:jc w:val="center"/>
          </w:pPr>
        </w:pPrChange>
      </w:pPr>
      <w:ins w:id="295"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296" w:author="Greg Landry" w:date="2017-06-09T11:57:00Z"/>
        </w:rPr>
        <w:pPrChange w:id="297" w:author="Greg Landry" w:date="2017-06-09T11:58:00Z">
          <w:pPr>
            <w:jc w:val="center"/>
          </w:pPr>
        </w:pPrChange>
      </w:pPr>
      <w:ins w:id="298"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E5F598"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299"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300" w:author="Greg Landry" w:date="2017-06-09T11:42:00Z"/>
        </w:rPr>
        <w:pPrChange w:id="301" w:author="Greg Landry" w:date="2017-06-09T11:57:00Z">
          <w:pPr>
            <w:jc w:val="center"/>
          </w:pPr>
        </w:pPrChange>
      </w:pPr>
    </w:p>
    <w:p w14:paraId="4BA312F1" w14:textId="5E3EE04B" w:rsidR="00EA316E" w:rsidRDefault="0029444C">
      <w:pPr>
        <w:pStyle w:val="ListParagraph"/>
        <w:keepNext/>
        <w:numPr>
          <w:ilvl w:val="0"/>
          <w:numId w:val="34"/>
        </w:numPr>
        <w:rPr>
          <w:ins w:id="302" w:author="Greg Landry" w:date="2017-06-09T11:58:00Z"/>
        </w:rPr>
        <w:pPrChange w:id="303" w:author="Greg Landry" w:date="2017-06-09T12:05:00Z">
          <w:pPr>
            <w:jc w:val="center"/>
          </w:pPr>
        </w:pPrChange>
      </w:pPr>
      <w:ins w:id="304" w:author="Greg Landry" w:date="2017-06-09T11:43:00Z">
        <w:r>
          <w:t>Click on “View certificate”.</w:t>
        </w:r>
      </w:ins>
    </w:p>
    <w:p w14:paraId="091172BB" w14:textId="2D2648CC" w:rsidR="00EA316E" w:rsidRDefault="00EA316E">
      <w:pPr>
        <w:pStyle w:val="ListParagraph"/>
        <w:jc w:val="center"/>
        <w:rPr>
          <w:ins w:id="305" w:author="Greg Landry" w:date="2017-06-09T11:59:00Z"/>
        </w:rPr>
        <w:pPrChange w:id="306" w:author="Greg Landry" w:date="2017-06-09T11:58:00Z">
          <w:pPr>
            <w:jc w:val="center"/>
          </w:pPr>
        </w:pPrChange>
      </w:pPr>
      <w:ins w:id="307"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EF815"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308" w:author="Greg Landry" w:date="2017-06-09T11:58:00Z">
        <w:r>
          <w:rPr>
            <w:noProof/>
          </w:rPr>
          <w:drawing>
            <wp:inline distT="0" distB="0" distL="0" distR="0" wp14:anchorId="0925DA4F" wp14:editId="4D1796D8">
              <wp:extent cx="5504758" cy="2456482"/>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2369"/>
                      <a:stretch/>
                    </pic:blipFill>
                    <pic:spPr bwMode="auto">
                      <a:xfrm>
                        <a:off x="0" y="0"/>
                        <a:ext cx="5517755" cy="2462282"/>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309" w:author="Greg Landry" w:date="2017-06-09T11:43:00Z"/>
        </w:rPr>
        <w:pPrChange w:id="310" w:author="Greg Landry" w:date="2017-06-09T11:58:00Z">
          <w:pPr>
            <w:jc w:val="center"/>
          </w:pPr>
        </w:pPrChange>
      </w:pPr>
    </w:p>
    <w:p w14:paraId="7D628D0F" w14:textId="23AFFDA7" w:rsidR="0029444C" w:rsidRDefault="0029444C">
      <w:pPr>
        <w:pStyle w:val="ListParagraph"/>
        <w:keepNext/>
        <w:numPr>
          <w:ilvl w:val="0"/>
          <w:numId w:val="34"/>
        </w:numPr>
        <w:rPr>
          <w:ins w:id="311" w:author="Greg Landry" w:date="2017-06-09T11:57:00Z"/>
        </w:rPr>
        <w:pPrChange w:id="312" w:author="Greg Landry" w:date="2017-06-09T12:04:00Z">
          <w:pPr>
            <w:jc w:val="center"/>
          </w:pPr>
        </w:pPrChange>
      </w:pPr>
      <w:ins w:id="313" w:author="Greg Landry" w:date="2017-06-09T11:45:00Z">
        <w:r>
          <w:t>Click on the</w:t>
        </w:r>
      </w:ins>
      <w:ins w:id="314" w:author="Greg Landry" w:date="2017-06-09T11:43:00Z">
        <w:r>
          <w:t xml:space="preserve"> “Certification Path” tab see the root and intermediate certificates.</w:t>
        </w:r>
      </w:ins>
    </w:p>
    <w:p w14:paraId="31A2B0EF" w14:textId="2CC30DB8" w:rsidR="00EA316E" w:rsidRDefault="00EA316E" w:rsidP="00EA316E">
      <w:pPr>
        <w:jc w:val="center"/>
        <w:rPr>
          <w:ins w:id="315" w:author="Greg Landry" w:date="2017-06-09T11:46:00Z"/>
        </w:rPr>
      </w:pPr>
      <w:ins w:id="316" w:author="Greg Landry" w:date="2017-06-09T12:00:00Z">
        <w:r>
          <w:rPr>
            <w:noProof/>
          </w:rPr>
          <mc:AlternateContent>
            <mc:Choice Requires="wps">
              <w:drawing>
                <wp:anchor distT="0" distB="0" distL="114300" distR="114300" simplePos="0" relativeHeight="251588608" behindDoc="0" locked="0" layoutInCell="1" allowOverlap="1" wp14:anchorId="4243D7E5" wp14:editId="0CD21E90">
                  <wp:simplePos x="0" y="0"/>
                  <wp:positionH relativeFrom="column">
                    <wp:posOffset>2293749</wp:posOffset>
                  </wp:positionH>
                  <wp:positionV relativeFrom="paragraph">
                    <wp:posOffset>226384</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6E9C5" id="Rectangle: Rounded Corners 19" o:spid="_x0000_s1026" style="position:absolute;margin-left:180.6pt;margin-top:17.85pt;width:51.25pt;height:14.0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" filled="f" strokecolor="red" strokeweight="3pt">
                  <v:stroke joinstyle="miter"/>
                </v:roundrect>
              </w:pict>
            </mc:Fallback>
          </mc:AlternateContent>
        </w:r>
      </w:ins>
      <w:ins w:id="317" w:author="Greg Landry" w:date="2017-06-09T11:59:00Z">
        <w:r>
          <w:rPr>
            <w:noProof/>
          </w:rPr>
          <w:drawing>
            <wp:inline distT="0" distB="0" distL="0" distR="0" wp14:anchorId="78583B6A" wp14:editId="60F405F2">
              <wp:extent cx="2779567" cy="96113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2192"/>
                      <a:stretch/>
                    </pic:blipFill>
                    <pic:spPr bwMode="auto">
                      <a:xfrm>
                        <a:off x="0" y="0"/>
                        <a:ext cx="2796957" cy="967146"/>
                      </a:xfrm>
                      <a:prstGeom prst="rect">
                        <a:avLst/>
                      </a:prstGeom>
                      <a:ln>
                        <a:noFill/>
                      </a:ln>
                      <a:extLst>
                        <a:ext uri="{53640926-AAD7-44D8-BBD7-CCE9431645EC}">
                          <a14:shadowObscured xmlns:a14="http://schemas.microsoft.com/office/drawing/2010/main"/>
                        </a:ext>
                      </a:extLst>
                    </pic:spPr>
                  </pic:pic>
                </a:graphicData>
              </a:graphic>
            </wp:inline>
          </w:drawing>
        </w:r>
      </w:ins>
    </w:p>
    <w:p w14:paraId="759B25AA" w14:textId="6647C033" w:rsidR="0029444C" w:rsidRDefault="0029444C">
      <w:pPr>
        <w:pStyle w:val="ListParagraph"/>
        <w:keepNext/>
        <w:numPr>
          <w:ilvl w:val="0"/>
          <w:numId w:val="34"/>
        </w:numPr>
        <w:rPr>
          <w:ins w:id="318" w:author="Greg Landry" w:date="2017-06-09T12:00:00Z"/>
        </w:rPr>
        <w:pPrChange w:id="319" w:author="Greg Landry" w:date="2017-06-09T12:09:00Z">
          <w:pPr>
            <w:jc w:val="center"/>
          </w:pPr>
        </w:pPrChange>
      </w:pPr>
      <w:ins w:id="320" w:author="Greg Landry" w:date="2017-06-09T11:46:00Z">
        <w:r>
          <w:lastRenderedPageBreak/>
          <w:t>Click on the “Details” tab and then on “Copy to File…” to save the certificate.</w:t>
        </w:r>
      </w:ins>
    </w:p>
    <w:p w14:paraId="0F63DAA3" w14:textId="05411D49" w:rsidR="00EA316E" w:rsidRDefault="00400697" w:rsidP="00EA316E">
      <w:pPr>
        <w:jc w:val="center"/>
        <w:rPr>
          <w:ins w:id="321" w:author="Greg Landry" w:date="2017-06-09T12:03:00Z"/>
        </w:rPr>
      </w:pPr>
      <w:ins w:id="322" w:author="Greg Landry" w:date="2017-06-09T12:03:00Z">
        <w:r>
          <w:rPr>
            <w:noProof/>
          </w:rPr>
          <mc:AlternateContent>
            <mc:Choice Requires="wps">
              <w:drawing>
                <wp:anchor distT="0" distB="0" distL="114300" distR="114300" simplePos="0" relativeHeight="251604992" behindDoc="0" locked="0" layoutInCell="1" allowOverlap="1" wp14:anchorId="44837939" wp14:editId="7EE4DCC7">
                  <wp:simplePos x="0" y="0"/>
                  <wp:positionH relativeFrom="column">
                    <wp:posOffset>3316476</wp:posOffset>
                  </wp:positionH>
                  <wp:positionV relativeFrom="paragraph">
                    <wp:posOffset>2045970</wp:posOffset>
                  </wp:positionV>
                  <wp:extent cx="612140" cy="178231"/>
                  <wp:effectExtent l="19050" t="19050" r="16510" b="12700"/>
                  <wp:wrapNone/>
                  <wp:docPr id="26" name="Rectangle: Rounded Corners 26"/>
                  <wp:cNvGraphicFramePr/>
                  <a:graphic xmlns:a="http://schemas.openxmlformats.org/drawingml/2006/main">
                    <a:graphicData uri="http://schemas.microsoft.com/office/word/2010/wordprocessingShape">
                      <wps:wsp>
                        <wps:cNvSpPr/>
                        <wps:spPr>
                          <a:xfrm>
                            <a:off x="0" y="0"/>
                            <a:ext cx="6121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5A312" id="Rectangle: Rounded Corners 26" o:spid="_x0000_s1026" style="position:absolute;margin-left:261.15pt;margin-top:161.1pt;width:48.2pt;height:14.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" filled="f" strokecolor="red" strokeweight="3pt">
                  <v:stroke joinstyle="miter"/>
                </v:roundrect>
              </w:pict>
            </mc:Fallback>
          </mc:AlternateContent>
        </w:r>
      </w:ins>
      <w:ins w:id="323" w:author="Greg Landry" w:date="2017-06-09T12:02:00Z">
        <w:r>
          <w:rPr>
            <w:noProof/>
          </w:rPr>
          <mc:AlternateContent>
            <mc:Choice Requires="wps">
              <w:drawing>
                <wp:anchor distT="0" distB="0" distL="114300" distR="114300" simplePos="0" relativeHeight="251597824" behindDoc="0" locked="0" layoutInCell="1" allowOverlap="1" wp14:anchorId="0C979ADF" wp14:editId="153369AD">
                  <wp:simplePos x="0" y="0"/>
                  <wp:positionH relativeFrom="column">
                    <wp:posOffset>2177512</wp:posOffset>
                  </wp:positionH>
                  <wp:positionV relativeFrom="paragraph">
                    <wp:posOffset>140453</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158D6" id="Rectangle: Rounded Corners 25" o:spid="_x0000_s1026" style="position:absolute;margin-left:171.45pt;margin-top:11.05pt;width:26.25pt;height:14.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" filled="f" strokecolor="red" strokeweight="3pt">
                  <v:stroke joinstyle="miter"/>
                </v:roundrect>
              </w:pict>
            </mc:Fallback>
          </mc:AlternateContent>
        </w:r>
      </w:ins>
      <w:ins w:id="324" w:author="Greg Landry" w:date="2017-06-09T12:00:00Z">
        <w:r w:rsidR="00EA316E">
          <w:rPr>
            <w:noProof/>
          </w:rPr>
          <w:drawing>
            <wp:inline distT="0" distB="0" distL="0" distR="0" wp14:anchorId="0AA14B0B" wp14:editId="049C908A">
              <wp:extent cx="2114105" cy="223175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5102"/>
                      <a:stretch/>
                    </pic:blipFill>
                    <pic:spPr bwMode="auto">
                      <a:xfrm>
                        <a:off x="0" y="0"/>
                        <a:ext cx="2133890" cy="2252642"/>
                      </a:xfrm>
                      <a:prstGeom prst="rect">
                        <a:avLst/>
                      </a:prstGeom>
                      <a:ln>
                        <a:noFill/>
                      </a:ln>
                      <a:extLst>
                        <a:ext uri="{53640926-AAD7-44D8-BBD7-CCE9431645EC}">
                          <a14:shadowObscured xmlns:a14="http://schemas.microsoft.com/office/drawing/2010/main"/>
                        </a:ext>
                      </a:extLst>
                    </pic:spPr>
                  </pic:pic>
                </a:graphicData>
              </a:graphic>
            </wp:inline>
          </w:drawing>
        </w:r>
        <w:r w:rsidR="00EA316E">
          <w:t xml:space="preserve"> </w:t>
        </w:r>
      </w:ins>
    </w:p>
    <w:p w14:paraId="1B745867" w14:textId="23D3A56E" w:rsidR="00EA316E" w:rsidRDefault="00EA316E">
      <w:pPr>
        <w:pStyle w:val="ListParagraph"/>
        <w:keepNext/>
        <w:numPr>
          <w:ilvl w:val="0"/>
          <w:numId w:val="34"/>
        </w:numPr>
        <w:rPr>
          <w:ins w:id="325" w:author="Greg Landry" w:date="2017-06-09T12:01:00Z"/>
        </w:rPr>
        <w:pPrChange w:id="326" w:author="Greg Landry" w:date="2017-06-09T12:04:00Z">
          <w:pPr>
            <w:jc w:val="center"/>
          </w:pPr>
        </w:pPrChange>
      </w:pPr>
      <w:ins w:id="327" w:author="Greg Landry" w:date="2017-06-09T12:03:00Z">
        <w:r>
          <w:t>From the Certificate Export Wizard, select “Base-64 encoded X.509 (.CER)” to allow you to save the certificate in the ASCII PEM format.</w:t>
        </w:r>
      </w:ins>
    </w:p>
    <w:p w14:paraId="037C22B7" w14:textId="674AF156" w:rsidR="00EA316E" w:rsidRDefault="00400697" w:rsidP="00EA316E">
      <w:pPr>
        <w:jc w:val="center"/>
        <w:rPr>
          <w:ins w:id="328" w:author="Greg Landry" w:date="2017-06-09T11:46:00Z"/>
        </w:rPr>
      </w:pPr>
      <w:ins w:id="329"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C7AC8"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77B67"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7679B"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9A973"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E5F87"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330"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3E52"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331"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332" w:author="Greg Landry" w:date="2017-06-09T11:18:00Z"/>
        </w:rPr>
        <w:pPrChange w:id="333" w:author="Greg Landry" w:date="2017-06-09T12:04:00Z">
          <w:pPr>
            <w:jc w:val="center"/>
          </w:pPr>
        </w:pPrChange>
      </w:pPr>
      <w:ins w:id="334" w:author="Greg Landry" w:date="2017-06-09T11:48:00Z">
        <w:r>
          <w:t>Once you have saved the certificate you can double-click on it to see the certificate information</w:t>
        </w:r>
      </w:ins>
      <w:ins w:id="335" w:author="Greg Landry" w:date="2017-06-09T12:05:00Z">
        <w:r w:rsidR="00EA316E">
          <w:t xml:space="preserve"> again</w:t>
        </w:r>
      </w:ins>
      <w:ins w:id="336" w:author="Greg Landry" w:date="2017-06-09T11:48:00Z">
        <w:r>
          <w:t>, or you can open it with a text viewer to see the actual ASCII code of the certificate.</w:t>
        </w:r>
      </w:ins>
    </w:p>
    <w:p w14:paraId="3B751A43" w14:textId="33726E27" w:rsidR="00B70FC6" w:rsidRDefault="00B70FC6">
      <w:pPr>
        <w:pStyle w:val="Heading5"/>
        <w:rPr>
          <w:ins w:id="337" w:author="Greg Landry" w:date="2017-06-09T11:18:00Z"/>
        </w:rPr>
        <w:pPrChange w:id="338" w:author="Greg Landry" w:date="2017-06-09T11:18:00Z">
          <w:pPr>
            <w:jc w:val="center"/>
          </w:pPr>
        </w:pPrChange>
      </w:pPr>
      <w:ins w:id="339" w:author="Greg Landry" w:date="2017-06-09T11:18:00Z">
        <w:r>
          <w:lastRenderedPageBreak/>
          <w:t>Internet Explorer</w:t>
        </w:r>
      </w:ins>
    </w:p>
    <w:p w14:paraId="47F8A337" w14:textId="7FFA2F0E" w:rsidR="00B70FC6" w:rsidRDefault="00D20F2E">
      <w:pPr>
        <w:rPr>
          <w:ins w:id="340" w:author="Greg Landry" w:date="2017-06-09T12:16:00Z"/>
        </w:rPr>
        <w:pPrChange w:id="341" w:author="Greg Landry" w:date="2017-06-09T12:16:00Z">
          <w:pPr>
            <w:jc w:val="center"/>
          </w:pPr>
        </w:pPrChange>
      </w:pPr>
      <w:ins w:id="342" w:author="Greg Landry" w:date="2017-06-09T12:12:00Z">
        <w:r>
          <w:t>In Internet Explorer,</w:t>
        </w:r>
      </w:ins>
      <w:ins w:id="343" w:author="Greg Landry" w:date="2017-06-09T12:13:00Z">
        <w:r w:rsidR="00FC5323">
          <w:t xml:space="preserve"> </w:t>
        </w:r>
      </w:ins>
      <w:ins w:id="344"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345" w:author="Greg Landry" w:date="2017-06-09T12:14:00Z">
        <w:r w:rsidR="00FC5323">
          <w:t xml:space="preserve">little padlock to the right of the URL and select </w:t>
        </w:r>
      </w:ins>
      <w:ins w:id="346"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347" w:author="Greg Landry" w:date="2017-06-09T11:18:00Z"/>
        </w:rPr>
        <w:pPrChange w:id="348" w:author="Greg Landry" w:date="2017-06-09T12:16:00Z">
          <w:pPr>
            <w:jc w:val="center"/>
          </w:pPr>
        </w:pPrChange>
      </w:pPr>
      <w:ins w:id="349"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C00DC"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350"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351" w:author="Greg Landry" w:date="2017-06-09T11:18:00Z"/>
        </w:rPr>
        <w:pPrChange w:id="352" w:author="Greg Landry" w:date="2017-06-09T11:18:00Z">
          <w:pPr>
            <w:jc w:val="center"/>
          </w:pPr>
        </w:pPrChange>
      </w:pPr>
      <w:ins w:id="353" w:author="Greg Landry" w:date="2017-06-09T11:18:00Z">
        <w:r>
          <w:t>Safari</w:t>
        </w:r>
      </w:ins>
    </w:p>
    <w:p w14:paraId="6A1E08CC" w14:textId="40746695" w:rsidR="00555C4A" w:rsidRDefault="0041007E">
      <w:pPr>
        <w:rPr>
          <w:ins w:id="354" w:author="Alan Hawse" w:date="2017-06-08T16:49:00Z"/>
        </w:rPr>
        <w:pPrChange w:id="355" w:author="Alan Hawse" w:date="2017-06-08T13:59:00Z">
          <w:pPr>
            <w:jc w:val="center"/>
          </w:pPr>
        </w:pPrChange>
      </w:pPr>
      <w:ins w:id="356"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43771D"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357" w:author="Alan Hawse" w:date="2017-06-08T16:49:00Z">
        <w:del w:id="358" w:author="Greg Landry" w:date="2017-06-09T12:12:00Z">
          <w:r w:rsidR="00555C4A" w:rsidDel="00D20F2E">
            <w:delText>For</w:delText>
          </w:r>
        </w:del>
      </w:ins>
      <w:ins w:id="359" w:author="Greg Landry" w:date="2017-06-09T12:12:00Z">
        <w:r w:rsidR="00D20F2E">
          <w:t>In</w:t>
        </w:r>
      </w:ins>
      <w:ins w:id="360" w:author="Alan Hawse" w:date="2017-06-08T16:49:00Z">
        <w:r w:rsidR="00FF2910">
          <w:t xml:space="preserve"> S</w:t>
        </w:r>
        <w:r w:rsidR="00555C4A">
          <w:t>afari</w:t>
        </w:r>
      </w:ins>
      <w:ins w:id="361"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362" w:author="Alan Hawse" w:date="2017-06-08T16:49:00Z">
        <w:r w:rsidR="00555C4A">
          <w:t xml:space="preserve"> </w:t>
        </w:r>
      </w:ins>
      <w:ins w:id="363" w:author="Alan Hawse" w:date="2017-06-08T16:50:00Z">
        <w:del w:id="364" w:author="Greg Landry" w:date="2017-06-09T12:17:00Z">
          <w:r w:rsidR="00FF2910" w:rsidDel="00FC5323">
            <w:delText>if you</w:delText>
          </w:r>
        </w:del>
      </w:ins>
      <w:ins w:id="365" w:author="Greg Landry" w:date="2017-06-09T12:17:00Z">
        <w:r w:rsidR="00FC5323">
          <w:t>and</w:t>
        </w:r>
      </w:ins>
      <w:ins w:id="366" w:author="Alan Hawse" w:date="2017-06-08T16:50:00Z">
        <w:r w:rsidR="00FF2910">
          <w:t xml:space="preserve"> click on the little </w:t>
        </w:r>
      </w:ins>
      <w:ins w:id="367" w:author="Greg Landry" w:date="2017-06-09T12:13:00Z">
        <w:r w:rsidR="008320CD">
          <w:t>pad</w:t>
        </w:r>
      </w:ins>
      <w:ins w:id="368" w:author="Alan Hawse" w:date="2017-06-08T16:50:00Z">
        <w:r w:rsidR="00FF2910">
          <w:t xml:space="preserve">lock right next to </w:t>
        </w:r>
        <w:del w:id="369" w:author="Greg Landry" w:date="2017-06-09T11:04:00Z">
          <w:r w:rsidR="00FF2910" w:rsidDel="00F379A9">
            <w:delText>httpbin.org</w:delText>
          </w:r>
        </w:del>
      </w:ins>
      <w:ins w:id="370" w:author="Greg Landry" w:date="2017-06-09T11:04:00Z">
        <w:r w:rsidR="00F379A9">
          <w:t>URL</w:t>
        </w:r>
      </w:ins>
      <w:ins w:id="371" w:author="Greg Landry" w:date="2017-06-09T12:18:00Z">
        <w:r w:rsidR="00FC5323">
          <w:t xml:space="preserve">. This </w:t>
        </w:r>
      </w:ins>
      <w:ins w:id="372" w:author="Alan Hawse" w:date="2017-06-08T16:50:00Z">
        <w:del w:id="373" w:author="Greg Landry" w:date="2017-06-09T12:18:00Z">
          <w:r w:rsidR="00FF2910" w:rsidDel="00FC5323">
            <w:delText xml:space="preserve"> it </w:delText>
          </w:r>
        </w:del>
        <w:r w:rsidR="00FF2910">
          <w:t xml:space="preserve">will bring up the certificate </w:t>
        </w:r>
      </w:ins>
      <w:ins w:id="374" w:author="Alan Hawse" w:date="2017-06-08T17:14:00Z">
        <w:r w:rsidR="00F77067">
          <w:t>browser</w:t>
        </w:r>
      </w:ins>
      <w:ins w:id="375" w:author="Alan Hawse" w:date="2017-06-08T16:50:00Z">
        <w:r w:rsidR="00937558">
          <w:t>.</w:t>
        </w:r>
        <w:del w:id="376" w:author="Greg Landry" w:date="2017-06-09T12:23:00Z">
          <w:r w:rsidR="00937558" w:rsidDel="0041007E">
            <w:delText xml:space="preserve">  For example</w:delText>
          </w:r>
        </w:del>
      </w:ins>
      <w:ins w:id="377" w:author="Alan Hawse" w:date="2017-06-09T07:50:00Z">
        <w:del w:id="378" w:author="Greg Landry" w:date="2017-06-09T12:23:00Z">
          <w:r w:rsidR="0008231F" w:rsidDel="0041007E">
            <w:delText>,</w:delText>
          </w:r>
        </w:del>
      </w:ins>
      <w:ins w:id="379" w:author="Alan Hawse" w:date="2017-06-08T16:50:00Z">
        <w:del w:id="380" w:author="Greg Landry" w:date="2017-06-09T12:23:00Z">
          <w:r w:rsidR="00937558" w:rsidDel="0041007E">
            <w:delText xml:space="preserve"> the HTTP test site https://httpbin.org</w:delText>
          </w:r>
        </w:del>
      </w:ins>
    </w:p>
    <w:p w14:paraId="05B1C0BA" w14:textId="27CEB7F8" w:rsidR="00FF2910" w:rsidRDefault="00FF2910">
      <w:pPr>
        <w:rPr>
          <w:ins w:id="381" w:author="Alan Hawse" w:date="2017-06-08T16:50:00Z"/>
        </w:rPr>
        <w:pPrChange w:id="382" w:author="Alan Hawse" w:date="2017-06-08T13:59:00Z">
          <w:pPr>
            <w:jc w:val="center"/>
          </w:pPr>
        </w:pPrChange>
      </w:pPr>
      <w:ins w:id="383" w:author="Alan Hawse" w:date="2017-06-08T16:49:00Z">
        <w:r w:rsidRPr="00FF2910">
          <w:rPr>
            <w:noProof/>
          </w:rPr>
          <w:drawing>
            <wp:inline distT="0" distB="0" distL="0" distR="0" wp14:anchorId="351D934C" wp14:editId="112CC123">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384" w:author="Alan Hawse" w:date="2017-06-08T16:51:00Z"/>
        </w:rPr>
        <w:pPrChange w:id="385" w:author="Alan Hawse" w:date="2017-06-08T13:59:00Z">
          <w:pPr>
            <w:jc w:val="center"/>
          </w:pPr>
        </w:pPrChange>
      </w:pPr>
    </w:p>
    <w:p w14:paraId="5277A05C" w14:textId="37CA8064" w:rsidR="00FF2910" w:rsidRDefault="00FF2910">
      <w:pPr>
        <w:rPr>
          <w:ins w:id="386" w:author="Alan Hawse" w:date="2017-06-08T16:50:00Z"/>
        </w:rPr>
        <w:pPrChange w:id="387" w:author="Alan Hawse" w:date="2017-06-08T13:59:00Z">
          <w:pPr>
            <w:jc w:val="center"/>
          </w:pPr>
        </w:pPrChange>
      </w:pPr>
      <w:ins w:id="388" w:author="Alan Hawse" w:date="2017-06-08T16:50:00Z">
        <w:r>
          <w:t>Once you are in the certificate browser you can drag the certificate onto your desktop where it will create a file called httpbin.org.cer</w:t>
        </w:r>
      </w:ins>
      <w:ins w:id="389" w:author="Alan Hawse" w:date="2017-06-08T16:51:00Z">
        <w:r>
          <w:t xml:space="preserve">.  You can also examine the certificate by clicking the little down arrows next to “trust” and </w:t>
        </w:r>
      </w:ins>
      <w:ins w:id="390" w:author="Alan Hawse" w:date="2017-06-08T16:52:00Z">
        <w:r>
          <w:t xml:space="preserve">“details”.  In this </w:t>
        </w:r>
      </w:ins>
      <w:ins w:id="391" w:author="Alan Hawse" w:date="2017-06-08T16:56:00Z">
        <w:r>
          <w:t>case,</w:t>
        </w:r>
      </w:ins>
      <w:ins w:id="392" w:author="Alan Hawse" w:date="2017-06-08T16:52:00Z">
        <w:r>
          <w:t xml:space="preserve"> you can see that the </w:t>
        </w:r>
        <w:commentRangeStart w:id="393"/>
        <w:r>
          <w:t xml:space="preserve">certificate is signed by “Let’s Encrypt Authority X3” </w:t>
        </w:r>
      </w:ins>
      <w:commentRangeEnd w:id="393"/>
      <w:r w:rsidR="00FC5323">
        <w:rPr>
          <w:rStyle w:val="CommentReference"/>
        </w:rPr>
        <w:commentReference w:id="393"/>
      </w:r>
      <w:ins w:id="394" w:author="Alan Hawse" w:date="2017-06-08T16:52:00Z">
        <w:r>
          <w:t>and that the root certificate is “DST ROOT CA X3</w:t>
        </w:r>
      </w:ins>
      <w:ins w:id="395" w:author="Alan Hawse" w:date="2017-06-08T16:53:00Z">
        <w:r>
          <w:t xml:space="preserve">”.  </w:t>
        </w:r>
        <w:del w:id="396" w:author="Greg Landry" w:date="2017-06-09T11:05:00Z">
          <w:r w:rsidDel="009A6618">
            <w:delText>In order to</w:delText>
          </w:r>
        </w:del>
      </w:ins>
      <w:ins w:id="397" w:author="Greg Landry" w:date="2017-06-09T11:05:00Z">
        <w:r w:rsidR="009A6618">
          <w:t>To</w:t>
        </w:r>
      </w:ins>
      <w:ins w:id="398"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 (</w:t>
        </w:r>
        <w:commentRangeStart w:id="399"/>
        <w:r w:rsidR="0008231F">
          <w:t>make sure that you grab the right on</w:t>
        </w:r>
      </w:ins>
      <w:commentRangeEnd w:id="399"/>
      <w:r w:rsidR="00FC20F7">
        <w:rPr>
          <w:rStyle w:val="CommentReference"/>
        </w:rPr>
        <w:commentReference w:id="399"/>
      </w:r>
      <w:ins w:id="400" w:author="Alan Hawse" w:date="2017-06-08T16:53:00Z">
        <w:r w:rsidR="0008231F">
          <w:t>e)</w:t>
        </w:r>
      </w:ins>
      <w:ins w:id="401" w:author="Greg Landry" w:date="2017-06-09T11:05:00Z">
        <w:r w:rsidR="009A6618">
          <w:t>.</w:t>
        </w:r>
      </w:ins>
    </w:p>
    <w:p w14:paraId="3C765A2A" w14:textId="77777777" w:rsidR="00FF2910" w:rsidRDefault="00FF2910">
      <w:pPr>
        <w:rPr>
          <w:ins w:id="402" w:author="Alan Hawse" w:date="2017-06-08T16:48:00Z"/>
        </w:rPr>
        <w:pPrChange w:id="403" w:author="Alan Hawse" w:date="2017-06-08T13:59:00Z">
          <w:pPr>
            <w:jc w:val="center"/>
          </w:pPr>
        </w:pPrChange>
      </w:pPr>
    </w:p>
    <w:p w14:paraId="7F9838BC" w14:textId="0C71DF4E" w:rsidR="00825E6E" w:rsidDel="00AC2007" w:rsidRDefault="00F175FA">
      <w:pPr>
        <w:rPr>
          <w:ins w:id="404" w:author="Alan Hawse" w:date="2017-06-08T16:41:00Z"/>
          <w:del w:id="405" w:author="Greg Landry" w:date="2017-06-09T12:20:00Z"/>
        </w:rPr>
        <w:pPrChange w:id="406" w:author="Alan Hawse" w:date="2017-06-08T13:59:00Z">
          <w:pPr>
            <w:jc w:val="center"/>
          </w:pPr>
        </w:pPrChange>
      </w:pPr>
      <w:ins w:id="407" w:author="Greg Landry" w:date="2017-06-09T11:22:00Z">
        <w:r>
          <w:rPr>
            <w:noProof/>
          </w:rPr>
          <w:lastRenderedPageBreak/>
          <mc:AlternateContent>
            <mc:Choice Requires="wps">
              <w:drawing>
                <wp:anchor distT="0" distB="0" distL="114300" distR="114300" simplePos="0" relativeHeight="251667456" behindDoc="0" locked="0" layoutInCell="1" allowOverlap="1" wp14:anchorId="07906E29" wp14:editId="16803EE6">
                  <wp:simplePos x="0" y="0"/>
                  <wp:positionH relativeFrom="column">
                    <wp:posOffset>124669</wp:posOffset>
                  </wp:positionH>
                  <wp:positionV relativeFrom="paragraph">
                    <wp:posOffset>3161248</wp:posOffset>
                  </wp:positionV>
                  <wp:extent cx="606615" cy="232012"/>
                  <wp:effectExtent l="19050" t="19050" r="22225" b="15875"/>
                  <wp:wrapNone/>
                  <wp:docPr id="12" name="Rectangle: Rounded Corners 12"/>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B73A5" id="Rectangle: Rounded Corners 12" o:spid="_x0000_s1026" style="position:absolute;margin-left:9.8pt;margin-top:248.9pt;width:47.75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578368" behindDoc="0" locked="0" layoutInCell="1" allowOverlap="1" wp14:anchorId="21E17ED6" wp14:editId="57B42B92">
                  <wp:simplePos x="0" y="0"/>
                  <wp:positionH relativeFrom="column">
                    <wp:posOffset>116006</wp:posOffset>
                  </wp:positionH>
                  <wp:positionV relativeFrom="paragraph">
                    <wp:posOffset>2265529</wp:posOffset>
                  </wp:positionV>
                  <wp:extent cx="606615" cy="232012"/>
                  <wp:effectExtent l="19050" t="19050" r="22225" b="15875"/>
                  <wp:wrapNone/>
                  <wp:docPr id="11" name="Rectangle: Rounded Corners 11"/>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D19BA" id="Rectangle: Rounded Corners 11" o:spid="_x0000_s1026" style="position:absolute;margin-left:9.15pt;margin-top:178.4pt;width:47.75pt;height:18.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" filled="f" strokecolor="red" strokeweight="3pt">
                  <v:stroke joinstyle="miter"/>
                </v:roundrect>
              </w:pict>
            </mc:Fallback>
          </mc:AlternateContent>
        </w:r>
        <w:r>
          <w:rPr>
            <w:noProof/>
          </w:rPr>
          <mc:AlternateContent>
            <mc:Choice Requires="wps">
              <w:drawing>
                <wp:anchor distT="0" distB="0" distL="114300" distR="114300" simplePos="0" relativeHeight="251577344" behindDoc="0" locked="0" layoutInCell="1" allowOverlap="1" wp14:anchorId="73DADD7C" wp14:editId="410B12AD">
                  <wp:simplePos x="0" y="0"/>
                  <wp:positionH relativeFrom="column">
                    <wp:posOffset>47767</wp:posOffset>
                  </wp:positionH>
                  <wp:positionV relativeFrom="paragraph">
                    <wp:posOffset>1023582</wp:posOffset>
                  </wp:positionV>
                  <wp:extent cx="1644555" cy="580030"/>
                  <wp:effectExtent l="19050" t="19050" r="13335" b="10795"/>
                  <wp:wrapNone/>
                  <wp:docPr id="10" name="Rectangle: Rounded Corners 10"/>
                  <wp:cNvGraphicFramePr/>
                  <a:graphic xmlns:a="http://schemas.openxmlformats.org/drawingml/2006/main">
                    <a:graphicData uri="http://schemas.microsoft.com/office/word/2010/wordprocessingShape">
                      <wps:wsp>
                        <wps:cNvSpPr/>
                        <wps:spPr>
                          <a:xfrm>
                            <a:off x="0" y="0"/>
                            <a:ext cx="1644555"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ECC48" id="Rectangle: Rounded Corners 10" o:spid="_x0000_s1026" style="position:absolute;margin-left:3.75pt;margin-top:80.6pt;width:129.5pt;height:45.6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" filled="f" strokecolor="red" strokeweight="3pt">
                  <v:stroke joinstyle="miter"/>
                </v:roundrect>
              </w:pict>
            </mc:Fallback>
          </mc:AlternateContent>
        </w:r>
      </w:ins>
      <w:ins w:id="408" w:author="Greg Landry" w:date="2017-06-09T11:21:00Z">
        <w:r>
          <w:rPr>
            <w:noProof/>
          </w:rPr>
          <mc:AlternateContent>
            <mc:Choice Requires="wps">
              <w:drawing>
                <wp:anchor distT="0" distB="0" distL="114300" distR="114300" simplePos="0" relativeHeight="251576320" behindDoc="0" locked="0" layoutInCell="1" allowOverlap="1" wp14:anchorId="18FF4538" wp14:editId="1776E1D8">
                  <wp:simplePos x="0" y="0"/>
                  <wp:positionH relativeFrom="column">
                    <wp:posOffset>109182</wp:posOffset>
                  </wp:positionH>
                  <wp:positionV relativeFrom="paragraph">
                    <wp:posOffset>1774209</wp:posOffset>
                  </wp:positionV>
                  <wp:extent cx="606615" cy="491319"/>
                  <wp:effectExtent l="19050" t="19050" r="22225" b="23495"/>
                  <wp:wrapNone/>
                  <wp:docPr id="8" name="Rectangle: Rounded Corners 8"/>
                  <wp:cNvGraphicFramePr/>
                  <a:graphic xmlns:a="http://schemas.openxmlformats.org/drawingml/2006/main">
                    <a:graphicData uri="http://schemas.microsoft.com/office/word/2010/wordprocessingShape">
                      <wps:wsp>
                        <wps:cNvSpPr/>
                        <wps:spPr>
                          <a:xfrm>
                            <a:off x="0" y="0"/>
                            <a:ext cx="606615" cy="49131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F2AA9" id="Rectangle: Rounded Corners 8" o:spid="_x0000_s1026" style="position:absolute;margin-left:8.6pt;margin-top:139.7pt;width:47.75pt;height:38.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RHqQIAAKQFAAAOAAAAZHJzL2Uyb0RvYy54bWysVMFu2zAMvQ/YPwi6r7bTNGu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" filled="f" strokecolor="red" strokeweight="3pt">
                  <v:stroke joinstyle="miter"/>
                </v:roundrect>
              </w:pict>
            </mc:Fallback>
          </mc:AlternateContent>
        </w:r>
      </w:ins>
      <w:ins w:id="409" w:author="Alan Hawse" w:date="2017-06-08T16:48:00Z">
        <w:r w:rsidR="00555C4A" w:rsidRPr="00555C4A">
          <w:rPr>
            <w:noProof/>
          </w:rPr>
          <w:drawing>
            <wp:inline distT="0" distB="0" distL="0" distR="0" wp14:anchorId="0A9F6349" wp14:editId="4CB7BA36">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ins>
    </w:p>
    <w:p w14:paraId="6E706D4D" w14:textId="1C86CE26" w:rsidR="00555C4A" w:rsidRDefault="00555C4A">
      <w:pPr>
        <w:rPr>
          <w:ins w:id="410" w:author="Greg Landry" w:date="2017-06-09T11:20:00Z"/>
        </w:rPr>
        <w:pPrChange w:id="411" w:author="Alan Hawse" w:date="2017-06-08T13:59:00Z">
          <w:pPr>
            <w:jc w:val="center"/>
          </w:pPr>
        </w:pPrChange>
      </w:pPr>
    </w:p>
    <w:p w14:paraId="7A9F5221" w14:textId="5A7800F7" w:rsidR="00B70FC6" w:rsidDel="00AC2007" w:rsidRDefault="00B70FC6">
      <w:pPr>
        <w:pStyle w:val="Heading4"/>
        <w:rPr>
          <w:ins w:id="412" w:author="Alan Hawse" w:date="2017-06-08T16:48:00Z"/>
          <w:del w:id="413" w:author="Greg Landry" w:date="2017-06-09T12:20:00Z"/>
        </w:rPr>
        <w:pPrChange w:id="414" w:author="Greg Landry" w:date="2017-06-09T11:20:00Z">
          <w:pPr>
            <w:jc w:val="center"/>
          </w:pPr>
        </w:pPrChange>
      </w:pPr>
    </w:p>
    <w:p w14:paraId="0D41ACAD" w14:textId="28C3575B" w:rsidR="00FF2910" w:rsidRDefault="00FF2910">
      <w:pPr>
        <w:rPr>
          <w:ins w:id="415" w:author="Alan Hawse" w:date="2017-06-08T16:57:00Z"/>
        </w:rPr>
        <w:pPrChange w:id="416" w:author="Alan Hawse" w:date="2017-06-08T13:59:00Z">
          <w:pPr>
            <w:jc w:val="center"/>
          </w:pPr>
        </w:pPrChange>
      </w:pPr>
      <w:ins w:id="417" w:author="Alan Hawse" w:date="2017-06-08T16:57:00Z">
        <w:del w:id="418" w:author="Greg Landry" w:date="2017-06-09T12:20:00Z">
          <w:r w:rsidDel="00133740">
            <w:delText>The c</w:delText>
          </w:r>
        </w:del>
      </w:ins>
      <w:ins w:id="419" w:author="Greg Landry" w:date="2017-06-09T12:20:00Z">
        <w:r w:rsidR="00133740">
          <w:t>C</w:t>
        </w:r>
      </w:ins>
      <w:ins w:id="420" w:author="Alan Hawse" w:date="2017-06-08T16:57:00Z">
        <w:r>
          <w:t>ertificate</w:t>
        </w:r>
      </w:ins>
      <w:ins w:id="421" w:author="Greg Landry" w:date="2017-06-09T12:20:00Z">
        <w:r w:rsidR="00133740">
          <w:t>s</w:t>
        </w:r>
      </w:ins>
      <w:ins w:id="422" w:author="Alan Hawse" w:date="2017-06-08T16:57:00Z">
        <w:r>
          <w:t xml:space="preserve"> </w:t>
        </w:r>
        <w:del w:id="423" w:author="Greg Landry" w:date="2017-06-09T12:20:00Z">
          <w:r w:rsidDel="00133740">
            <w:delText xml:space="preserve">will be </w:delText>
          </w:r>
        </w:del>
        <w:r>
          <w:t xml:space="preserve">downloaded </w:t>
        </w:r>
      </w:ins>
      <w:ins w:id="424" w:author="Greg Landry" w:date="2017-06-09T12:20:00Z">
        <w:r w:rsidR="00133740">
          <w:t xml:space="preserve">from Safari will be </w:t>
        </w:r>
      </w:ins>
      <w:ins w:id="425" w:author="Alan Hawse" w:date="2017-06-08T16:57:00Z">
        <w:r>
          <w:t xml:space="preserve">in the binary format called “DER” which Apple gives the extension of “.cer”.   </w:t>
        </w:r>
      </w:ins>
      <w:ins w:id="426" w:author="Alan Hawse" w:date="2017-06-08T16:55:00Z">
        <w:r>
          <w:t>You can now examine the content of the certificate from the command line using “openssl” which is built into the Mac</w:t>
        </w:r>
      </w:ins>
      <w:ins w:id="427" w:author="Greg Landry" w:date="2017-06-09T11:19:00Z">
        <w:r w:rsidR="00B70FC6">
          <w:t xml:space="preserve"> </w:t>
        </w:r>
      </w:ins>
      <w:ins w:id="428" w:author="Alan Hawse" w:date="2017-06-08T16:55:00Z">
        <w:del w:id="429" w:author="Greg Landry" w:date="2017-06-09T11:19:00Z">
          <w:r w:rsidDel="00B70FC6">
            <w:delText xml:space="preserve"> </w:delText>
          </w:r>
        </w:del>
      </w:ins>
      <w:ins w:id="430" w:author="Greg Landry" w:date="2017-06-09T11:19:00Z">
        <w:r w:rsidR="00B70FC6">
          <w:t>OS</w:t>
        </w:r>
      </w:ins>
      <w:ins w:id="431" w:author="Alan Hawse" w:date="2017-06-08T16:55:00Z">
        <w:del w:id="432" w:author="Greg Landry" w:date="2017-06-09T11:19:00Z">
          <w:r w:rsidDel="00B70FC6">
            <w:delText>or can be downloaded in Cygwin</w:delText>
          </w:r>
        </w:del>
        <w:r>
          <w:t>.  For example</w:t>
        </w:r>
      </w:ins>
      <w:ins w:id="433" w:author="Greg Landry" w:date="2017-06-09T11:07:00Z">
        <w:r w:rsidR="00D70300">
          <w:t>,</w:t>
        </w:r>
      </w:ins>
      <w:ins w:id="434" w:author="Alan Hawse" w:date="2017-06-08T16:55:00Z">
        <w:r>
          <w:t xml:space="preserve"> you can look at the “</w:t>
        </w:r>
      </w:ins>
      <w:ins w:id="435" w:author="Alan Hawse" w:date="2017-06-08T16:56:00Z">
        <w:r>
          <w:t>Let’s Encrypt Authority X3” by running:</w:t>
        </w:r>
      </w:ins>
    </w:p>
    <w:p w14:paraId="7EAD3E4D" w14:textId="565F9F03" w:rsidR="00FF2910" w:rsidDel="00B70FC6" w:rsidRDefault="00FF2910">
      <w:pPr>
        <w:rPr>
          <w:ins w:id="436" w:author="Alan Hawse" w:date="2017-06-08T16:56:00Z"/>
          <w:del w:id="437" w:author="Greg Landry" w:date="2017-06-09T11:19:00Z"/>
        </w:rPr>
        <w:pPrChange w:id="438" w:author="Alan Hawse" w:date="2017-06-08T13:59:00Z">
          <w:pPr>
            <w:jc w:val="center"/>
          </w:pPr>
        </w:pPrChange>
      </w:pPr>
    </w:p>
    <w:p w14:paraId="03841E4E" w14:textId="2AABF490" w:rsidR="00FF2910" w:rsidRDefault="00FF2910">
      <w:pPr>
        <w:ind w:left="720"/>
        <w:rPr>
          <w:ins w:id="439" w:author="Alan Hawse" w:date="2017-06-08T16:57:00Z"/>
        </w:rPr>
        <w:pPrChange w:id="440" w:author="Greg Landry" w:date="2017-06-09T11:19:00Z">
          <w:pPr>
            <w:jc w:val="center"/>
          </w:pPr>
        </w:pPrChange>
      </w:pPr>
      <w:ins w:id="441" w:author="Alan Hawse" w:date="2017-06-08T16:56:00Z">
        <w:r>
          <w:t xml:space="preserve">openssl x509 -in </w:t>
        </w:r>
      </w:ins>
      <w:ins w:id="442" w:author="Alan Hawse" w:date="2017-06-08T16:57:00Z">
        <w:r>
          <w:t xml:space="preserve">Let’s Encrypt Authority X3.cer </w:t>
        </w:r>
      </w:ins>
      <w:ins w:id="443" w:author="Alan Hawse" w:date="2017-06-08T16:56:00Z">
        <w:r>
          <w:t>-inform der -noout  -out text</w:t>
        </w:r>
      </w:ins>
    </w:p>
    <w:p w14:paraId="21D1FFDF" w14:textId="6ABD9417" w:rsidR="00FF2910" w:rsidDel="00133740" w:rsidRDefault="00FF2910">
      <w:pPr>
        <w:rPr>
          <w:ins w:id="444" w:author="Alan Hawse" w:date="2017-06-09T07:49:00Z"/>
          <w:del w:id="445" w:author="Greg Landry" w:date="2017-06-09T12:20:00Z"/>
        </w:rPr>
        <w:pPrChange w:id="446" w:author="Alan Hawse" w:date="2017-06-08T13:59:00Z">
          <w:pPr>
            <w:jc w:val="center"/>
          </w:pPr>
        </w:pPrChange>
      </w:pPr>
    </w:p>
    <w:p w14:paraId="6F9D0168" w14:textId="0FC4DB79" w:rsidR="0008231F" w:rsidRDefault="0008231F">
      <w:pPr>
        <w:rPr>
          <w:ins w:id="447" w:author="Alan Hawse" w:date="2017-06-09T07:50:00Z"/>
        </w:rPr>
        <w:pPrChange w:id="448" w:author="Alan Hawse" w:date="2017-06-08T13:59:00Z">
          <w:pPr>
            <w:jc w:val="center"/>
          </w:pPr>
        </w:pPrChange>
      </w:pPr>
      <w:ins w:id="449" w:author="Alan Hawse" w:date="2017-06-09T07:49:00Z">
        <w:r>
          <w:t xml:space="preserve">You can also examine the certificate by pasting it to </w:t>
        </w:r>
      </w:ins>
      <w:ins w:id="450"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451" w:author="Alan Hawse" w:date="2017-06-08T16:55:00Z"/>
          <w:del w:id="452" w:author="Greg Landry" w:date="2017-06-09T12:29:00Z"/>
        </w:rPr>
        <w:pPrChange w:id="453" w:author="Alan Hawse" w:date="2017-06-08T13:59:00Z">
          <w:pPr>
            <w:jc w:val="center"/>
          </w:pPr>
        </w:pPrChange>
      </w:pPr>
      <w:bookmarkStart w:id="454" w:name="_GoBack"/>
      <w:bookmarkEnd w:id="454"/>
    </w:p>
    <w:p w14:paraId="5FCBCF69" w14:textId="3E8BFFD9" w:rsidR="00534481" w:rsidDel="00D70300" w:rsidRDefault="00FF2910">
      <w:pPr>
        <w:rPr>
          <w:ins w:id="455" w:author="Alan Hawse" w:date="2017-06-08T16:38:00Z"/>
          <w:del w:id="456" w:author="Greg Landry" w:date="2017-06-09T11:08:00Z"/>
        </w:rPr>
        <w:pPrChange w:id="457" w:author="Alan Hawse" w:date="2017-06-08T13:59:00Z">
          <w:pPr>
            <w:jc w:val="center"/>
          </w:pPr>
        </w:pPrChange>
      </w:pPr>
      <w:ins w:id="458" w:author="Alan Hawse" w:date="2017-06-08T16:54:00Z">
        <w:del w:id="459" w:author="Greg Landry" w:date="2017-06-09T11:08:00Z">
          <w:r w:rsidDel="00D70300">
            <w:delText>In order to</w:delText>
          </w:r>
        </w:del>
      </w:ins>
      <w:ins w:id="460" w:author="Greg Landry" w:date="2017-06-09T11:08:00Z">
        <w:r w:rsidR="00D70300">
          <w:t>To</w:t>
        </w:r>
      </w:ins>
      <w:ins w:id="461" w:author="Alan Hawse" w:date="2017-06-08T16:54:00Z">
        <w:r>
          <w:t xml:space="preserve"> use </w:t>
        </w:r>
      </w:ins>
      <w:ins w:id="462" w:author="Alan Hawse" w:date="2017-06-08T16:58:00Z">
        <w:r>
          <w:t xml:space="preserve">the certificate in WICED you will need to transform it into the </w:t>
        </w:r>
      </w:ins>
      <w:ins w:id="463" w:author="Alan Hawse" w:date="2017-06-09T08:47:00Z">
        <w:r w:rsidR="008559E3">
          <w:t>ASCII</w:t>
        </w:r>
      </w:ins>
      <w:ins w:id="464" w:author="Alan Hawse" w:date="2017-06-08T16:58:00Z">
        <w:r>
          <w:t xml:space="preserve"> PEM format which can be done by running</w:t>
        </w:r>
      </w:ins>
      <w:ins w:id="465" w:author="Alan Hawse" w:date="2017-06-09T08:47:00Z">
        <w:r w:rsidR="00A44ACA">
          <w:t>:</w:t>
        </w:r>
      </w:ins>
      <w:ins w:id="466" w:author="Alan Hawse" w:date="2017-06-08T16:58:00Z">
        <w:r>
          <w:t xml:space="preserve"> </w:t>
        </w:r>
      </w:ins>
    </w:p>
    <w:p w14:paraId="78DAC92E" w14:textId="77777777" w:rsidR="00825E6E" w:rsidRDefault="00825E6E">
      <w:pPr>
        <w:rPr>
          <w:ins w:id="467" w:author="Alan Hawse" w:date="2017-06-08T16:59:00Z"/>
        </w:rPr>
        <w:pPrChange w:id="468" w:author="Alan Hawse" w:date="2017-06-08T13:59:00Z">
          <w:pPr>
            <w:jc w:val="center"/>
          </w:pPr>
        </w:pPrChange>
      </w:pPr>
    </w:p>
    <w:p w14:paraId="6799A137" w14:textId="5361DBE6" w:rsidR="00825E6E" w:rsidDel="00D70300" w:rsidRDefault="00195536">
      <w:pPr>
        <w:ind w:left="720"/>
        <w:rPr>
          <w:ins w:id="469" w:author="Alan Hawse" w:date="2017-06-08T17:01:00Z"/>
          <w:del w:id="470" w:author="Greg Landry" w:date="2017-06-09T11:08:00Z"/>
        </w:rPr>
        <w:pPrChange w:id="471" w:author="Greg Landry" w:date="2017-06-09T11:08:00Z">
          <w:pPr>
            <w:jc w:val="center"/>
          </w:pPr>
        </w:pPrChange>
      </w:pPr>
      <w:ins w:id="472"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473" w:author="Alan Hawse" w:date="2017-06-08T17:01:00Z"/>
        </w:rPr>
        <w:pPrChange w:id="474" w:author="Greg Landry" w:date="2017-06-09T11:08:00Z">
          <w:pPr>
            <w:jc w:val="center"/>
          </w:pPr>
        </w:pPrChange>
      </w:pPr>
    </w:p>
    <w:p w14:paraId="033AFE05" w14:textId="07F12770" w:rsidR="00195536" w:rsidRDefault="00195536">
      <w:pPr>
        <w:rPr>
          <w:ins w:id="475" w:author="Alan Hawse" w:date="2017-06-08T16:40:00Z"/>
        </w:rPr>
        <w:pPrChange w:id="476" w:author="Alan Hawse" w:date="2017-06-08T17:01:00Z">
          <w:pPr>
            <w:jc w:val="center"/>
          </w:pPr>
        </w:pPrChange>
      </w:pPr>
      <w:ins w:id="477" w:author="Alan Hawse" w:date="2017-06-08T17:01:00Z">
        <w:r>
          <w:t xml:space="preserve">You can </w:t>
        </w:r>
        <w:del w:id="478" w:author="Greg Landry" w:date="2017-06-09T11:08:00Z">
          <w:r w:rsidDel="00D70300">
            <w:delText xml:space="preserve">then </w:delText>
          </w:r>
        </w:del>
        <w:r>
          <w:t>view the PEM formatted certificate by running:</w:t>
        </w:r>
      </w:ins>
    </w:p>
    <w:p w14:paraId="69EF15D2" w14:textId="0444B48C" w:rsidR="00825E6E" w:rsidRDefault="00825E6E">
      <w:pPr>
        <w:ind w:left="720"/>
        <w:rPr>
          <w:ins w:id="479" w:author="Alan Hawse" w:date="2017-06-08T16:40:00Z"/>
        </w:rPr>
        <w:pPrChange w:id="480" w:author="Greg Landry" w:date="2017-06-09T11:08:00Z">
          <w:pPr/>
        </w:pPrChange>
      </w:pPr>
      <w:ins w:id="481" w:author="Alan Hawse" w:date="2017-06-08T16:40:00Z">
        <w:r>
          <w:t xml:space="preserve">openssl x509 -in </w:t>
        </w:r>
      </w:ins>
      <w:ins w:id="482" w:author="Alan Hawse" w:date="2017-06-08T17:01:00Z">
        <w:r w:rsidR="00195536">
          <w:t xml:space="preserve">Let’s Encrypt Authority X3.cer </w:t>
        </w:r>
      </w:ins>
      <w:ins w:id="483" w:author="Alan Hawse" w:date="2017-06-08T16:40:00Z">
        <w:r>
          <w:t>-noout -</w:t>
        </w:r>
        <w:r w:rsidR="00195536">
          <w:t>out</w:t>
        </w:r>
        <w:r>
          <w:t xml:space="preserve"> </w:t>
        </w:r>
      </w:ins>
    </w:p>
    <w:p w14:paraId="4D79CA74" w14:textId="3ABAEAFD" w:rsidR="00246424" w:rsidRDefault="00246424">
      <w:pPr>
        <w:pStyle w:val="Heading4"/>
        <w:rPr>
          <w:ins w:id="484" w:author="Greg Landry" w:date="2017-06-09T11:16:00Z"/>
        </w:rPr>
        <w:pPrChange w:id="485" w:author="Greg Landry" w:date="2017-06-09T11:16:00Z">
          <w:pPr>
            <w:jc w:val="center"/>
          </w:pPr>
        </w:pPrChange>
      </w:pPr>
      <w:ins w:id="486" w:author="Greg Landry" w:date="2017-06-09T11:16:00Z">
        <w:r>
          <w:lastRenderedPageBreak/>
          <w:t>Using Certificates</w:t>
        </w:r>
      </w:ins>
      <w:ins w:id="487" w:author="Greg Landry" w:date="2017-06-09T11:24:00Z">
        <w:r w:rsidR="00E85326">
          <w:t xml:space="preserve"> in WICED</w:t>
        </w:r>
      </w:ins>
    </w:p>
    <w:p w14:paraId="71BFA6B6" w14:textId="18B7B857" w:rsidR="00825E6E" w:rsidRDefault="00246424">
      <w:pPr>
        <w:rPr>
          <w:ins w:id="488" w:author="Alan Hawse" w:date="2017-06-08T16:35:00Z"/>
        </w:rPr>
        <w:pPrChange w:id="489" w:author="Alan Hawse" w:date="2017-06-08T13:59:00Z">
          <w:pPr>
            <w:jc w:val="center"/>
          </w:pPr>
        </w:pPrChange>
      </w:pPr>
      <w:ins w:id="490" w:author="Greg Landry" w:date="2017-06-09T11:13:00Z">
        <w:r>
          <w:t xml:space="preserve">Once you have a certificate, there are three ways that you can access it from </w:t>
        </w:r>
      </w:ins>
      <w:ins w:id="491" w:author="Greg Landry" w:date="2017-06-09T11:24:00Z">
        <w:r w:rsidR="00285F84">
          <w:t>your device</w:t>
        </w:r>
      </w:ins>
      <w:ins w:id="492" w:author="Greg Landry" w:date="2017-06-09T11:13:00Z">
        <w:r>
          <w:t>. Each of these is discussed separately below.</w:t>
        </w:r>
      </w:ins>
    </w:p>
    <w:p w14:paraId="1963F3C6" w14:textId="58E81526" w:rsidR="00825E6E" w:rsidRDefault="00246424">
      <w:pPr>
        <w:pStyle w:val="Heading5"/>
        <w:rPr>
          <w:ins w:id="493" w:author="Alan Hawse" w:date="2017-06-08T17:02:00Z"/>
        </w:rPr>
        <w:pPrChange w:id="494" w:author="Greg Landry" w:date="2017-06-09T11:24:00Z">
          <w:pPr>
            <w:jc w:val="center"/>
          </w:pPr>
        </w:pPrChange>
      </w:pPr>
      <w:ins w:id="495" w:author="Greg Landry" w:date="2017-06-09T11:14:00Z">
        <w:r>
          <w:t xml:space="preserve">Method 1: </w:t>
        </w:r>
      </w:ins>
      <w:ins w:id="496" w:author="Alan Hawse" w:date="2017-06-08T16:42:00Z">
        <w:r w:rsidR="00825E6E">
          <w:t>Storing and using certificates from the DCT</w:t>
        </w:r>
      </w:ins>
    </w:p>
    <w:p w14:paraId="1ADC7845" w14:textId="77777777" w:rsidR="001159FE" w:rsidDel="00D70300" w:rsidRDefault="00195536">
      <w:pPr>
        <w:rPr>
          <w:ins w:id="497" w:author="Alan Hawse" w:date="2017-06-08T17:08:00Z"/>
          <w:del w:id="498" w:author="Greg Landry" w:date="2017-06-09T11:08:00Z"/>
        </w:rPr>
        <w:pPrChange w:id="499" w:author="Alan Hawse" w:date="2017-06-08T17:06:00Z">
          <w:pPr>
            <w:pStyle w:val="ListParagraph"/>
            <w:numPr>
              <w:numId w:val="30"/>
            </w:numPr>
            <w:ind w:hanging="360"/>
          </w:pPr>
        </w:pPrChange>
      </w:pPr>
      <w:ins w:id="500" w:author="Alan Hawse" w:date="2017-06-08T17:02:00Z">
        <w:r>
          <w:t>It is possible to have the WICED make system install your certificate into the DCT automatically.  To do this you will need to</w:t>
        </w:r>
      </w:ins>
      <w:ins w:id="501" w:author="Alan Hawse" w:date="2017-06-08T17:08:00Z">
        <w:r w:rsidR="001159FE">
          <w:t>:</w:t>
        </w:r>
      </w:ins>
    </w:p>
    <w:p w14:paraId="45C4D118" w14:textId="77777777" w:rsidR="001159FE" w:rsidRDefault="001159FE">
      <w:pPr>
        <w:rPr>
          <w:ins w:id="502" w:author="Alan Hawse" w:date="2017-06-08T17:08:00Z"/>
        </w:rPr>
        <w:pPrChange w:id="503" w:author="Alan Hawse" w:date="2017-06-08T17:06:00Z">
          <w:pPr>
            <w:pStyle w:val="ListParagraph"/>
            <w:numPr>
              <w:numId w:val="30"/>
            </w:numPr>
            <w:ind w:hanging="360"/>
          </w:pPr>
        </w:pPrChange>
      </w:pPr>
    </w:p>
    <w:p w14:paraId="2A965B37" w14:textId="5BC69E91" w:rsidR="001159FE" w:rsidRDefault="001159FE">
      <w:pPr>
        <w:pStyle w:val="ListParagraph"/>
        <w:numPr>
          <w:ilvl w:val="0"/>
          <w:numId w:val="31"/>
        </w:numPr>
        <w:rPr>
          <w:ins w:id="504" w:author="Alan Hawse" w:date="2017-06-08T17:08:00Z"/>
        </w:rPr>
        <w:pPrChange w:id="505" w:author="Alan Hawse" w:date="2017-06-08T17:09:00Z">
          <w:pPr>
            <w:pStyle w:val="ListParagraph"/>
            <w:numPr>
              <w:numId w:val="30"/>
            </w:numPr>
            <w:ind w:hanging="360"/>
          </w:pPr>
        </w:pPrChange>
      </w:pPr>
      <w:ins w:id="506" w:author="Alan Hawse" w:date="2017-06-08T17:08:00Z">
        <w:r>
          <w:t>Convert your certificate to PEM format, then store it in the directory resources/apps/yourapp/</w:t>
        </w:r>
      </w:ins>
    </w:p>
    <w:p w14:paraId="6A47B8FA" w14:textId="17D70B52" w:rsidR="001159FE" w:rsidDel="00D70300" w:rsidRDefault="001159FE">
      <w:pPr>
        <w:pStyle w:val="ListParagraph"/>
        <w:numPr>
          <w:ilvl w:val="0"/>
          <w:numId w:val="31"/>
        </w:numPr>
        <w:rPr>
          <w:ins w:id="507" w:author="Alan Hawse" w:date="2017-06-08T17:07:00Z"/>
          <w:del w:id="508" w:author="Greg Landry" w:date="2017-06-09T11:08:00Z"/>
        </w:rPr>
        <w:pPrChange w:id="509" w:author="Alan Hawse" w:date="2017-06-08T17:06:00Z">
          <w:pPr>
            <w:pStyle w:val="ListParagraph"/>
            <w:numPr>
              <w:numId w:val="30"/>
            </w:numPr>
            <w:ind w:hanging="360"/>
          </w:pPr>
        </w:pPrChange>
      </w:pPr>
      <w:ins w:id="510" w:author="Alan Hawse" w:date="2017-06-08T17:08:00Z">
        <w:r>
          <w:t>A</w:t>
        </w:r>
      </w:ins>
      <w:ins w:id="511" w:author="Alan Hawse" w:date="2017-06-08T17:03:00Z">
        <w:r w:rsidR="00195536">
          <w:t>dd</w:t>
        </w:r>
      </w:ins>
      <w:ins w:id="512" w:author="Alan Hawse" w:date="2017-06-08T17:07:00Z">
        <w:r>
          <w:t xml:space="preserve"> to your makefile,</w:t>
        </w:r>
      </w:ins>
      <w:ins w:id="513" w:author="Alan Hawse" w:date="2017-06-08T17:03:00Z">
        <w:r>
          <w:t xml:space="preserve"> the line:</w:t>
        </w:r>
      </w:ins>
    </w:p>
    <w:p w14:paraId="77482C1E" w14:textId="77777777" w:rsidR="001159FE" w:rsidRDefault="001159FE">
      <w:pPr>
        <w:pStyle w:val="ListParagraph"/>
        <w:numPr>
          <w:ilvl w:val="0"/>
          <w:numId w:val="31"/>
        </w:numPr>
        <w:rPr>
          <w:ins w:id="514" w:author="Alan Hawse" w:date="2017-06-08T17:04:00Z"/>
        </w:rPr>
        <w:pPrChange w:id="515" w:author="Alan Hawse" w:date="2017-06-08T17:06:00Z">
          <w:pPr>
            <w:pStyle w:val="ListParagraph"/>
            <w:numPr>
              <w:numId w:val="30"/>
            </w:numPr>
            <w:ind w:hanging="360"/>
          </w:pPr>
        </w:pPrChange>
      </w:pPr>
    </w:p>
    <w:p w14:paraId="42164B03" w14:textId="10D993D0" w:rsidR="00195536" w:rsidDel="00D70300" w:rsidRDefault="00195536">
      <w:pPr>
        <w:ind w:left="720"/>
        <w:rPr>
          <w:ins w:id="516" w:author="Alan Hawse" w:date="2017-06-08T17:06:00Z"/>
          <w:del w:id="517" w:author="Greg Landry" w:date="2017-06-09T11:09:00Z"/>
        </w:rPr>
        <w:pPrChange w:id="518" w:author="Greg Landry" w:date="2017-06-09T11:09:00Z">
          <w:pPr>
            <w:pStyle w:val="ListParagraph"/>
            <w:numPr>
              <w:numId w:val="30"/>
            </w:numPr>
            <w:ind w:hanging="360"/>
          </w:pPr>
        </w:pPrChange>
      </w:pPr>
      <w:ins w:id="519" w:author="Alan Hawse" w:date="2017-06-08T17:03:00Z">
        <w:r w:rsidRPr="00195536">
          <w:t>CERTIFICATE := $(SOURCE_ROOT)resources/apps/httpbin_org/ca.pem</w:t>
        </w:r>
      </w:ins>
    </w:p>
    <w:p w14:paraId="3A7855F3" w14:textId="77777777" w:rsidR="001159FE" w:rsidRDefault="001159FE">
      <w:pPr>
        <w:ind w:left="720"/>
        <w:rPr>
          <w:ins w:id="520" w:author="Alan Hawse" w:date="2017-06-08T17:07:00Z"/>
        </w:rPr>
        <w:pPrChange w:id="521" w:author="Greg Landry" w:date="2017-06-09T11:09:00Z">
          <w:pPr>
            <w:pStyle w:val="ListParagraph"/>
            <w:numPr>
              <w:numId w:val="30"/>
            </w:numPr>
            <w:ind w:hanging="360"/>
          </w:pPr>
        </w:pPrChange>
      </w:pPr>
    </w:p>
    <w:p w14:paraId="06085A7F" w14:textId="63CFE90B" w:rsidR="001159FE" w:rsidRPr="00195536" w:rsidRDefault="001159FE">
      <w:pPr>
        <w:pStyle w:val="ListParagraph"/>
        <w:numPr>
          <w:ilvl w:val="0"/>
          <w:numId w:val="31"/>
        </w:numPr>
        <w:rPr>
          <w:ins w:id="522" w:author="Alan Hawse" w:date="2017-06-08T17:03:00Z"/>
        </w:rPr>
        <w:pPrChange w:id="523" w:author="Alan Hawse" w:date="2017-06-08T17:09:00Z">
          <w:pPr>
            <w:pStyle w:val="ListParagraph"/>
            <w:numPr>
              <w:numId w:val="30"/>
            </w:numPr>
            <w:ind w:hanging="360"/>
          </w:pPr>
        </w:pPrChange>
      </w:pPr>
      <w:ins w:id="524" w:author="Alan Hawse" w:date="2017-06-08T17:07:00Z">
        <w:r>
          <w:t xml:space="preserve">Then you can load the security section of the DCT into RAM, then use it to initialize </w:t>
        </w:r>
      </w:ins>
      <w:ins w:id="525" w:author="Alan Hawse" w:date="2017-06-08T17:11:00Z">
        <w:r w:rsidR="00F77067">
          <w:t>root certificate for the TLS connection.</w:t>
        </w:r>
      </w:ins>
    </w:p>
    <w:p w14:paraId="44754937" w14:textId="03954C1A" w:rsidR="001159FE" w:rsidDel="00D70300" w:rsidRDefault="001159FE" w:rsidP="001159FE">
      <w:pPr>
        <w:rPr>
          <w:ins w:id="526" w:author="Alan Hawse" w:date="2017-06-08T17:06:00Z"/>
          <w:del w:id="527" w:author="Greg Landry" w:date="2017-06-09T11:10:00Z"/>
        </w:rPr>
      </w:pPr>
    </w:p>
    <w:p w14:paraId="011527CD" w14:textId="4F45D125" w:rsidR="001159FE" w:rsidRPr="001159FE" w:rsidRDefault="001159FE">
      <w:pPr>
        <w:pStyle w:val="CCode"/>
        <w:spacing w:after="0"/>
        <w:rPr>
          <w:ins w:id="528" w:author="Alan Hawse" w:date="2017-06-08T17:05:00Z"/>
        </w:rPr>
        <w:pPrChange w:id="529" w:author="Greg Landry" w:date="2017-06-09T11:09:00Z">
          <w:pPr/>
        </w:pPrChange>
      </w:pPr>
      <w:ins w:id="530" w:author="Alan Hawse" w:date="2017-06-08T17:06:00Z">
        <w:r>
          <w:t>p</w:t>
        </w:r>
      </w:ins>
      <w:ins w:id="531"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532" w:author="Alan Hawse" w:date="2017-06-08T17:05:00Z"/>
        </w:rPr>
        <w:pPrChange w:id="533" w:author="Greg Landry" w:date="2017-06-09T11:09:00Z">
          <w:pPr/>
        </w:pPrChange>
      </w:pPr>
    </w:p>
    <w:p w14:paraId="7DEEE68C" w14:textId="4331A7D5" w:rsidR="001159FE" w:rsidRPr="001159FE" w:rsidRDefault="001159FE">
      <w:pPr>
        <w:pStyle w:val="CCode"/>
        <w:spacing w:after="0"/>
        <w:rPr>
          <w:ins w:id="534" w:author="Alan Hawse" w:date="2017-06-08T17:05:00Z"/>
        </w:rPr>
        <w:pPrChange w:id="535" w:author="Greg Landry" w:date="2017-06-09T11:09:00Z">
          <w:pPr/>
        </w:pPrChange>
      </w:pPr>
      <w:ins w:id="536"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537" w:author="Alan Hawse" w:date="2017-06-08T17:05:00Z"/>
        </w:rPr>
        <w:pPrChange w:id="538" w:author="Greg Landry" w:date="2017-06-09T11:09:00Z">
          <w:pPr/>
        </w:pPrChange>
      </w:pPr>
      <w:ins w:id="539"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540" w:author="Alan Hawse" w:date="2017-06-08T17:06:00Z"/>
        </w:rPr>
        <w:pPrChange w:id="541" w:author="Greg Landry" w:date="2017-06-09T11:09:00Z">
          <w:pPr/>
        </w:pPrChange>
      </w:pPr>
    </w:p>
    <w:p w14:paraId="5D0B4105" w14:textId="1017AC76" w:rsidR="001159FE" w:rsidRPr="001159FE" w:rsidRDefault="001159FE">
      <w:pPr>
        <w:pStyle w:val="CCode"/>
        <w:spacing w:after="0"/>
        <w:rPr>
          <w:ins w:id="542" w:author="Alan Hawse" w:date="2017-06-08T17:05:00Z"/>
        </w:rPr>
        <w:pPrChange w:id="543" w:author="Greg Landry" w:date="2017-06-09T11:09:00Z">
          <w:pPr/>
        </w:pPrChange>
      </w:pPr>
      <w:ins w:id="544"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545" w:author="Alan Hawse" w:date="2017-06-08T17:08:00Z"/>
        </w:rPr>
        <w:pPrChange w:id="546" w:author="Greg Landry" w:date="2017-06-09T11:09:00Z">
          <w:pPr/>
        </w:pPrChange>
      </w:pPr>
      <w:ins w:id="547" w:author="Alan Hawse" w:date="2017-06-08T17:06:00Z">
        <w:r>
          <w:t>{</w:t>
        </w:r>
      </w:ins>
    </w:p>
    <w:p w14:paraId="535711E5" w14:textId="3A356D9E" w:rsidR="001159FE" w:rsidRPr="001159FE" w:rsidRDefault="001159FE">
      <w:pPr>
        <w:pStyle w:val="CCode"/>
        <w:spacing w:after="0"/>
        <w:rPr>
          <w:ins w:id="548" w:author="Alan Hawse" w:date="2017-06-08T17:05:00Z"/>
        </w:rPr>
        <w:pPrChange w:id="549" w:author="Greg Landry" w:date="2017-06-09T11:09:00Z">
          <w:pPr/>
        </w:pPrChange>
      </w:pPr>
      <w:ins w:id="550" w:author="Alan Hawse" w:date="2017-06-08T17:08:00Z">
        <w:r>
          <w:rPr>
            <w:rFonts w:eastAsiaTheme="majorEastAsia"/>
          </w:rPr>
          <w:t xml:space="preserve">     </w:t>
        </w:r>
      </w:ins>
      <w:ins w:id="551"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552" w:author="Alan Hawse" w:date="2017-06-08T17:05:00Z"/>
        </w:rPr>
        <w:pPrChange w:id="553" w:author="Greg Landry" w:date="2017-06-09T11:09:00Z">
          <w:pPr/>
        </w:pPrChange>
      </w:pPr>
      <w:ins w:id="554" w:author="Alan Hawse" w:date="2017-06-08T17:05:00Z">
        <w:r>
          <w:rPr>
            <w:rFonts w:eastAsia="Calibri"/>
          </w:rPr>
          <w:t>     </w:t>
        </w:r>
        <w:r w:rsidRPr="001159FE">
          <w:t>return;</w:t>
        </w:r>
      </w:ins>
    </w:p>
    <w:p w14:paraId="63F73FFF" w14:textId="1AC1E0DF" w:rsidR="001159FE" w:rsidRPr="001159FE" w:rsidRDefault="001159FE">
      <w:pPr>
        <w:pStyle w:val="CCode"/>
        <w:spacing w:after="0"/>
        <w:rPr>
          <w:ins w:id="555" w:author="Alan Hawse" w:date="2017-06-08T17:05:00Z"/>
        </w:rPr>
        <w:pPrChange w:id="556" w:author="Greg Landry" w:date="2017-06-09T11:09:00Z">
          <w:pPr/>
        </w:pPrChange>
      </w:pPr>
      <w:ins w:id="557" w:author="Alan Hawse" w:date="2017-06-08T17:05:00Z">
        <w:r>
          <w:rPr>
            <w:rFonts w:eastAsia="Calibri"/>
          </w:rPr>
          <w:t> </w:t>
        </w:r>
        <w:r w:rsidRPr="001159FE">
          <w:t>}</w:t>
        </w:r>
      </w:ins>
    </w:p>
    <w:p w14:paraId="1F5EFCFE" w14:textId="77777777" w:rsidR="001159FE" w:rsidRPr="001159FE" w:rsidRDefault="001159FE">
      <w:pPr>
        <w:pStyle w:val="CCode"/>
        <w:spacing w:after="0"/>
        <w:rPr>
          <w:ins w:id="558" w:author="Alan Hawse" w:date="2017-06-08T17:05:00Z"/>
        </w:rPr>
        <w:pPrChange w:id="559" w:author="Greg Landry" w:date="2017-06-09T11:09:00Z">
          <w:pPr/>
        </w:pPrChange>
      </w:pPr>
    </w:p>
    <w:p w14:paraId="1A1C7092" w14:textId="77777777" w:rsidR="001159FE" w:rsidRPr="001159FE" w:rsidRDefault="001159FE">
      <w:pPr>
        <w:pStyle w:val="CCode"/>
        <w:spacing w:after="0"/>
        <w:rPr>
          <w:ins w:id="560" w:author="Alan Hawse" w:date="2017-06-08T17:05:00Z"/>
        </w:rPr>
        <w:pPrChange w:id="561" w:author="Greg Landry" w:date="2017-06-09T11:09:00Z">
          <w:pPr/>
        </w:pPrChange>
      </w:pPr>
      <w:ins w:id="562" w:author="Alan Hawse" w:date="2017-06-08T17:05:00Z">
        <w:del w:id="563"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564" w:author="Alan Hawse" w:date="2017-06-08T17:05:00Z"/>
        </w:rPr>
        <w:pPrChange w:id="565" w:author="Greg Landry" w:date="2017-06-09T11:09:00Z">
          <w:pPr/>
        </w:pPrChange>
      </w:pPr>
      <w:ins w:id="566" w:author="Alan Hawse" w:date="2017-06-08T17:05:00Z">
        <w:del w:id="567"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568" w:author="Alan Hawse" w:date="2017-06-08T17:05:00Z"/>
        </w:rPr>
        <w:pPrChange w:id="569" w:author="Greg Landry" w:date="2017-06-09T11:09:00Z">
          <w:pPr/>
        </w:pPrChange>
      </w:pPr>
    </w:p>
    <w:p w14:paraId="56DA0329" w14:textId="77777777" w:rsidR="001159FE" w:rsidRPr="001159FE" w:rsidRDefault="001159FE">
      <w:pPr>
        <w:pStyle w:val="CCode"/>
        <w:spacing w:after="0"/>
        <w:rPr>
          <w:ins w:id="570" w:author="Alan Hawse" w:date="2017-06-08T17:05:00Z"/>
        </w:rPr>
        <w:pPrChange w:id="571" w:author="Greg Landry" w:date="2017-06-09T11:09:00Z">
          <w:pPr/>
        </w:pPrChange>
      </w:pPr>
      <w:ins w:id="572" w:author="Alan Hawse" w:date="2017-06-08T17:05:00Z">
        <w:del w:id="573"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574" w:author="Alan Hawse" w:date="2017-06-08T17:05:00Z"/>
        </w:rPr>
        <w:pPrChange w:id="575" w:author="Greg Landry" w:date="2017-06-09T11:09:00Z">
          <w:pPr/>
        </w:pPrChange>
      </w:pPr>
      <w:ins w:id="576" w:author="Alan Hawse" w:date="2017-06-08T17:05:00Z">
        <w:del w:id="577"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578" w:author="Alan Hawse" w:date="2017-06-08T17:05:00Z"/>
        </w:rPr>
        <w:pPrChange w:id="579" w:author="Greg Landry" w:date="2017-06-09T11:09:00Z">
          <w:pPr/>
        </w:pPrChange>
      </w:pPr>
      <w:ins w:id="580" w:author="Alan Hawse" w:date="2017-06-08T17:05:00Z">
        <w:del w:id="581"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582" w:author="Alan Hawse" w:date="2017-06-08T17:05:00Z"/>
        </w:rPr>
        <w:pPrChange w:id="583" w:author="Greg Landry" w:date="2017-06-09T11:09:00Z">
          <w:pPr/>
        </w:pPrChange>
      </w:pPr>
      <w:ins w:id="584" w:author="Alan Hawse" w:date="2017-06-08T17:05:00Z">
        <w:r w:rsidRPr="001159FE">
          <w:rPr>
            <w:rFonts w:eastAsia="Calibri"/>
          </w:rPr>
          <w:t xml:space="preserve">    </w:t>
        </w:r>
        <w:del w:id="585"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586" w:author="Alan Hawse" w:date="2017-06-08T17:05:00Z"/>
        </w:rPr>
        <w:pPrChange w:id="587" w:author="Greg Landry" w:date="2017-06-09T11:09:00Z">
          <w:pPr/>
        </w:pPrChange>
      </w:pPr>
      <w:ins w:id="588" w:author="Alan Hawse" w:date="2017-06-08T17:05:00Z">
        <w:r w:rsidRPr="001159FE">
          <w:rPr>
            <w:rFonts w:eastAsia="Calibri"/>
          </w:rPr>
          <w:t xml:space="preserve">    </w:t>
        </w:r>
        <w:del w:id="589" w:author="Greg Landry" w:date="2017-06-09T11:10:00Z">
          <w:r w:rsidRPr="001159FE" w:rsidDel="00D70300">
            <w:rPr>
              <w:rFonts w:eastAsia="Calibri"/>
            </w:rPr>
            <w:delText xml:space="preserve">    </w:delText>
          </w:r>
        </w:del>
        <w:r w:rsidRPr="001159FE">
          <w:t>return;</w:t>
        </w:r>
      </w:ins>
    </w:p>
    <w:p w14:paraId="65D4179F" w14:textId="77777777" w:rsidR="001159FE" w:rsidRPr="001159FE" w:rsidRDefault="001159FE">
      <w:pPr>
        <w:pStyle w:val="CCode"/>
        <w:rPr>
          <w:ins w:id="590" w:author="Alan Hawse" w:date="2017-06-08T17:05:00Z"/>
        </w:rPr>
        <w:pPrChange w:id="591" w:author="Alan Hawse" w:date="2017-06-08T17:06:00Z">
          <w:pPr/>
        </w:pPrChange>
      </w:pPr>
      <w:ins w:id="592" w:author="Alan Hawse" w:date="2017-06-08T17:05:00Z">
        <w:del w:id="593" w:author="Greg Landry" w:date="2017-06-09T11:09:00Z">
          <w:r w:rsidRPr="001159FE" w:rsidDel="00D70300">
            <w:rPr>
              <w:rFonts w:eastAsia="Calibri"/>
            </w:rPr>
            <w:delText xml:space="preserve">    </w:delText>
          </w:r>
        </w:del>
        <w:r w:rsidRPr="001159FE">
          <w:t>}</w:t>
        </w:r>
      </w:ins>
    </w:p>
    <w:p w14:paraId="32D595FB" w14:textId="77777777" w:rsidR="00195536" w:rsidRDefault="00195536">
      <w:pPr>
        <w:rPr>
          <w:ins w:id="594" w:author="Alan Hawse" w:date="2017-06-08T16:42:00Z"/>
        </w:rPr>
        <w:pPrChange w:id="595" w:author="Alan Hawse" w:date="2017-06-08T17:05:00Z">
          <w:pPr>
            <w:jc w:val="center"/>
          </w:pPr>
        </w:pPrChange>
      </w:pPr>
    </w:p>
    <w:p w14:paraId="4C1F6292" w14:textId="433FE586" w:rsidR="00825E6E" w:rsidRDefault="00246424">
      <w:pPr>
        <w:pStyle w:val="Heading5"/>
        <w:rPr>
          <w:ins w:id="596" w:author="Alan Hawse" w:date="2017-06-08T16:42:00Z"/>
        </w:rPr>
        <w:pPrChange w:id="597" w:author="Greg Landry" w:date="2017-06-09T11:24:00Z">
          <w:pPr>
            <w:jc w:val="center"/>
          </w:pPr>
        </w:pPrChange>
      </w:pPr>
      <w:ins w:id="598" w:author="Greg Landry" w:date="2017-06-09T11:14:00Z">
        <w:r>
          <w:t xml:space="preserve">Method 2: </w:t>
        </w:r>
      </w:ins>
      <w:ins w:id="599" w:author="Alan Hawse" w:date="2017-06-08T16:42:00Z">
        <w:r w:rsidR="00825E6E">
          <w:t>Storing and using certificates in the Resources filesystem</w:t>
        </w:r>
      </w:ins>
    </w:p>
    <w:p w14:paraId="2E26793D" w14:textId="2F8F347A" w:rsidR="00825E6E" w:rsidRDefault="00246424">
      <w:pPr>
        <w:pStyle w:val="Heading5"/>
        <w:rPr>
          <w:ins w:id="600" w:author="Alan Hawse" w:date="2017-06-08T16:42:00Z"/>
        </w:rPr>
        <w:pPrChange w:id="601" w:author="Greg Landry" w:date="2017-06-09T11:24:00Z">
          <w:pPr>
            <w:jc w:val="center"/>
          </w:pPr>
        </w:pPrChange>
      </w:pPr>
      <w:ins w:id="602" w:author="Greg Landry" w:date="2017-06-09T11:14:00Z">
        <w:r>
          <w:t xml:space="preserve">Method 3: </w:t>
        </w:r>
      </w:ins>
      <w:ins w:id="603" w:author="Alan Hawse" w:date="2017-06-08T17:02:00Z">
        <w:r w:rsidR="00195536">
          <w:t>Storing and using certificates from “char arrays”</w:t>
        </w:r>
      </w:ins>
    </w:p>
    <w:p w14:paraId="64E9F2DA" w14:textId="77777777" w:rsidR="00246424" w:rsidRDefault="00246424">
      <w:pPr>
        <w:rPr>
          <w:ins w:id="604" w:author="Greg Landry" w:date="2017-06-09T11:14:00Z"/>
          <w:rFonts w:ascii="Cambria" w:eastAsia="Times New Roman" w:hAnsi="Cambria"/>
          <w:b/>
          <w:bCs/>
          <w:color w:val="4F81BD"/>
          <w:sz w:val="26"/>
          <w:szCs w:val="26"/>
        </w:rPr>
      </w:pPr>
      <w:ins w:id="605" w:author="Greg Landry" w:date="2017-06-09T11:14:00Z">
        <w:r>
          <w:br w:type="page"/>
        </w:r>
      </w:ins>
    </w:p>
    <w:p w14:paraId="07C44826" w14:textId="6BC7A3F6" w:rsidR="00B3752B" w:rsidDel="00ED5DB8" w:rsidRDefault="00B3752B">
      <w:pPr>
        <w:rPr>
          <w:del w:id="606" w:author="Alan Hawse" w:date="2017-06-08T16:43:00Z"/>
          <w:sz w:val="26"/>
          <w:szCs w:val="26"/>
        </w:rPr>
        <w:pPrChange w:id="607" w:author="Alan Hawse" w:date="2017-06-08T13:59:00Z">
          <w:pPr>
            <w:jc w:val="center"/>
          </w:pPr>
        </w:pPrChange>
      </w:pPr>
      <w:del w:id="608"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609" w:author="Greg Landry" w:date="2017-06-03T09:41:00Z">
        <w:r w:rsidR="000331EA">
          <w:t>u</w:t>
        </w:r>
      </w:ins>
      <w:del w:id="610"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611" w:author="Greg Landry" w:date="2017-04-03T16:25:00Z">
        <w:r w:rsidR="00546B0B" w:rsidDel="004D5ED2">
          <w:delText>wa101</w:delText>
        </w:r>
      </w:del>
      <w:ins w:id="612"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613"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614" w:author="Greg Landry" w:date="2017-04-03T16:27:00Z"/>
        </w:rPr>
        <w:pPrChange w:id="615" w:author="Greg Landry" w:date="2017-04-03T16:26:00Z">
          <w:pPr>
            <w:pStyle w:val="ListParagraph"/>
            <w:numPr>
              <w:numId w:val="7"/>
            </w:numPr>
            <w:ind w:hanging="360"/>
          </w:pPr>
        </w:pPrChange>
      </w:pPr>
      <w:ins w:id="616" w:author="Greg Landry" w:date="2017-04-03T16:26:00Z">
        <w:r>
          <w:t xml:space="preserve">Hint: See the exercise on printing network information from the </w:t>
        </w:r>
      </w:ins>
      <w:ins w:id="617" w:author="Greg Landry" w:date="2017-04-03T16:27:00Z">
        <w:r>
          <w:t>“Connecting to Access Points” chapter for an example on getting the MAC address of your device.</w:t>
        </w:r>
      </w:ins>
      <w:ins w:id="618" w:author="Greg Landry" w:date="2017-04-03T16:26:00Z">
        <w:r>
          <w:t xml:space="preserve"> </w:t>
        </w:r>
      </w:ins>
    </w:p>
    <w:p w14:paraId="344600C6" w14:textId="37D44E3A" w:rsidR="00C4146C" w:rsidRDefault="00C4146C">
      <w:pPr>
        <w:pStyle w:val="ListParagraph"/>
        <w:numPr>
          <w:ilvl w:val="1"/>
          <w:numId w:val="7"/>
        </w:numPr>
        <w:pPrChange w:id="619" w:author="Greg Landry" w:date="2017-04-03T16:26:00Z">
          <w:pPr>
            <w:pStyle w:val="ListParagraph"/>
            <w:numPr>
              <w:numId w:val="7"/>
            </w:numPr>
            <w:ind w:hanging="360"/>
          </w:pPr>
        </w:pPrChange>
      </w:pPr>
      <w:ins w:id="620" w:author="Greg Landry" w:date="2017-04-03T16:27:00Z">
        <w:r>
          <w:t xml:space="preserve">Hint: to get the checksum, just take the </w:t>
        </w:r>
      </w:ins>
      <w:ins w:id="621" w:author="Greg Landry" w:date="2017-04-03T16:28:00Z">
        <w:r w:rsidR="00887985">
          <w:t xml:space="preserve">six </w:t>
        </w:r>
      </w:ins>
      <w:ins w:id="622" w:author="Greg Landry" w:date="2017-04-03T16:27:00Z">
        <w:r>
          <w:t xml:space="preserve">individual </w:t>
        </w:r>
      </w:ins>
      <w:ins w:id="623" w:author="Greg Landry" w:date="2017-04-03T16:28:00Z">
        <w:r w:rsidR="00887985">
          <w:t>octets (</w:t>
        </w:r>
      </w:ins>
      <w:ins w:id="624" w:author="Greg Landry" w:date="2017-04-03T16:27:00Z">
        <w:r>
          <w:t>bytes</w:t>
        </w:r>
      </w:ins>
      <w:ins w:id="625" w:author="Greg Landry" w:date="2017-04-03T16:28:00Z">
        <w:r w:rsidR="00887985">
          <w:t>)</w:t>
        </w:r>
      </w:ins>
      <w:ins w:id="626"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627" w:author="Greg Landry" w:date="2017-06-03T09:55:00Z">
        <w:r w:rsidR="003F4E78">
          <w:t>w</w:t>
        </w:r>
      </w:ins>
      <w:del w:id="628"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For this exercise you will repeat exercise 0</w:t>
      </w:r>
      <w:r w:rsidR="00C22463">
        <w:t>2</w:t>
      </w:r>
      <w:r>
        <w:t xml:space="preserve"> to manually create your own packets instead of relying on the stream functions. Follow all of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r w:rsidRPr="005D7442">
        <w:rPr>
          <w:i/>
        </w:rPr>
        <w:t>sprint()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r>
        <w:t>wiced_tcp_receive() and wic</w:t>
      </w:r>
      <w:r w:rsidR="00C22463">
        <w:t>ed_packet_get_data</w:t>
      </w:r>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629" w:author="Greg Landry" w:date="2017-06-03T09:41:00Z">
        <w:r w:rsidR="000331EA">
          <w:t>u</w:t>
        </w:r>
      </w:ins>
      <w:del w:id="630"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Hint: Look at the documentation in the TCP server comms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“linked_list.h”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631" w:author="Greg Landry" w:date="2017-06-03T09:41:00Z">
        <w:r w:rsidR="000331EA">
          <w:t>u</w:t>
        </w:r>
      </w:ins>
      <w:del w:id="632"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Look at the function wiced_tcp_register_callbacks.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6"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3" w:author="Greg Landry" w:date="2017-06-09T12:18:00Z" w:initials="GL">
    <w:p w14:paraId="7608B9BE" w14:textId="73DF7F49" w:rsidR="00FC5323" w:rsidRDefault="00FC5323">
      <w:pPr>
        <w:pStyle w:val="CommentText"/>
      </w:pPr>
      <w:r>
        <w:rPr>
          <w:rStyle w:val="CommentReference"/>
        </w:rPr>
        <w:annotationRef/>
      </w:r>
      <w:r>
        <w:t>I don’t see anything that says it is signed by Let’s go… It looks like it is “Issued by” them rather than “Signed by” them. That might mean the same thing but it is not clear to me.</w:t>
      </w:r>
    </w:p>
  </w:comment>
  <w:comment w:id="399" w:author="Greg Landry" w:date="2017-06-09T11:17:00Z" w:initials="GL">
    <w:p w14:paraId="788A1419" w14:textId="6431F56C" w:rsidR="00C1173D" w:rsidRDefault="00C1173D">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08B9BE" w15:done="0"/>
  <w15:commentEx w15:paraId="788A141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CA2AE8" w14:textId="77777777" w:rsidR="00DC291D" w:rsidRDefault="00DC291D" w:rsidP="00093A9C">
      <w:r>
        <w:separator/>
      </w:r>
    </w:p>
  </w:endnote>
  <w:endnote w:type="continuationSeparator" w:id="0">
    <w:p w14:paraId="28E643A0" w14:textId="77777777" w:rsidR="00DC291D" w:rsidRDefault="00DC291D"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E60022FF" w:usb1="D200F9FB" w:usb2="02000028"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607C52DF" w:rsidR="00C1173D" w:rsidRDefault="00C1173D">
            <w:pPr>
              <w:pStyle w:val="Footer"/>
              <w:jc w:val="center"/>
            </w:pPr>
            <w:r>
              <w:t xml:space="preserve">Page </w:t>
            </w:r>
            <w:r>
              <w:rPr>
                <w:b/>
                <w:bCs/>
              </w:rPr>
              <w:fldChar w:fldCharType="begin"/>
            </w:r>
            <w:r>
              <w:rPr>
                <w:b/>
                <w:bCs/>
              </w:rPr>
              <w:instrText xml:space="preserve"> PAGE </w:instrText>
            </w:r>
            <w:r>
              <w:rPr>
                <w:b/>
                <w:bCs/>
              </w:rPr>
              <w:fldChar w:fldCharType="separate"/>
            </w:r>
            <w:r w:rsidR="00E066DE">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E066DE">
              <w:rPr>
                <w:b/>
                <w:bCs/>
                <w:noProof/>
              </w:rPr>
              <w:t>22</w:t>
            </w:r>
            <w:r>
              <w:rPr>
                <w:b/>
                <w:bCs/>
              </w:rPr>
              <w:fldChar w:fldCharType="end"/>
            </w:r>
          </w:p>
        </w:sdtContent>
      </w:sdt>
    </w:sdtContent>
  </w:sdt>
  <w:p w14:paraId="75581528" w14:textId="77777777" w:rsidR="00C1173D" w:rsidRDefault="00C11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25582" w14:textId="77777777" w:rsidR="00DC291D" w:rsidRDefault="00DC291D" w:rsidP="00093A9C">
      <w:r>
        <w:separator/>
      </w:r>
    </w:p>
  </w:footnote>
  <w:footnote w:type="continuationSeparator" w:id="0">
    <w:p w14:paraId="2343097D" w14:textId="77777777" w:rsidR="00DC291D" w:rsidRDefault="00DC291D"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6"/>
  </w:num>
  <w:num w:numId="4">
    <w:abstractNumId w:val="30"/>
  </w:num>
  <w:num w:numId="5">
    <w:abstractNumId w:val="8"/>
  </w:num>
  <w:num w:numId="6">
    <w:abstractNumId w:val="29"/>
  </w:num>
  <w:num w:numId="7">
    <w:abstractNumId w:val="0"/>
  </w:num>
  <w:num w:numId="8">
    <w:abstractNumId w:val="15"/>
  </w:num>
  <w:num w:numId="9">
    <w:abstractNumId w:val="35"/>
  </w:num>
  <w:num w:numId="10">
    <w:abstractNumId w:val="11"/>
  </w:num>
  <w:num w:numId="11">
    <w:abstractNumId w:val="26"/>
  </w:num>
  <w:num w:numId="12">
    <w:abstractNumId w:val="23"/>
  </w:num>
  <w:num w:numId="13">
    <w:abstractNumId w:val="6"/>
  </w:num>
  <w:num w:numId="14">
    <w:abstractNumId w:val="27"/>
  </w:num>
  <w:num w:numId="15">
    <w:abstractNumId w:val="20"/>
  </w:num>
  <w:num w:numId="16">
    <w:abstractNumId w:val="19"/>
  </w:num>
  <w:num w:numId="17">
    <w:abstractNumId w:val="7"/>
  </w:num>
  <w:num w:numId="18">
    <w:abstractNumId w:val="5"/>
  </w:num>
  <w:num w:numId="19">
    <w:abstractNumId w:val="13"/>
  </w:num>
  <w:num w:numId="20">
    <w:abstractNumId w:val="28"/>
  </w:num>
  <w:num w:numId="21">
    <w:abstractNumId w:val="1"/>
  </w:num>
  <w:num w:numId="22">
    <w:abstractNumId w:val="24"/>
  </w:num>
  <w:num w:numId="23">
    <w:abstractNumId w:val="14"/>
  </w:num>
  <w:num w:numId="24">
    <w:abstractNumId w:val="17"/>
  </w:num>
  <w:num w:numId="25">
    <w:abstractNumId w:val="2"/>
  </w:num>
  <w:num w:numId="26">
    <w:abstractNumId w:val="10"/>
  </w:num>
  <w:num w:numId="27">
    <w:abstractNumId w:val="4"/>
  </w:num>
  <w:num w:numId="28">
    <w:abstractNumId w:val="21"/>
  </w:num>
  <w:num w:numId="29">
    <w:abstractNumId w:val="25"/>
  </w:num>
  <w:num w:numId="30">
    <w:abstractNumId w:val="22"/>
  </w:num>
  <w:num w:numId="31">
    <w:abstractNumId w:val="32"/>
  </w:num>
  <w:num w:numId="32">
    <w:abstractNumId w:val="31"/>
  </w:num>
  <w:num w:numId="33">
    <w:abstractNumId w:val="9"/>
  </w:num>
  <w:num w:numId="34">
    <w:abstractNumId w:val="3"/>
  </w:num>
  <w:num w:numId="35">
    <w:abstractNumId w:val="34"/>
  </w:num>
  <w:num w:numId="36">
    <w:abstractNumId w:val="3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21344"/>
    <w:rsid w:val="00021A17"/>
    <w:rsid w:val="00022931"/>
    <w:rsid w:val="000331EA"/>
    <w:rsid w:val="000366AE"/>
    <w:rsid w:val="00037018"/>
    <w:rsid w:val="00051E3C"/>
    <w:rsid w:val="000712E3"/>
    <w:rsid w:val="00072A0E"/>
    <w:rsid w:val="00073E53"/>
    <w:rsid w:val="00076413"/>
    <w:rsid w:val="0008231F"/>
    <w:rsid w:val="00087CD7"/>
    <w:rsid w:val="000907D9"/>
    <w:rsid w:val="00093229"/>
    <w:rsid w:val="00093A9C"/>
    <w:rsid w:val="000A10C2"/>
    <w:rsid w:val="000A2164"/>
    <w:rsid w:val="000A6F04"/>
    <w:rsid w:val="000A72A2"/>
    <w:rsid w:val="000C17C9"/>
    <w:rsid w:val="000C7CE4"/>
    <w:rsid w:val="000D508F"/>
    <w:rsid w:val="000E017F"/>
    <w:rsid w:val="000E1195"/>
    <w:rsid w:val="000E1E21"/>
    <w:rsid w:val="000F3099"/>
    <w:rsid w:val="000F50D9"/>
    <w:rsid w:val="00101724"/>
    <w:rsid w:val="001101F2"/>
    <w:rsid w:val="001159FE"/>
    <w:rsid w:val="00133740"/>
    <w:rsid w:val="00154677"/>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C0016"/>
    <w:rsid w:val="001C3071"/>
    <w:rsid w:val="001C41CE"/>
    <w:rsid w:val="001C72C2"/>
    <w:rsid w:val="001E500C"/>
    <w:rsid w:val="001F31C5"/>
    <w:rsid w:val="00203097"/>
    <w:rsid w:val="00204493"/>
    <w:rsid w:val="00220DAF"/>
    <w:rsid w:val="00227150"/>
    <w:rsid w:val="00234B41"/>
    <w:rsid w:val="00245C4A"/>
    <w:rsid w:val="00246424"/>
    <w:rsid w:val="00255081"/>
    <w:rsid w:val="00261AF8"/>
    <w:rsid w:val="00262EBB"/>
    <w:rsid w:val="0026316E"/>
    <w:rsid w:val="00266D14"/>
    <w:rsid w:val="00273A8F"/>
    <w:rsid w:val="002808CD"/>
    <w:rsid w:val="00284701"/>
    <w:rsid w:val="00285F84"/>
    <w:rsid w:val="0029288C"/>
    <w:rsid w:val="0029444C"/>
    <w:rsid w:val="002A0254"/>
    <w:rsid w:val="002B678A"/>
    <w:rsid w:val="002C5818"/>
    <w:rsid w:val="002D088B"/>
    <w:rsid w:val="002D54F4"/>
    <w:rsid w:val="002F7901"/>
    <w:rsid w:val="00302543"/>
    <w:rsid w:val="00303D95"/>
    <w:rsid w:val="00317780"/>
    <w:rsid w:val="00321400"/>
    <w:rsid w:val="003235D8"/>
    <w:rsid w:val="00333164"/>
    <w:rsid w:val="003445E6"/>
    <w:rsid w:val="00350E39"/>
    <w:rsid w:val="00354FF4"/>
    <w:rsid w:val="00361908"/>
    <w:rsid w:val="00364C65"/>
    <w:rsid w:val="0036635F"/>
    <w:rsid w:val="003676ED"/>
    <w:rsid w:val="003701F6"/>
    <w:rsid w:val="0037207F"/>
    <w:rsid w:val="003817F7"/>
    <w:rsid w:val="003853D7"/>
    <w:rsid w:val="00393345"/>
    <w:rsid w:val="00397ACA"/>
    <w:rsid w:val="003A03BF"/>
    <w:rsid w:val="003A110D"/>
    <w:rsid w:val="003A67DC"/>
    <w:rsid w:val="003D39DA"/>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5610"/>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5081"/>
    <w:rsid w:val="0052456D"/>
    <w:rsid w:val="0052741D"/>
    <w:rsid w:val="00530EC8"/>
    <w:rsid w:val="0053408F"/>
    <w:rsid w:val="00534481"/>
    <w:rsid w:val="00542D5D"/>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444D"/>
    <w:rsid w:val="005C585F"/>
    <w:rsid w:val="005C6F5F"/>
    <w:rsid w:val="005D48B6"/>
    <w:rsid w:val="005D6BB8"/>
    <w:rsid w:val="005D7442"/>
    <w:rsid w:val="005E1A60"/>
    <w:rsid w:val="005E3E34"/>
    <w:rsid w:val="005F3959"/>
    <w:rsid w:val="005F67C7"/>
    <w:rsid w:val="00600886"/>
    <w:rsid w:val="00607DD7"/>
    <w:rsid w:val="00614576"/>
    <w:rsid w:val="006203C1"/>
    <w:rsid w:val="00625C0B"/>
    <w:rsid w:val="00625F11"/>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810"/>
    <w:rsid w:val="0067507E"/>
    <w:rsid w:val="00675405"/>
    <w:rsid w:val="0069235A"/>
    <w:rsid w:val="00695E56"/>
    <w:rsid w:val="00697C65"/>
    <w:rsid w:val="006A7AB7"/>
    <w:rsid w:val="006B1C95"/>
    <w:rsid w:val="006B2CF2"/>
    <w:rsid w:val="006B442B"/>
    <w:rsid w:val="006B642D"/>
    <w:rsid w:val="006B7E6B"/>
    <w:rsid w:val="006C4A51"/>
    <w:rsid w:val="006D31EA"/>
    <w:rsid w:val="006E5D6F"/>
    <w:rsid w:val="0070303E"/>
    <w:rsid w:val="00707B39"/>
    <w:rsid w:val="00733F85"/>
    <w:rsid w:val="00735C7A"/>
    <w:rsid w:val="0073670D"/>
    <w:rsid w:val="00752487"/>
    <w:rsid w:val="00757332"/>
    <w:rsid w:val="0075734B"/>
    <w:rsid w:val="007619B0"/>
    <w:rsid w:val="0077043E"/>
    <w:rsid w:val="00774C33"/>
    <w:rsid w:val="007758BE"/>
    <w:rsid w:val="007802DB"/>
    <w:rsid w:val="00790FD8"/>
    <w:rsid w:val="007912D2"/>
    <w:rsid w:val="00791B69"/>
    <w:rsid w:val="00793556"/>
    <w:rsid w:val="00794032"/>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438EB"/>
    <w:rsid w:val="008559E3"/>
    <w:rsid w:val="00857DC2"/>
    <w:rsid w:val="00864EB9"/>
    <w:rsid w:val="0086618A"/>
    <w:rsid w:val="00871379"/>
    <w:rsid w:val="00873D49"/>
    <w:rsid w:val="00874149"/>
    <w:rsid w:val="00876181"/>
    <w:rsid w:val="00887985"/>
    <w:rsid w:val="008A26DD"/>
    <w:rsid w:val="008A3835"/>
    <w:rsid w:val="008A56F3"/>
    <w:rsid w:val="008B2132"/>
    <w:rsid w:val="008B6B74"/>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4F5C"/>
    <w:rsid w:val="00937558"/>
    <w:rsid w:val="00940138"/>
    <w:rsid w:val="00953BAB"/>
    <w:rsid w:val="009577ED"/>
    <w:rsid w:val="009600E6"/>
    <w:rsid w:val="00966E89"/>
    <w:rsid w:val="009731C0"/>
    <w:rsid w:val="00982781"/>
    <w:rsid w:val="00984501"/>
    <w:rsid w:val="0098674F"/>
    <w:rsid w:val="00987C1F"/>
    <w:rsid w:val="00991239"/>
    <w:rsid w:val="00992320"/>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224D8"/>
    <w:rsid w:val="00A30820"/>
    <w:rsid w:val="00A32240"/>
    <w:rsid w:val="00A330AF"/>
    <w:rsid w:val="00A33EA8"/>
    <w:rsid w:val="00A34CF7"/>
    <w:rsid w:val="00A42237"/>
    <w:rsid w:val="00A43B97"/>
    <w:rsid w:val="00A44ACA"/>
    <w:rsid w:val="00A51686"/>
    <w:rsid w:val="00A74A92"/>
    <w:rsid w:val="00A77388"/>
    <w:rsid w:val="00A84D57"/>
    <w:rsid w:val="00A8704B"/>
    <w:rsid w:val="00A91B39"/>
    <w:rsid w:val="00A922E4"/>
    <w:rsid w:val="00A956AE"/>
    <w:rsid w:val="00A95814"/>
    <w:rsid w:val="00A973A3"/>
    <w:rsid w:val="00AA0E48"/>
    <w:rsid w:val="00AB7085"/>
    <w:rsid w:val="00AC13F8"/>
    <w:rsid w:val="00AC2007"/>
    <w:rsid w:val="00AC6F35"/>
    <w:rsid w:val="00AD162F"/>
    <w:rsid w:val="00AD55A8"/>
    <w:rsid w:val="00AD5D66"/>
    <w:rsid w:val="00AD6B09"/>
    <w:rsid w:val="00AE0CB0"/>
    <w:rsid w:val="00AE3EA4"/>
    <w:rsid w:val="00AE51CE"/>
    <w:rsid w:val="00AE66A3"/>
    <w:rsid w:val="00AF4909"/>
    <w:rsid w:val="00AF546F"/>
    <w:rsid w:val="00B14965"/>
    <w:rsid w:val="00B2058E"/>
    <w:rsid w:val="00B22FD1"/>
    <w:rsid w:val="00B32669"/>
    <w:rsid w:val="00B34866"/>
    <w:rsid w:val="00B3495F"/>
    <w:rsid w:val="00B3752B"/>
    <w:rsid w:val="00B37FA0"/>
    <w:rsid w:val="00B70649"/>
    <w:rsid w:val="00B70FC6"/>
    <w:rsid w:val="00B73DF5"/>
    <w:rsid w:val="00B85D2F"/>
    <w:rsid w:val="00B96AD2"/>
    <w:rsid w:val="00BA5EB6"/>
    <w:rsid w:val="00BA6BB6"/>
    <w:rsid w:val="00BB48E7"/>
    <w:rsid w:val="00BC04A8"/>
    <w:rsid w:val="00BC07CD"/>
    <w:rsid w:val="00BC13B0"/>
    <w:rsid w:val="00BD2F6C"/>
    <w:rsid w:val="00BD4CF6"/>
    <w:rsid w:val="00BD5B0F"/>
    <w:rsid w:val="00BD5CFE"/>
    <w:rsid w:val="00BE5787"/>
    <w:rsid w:val="00BE7689"/>
    <w:rsid w:val="00BF52AD"/>
    <w:rsid w:val="00BF71DE"/>
    <w:rsid w:val="00C1173D"/>
    <w:rsid w:val="00C16227"/>
    <w:rsid w:val="00C22463"/>
    <w:rsid w:val="00C2525D"/>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C7A"/>
    <w:rsid w:val="00D23BFF"/>
    <w:rsid w:val="00D248A5"/>
    <w:rsid w:val="00D45B0B"/>
    <w:rsid w:val="00D50BF8"/>
    <w:rsid w:val="00D66F16"/>
    <w:rsid w:val="00D70300"/>
    <w:rsid w:val="00D84FFC"/>
    <w:rsid w:val="00D905B9"/>
    <w:rsid w:val="00D95B48"/>
    <w:rsid w:val="00DA3B3F"/>
    <w:rsid w:val="00DA6776"/>
    <w:rsid w:val="00DB3E96"/>
    <w:rsid w:val="00DB7EA0"/>
    <w:rsid w:val="00DC291D"/>
    <w:rsid w:val="00DC7DEF"/>
    <w:rsid w:val="00DD44F4"/>
    <w:rsid w:val="00DE180B"/>
    <w:rsid w:val="00DF61C2"/>
    <w:rsid w:val="00E043FD"/>
    <w:rsid w:val="00E05EFF"/>
    <w:rsid w:val="00E066DE"/>
    <w:rsid w:val="00E106AA"/>
    <w:rsid w:val="00E11013"/>
    <w:rsid w:val="00E1216F"/>
    <w:rsid w:val="00E14A8B"/>
    <w:rsid w:val="00E16D9E"/>
    <w:rsid w:val="00E16F40"/>
    <w:rsid w:val="00E26549"/>
    <w:rsid w:val="00E2796A"/>
    <w:rsid w:val="00E3161E"/>
    <w:rsid w:val="00E358FB"/>
    <w:rsid w:val="00E37BE9"/>
    <w:rsid w:val="00E560BF"/>
    <w:rsid w:val="00E56C6F"/>
    <w:rsid w:val="00E63761"/>
    <w:rsid w:val="00E65F4B"/>
    <w:rsid w:val="00E85326"/>
    <w:rsid w:val="00EA2801"/>
    <w:rsid w:val="00EA3121"/>
    <w:rsid w:val="00EA316E"/>
    <w:rsid w:val="00EA3E7C"/>
    <w:rsid w:val="00EA4E7C"/>
    <w:rsid w:val="00EB1C66"/>
    <w:rsid w:val="00EB3F10"/>
    <w:rsid w:val="00EB5014"/>
    <w:rsid w:val="00EB629E"/>
    <w:rsid w:val="00EC1870"/>
    <w:rsid w:val="00ED0FED"/>
    <w:rsid w:val="00ED4F1F"/>
    <w:rsid w:val="00ED5415"/>
    <w:rsid w:val="00ED5618"/>
    <w:rsid w:val="00ED5DB8"/>
    <w:rsid w:val="00EE483C"/>
    <w:rsid w:val="00EE646B"/>
    <w:rsid w:val="00EF127D"/>
    <w:rsid w:val="00EF7445"/>
    <w:rsid w:val="00F00F7D"/>
    <w:rsid w:val="00F019C0"/>
    <w:rsid w:val="00F02B9D"/>
    <w:rsid w:val="00F02DF3"/>
    <w:rsid w:val="00F03F25"/>
    <w:rsid w:val="00F115A1"/>
    <w:rsid w:val="00F14F8B"/>
    <w:rsid w:val="00F175FA"/>
    <w:rsid w:val="00F25363"/>
    <w:rsid w:val="00F25415"/>
    <w:rsid w:val="00F27EF6"/>
    <w:rsid w:val="00F322B8"/>
    <w:rsid w:val="00F35809"/>
    <w:rsid w:val="00F36FDC"/>
    <w:rsid w:val="00F37240"/>
    <w:rsid w:val="00F379A9"/>
    <w:rsid w:val="00F417BC"/>
    <w:rsid w:val="00F451D6"/>
    <w:rsid w:val="00F50803"/>
    <w:rsid w:val="00F50A34"/>
    <w:rsid w:val="00F51423"/>
    <w:rsid w:val="00F5797D"/>
    <w:rsid w:val="00F62B78"/>
    <w:rsid w:val="00F64B14"/>
    <w:rsid w:val="00F672F4"/>
    <w:rsid w:val="00F73D45"/>
    <w:rsid w:val="00F76068"/>
    <w:rsid w:val="00F77067"/>
    <w:rsid w:val="00F777F4"/>
    <w:rsid w:val="00F801D2"/>
    <w:rsid w:val="00F82525"/>
    <w:rsid w:val="00F84DA3"/>
    <w:rsid w:val="00F8768D"/>
    <w:rsid w:val="00F94CE2"/>
    <w:rsid w:val="00F960C2"/>
    <w:rsid w:val="00FA3A97"/>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1870"/>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C187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C1870"/>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1.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10.png"/><Relationship Id="rId33" Type="http://schemas.openxmlformats.org/officeDocument/2006/relationships/comments" Target="comments.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openxmlformats.org/officeDocument/2006/relationships/hyperlink" Target="https://en.wikipedia.org/wiki/Transport_Layer_Security"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iana.org/assignments/service-names-port-numbers/service-names-port-numbers.xhtml" TargetMode="External"/><Relationship Id="rId10" Type="http://schemas.openxmlformats.org/officeDocument/2006/relationships/image" Target="media/image1.png"/><Relationship Id="rId19" Type="http://schemas.openxmlformats.org/officeDocument/2006/relationships/hyperlink" Target="https://en.wikipedia.org/wiki/Certificate_author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05AF8F-16D2-446A-8519-FCF107D1E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1</Pages>
  <Words>5511</Words>
  <Characters>31416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226</cp:revision>
  <cp:lastPrinted>2017-06-05T17:34:00Z</cp:lastPrinted>
  <dcterms:created xsi:type="dcterms:W3CDTF">2016-10-22T09:22:00Z</dcterms:created>
  <dcterms:modified xsi:type="dcterms:W3CDTF">2017-06-09T16:29:00Z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