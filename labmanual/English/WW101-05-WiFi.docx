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6F3D08" w14:textId="77777777" w:rsidR="00142375" w:rsidRDefault="00142375" w:rsidP="0081112A">
      <w:pPr>
        <w:pStyle w:val="Heading1"/>
      </w:pPr>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26381E33" w:rsidR="00142375" w:rsidRDefault="001D5E84" w:rsidP="001D5E84">
      <w:pPr>
        <w:pStyle w:val="Heading2"/>
      </w:pPr>
      <w:r>
        <w:t>Ti</w:t>
      </w:r>
      <w:r w:rsidR="00142375">
        <w:t>me: 1</w:t>
      </w:r>
      <w:ins w:id="0" w:author="Greg Landry" w:date="2017-04-03T15:17:00Z">
        <w:r w:rsidR="00CB4212">
          <w:t xml:space="preserve"> </w:t>
        </w:r>
      </w:ins>
      <w:del w:id="1" w:author="Greg Landry" w:date="2017-04-03T15:17:00Z">
        <w:r w:rsidR="00427E17" w:rsidDel="00CB4212">
          <w:delText xml:space="preserve">½ </w:delText>
        </w:r>
      </w:del>
      <w:ins w:id="2" w:author="Greg Landry" w:date="2017-04-03T15:17:00Z">
        <w:r w:rsidR="00CB4212">
          <w:t xml:space="preserve">¾ </w:t>
        </w:r>
      </w:ins>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7C6673"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7C6673"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7C6673"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7C6673"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7C6673"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7C6673"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7C6673"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7C6673"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7C6673"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7C6673"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7C6673"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7C6673"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7C6673"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7C6673"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7C6673"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6566535E" w:rsidR="00F03833" w:rsidRPr="00065FAA" w:rsidRDefault="0029378E" w:rsidP="003C37AE">
      <w:pPr>
        <w:keepNext/>
        <w:rPr>
          <w:b/>
          <w:u w:val="single"/>
        </w:rPr>
      </w:pPr>
      <w:r>
        <w:fldChar w:fldCharType="begin"/>
      </w:r>
      <w:r>
        <w:instrText xml:space="preserve"> HYPERLINK "https://en.wikipedia.org/wiki/Wireless_security" </w:instrText>
      </w:r>
      <w:r>
        <w:fldChar w:fldCharType="separate"/>
      </w:r>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w:t>
      </w:r>
      <w:del w:id="3" w:author="Greg Landry" w:date="2017-04-03T15:45:00Z">
        <w:r w:rsidR="00526B96" w:rsidDel="00134B2C">
          <w:rPr>
            <w:rStyle w:val="Hyperlink"/>
            <w:b/>
          </w:rPr>
          <w:delText>A</w:delText>
        </w:r>
      </w:del>
      <w:r w:rsidR="00526B96">
        <w:rPr>
          <w:rStyle w:val="Hyperlink"/>
          <w:b/>
        </w:rPr>
        <w:t>P</w:t>
      </w:r>
      <w:ins w:id="4" w:author="Greg Landry" w:date="2017-04-03T15:45:00Z">
        <w:r w:rsidR="00134B2C">
          <w:rPr>
            <w:rStyle w:val="Hyperlink"/>
            <w:b/>
          </w:rPr>
          <w:t>A</w:t>
        </w:r>
      </w:ins>
      <w:r w:rsidR="00526B96" w:rsidRPr="00C05C28">
        <w:rPr>
          <w:rStyle w:val="Hyperlink"/>
          <w:b/>
        </w:rPr>
        <w:t>2</w:t>
      </w:r>
      <w:r w:rsidR="00F03833" w:rsidRPr="00C05C28">
        <w:rPr>
          <w:rStyle w:val="Hyperlink"/>
          <w:b/>
        </w:rPr>
        <w:t>)</w:t>
      </w:r>
      <w:r>
        <w:rPr>
          <w:rStyle w:val="Hyperlink"/>
          <w:b/>
        </w:rPr>
        <w:fldChar w:fldCharType="end"/>
      </w:r>
    </w:p>
    <w:p w14:paraId="20541EED" w14:textId="0C6AC180"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hyperlink r:id="rId35"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6" w:history="1">
        <w:r w:rsidR="006A1790">
          <w:rPr>
            <w:rStyle w:val="Hyperlink"/>
          </w:rPr>
          <w:t>Wi-Fi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7"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8"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7C6673" w:rsidP="003C37AE">
      <w:pPr>
        <w:keepNext/>
        <w:rPr>
          <w:b/>
          <w:u w:val="single"/>
        </w:rPr>
      </w:pPr>
      <w:hyperlink r:id="rId39"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7C6673" w:rsidP="003C37AE">
      <w:pPr>
        <w:keepNext/>
      </w:pPr>
      <w:hyperlink r:id="rId40"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all of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hyperlink r:id="rId42"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3"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r w:rsidR="00671228" w:rsidRPr="00281458">
        <w:rPr>
          <w:i/>
        </w:rPr>
        <w:t>wiced_network_up</w:t>
      </w:r>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44441E1B"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a .h file (generally called </w:t>
      </w:r>
      <w:ins w:id="5" w:author="Greg Landry" w:date="2017-03-01T14:47:00Z">
        <w:r w:rsidR="005A1AAF">
          <w:t>wifi</w:t>
        </w:r>
      </w:ins>
      <w:del w:id="6" w:author="Greg Landry" w:date="2017-03-01T14:47:00Z">
        <w:r w:rsidR="006A1790" w:rsidDel="005A1AAF">
          <w:delText>Wi-Fi</w:delText>
        </w:r>
      </w:del>
      <w:r w:rsidR="0052656A">
        <w:t>_config_dct.h with the correct #defines. You then need to add “</w:t>
      </w:r>
      <w:r w:rsidR="006A1790">
        <w:t>WI</w:t>
      </w:r>
      <w:del w:id="7" w:author="Greg Landry" w:date="2017-03-01T14:47:00Z">
        <w:r w:rsidR="006A1790" w:rsidDel="005A1AAF">
          <w:delText>-</w:delText>
        </w:r>
      </w:del>
      <w:r w:rsidR="006A1790">
        <w:t>FI</w:t>
      </w:r>
      <w:r w:rsidR="0052656A">
        <w:t xml:space="preserve">_CONFIG_DCT_H := </w:t>
      </w:r>
      <w:ins w:id="8" w:author="Greg Landry" w:date="2017-03-01T14:47:00Z">
        <w:r w:rsidR="005A1AAF">
          <w:t>wifi</w:t>
        </w:r>
      </w:ins>
      <w:del w:id="9" w:author="Greg Landry" w:date="2017-03-01T14:47:00Z">
        <w:r w:rsidR="006A1790" w:rsidDel="005A1AAF">
          <w:delText>Wi-Fi</w:delText>
        </w:r>
      </w:del>
      <w:r w:rsidR="0052656A">
        <w:t>_config_dct.h” to the makefile</w:t>
      </w:r>
      <w:r w:rsidR="00E163E1">
        <w:t xml:space="preserve"> so that the </w:t>
      </w:r>
      <w:r w:rsidR="002D464D">
        <w:t>your custom</w:t>
      </w:r>
      <w:r w:rsidR="009B1B0F">
        <w:t xml:space="preserve"> </w:t>
      </w:r>
      <w:r w:rsidR="00E163E1">
        <w:t xml:space="preserve">DCT </w:t>
      </w:r>
      <w:r w:rsidR="009B1B0F">
        <w:t>is built</w:t>
      </w:r>
      <w:r w:rsidR="0052656A">
        <w:t>.</w:t>
      </w:r>
      <w:ins w:id="10" w:author="Greg Landry" w:date="2017-04-03T15:48:00Z">
        <w:r w:rsidR="00EB5EE0">
          <w:t xml:space="preserve"> </w:t>
        </w:r>
      </w:ins>
    </w:p>
    <w:p w14:paraId="2076C550" w14:textId="6CCC8CF3" w:rsidR="00BE21AE" w:rsidRDefault="004504F0" w:rsidP="00A061C4">
      <w:pPr>
        <w:keepNext/>
        <w:rPr>
          <w:b/>
          <w:u w:val="single"/>
        </w:rPr>
      </w:pPr>
      <w:r>
        <w:t xml:space="preserve"> </w:t>
      </w:r>
      <w:r w:rsidRPr="004504F0">
        <w:rPr>
          <w:b/>
          <w:u w:val="single"/>
        </w:rPr>
        <w:t>You can get a template for the file in the directory “include/default_</w:t>
      </w:r>
      <w:ins w:id="11" w:author="Greg Landry" w:date="2017-03-01T14:47:00Z">
        <w:r w:rsidR="005A1AAF">
          <w:rPr>
            <w:b/>
            <w:u w:val="single"/>
          </w:rPr>
          <w:t>wifi</w:t>
        </w:r>
      </w:ins>
      <w:del w:id="12" w:author="Greg Landry" w:date="2017-03-01T14:47:00Z">
        <w:r w:rsidR="006A1790" w:rsidDel="005A1AAF">
          <w:rPr>
            <w:b/>
            <w:u w:val="single"/>
          </w:rPr>
          <w:delText>Wi-Fi</w:delText>
        </w:r>
      </w:del>
      <w:r w:rsidR="00E703B2">
        <w:rPr>
          <w:b/>
          <w:u w:val="single"/>
        </w:rPr>
        <w:t>_</w:t>
      </w:r>
      <w:r w:rsidRPr="004504F0">
        <w:rPr>
          <w:b/>
          <w:u w:val="single"/>
        </w:rPr>
        <w:t>config_dct.h”</w:t>
      </w:r>
      <w:ins w:id="13" w:author="Greg Landry" w:date="2017-04-03T15:49:00Z">
        <w:r w:rsidR="00EB5EE0">
          <w:rPr>
            <w:b/>
            <w:u w:val="single"/>
          </w:rPr>
          <w:t xml:space="preserve">. </w:t>
        </w:r>
        <w:r w:rsidR="00EB5EE0">
          <w:t>Note that the name of the file is hard-coded in most projects to be “wifi_config_dct.h” so you must rename it.</w:t>
        </w:r>
      </w:ins>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4048" cy="3249820"/>
                    </a:xfrm>
                    <a:prstGeom prst="rect">
                      <a:avLst/>
                    </a:prstGeom>
                  </pic:spPr>
                </pic:pic>
              </a:graphicData>
            </a:graphic>
          </wp:inline>
        </w:drawing>
      </w:r>
    </w:p>
    <w:p w14:paraId="5DF34394" w14:textId="1E5EB9C8"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 xml:space="preserve">For the purposes of this chapter we will only be a CLIENT so you will only need to touch </w:t>
      </w:r>
      <w:r w:rsidR="008B356F">
        <w:t>17</w:t>
      </w:r>
      <w:r w:rsidR="005A3F22">
        <w:t>-23.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902" cy="2963316"/>
                    </a:xfrm>
                    <a:prstGeom prst="rect">
                      <a:avLst/>
                    </a:prstGeom>
                  </pic:spPr>
                </pic:pic>
              </a:graphicData>
            </a:graphic>
          </wp:inline>
        </w:drawing>
      </w:r>
    </w:p>
    <w:p w14:paraId="21992F1E" w14:textId="09549351" w:rsidR="00134B2C" w:rsidRDefault="00134B2C" w:rsidP="00571C91">
      <w:pPr>
        <w:rPr>
          <w:ins w:id="14" w:author="Greg Landry" w:date="2017-04-03T15:46:00Z"/>
        </w:rPr>
      </w:pPr>
      <w:ins w:id="15" w:author="Greg Landry" w:date="2017-04-03T15:47:00Z">
        <w:r>
          <w:t>You can see from the figure above that WICED supports just about any type of Wi-Fi security you can think of.</w:t>
        </w:r>
      </w:ins>
    </w:p>
    <w:p w14:paraId="1288A1BB" w14:textId="7F236692" w:rsidR="00EB5EE0" w:rsidRDefault="00EB5EE0" w:rsidP="00571C91">
      <w:pPr>
        <w:rPr>
          <w:ins w:id="16" w:author="Greg Landry" w:date="2017-04-03T15:47:00Z"/>
        </w:rPr>
      </w:pPr>
      <w:ins w:id="17" w:author="Greg Landry" w:date="2017-04-03T15:47:00Z">
        <w:r>
          <w:t xml:space="preserve">All of the DCT information is mapped into </w:t>
        </w:r>
      </w:ins>
      <w:ins w:id="18" w:author="Greg Landry" w:date="2017-04-03T15:49:00Z">
        <w:r w:rsidR="00384B32">
          <w:t>flash</w:t>
        </w:r>
      </w:ins>
      <w:ins w:id="19" w:author="Greg Landry" w:date="2017-04-03T15:47:00Z">
        <w:r>
          <w:t xml:space="preserve"> by the WICED SDK. </w:t>
        </w:r>
      </w:ins>
      <w:ins w:id="20" w:author="Greg Landry" w:date="2017-04-03T15:48:00Z">
        <w:r>
          <w:t xml:space="preserve">Typically you won’t need to know about it since you just choose your settings in the </w:t>
        </w:r>
      </w:ins>
      <w:ins w:id="21" w:author="Greg Landry" w:date="2017-04-03T15:49:00Z">
        <w:r w:rsidR="00384B32">
          <w:t>wiced_config</w:t>
        </w:r>
      </w:ins>
      <w:ins w:id="22" w:author="Greg Landry" w:date="2017-04-03T15:50:00Z">
        <w:r w:rsidR="00384B32">
          <w:t>_dsct</w:t>
        </w:r>
      </w:ins>
      <w:ins w:id="23" w:author="Greg Landry" w:date="2017-04-03T15:49:00Z">
        <w:r w:rsidR="00384B32">
          <w:t>.h file</w:t>
        </w:r>
      </w:ins>
      <w:ins w:id="24" w:author="Greg Landry" w:date="2017-04-03T15:50:00Z">
        <w:r w:rsidR="00384B32">
          <w:t>, but if you want to read/modify some of the DCT settings from the firmware</w:t>
        </w:r>
      </w:ins>
      <w:ins w:id="25" w:author="Greg Landry" w:date="2017-04-03T15:49:00Z">
        <w:r w:rsidR="00384B32">
          <w:t xml:space="preserve"> </w:t>
        </w:r>
      </w:ins>
      <w:ins w:id="26" w:author="Greg Landry" w:date="2017-04-03T15:50:00Z">
        <w:r w:rsidR="00384B32">
          <w:t>you will need to understand how the values are stored in flash.</w:t>
        </w:r>
      </w:ins>
    </w:p>
    <w:p w14:paraId="7637CA26" w14:textId="00C66BB5" w:rsidR="00571C91" w:rsidRDefault="00E536DD" w:rsidP="00571C91">
      <w:r>
        <w:t xml:space="preserve">The WICED </w:t>
      </w:r>
      <w:r w:rsidR="00571C91">
        <w:t xml:space="preserve">SDK provides </w:t>
      </w:r>
      <w:r w:rsidR="00F84E4A">
        <w:t xml:space="preserve">a </w:t>
      </w:r>
      <w:r w:rsidR="00C25497">
        <w:t xml:space="preserve">predefined </w:t>
      </w:r>
      <w:r w:rsidR="00F84E4A">
        <w:t xml:space="preserve">structure </w:t>
      </w:r>
      <w:ins w:id="27" w:author="Greg Landry" w:date="2017-04-03T15:51:00Z">
        <w:r w:rsidR="00384B32">
          <w:t xml:space="preserve">for the </w:t>
        </w:r>
      </w:ins>
      <w:del w:id="28" w:author="Greg Landry" w:date="2017-04-03T15:51:00Z">
        <w:r w:rsidR="00F84E4A" w:rsidDel="00384B32">
          <w:delText xml:space="preserve">that maps to the </w:delText>
        </w:r>
      </w:del>
      <w:r w:rsidR="00F84E4A">
        <w:t xml:space="preserve">DCT </w:t>
      </w:r>
      <w:ins w:id="29" w:author="Greg Landry" w:date="2017-04-03T15:51:00Z">
        <w:r w:rsidR="00384B32">
          <w:t xml:space="preserve">mapping </w:t>
        </w:r>
      </w:ins>
      <w:del w:id="30" w:author="Greg Landry" w:date="2017-04-03T15:51:00Z">
        <w:r w:rsidR="00F84E4A" w:rsidDel="00384B32">
          <w:delText>in flash (</w:delText>
        </w:r>
      </w:del>
      <w:r w:rsidR="00F84E4A">
        <w:t>in the file platform_dct.h</w:t>
      </w:r>
      <w:r w:rsidR="00E8269F">
        <w:t xml:space="preserve"> which can be found in the WICED/platform/include folder</w:t>
      </w:r>
      <w:r w:rsidR="00F84E4A">
        <w:t>)</w:t>
      </w:r>
      <w:r w:rsidR="00876DFB">
        <w:t>.</w:t>
      </w:r>
    </w:p>
    <w:p w14:paraId="08155229" w14:textId="2DE95914" w:rsidR="00F84E4A" w:rsidRDefault="00F84E4A">
      <w:pPr>
        <w:jc w:val="center"/>
        <w:pPrChange w:id="31" w:author="Greg Landry" w:date="2017-04-03T15:51:00Z">
          <w:pPr/>
        </w:pPrChange>
      </w:pPr>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4DBEC290" w:rsidR="00F84E4A" w:rsidRDefault="00F84E4A" w:rsidP="00571C91">
      <w:r>
        <w:t>As you can see from the table above, the DCT is divided into section</w:t>
      </w:r>
      <w:r w:rsidR="00CB4DBA">
        <w:t>s</w:t>
      </w:r>
      <w:ins w:id="32" w:author="Greg Landry" w:date="2017-04-03T15:53:00Z">
        <w:r w:rsidR="00384B32">
          <w:t>. As an example,</w:t>
        </w:r>
      </w:ins>
      <w:del w:id="33" w:author="Greg Landry" w:date="2017-04-03T15:53:00Z">
        <w:r w:rsidDel="00384B32">
          <w:delText xml:space="preserve"> e.g.</w:delText>
        </w:r>
      </w:del>
      <w:ins w:id="34" w:author="Greg Landry" w:date="2017-04-03T15:53:00Z">
        <w:r w:rsidR="00384B32">
          <w:t xml:space="preserve"> </w:t>
        </w:r>
      </w:ins>
      <w:ins w:id="35" w:author="Greg Landry" w:date="2017-04-03T15:54:00Z">
        <w:r w:rsidR="001D531A">
          <w:t>w</w:t>
        </w:r>
      </w:ins>
      <w:ins w:id="36" w:author="Greg Landry" w:date="2017-04-03T15:55:00Z">
        <w:r w:rsidR="001D531A">
          <w:t>ifi_config</w:t>
        </w:r>
      </w:ins>
      <w:ins w:id="37" w:author="Greg Landry" w:date="2017-04-03T15:54:00Z">
        <w:r w:rsidR="00384B32">
          <w:t xml:space="preserve"> is a structure of type </w:t>
        </w:r>
      </w:ins>
      <w:del w:id="38" w:author="Greg Landry" w:date="2017-04-03T15:53:00Z">
        <w:r w:rsidDel="00384B32">
          <w:delText xml:space="preserve"> </w:delText>
        </w:r>
      </w:del>
      <w:r w:rsidR="00CB4DBA">
        <w:t>platform_dct_</w:t>
      </w:r>
      <w:ins w:id="39" w:author="Greg Landry" w:date="2017-03-01T14:48:00Z">
        <w:r w:rsidR="005A1AAF">
          <w:t>wifi</w:t>
        </w:r>
      </w:ins>
      <w:del w:id="40" w:author="Greg Landry" w:date="2017-03-01T14:48:00Z">
        <w:r w:rsidR="006A1790" w:rsidDel="005A1AAF">
          <w:delText>Wi-F</w:delText>
        </w:r>
      </w:del>
      <w:del w:id="41" w:author="Greg Landry" w:date="2017-03-01T14:47:00Z">
        <w:r w:rsidR="006A1790" w:rsidDel="005A1AAF">
          <w:delText>i</w:delText>
        </w:r>
      </w:del>
      <w:r w:rsidR="00CB4DBA">
        <w:t xml:space="preserve">_config_t </w:t>
      </w:r>
      <w:ins w:id="42" w:author="Greg Landry" w:date="2017-04-03T15:54:00Z">
        <w:r w:rsidR="001D531A">
          <w:t xml:space="preserve">that </w:t>
        </w:r>
      </w:ins>
      <w:r w:rsidR="00CB4DBA">
        <w:t xml:space="preserve">contains information about the </w:t>
      </w:r>
      <w:r w:rsidR="006A1790">
        <w:t>Wi-Fi</w:t>
      </w:r>
      <w:r w:rsidR="00CB4DBA">
        <w:t xml:space="preserve"> configuration including the known access points.</w:t>
      </w:r>
      <w:ins w:id="43" w:author="Greg Landry" w:date="2017-04-03T15:51:00Z">
        <w:r w:rsidR="00384B32">
          <w:t xml:space="preserve"> If </w:t>
        </w:r>
      </w:ins>
      <w:ins w:id="44" w:author="Greg Landry" w:date="2017-04-03T15:54:00Z">
        <w:r w:rsidR="001D531A">
          <w:t>you</w:t>
        </w:r>
      </w:ins>
      <w:ins w:id="45" w:author="Greg Landry" w:date="2017-04-03T15:51:00Z">
        <w:r w:rsidR="00384B32">
          <w:t xml:space="preserve"> right click and </w:t>
        </w:r>
      </w:ins>
      <w:ins w:id="46" w:author="Greg Landry" w:date="2017-04-03T15:52:00Z">
        <w:r w:rsidR="00384B32">
          <w:t xml:space="preserve">do </w:t>
        </w:r>
      </w:ins>
      <w:ins w:id="47" w:author="Greg Landry" w:date="2017-04-03T15:51:00Z">
        <w:r w:rsidR="001D531A">
          <w:t>Open D</w:t>
        </w:r>
        <w:r w:rsidR="00384B32">
          <w:t xml:space="preserve">eclaration on platform_dct_wifi_config_t </w:t>
        </w:r>
      </w:ins>
      <w:ins w:id="48" w:author="Greg Landry" w:date="2017-04-03T15:54:00Z">
        <w:r w:rsidR="001D531A">
          <w:t>you</w:t>
        </w:r>
      </w:ins>
      <w:ins w:id="49" w:author="Greg Landry" w:date="2017-04-03T15:51:00Z">
        <w:r w:rsidR="00384B32">
          <w:t xml:space="preserve"> will see:</w:t>
        </w:r>
      </w:ins>
    </w:p>
    <w:p w14:paraId="19F8A3FB" w14:textId="2DB0885A" w:rsidR="00CB4DBA" w:rsidRDefault="00CB4DBA">
      <w:pPr>
        <w:jc w:val="center"/>
        <w:pPrChange w:id="50" w:author="Greg Landry" w:date="2017-04-03T15:51:00Z">
          <w:pPr/>
        </w:pPrChange>
      </w:pPr>
      <w:r>
        <w:rPr>
          <w:noProof/>
        </w:rPr>
        <w:lastRenderedPageBreak/>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6E75E4EA" w:rsidR="004810DF" w:rsidRDefault="004810DF" w:rsidP="00571C91">
      <w:r>
        <w:t xml:space="preserve">The </w:t>
      </w:r>
      <w:ins w:id="51" w:author="Greg Landry" w:date="2017-04-03T15:52:00Z">
        <w:r w:rsidR="00384B32">
          <w:t xml:space="preserve">second </w:t>
        </w:r>
      </w:ins>
      <w:r>
        <w:t>entry “</w:t>
      </w:r>
      <w:r w:rsidR="00B872A2">
        <w:t>stored_ap_list” is an array</w:t>
      </w:r>
      <w:r>
        <w:t xml:space="preserve"> </w:t>
      </w:r>
      <w:r w:rsidR="00B872A2">
        <w:t xml:space="preserve">of type “wiced_config_ap_entry_t”. The first element (i.e. index 0) of this array contains information for the access point that the STA connects to as a client. </w:t>
      </w:r>
      <w:del w:id="52" w:author="Greg Landry" w:date="2017-04-03T15:52:00Z">
        <w:r w:rsidR="00B872A2" w:rsidDel="00384B32">
          <w:delText xml:space="preserve">That </w:delText>
        </w:r>
      </w:del>
      <w:ins w:id="53" w:author="Greg Landry" w:date="2017-04-03T15:52:00Z">
        <w:r w:rsidR="00384B32">
          <w:t xml:space="preserve">If you right click on wiced_config_ap_entry_t and </w:t>
        </w:r>
      </w:ins>
      <w:ins w:id="54" w:author="Greg Landry" w:date="2017-04-03T15:53:00Z">
        <w:r w:rsidR="00384B32">
          <w:t xml:space="preserve">do </w:t>
        </w:r>
      </w:ins>
      <w:ins w:id="55" w:author="Greg Landry" w:date="2017-04-03T15:52:00Z">
        <w:r w:rsidR="001D531A">
          <w:t>Open D</w:t>
        </w:r>
        <w:r w:rsidR="00384B32">
          <w:t>eclaration, you will see</w:t>
        </w:r>
      </w:ins>
      <w:del w:id="56" w:author="Greg Landry" w:date="2017-04-03T15:52:00Z">
        <w:r w:rsidR="00B872A2" w:rsidDel="00384B32">
          <w:delText>structure looks like this</w:delText>
        </w:r>
      </w:del>
      <w:r w:rsidR="00B872A2">
        <w:t>:</w:t>
      </w:r>
    </w:p>
    <w:p w14:paraId="73432F7C" w14:textId="4032BD40" w:rsidR="00B872A2" w:rsidRDefault="00B872A2">
      <w:pPr>
        <w:jc w:val="center"/>
        <w:pPrChange w:id="57" w:author="Greg Landry" w:date="2017-04-03T15:51:00Z">
          <w:pPr/>
        </w:pPrChange>
      </w:pPr>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2700" cy="749457"/>
                    </a:xfrm>
                    <a:prstGeom prst="rect">
                      <a:avLst/>
                    </a:prstGeom>
                  </pic:spPr>
                </pic:pic>
              </a:graphicData>
            </a:graphic>
          </wp:inline>
        </w:drawing>
      </w:r>
    </w:p>
    <w:p w14:paraId="2E4F91D9" w14:textId="197C3FBD" w:rsidR="00B872A2" w:rsidRDefault="00F4386A" w:rsidP="00571C91">
      <w:r>
        <w:t>T</w:t>
      </w:r>
      <w:r w:rsidR="00B872A2">
        <w:t xml:space="preserve">he first entry in this structure </w:t>
      </w:r>
      <w:r>
        <w:t>(</w:t>
      </w:r>
      <w:ins w:id="58" w:author="Greg Landry" w:date="2017-04-03T15:56:00Z">
        <w:r w:rsidR="001D531A">
          <w:t xml:space="preserve">details, which is a structure of type </w:t>
        </w:r>
      </w:ins>
      <w:r>
        <w:t xml:space="preserve">wiced_ap_info_t) </w:t>
      </w:r>
      <w:r w:rsidR="00B872A2">
        <w:t>contains details of the access point that the client will connect to</w:t>
      </w:r>
      <w:ins w:id="59" w:author="Greg Landry" w:date="2017-04-03T15:56:00Z">
        <w:r w:rsidR="001D531A">
          <w:t>. If you rght click on wiced_ap_info_t and do Open Declaration, you will see:</w:t>
        </w:r>
      </w:ins>
      <w:del w:id="60" w:author="Greg Landry" w:date="2017-04-03T15:56:00Z">
        <w:r w:rsidR="00B872A2" w:rsidDel="001D531A">
          <w:delText>:</w:delText>
        </w:r>
      </w:del>
    </w:p>
    <w:p w14:paraId="527F5F22" w14:textId="19A51533" w:rsidR="00B872A2" w:rsidRDefault="00B872A2">
      <w:pPr>
        <w:jc w:val="center"/>
        <w:pPrChange w:id="61" w:author="Greg Landry" w:date="2017-04-03T15:51:00Z">
          <w:pPr/>
        </w:pPrChange>
      </w:pPr>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39850"/>
                    </a:xfrm>
                    <a:prstGeom prst="rect">
                      <a:avLst/>
                    </a:prstGeom>
                  </pic:spPr>
                </pic:pic>
              </a:graphicData>
            </a:graphic>
          </wp:inline>
        </w:drawing>
      </w:r>
    </w:p>
    <w:p w14:paraId="6D775BCA" w14:textId="69235CBD" w:rsidR="00F4386A" w:rsidRDefault="00F4386A" w:rsidP="00571C91">
      <w:del w:id="62" w:author="Greg Landry" w:date="2017-04-03T15:57:00Z">
        <w:r w:rsidDel="002A0B4C">
          <w:delText xml:space="preserve">Finally, </w:delText>
        </w:r>
        <w:r w:rsidR="00DA0509" w:rsidDel="002A0B4C">
          <w:delText>m</w:delText>
        </w:r>
      </w:del>
      <w:ins w:id="63" w:author="Greg Landry" w:date="2017-04-03T15:57:00Z">
        <w:r w:rsidR="002A0B4C">
          <w:t>M</w:t>
        </w:r>
      </w:ins>
      <w:r w:rsidR="00DA0509">
        <w:t>any</w:t>
      </w:r>
      <w:r>
        <w:t xml:space="preserve"> of the entries in this structure are also structures. </w:t>
      </w:r>
      <w:del w:id="64" w:author="Greg Landry" w:date="2017-04-03T15:57:00Z">
        <w:r w:rsidDel="002A0B4C">
          <w:delText>See the definition of</w:delText>
        </w:r>
      </w:del>
      <w:ins w:id="65" w:author="Greg Landry" w:date="2017-04-03T15:57:00Z">
        <w:r w:rsidR="002A0B4C">
          <w:t>You can explore</w:t>
        </w:r>
      </w:ins>
      <w:r>
        <w:t xml:space="preserve"> each </w:t>
      </w:r>
      <w:ins w:id="66" w:author="Greg Landry" w:date="2017-04-03T15:57:00Z">
        <w:r w:rsidR="002A0B4C">
          <w:t xml:space="preserve">of the </w:t>
        </w:r>
      </w:ins>
      <w:r>
        <w:t>individual structure</w:t>
      </w:r>
      <w:ins w:id="67" w:author="Greg Landry" w:date="2017-04-03T15:57:00Z">
        <w:r w:rsidR="002A0B4C">
          <w:t>s</w:t>
        </w:r>
      </w:ins>
      <w:r>
        <w:t xml:space="preserve"> to see what values </w:t>
      </w:r>
      <w:ins w:id="68" w:author="Greg Landry" w:date="2017-04-03T15:57:00Z">
        <w:r w:rsidR="002A0B4C">
          <w:t>they</w:t>
        </w:r>
      </w:ins>
      <w:del w:id="69" w:author="Greg Landry" w:date="2017-04-03T15:57:00Z">
        <w:r w:rsidDel="002A0B4C">
          <w:delText>it</w:delText>
        </w:r>
      </w:del>
      <w:r>
        <w:t xml:space="preserve"> contain</w:t>
      </w:r>
      <w:del w:id="70" w:author="Greg Landry" w:date="2017-04-03T15:57:00Z">
        <w:r w:rsidDel="002A0B4C">
          <w:delText>s</w:delText>
        </w:r>
      </w:del>
      <w:r>
        <w:t>.</w:t>
      </w:r>
    </w:p>
    <w:p w14:paraId="0C4A9228" w14:textId="25A006CB"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t>
      </w:r>
      <w:r w:rsidRPr="00963C1C">
        <w:rPr>
          <w:i/>
        </w:rPr>
        <w:t>wiced_dct_read_lock</w:t>
      </w:r>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r w:rsidR="006B0832" w:rsidRPr="00EE27F2">
        <w:rPr>
          <w:i/>
        </w:rPr>
        <w:t>wiced_dct_write</w:t>
      </w:r>
      <w:r w:rsidR="00EE27F2" w:rsidRPr="00EE27F2">
        <w:rPr>
          <w:i/>
        </w:rPr>
        <w:t>()</w:t>
      </w:r>
      <w:r w:rsidR="006B0832">
        <w:t>.</w:t>
      </w:r>
    </w:p>
    <w:p w14:paraId="1247FA99" w14:textId="0244E51F" w:rsidR="006B0832" w:rsidRDefault="0077590E" w:rsidP="00571C91">
      <w:r>
        <w:t xml:space="preserve">You provide the </w:t>
      </w:r>
      <w:r w:rsidRPr="00FC5113">
        <w:rPr>
          <w:i/>
        </w:rPr>
        <w:t>wiced_dct_read_lock</w:t>
      </w:r>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r w:rsidR="006B0832" w:rsidRPr="004665E3">
        <w:rPr>
          <w:i/>
        </w:rPr>
        <w:t>wiced_dct_read_lock</w:t>
      </w:r>
      <w:r w:rsidR="004665E3" w:rsidRPr="004665E3">
        <w:rPr>
          <w:i/>
        </w:rPr>
        <w:t>()</w:t>
      </w:r>
      <w:r w:rsidR="006B0832">
        <w:t xml:space="preserve"> function). For example, if you want to read the DCT_</w:t>
      </w:r>
      <w:r w:rsidR="00F67D55">
        <w:t>WI</w:t>
      </w:r>
      <w:r w:rsidR="006A1790">
        <w:t>FI</w:t>
      </w:r>
      <w:r w:rsidR="006B0832">
        <w:t>_CONFIG_SECTION, then the pointer type would be platform_dct_</w:t>
      </w:r>
      <w:ins w:id="71" w:author="Greg Landry" w:date="2017-03-01T14:48:00Z">
        <w:r w:rsidR="005A1AAF">
          <w:t>wifi</w:t>
        </w:r>
      </w:ins>
      <w:del w:id="72" w:author="Greg Landry" w:date="2017-03-01T14:48:00Z">
        <w:r w:rsidR="006A1790" w:rsidDel="005A1AAF">
          <w:delText>Wi-Fi</w:delText>
        </w:r>
      </w:del>
      <w:r w:rsidR="006B0832">
        <w:t>_config</w:t>
      </w:r>
      <w:ins w:id="73" w:author="Greg Landry" w:date="2017-04-03T15:59:00Z">
        <w:r w:rsidR="000518AE">
          <w:t>_t</w:t>
        </w:r>
      </w:ins>
      <w:r w:rsidR="006B0832">
        <w:t>.</w:t>
      </w:r>
    </w:p>
    <w:p w14:paraId="378C0C20" w14:textId="599BB323" w:rsidR="00263501" w:rsidRDefault="00263501" w:rsidP="00571C91">
      <w:r>
        <w:t>You can find the list of section names in the wiced_dct_common.h file which is located in WICED/platform/MCU. Here are the sections available:</w:t>
      </w:r>
    </w:p>
    <w:p w14:paraId="77FE734B" w14:textId="7B72E940" w:rsidR="00263501" w:rsidRDefault="00263501" w:rsidP="00263501">
      <w:pPr>
        <w:jc w:val="center"/>
      </w:pPr>
      <w:r>
        <w:rPr>
          <w:noProof/>
        </w:rPr>
        <w:lastRenderedPageBreak/>
        <w:drawing>
          <wp:inline distT="0" distB="0" distL="0" distR="0" wp14:anchorId="026B29F3" wp14:editId="7CCE4186">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3600" cy="1738714"/>
                    </a:xfrm>
                    <a:prstGeom prst="rect">
                      <a:avLst/>
                    </a:prstGeom>
                  </pic:spPr>
                </pic:pic>
              </a:graphicData>
            </a:graphic>
          </wp:inline>
        </w:drawing>
      </w:r>
    </w:p>
    <w:p w14:paraId="08CAA9D9" w14:textId="3360A47A" w:rsidR="00214DAA" w:rsidRDefault="00CB4DBA" w:rsidP="00571C91">
      <w:r>
        <w:t>When you are done with the RAM copy of the DCT you need to free it by calling the f</w:t>
      </w:r>
      <w:r w:rsidR="00214DAA">
        <w:t xml:space="preserve">unction </w:t>
      </w:r>
      <w:r w:rsidR="00214DAA" w:rsidRPr="008E5276">
        <w:rPr>
          <w:i/>
        </w:rPr>
        <w:t>wiced_dct_read_unlock</w:t>
      </w:r>
      <w:r w:rsidR="008E5276" w:rsidRPr="008E5276">
        <w:rPr>
          <w:i/>
        </w:rPr>
        <w:t>()</w:t>
      </w:r>
      <w:r w:rsidR="00214DAA">
        <w:t xml:space="preserve">. </w:t>
      </w:r>
    </w:p>
    <w:p w14:paraId="72D27FB8" w14:textId="11D15AE9" w:rsidR="00CB4DBA" w:rsidRDefault="00CB4DBA" w:rsidP="00571C91">
      <w:r>
        <w:t>If the flash is “internal” and directly acce</w:t>
      </w:r>
      <w:r w:rsidR="00214DAA">
        <w:t xml:space="preserve">ssible by the processor you can call </w:t>
      </w:r>
      <w:r w:rsidRPr="00DA3D45">
        <w:rPr>
          <w:i/>
        </w:rPr>
        <w:t>wiced_dct_read_lock</w:t>
      </w:r>
      <w:r w:rsidR="00DA3D45" w:rsidRPr="00DA3D45">
        <w:rPr>
          <w:i/>
        </w:rPr>
        <w:t>()</w:t>
      </w:r>
      <w:r>
        <w:t xml:space="preserve"> with the writable parameter set to false</w:t>
      </w:r>
      <w:ins w:id="74" w:author="Greg Landry" w:date="2017-04-03T15:58:00Z">
        <w:r w:rsidR="004D5DC9">
          <w:t>,</w:t>
        </w:r>
      </w:ins>
      <w:r>
        <w:t xml:space="preserve"> in which case the </w:t>
      </w:r>
      <w:r w:rsidRPr="00B17040">
        <w:rPr>
          <w:i/>
        </w:rPr>
        <w:t>wiced_dct_read_lock</w:t>
      </w:r>
      <w:r w:rsidR="00B17040" w:rsidRPr="00B17040">
        <w:rPr>
          <w:i/>
        </w:rPr>
        <w:t>()</w:t>
      </w:r>
      <w:r>
        <w:t xml:space="preserve"> will </w:t>
      </w:r>
      <w:r w:rsidR="00214DAA">
        <w:t>give you a pointer to the flash instead of making a copy in RAM.</w:t>
      </w:r>
      <w:r w:rsidR="00292026">
        <w:t xml:space="preserve"> You can only do this if you are only </w:t>
      </w:r>
      <w:ins w:id="75" w:author="Greg Landry" w:date="2017-04-03T15:58:00Z">
        <w:r w:rsidR="004D5DC9">
          <w:t xml:space="preserve">going to </w:t>
        </w:r>
      </w:ins>
      <w:r w:rsidR="00292026">
        <w:t>read</w:t>
      </w:r>
      <w:del w:id="76" w:author="Greg Landry" w:date="2017-04-03T15:58:00Z">
        <w:r w:rsidR="00292026" w:rsidDel="004D5DC9">
          <w:delText>ing</w:delText>
        </w:r>
      </w:del>
      <w:r w:rsidR="00292026">
        <w:t xml:space="preserve"> the DCT. That is, if you want to be able to write to the DCT, the writable parameter must be set to true.</w:t>
      </w:r>
    </w:p>
    <w:p w14:paraId="23905053" w14:textId="55B3EE89" w:rsidR="00CB4DBA" w:rsidRDefault="00CB4DBA" w:rsidP="006B0832">
      <w:pPr>
        <w:keepNext/>
      </w:pPr>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E1E636C">
            <wp:extent cx="5865874" cy="2818029"/>
            <wp:effectExtent l="0" t="0" r="1905"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r w:rsidR="00A03067" w:rsidRPr="007D2036">
        <w:rPr>
          <w:i/>
        </w:rPr>
        <w:t>wiced_network_up</w:t>
      </w:r>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64590"/>
                    </a:xfrm>
                    <a:prstGeom prst="rect">
                      <a:avLst/>
                    </a:prstGeom>
                  </pic:spPr>
                </pic:pic>
              </a:graphicData>
            </a:graphic>
          </wp:inline>
        </w:drawing>
      </w:r>
    </w:p>
    <w:p w14:paraId="525C90A7" w14:textId="3B59370E" w:rsidR="00B94B9A" w:rsidRDefault="009958AA" w:rsidP="00B94B9A">
      <w:ins w:id="77" w:author="Greg Landry" w:date="2017-04-03T15:59:00Z">
        <w:r>
          <w:t xml:space="preserve">The parameter </w:t>
        </w:r>
      </w:ins>
      <w:r w:rsidR="00B94B9A">
        <w:t xml:space="preserve">wiced_interface_t specifies which network interface to use.  The WICED-SDK supports the ability to use multiple networks at the same time e.g. </w:t>
      </w:r>
      <w:r w:rsidR="006A1790">
        <w:t>Wi-Fi</w:t>
      </w:r>
      <w:r w:rsidR="00B94B9A">
        <w:t xml:space="preserve"> &amp; Ethernet.  To find the definition</w:t>
      </w:r>
      <w:r w:rsidR="00016BAD">
        <w:t>,</w:t>
      </w:r>
      <w:r w:rsidR="00B94B9A">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rsidR="00B94B9A">
        <w:t xml:space="preserve"> in the SDK.  For the purposes of this class we will always use the WICED_STA_INTERFACE, meaning we are always going to be a station</w:t>
      </w:r>
      <w:r w:rsidR="00335220">
        <w:t xml:space="preserve"> (i.e. client)</w:t>
      </w:r>
      <w:r w:rsidR="00016BAD">
        <w:t>,</w:t>
      </w:r>
      <w:r w:rsidR="00B94B9A">
        <w:t xml:space="preserve"> never</w:t>
      </w:r>
      <w:r w:rsidR="00527F09">
        <w:t xml:space="preserve"> an access point.</w:t>
      </w:r>
      <w:r w:rsidR="00B94B9A">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r w:rsidRPr="00471911">
        <w:rPr>
          <w:i/>
        </w:rPr>
        <w:t>wiced_network_up</w:t>
      </w:r>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6828" cy="780468"/>
                    </a:xfrm>
                    <a:prstGeom prst="rect">
                      <a:avLst/>
                    </a:prstGeom>
                  </pic:spPr>
                </pic:pic>
              </a:graphicData>
            </a:graphic>
          </wp:inline>
        </w:drawing>
      </w:r>
    </w:p>
    <w:p w14:paraId="7448924C" w14:textId="77777777" w:rsidR="009958AA" w:rsidRDefault="009958AA" w:rsidP="00B94B9A">
      <w:pPr>
        <w:rPr>
          <w:ins w:id="78" w:author="Greg Landry" w:date="2017-04-03T16:00:00Z"/>
        </w:rPr>
      </w:pPr>
      <w:ins w:id="79" w:author="Greg Landry" w:date="2017-04-03T16:00:00Z">
        <w:r>
          <w:t>If you are using an external DHCP server, then you don</w:t>
        </w:r>
      </w:ins>
      <w:ins w:id="80" w:author="Greg Landry" w:date="2017-04-03T16:01:00Z">
        <w:r>
          <w:t>’t need to specify the ip_settings. In that case,</w:t>
        </w:r>
      </w:ins>
      <w:ins w:id="81" w:author="Greg Landry" w:date="2017-04-03T16:00:00Z">
        <w:r>
          <w:t xml:space="preserve"> just </w:t>
        </w:r>
      </w:ins>
      <w:ins w:id="82" w:author="Greg Landry" w:date="2017-04-03T16:01:00Z">
        <w:r>
          <w:t>use</w:t>
        </w:r>
      </w:ins>
      <w:ins w:id="83" w:author="Greg Landry" w:date="2017-04-03T16:00:00Z">
        <w:r>
          <w:t xml:space="preserve"> NULL for the third parameter.</w:t>
        </w:r>
      </w:ins>
    </w:p>
    <w:p w14:paraId="5A931764" w14:textId="1640A87E" w:rsidR="00527F09" w:rsidRDefault="00527F09" w:rsidP="00B94B9A">
      <w:r>
        <w:t xml:space="preserve">If </w:t>
      </w:r>
      <w:del w:id="84" w:author="Greg Landry" w:date="2017-04-03T16:01:00Z">
        <w:r w:rsidDel="009958AA">
          <w:delText>you do not use DHCP</w:delText>
        </w:r>
      </w:del>
      <w:ins w:id="85" w:author="Greg Landry" w:date="2017-04-03T16:01:00Z">
        <w:r w:rsidR="009958AA">
          <w:t>you are not using an external DHCP server</w:t>
        </w:r>
      </w:ins>
      <w:r>
        <w:t xml:space="preserve">, you need to </w:t>
      </w:r>
      <w:r w:rsidR="00016BAD">
        <w:t>statically</w:t>
      </w:r>
      <w:r>
        <w:t xml:space="preserve"> specify the IP networking parameters by passing a structure called wiced_ip_setting_t.</w:t>
      </w:r>
      <w:ins w:id="86" w:author="Greg Landry" w:date="2017-04-03T16:01:00Z">
        <w:r w:rsidR="009958AA">
          <w:t xml:space="preserve"> That structure has three elements as can be seen here:</w:t>
        </w:r>
      </w:ins>
      <w:del w:id="87" w:author="Greg Landry" w:date="2017-04-03T16:01:00Z">
        <w:r w:rsidDel="009958AA">
          <w:delText xml:space="preserve"> </w:delText>
        </w:r>
      </w:del>
    </w:p>
    <w:p w14:paraId="0435E9C2" w14:textId="498C9FB9" w:rsidR="00287CCD" w:rsidRDefault="00B94B9A" w:rsidP="00BF567B">
      <w:r w:rsidRPr="00B94B9A">
        <w:rPr>
          <w:noProof/>
        </w:rPr>
        <w:lastRenderedPageBreak/>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4910" cy="966997"/>
                    </a:xfrm>
                    <a:prstGeom prst="rect">
                      <a:avLst/>
                    </a:prstGeom>
                  </pic:spPr>
                </pic:pic>
              </a:graphicData>
            </a:graphic>
          </wp:inline>
        </w:drawing>
      </w:r>
      <w:del w:id="88" w:author="Greg Landry" w:date="2017-04-03T16:02:00Z">
        <w:r w:rsidR="00287CCD" w:rsidDel="009958AA">
          <w:br w:type="page"/>
        </w:r>
      </w:del>
    </w:p>
    <w:p w14:paraId="3861B833" w14:textId="17E45CAA" w:rsidR="00527F09" w:rsidRDefault="00527F09" w:rsidP="00227150">
      <w:pPr>
        <w:pStyle w:val="Heading3"/>
      </w:pPr>
      <w:r>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0050" cy="1947500"/>
                    </a:xfrm>
                    <a:prstGeom prst="rect">
                      <a:avLst/>
                    </a:prstGeom>
                  </pic:spPr>
                </pic:pic>
              </a:graphicData>
            </a:graphic>
          </wp:inline>
        </w:drawing>
      </w:r>
    </w:p>
    <w:p w14:paraId="48F935EA" w14:textId="32D84DA8"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w:t>
      </w:r>
      <w:ins w:id="89" w:author="Greg Landry" w:date="2017-04-03T16:02:00Z">
        <w:r w:rsidR="009958AA">
          <w:t>C</w:t>
        </w:r>
      </w:ins>
      <w:r w:rsidR="00451793">
        <w:t>ESS”.</w:t>
      </w:r>
    </w:p>
    <w:p w14:paraId="33357CB4" w14:textId="2F27EA84" w:rsidR="00287CCD" w:rsidRDefault="001B7697" w:rsidP="00BF567B">
      <w:r w:rsidRPr="001B7697">
        <w:rPr>
          <w:noProof/>
        </w:rPr>
        <w:lastRenderedPageBreak/>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9424" cy="3940128"/>
                    </a:xfrm>
                    <a:prstGeom prst="rect">
                      <a:avLst/>
                    </a:prstGeom>
                  </pic:spPr>
                </pic:pic>
              </a:graphicData>
            </a:graphic>
          </wp:inline>
        </w:drawing>
      </w:r>
      <w:del w:id="90" w:author="Greg Landry" w:date="2017-04-03T16:02:00Z">
        <w:r w:rsidR="00287CCD" w:rsidDel="009958AA">
          <w:br w:type="page"/>
        </w:r>
      </w:del>
    </w:p>
    <w:p w14:paraId="1946A8C8" w14:textId="2CF2079D" w:rsidR="00724B2D" w:rsidRDefault="00724B2D" w:rsidP="00227150">
      <w:pPr>
        <w:pStyle w:val="Heading3"/>
      </w:pPr>
      <w:r>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lastRenderedPageBreak/>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1DE3A2AC" w:rsidR="00287CCD" w:rsidRDefault="00243F05" w:rsidP="00724B2D">
      <w:r>
        <w:t>In add</w:t>
      </w:r>
      <w:r w:rsidR="00872BFF">
        <w:t>ition</w:t>
      </w:r>
      <w:r>
        <w:t>, there is a docume</w:t>
      </w:r>
      <w:r w:rsidR="00F67D55">
        <w:t>nt called WICED-DCT.pdf in the d</w:t>
      </w:r>
      <w:r>
        <w:t>oc directory that includes a discussion of the DCT.</w:t>
      </w:r>
    </w:p>
    <w:p w14:paraId="3725F816" w14:textId="6221331F" w:rsidR="00287CCD" w:rsidDel="009958AA" w:rsidRDefault="00287CCD">
      <w:pPr>
        <w:rPr>
          <w:del w:id="91" w:author="Greg Landry" w:date="2017-04-03T16:03:00Z"/>
        </w:rPr>
      </w:pPr>
      <w:del w:id="92" w:author="Greg Landry" w:date="2017-04-03T16:03:00Z">
        <w:r w:rsidDel="009958AA">
          <w:br w:type="page"/>
        </w:r>
      </w:del>
    </w:p>
    <w:p w14:paraId="1B939F11" w14:textId="77777777" w:rsidR="00C74007" w:rsidRDefault="00C74007" w:rsidP="00227150">
      <w:pPr>
        <w:pStyle w:val="Heading3"/>
      </w:pPr>
      <w:r>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3B8C6A43" w:rsidR="004D5FF5" w:rsidRDefault="00B73473">
      <w:pPr>
        <w:pStyle w:val="Heading3"/>
      </w:pPr>
      <w:r>
        <w:t>01 C</w:t>
      </w:r>
      <w:r w:rsidR="00724B2D">
        <w:t>reate an A</w:t>
      </w:r>
      <w:r>
        <w:t xml:space="preserve">pp that attaches to </w:t>
      </w:r>
      <w:ins w:id="93" w:author="Greg Landry" w:date="2017-05-16T17:08:00Z">
        <w:r w:rsidR="009E27D0">
          <w:t xml:space="preserve">a WPA2 AES PSK </w:t>
        </w:r>
      </w:ins>
      <w:del w:id="94" w:author="Greg Landry" w:date="2017-05-16T17:08:00Z">
        <w:r w:rsidDel="009E27D0">
          <w:delText xml:space="preserve">an open </w:delText>
        </w:r>
      </w:del>
      <w:r>
        <w:t>network</w:t>
      </w:r>
      <w:r w:rsidR="00724B2D">
        <w:t xml:space="preserve">, have </w:t>
      </w:r>
      <w:del w:id="95" w:author="Greg Landry" w:date="2017-04-03T16:03:00Z">
        <w:r w:rsidR="00724B2D" w:rsidDel="009958AA">
          <w:delText xml:space="preserve">the </w:delText>
        </w:r>
        <w:r w:rsidR="000A4367" w:rsidDel="009958AA">
          <w:delText xml:space="preserve">red </w:delText>
        </w:r>
      </w:del>
      <w:r w:rsidR="00724B2D">
        <w:t>LED</w:t>
      </w:r>
      <w:ins w:id="96" w:author="Greg Landry" w:date="2017-04-03T16:03:00Z">
        <w:r w:rsidR="009958AA">
          <w:t>0</w:t>
        </w:r>
      </w:ins>
      <w:r w:rsidR="00724B2D">
        <w:t xml:space="preserve"> blink on failure and </w:t>
      </w:r>
      <w:r w:rsidR="000A4367">
        <w:t xml:space="preserve">have </w:t>
      </w:r>
      <w:del w:id="97" w:author="Greg Landry" w:date="2017-03-06T11:13:00Z">
        <w:r w:rsidR="000A4367" w:rsidDel="00B23174">
          <w:delText xml:space="preserve">the </w:delText>
        </w:r>
      </w:del>
      <w:bookmarkStart w:id="98" w:name="_GoBack"/>
      <w:bookmarkEnd w:id="98"/>
      <w:ins w:id="99" w:author="Greg Landry" w:date="2017-03-06T11:13:00Z">
        <w:del w:id="100" w:author="gjl@cypress.com" w:date="2017-05-30T13:50:00Z">
          <w:r w:rsidR="00B23174" w:rsidDel="0036657B">
            <w:delText xml:space="preserve">an </w:delText>
          </w:r>
        </w:del>
      </w:ins>
      <w:del w:id="101" w:author="Greg Landry" w:date="2017-03-06T11:13:00Z">
        <w:r w:rsidR="00724B2D" w:rsidDel="00B23174">
          <w:delText xml:space="preserve">green </w:delText>
        </w:r>
      </w:del>
      <w:r w:rsidR="000A4367">
        <w:t>LED</w:t>
      </w:r>
      <w:ins w:id="102" w:author="Greg Landry" w:date="2017-04-03T16:03:00Z">
        <w:r w:rsidR="009958AA">
          <w:t>1</w:t>
        </w:r>
      </w:ins>
      <w:r w:rsidR="000A4367">
        <w:t xml:space="preserve"> blink </w:t>
      </w:r>
      <w:r w:rsidR="00724B2D">
        <w:t xml:space="preserve">on </w:t>
      </w:r>
      <w:r w:rsidR="00FA3AE1">
        <w:t>success</w:t>
      </w:r>
    </w:p>
    <w:p w14:paraId="43AE3377" w14:textId="7CDC89FC"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w:t>
      </w:r>
      <w:del w:id="103" w:author="Greg Landry" w:date="2017-05-16T17:08:00Z">
        <w:r w:rsidR="00D83307" w:rsidDel="009E27D0">
          <w:delText>o</w:delText>
        </w:r>
        <w:r w:rsidR="004A39FA" w:rsidDel="009E27D0">
          <w:delText>pen</w:delText>
        </w:r>
        <w:r w:rsidR="001F17DD" w:rsidDel="009E27D0">
          <w:delText xml:space="preserve"> </w:delText>
        </w:r>
      </w:del>
      <w:ins w:id="104" w:author="Greg Landry" w:date="2017-05-16T17:08:00Z">
        <w:r w:rsidR="009E27D0">
          <w:t xml:space="preserve">wpa2 </w:t>
        </w:r>
      </w:ins>
      <w:r w:rsidR="001F17DD">
        <w:t>(or copy a previous project</w:t>
      </w:r>
      <w:del w:id="105" w:author="Greg Landry" w:date="2017-05-16T17:09:00Z">
        <w:r w:rsidR="001F17DD" w:rsidDel="001C180E">
          <w:delText xml:space="preserve"> such as the template</w:delText>
        </w:r>
      </w:del>
      <w:r w:rsidR="001F17DD">
        <w:t>).</w:t>
      </w:r>
    </w:p>
    <w:p w14:paraId="1D501AE1" w14:textId="31DFA161" w:rsidR="00724B2D" w:rsidRDefault="00724B2D" w:rsidP="0081112A">
      <w:pPr>
        <w:pStyle w:val="ListParagraph"/>
        <w:keepNext/>
        <w:numPr>
          <w:ilvl w:val="0"/>
          <w:numId w:val="28"/>
        </w:numPr>
      </w:pPr>
      <w:r>
        <w:t>Copy the template default_</w:t>
      </w:r>
      <w:ins w:id="106" w:author="Greg Landry" w:date="2017-03-01T14:48:00Z">
        <w:r w:rsidR="005A1AAF">
          <w:t>wifi</w:t>
        </w:r>
      </w:ins>
      <w:del w:id="107" w:author="Greg Landry" w:date="2017-03-01T14:48:00Z">
        <w:r w:rsidR="006A1790" w:rsidDel="005A1AAF">
          <w:delText>Wi-Fi</w:delText>
        </w:r>
      </w:del>
      <w:r>
        <w:t xml:space="preserve">_config_dct.h </w:t>
      </w:r>
      <w:r w:rsidR="0050665E">
        <w:t xml:space="preserve">into your application folder (from step 1) </w:t>
      </w:r>
      <w:r>
        <w:t xml:space="preserve">and name it </w:t>
      </w:r>
      <w:ins w:id="108" w:author="Greg Landry" w:date="2017-03-01T14:48:00Z">
        <w:r w:rsidR="005A1AAF">
          <w:t>wifi</w:t>
        </w:r>
      </w:ins>
      <w:del w:id="109" w:author="Greg Landry" w:date="2017-03-01T14:48:00Z">
        <w:r w:rsidR="006A1790" w:rsidDel="005A1AAF">
          <w:delText>Wi-Fi</w:delText>
        </w:r>
      </w:del>
      <w:r>
        <w:t>_config_dct.h</w:t>
      </w:r>
      <w:r w:rsidR="00AF42B5">
        <w:t>.</w:t>
      </w:r>
    </w:p>
    <w:p w14:paraId="6713A56A" w14:textId="162C9822" w:rsidR="00901B95" w:rsidRDefault="00901B95" w:rsidP="00B02432">
      <w:pPr>
        <w:pStyle w:val="ListParagraph"/>
        <w:keepNext/>
        <w:numPr>
          <w:ilvl w:val="1"/>
          <w:numId w:val="28"/>
        </w:numPr>
      </w:pPr>
      <w:r>
        <w:t xml:space="preserve">Hint: Remember it is in the </w:t>
      </w:r>
      <w:del w:id="110" w:author="Greg Landry" w:date="2017-05-16T17:09:00Z">
        <w:r w:rsidDel="006B0AF7">
          <w:delText xml:space="preserve">include </w:delText>
        </w:r>
      </w:del>
      <w:ins w:id="111" w:author="Greg Landry" w:date="2017-05-16T17:09:00Z">
        <w:r w:rsidR="006B0AF7">
          <w:t xml:space="preserve">WICED include </w:t>
        </w:r>
      </w:ins>
      <w:r>
        <w:t>directory.</w:t>
      </w:r>
    </w:p>
    <w:p w14:paraId="4878B801" w14:textId="6B3ED6EF" w:rsidR="00724B2D" w:rsidRDefault="00724B2D" w:rsidP="0081112A">
      <w:pPr>
        <w:pStyle w:val="ListParagraph"/>
        <w:keepNext/>
        <w:numPr>
          <w:ilvl w:val="0"/>
          <w:numId w:val="28"/>
        </w:numPr>
      </w:pPr>
      <w:r>
        <w:t xml:space="preserve">Modify </w:t>
      </w:r>
      <w:ins w:id="112" w:author="Greg Landry" w:date="2017-03-01T14:49:00Z">
        <w:r w:rsidR="005A1AAF">
          <w:t>wifi</w:t>
        </w:r>
      </w:ins>
      <w:del w:id="113" w:author="Greg Landry" w:date="2017-03-01T14:49:00Z">
        <w:r w:rsidR="006A1790" w:rsidDel="005A1AAF">
          <w:delText>Wi-Fi</w:delText>
        </w:r>
      </w:del>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B950341"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del w:id="114" w:author="Greg Landry" w:date="2017-03-01T14:49:00Z">
        <w:r w:rsidR="001E3FE3" w:rsidDel="005A1AAF">
          <w:delText>#define</w:delText>
        </w:r>
      </w:del>
      <w:ins w:id="115" w:author="Greg Landry" w:date="2017-03-01T14:49:00Z">
        <w:r w:rsidR="005A1AAF">
          <w:t>line</w:t>
        </w:r>
      </w:ins>
      <w:r w:rsidR="001E3FE3">
        <w:t xml:space="preserve"> for </w:t>
      </w:r>
      <w:r w:rsidR="006A1790">
        <w:t>WI</w:t>
      </w:r>
      <w:del w:id="116" w:author="Greg Landry" w:date="2017-03-01T14:49:00Z">
        <w:r w:rsidR="006A1790" w:rsidDel="005A1AAF">
          <w:delText>-</w:delText>
        </w:r>
      </w:del>
      <w:r w:rsidR="006A1790">
        <w:t>FI</w:t>
      </w:r>
      <w:r w:rsidR="00FA3AE1">
        <w:t>_CONFIG_DCT_H)</w:t>
      </w:r>
      <w:r w:rsidR="00AF42B5">
        <w:t>.</w:t>
      </w:r>
    </w:p>
    <w:p w14:paraId="3D2318C1" w14:textId="3A6FB529" w:rsidR="00724B2D" w:rsidRDefault="003C33C8" w:rsidP="0081112A">
      <w:pPr>
        <w:pStyle w:val="ListParagraph"/>
        <w:keepNext/>
        <w:numPr>
          <w:ilvl w:val="0"/>
          <w:numId w:val="28"/>
        </w:numPr>
      </w:pPr>
      <w:r>
        <w:t>Create and edit 01_attach_open</w:t>
      </w:r>
      <w:r w:rsidR="00724B2D">
        <w:t xml:space="preserve">.c (use the function </w:t>
      </w:r>
      <w:r w:rsidR="00724B2D" w:rsidRPr="006208BF">
        <w:rPr>
          <w:i/>
        </w:rPr>
        <w:t>wiced_network_up</w:t>
      </w:r>
      <w:r w:rsidR="006208BF" w:rsidRPr="006208BF">
        <w:rPr>
          <w:i/>
        </w:rPr>
        <w:t>()</w:t>
      </w:r>
      <w:r w:rsidR="00FA3AE1">
        <w:t xml:space="preserve"> to read the DCT and start the network</w:t>
      </w:r>
      <w:r w:rsidR="00724B2D">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5C976D82" w:rsidR="006F2542" w:rsidRDefault="006F2542" w:rsidP="006F2542">
      <w:pPr>
        <w:pStyle w:val="Heading3"/>
      </w:pPr>
      <w:r>
        <w:t xml:space="preserve">02 </w:t>
      </w:r>
      <w:r w:rsidR="00BF7D54">
        <w:t>A</w:t>
      </w:r>
      <w:r w:rsidR="001F598A">
        <w:t>ttach to a</w:t>
      </w:r>
      <w:ins w:id="117" w:author="Greg Landry" w:date="2017-05-16T17:10:00Z">
        <w:r w:rsidR="00317CB9">
          <w:t>n</w:t>
        </w:r>
      </w:ins>
      <w:r>
        <w:t xml:space="preserve"> </w:t>
      </w:r>
      <w:del w:id="118" w:author="Greg Landry" w:date="2017-05-16T17:10:00Z">
        <w:r w:rsidDel="00317CB9">
          <w:delText xml:space="preserve">WPA2 </w:delText>
        </w:r>
        <w:r w:rsidR="00547F08" w:rsidDel="00317CB9">
          <w:delText xml:space="preserve">AES </w:delText>
        </w:r>
        <w:r w:rsidDel="00317CB9">
          <w:delText>PSK</w:delText>
        </w:r>
      </w:del>
      <w:ins w:id="119" w:author="Greg Landry" w:date="2017-05-16T17:10:00Z">
        <w:r w:rsidR="00317CB9">
          <w:t>open</w:t>
        </w:r>
      </w:ins>
      <w:r>
        <w:t xml:space="preserve"> network</w:t>
      </w:r>
    </w:p>
    <w:p w14:paraId="36659587" w14:textId="40299E39" w:rsidR="00BF7D54" w:rsidDel="00317CB9" w:rsidRDefault="00BF7D54">
      <w:pPr>
        <w:pStyle w:val="ListParagraph"/>
        <w:numPr>
          <w:ilvl w:val="0"/>
          <w:numId w:val="36"/>
        </w:numPr>
        <w:rPr>
          <w:del w:id="120" w:author="Greg Landry" w:date="2017-05-16T17:10:00Z"/>
        </w:rPr>
        <w:pPrChange w:id="121" w:author="Greg Landry" w:date="2017-05-16T17:10:00Z">
          <w:pPr>
            <w:pStyle w:val="ListParagraph"/>
            <w:numPr>
              <w:numId w:val="34"/>
            </w:numPr>
            <w:ind w:hanging="360"/>
          </w:pPr>
        </w:pPrChange>
      </w:pPr>
      <w:del w:id="122" w:author="Greg Landry" w:date="2017-05-16T17:10:00Z">
        <w:r w:rsidDel="00317CB9">
          <w:delText>Copy exercise (01) and modify the DCT to attach to a WPA2 AES PSK network</w:delText>
        </w:r>
      </w:del>
    </w:p>
    <w:p w14:paraId="6C042677" w14:textId="165D34E7" w:rsidR="00BF7D54" w:rsidRDefault="00BF7D54">
      <w:pPr>
        <w:pStyle w:val="ListParagraph"/>
        <w:numPr>
          <w:ilvl w:val="0"/>
          <w:numId w:val="36"/>
        </w:numPr>
        <w:rPr>
          <w:ins w:id="123" w:author="Greg Landry" w:date="2017-05-16T17:10:00Z"/>
        </w:rPr>
        <w:pPrChange w:id="124" w:author="Greg Landry" w:date="2017-05-16T17:10:00Z">
          <w:pPr>
            <w:pStyle w:val="ListParagraph"/>
            <w:keepNext/>
            <w:numPr>
              <w:ilvl w:val="1"/>
              <w:numId w:val="34"/>
            </w:numPr>
            <w:ind w:left="1440" w:hanging="360"/>
          </w:pPr>
        </w:pPrChange>
      </w:pPr>
      <w:del w:id="125" w:author="Greg Landry" w:date="2017-05-16T17:10:00Z">
        <w:r w:rsidDel="00317CB9">
          <w:delText>Hint: The network name and password are on the back cover of the manual.</w:delText>
        </w:r>
      </w:del>
      <w:ins w:id="126" w:author="Greg Landry" w:date="2017-05-16T17:10:00Z">
        <w:r w:rsidR="00317CB9">
          <w:t>How would you modify the previous exercise to attach to an open network</w:t>
        </w:r>
      </w:ins>
      <w:ins w:id="127" w:author="Greg Landry" w:date="2017-05-16T17:11:00Z">
        <w:r w:rsidR="00317CB9">
          <w:t xml:space="preserve"> called WW101OPEN</w:t>
        </w:r>
      </w:ins>
      <w:ins w:id="128" w:author="Greg Landry" w:date="2017-05-16T17:10:00Z">
        <w:r w:rsidR="00317CB9">
          <w:t>?</w:t>
        </w:r>
      </w:ins>
    </w:p>
    <w:p w14:paraId="5EC2393C" w14:textId="4E907173" w:rsidR="00317CB9" w:rsidRPr="00BF7D54" w:rsidRDefault="00317CB9">
      <w:pPr>
        <w:pStyle w:val="ListParagraph"/>
        <w:numPr>
          <w:ilvl w:val="1"/>
          <w:numId w:val="36"/>
        </w:numPr>
        <w:pPrChange w:id="129" w:author="Greg Landry" w:date="2017-05-16T17:10:00Z">
          <w:pPr>
            <w:pStyle w:val="ListParagraph"/>
            <w:keepNext/>
            <w:numPr>
              <w:ilvl w:val="1"/>
              <w:numId w:val="34"/>
            </w:numPr>
            <w:ind w:left="1440" w:hanging="360"/>
          </w:pPr>
        </w:pPrChange>
      </w:pPr>
      <w:ins w:id="130" w:author="Greg Landry" w:date="2017-05-16T17:10:00Z">
        <w:r>
          <w:t>Hint: There are three changes required.</w:t>
        </w:r>
      </w:ins>
    </w:p>
    <w:p w14:paraId="718F4D83" w14:textId="77777777" w:rsidR="00BF7D54" w:rsidRDefault="001F598A" w:rsidP="006F2542">
      <w:pPr>
        <w:pStyle w:val="Heading3"/>
      </w:pPr>
      <w:r>
        <w:t xml:space="preserve">03 </w:t>
      </w:r>
      <w:r w:rsidR="00BF7D54">
        <w:t>Print Network Information</w:t>
      </w:r>
    </w:p>
    <w:p w14:paraId="4EF363AD" w14:textId="3F0BD557" w:rsidR="00DC7DC1" w:rsidRDefault="00BF7D54" w:rsidP="00BF7D54">
      <w:pPr>
        <w:pStyle w:val="ListParagraph"/>
        <w:numPr>
          <w:ilvl w:val="0"/>
          <w:numId w:val="35"/>
        </w:numPr>
      </w:pPr>
      <w:r>
        <w:t>Copy exercise (</w:t>
      </w:r>
      <w:del w:id="131" w:author="Greg Landry" w:date="2017-05-16T17:08:00Z">
        <w:r w:rsidDel="009E27D0">
          <w:delText>02</w:delText>
        </w:r>
      </w:del>
      <w:ins w:id="132" w:author="Greg Landry" w:date="2017-05-16T17:08:00Z">
        <w:r w:rsidR="009E27D0">
          <w:t>01</w:t>
        </w:r>
      </w:ins>
      <w:r>
        <w:t xml:space="preserve">)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0"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54051E1E" w:rsidR="00BF7D54" w:rsidRDefault="005404D0" w:rsidP="00BF7D54">
      <w:pPr>
        <w:pStyle w:val="ListParagraph"/>
        <w:numPr>
          <w:ilvl w:val="0"/>
          <w:numId w:val="33"/>
        </w:numPr>
      </w:pPr>
      <w:r>
        <w:t>MAC Address of your device</w:t>
      </w:r>
      <w:r w:rsidR="00970A7E">
        <w:t xml:space="preserve"> (wwd_</w:t>
      </w:r>
      <w:del w:id="133" w:author="Greg Landry" w:date="2017-04-03T16:03:00Z">
        <w:r w:rsidR="006A1790" w:rsidDel="009958AA">
          <w:delText>Wi-Fi</w:delText>
        </w:r>
      </w:del>
      <w:ins w:id="134" w:author="Greg Landry" w:date="2017-04-03T16:03:00Z">
        <w:r w:rsidR="009958AA">
          <w:t>wifi</w:t>
        </w:r>
      </w:ins>
      <w:r w:rsidR="00970A7E">
        <w:t>_get_mac_address)</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t>04</w:t>
      </w:r>
      <w:r w:rsidR="00910B0B">
        <w:t xml:space="preserve"> (Advanced)</w:t>
      </w:r>
      <w:r>
        <w:t xml:space="preserve"> </w:t>
      </w:r>
      <w:r w:rsidR="00BC66C6">
        <w:t>Create an application that can switch between two different SSIDs</w:t>
      </w:r>
    </w:p>
    <w:p w14:paraId="0F7516F8" w14:textId="30375BA9" w:rsidR="00216973" w:rsidRDefault="00216973" w:rsidP="00BC66C6">
      <w:pPr>
        <w:pStyle w:val="ListParagraph"/>
        <w:numPr>
          <w:ilvl w:val="0"/>
          <w:numId w:val="31"/>
        </w:numPr>
        <w:rPr>
          <w:ins w:id="135" w:author="Greg Landry" w:date="2017-05-16T17:27:00Z"/>
        </w:rPr>
      </w:pPr>
      <w:ins w:id="136" w:author="Greg Landry" w:date="2017-05-16T17:28:00Z">
        <w:r>
          <w:t xml:space="preserve">Hint: </w:t>
        </w:r>
      </w:ins>
      <w:ins w:id="137" w:author="Greg Landry" w:date="2017-05-16T17:27:00Z">
        <w:r>
          <w:t xml:space="preserve">A second network called WW101WPA_SWITCH with password </w:t>
        </w:r>
      </w:ins>
      <w:ins w:id="138" w:author="Greg Landry" w:date="2017-05-16T17:28:00Z">
        <w:r>
          <w:t>“cypresswicedwifi101s” is available for this exercise.</w:t>
        </w:r>
      </w:ins>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r w:rsidRPr="003D39F0">
        <w:rPr>
          <w:i/>
        </w:rPr>
        <w:t>wiced_network_down</w:t>
      </w:r>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r w:rsidRPr="00D67FED">
        <w:rPr>
          <w:i/>
        </w:rPr>
        <w:t>wiced_dct_read_lock</w:t>
      </w:r>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693F4D00" w:rsidR="00E868F2" w:rsidRDefault="00E868F2" w:rsidP="00E868F2">
      <w:pPr>
        <w:pStyle w:val="ListParagraph"/>
        <w:numPr>
          <w:ilvl w:val="4"/>
          <w:numId w:val="31"/>
        </w:numPr>
      </w:pPr>
      <w:r>
        <w:t xml:space="preserve">Use </w:t>
      </w:r>
      <w:r w:rsidRPr="00500B3E">
        <w:rPr>
          <w:i/>
        </w:rPr>
        <w:t>strcpy</w:t>
      </w:r>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r w:rsidRPr="00500B3E">
        <w:rPr>
          <w:i/>
        </w:rPr>
        <w:t>strlen</w:t>
      </w:r>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r w:rsidRPr="00D14818">
        <w:rPr>
          <w:i/>
        </w:rPr>
        <w:t>wiced_dct_write</w:t>
      </w:r>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r w:rsidRPr="00D14818">
        <w:rPr>
          <w:i/>
        </w:rPr>
        <w:t>wiced_dct_read_unlock</w:t>
      </w:r>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ptr_is_writable parameter must match the corresponding </w:t>
      </w:r>
      <w:r w:rsidRPr="00437714">
        <w:rPr>
          <w:i/>
        </w:rPr>
        <w:t>wiced_dct_read_lock</w:t>
      </w:r>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60243083" w:rsidR="00571C91" w:rsidRDefault="00571C91" w:rsidP="00571C91">
      <w:pPr>
        <w:pStyle w:val="ListParagraph"/>
        <w:numPr>
          <w:ilvl w:val="1"/>
          <w:numId w:val="31"/>
        </w:numPr>
      </w:pPr>
      <w:r>
        <w:t>Restart the network (</w:t>
      </w:r>
      <w:r w:rsidRPr="006E57AD">
        <w:rPr>
          <w:i/>
        </w:rPr>
        <w:t>wiced_network_up</w:t>
      </w:r>
      <w:r w:rsidR="006E57AD" w:rsidRPr="006E57AD">
        <w:rPr>
          <w:i/>
        </w:rPr>
        <w:t>()</w:t>
      </w:r>
      <w:r>
        <w:t>)</w:t>
      </w:r>
      <w:r w:rsidR="005E334D">
        <w:t>.</w:t>
      </w:r>
    </w:p>
    <w:p w14:paraId="7C69ADEE" w14:textId="12B6F22B"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A and 1=</w:t>
      </w:r>
      <w:del w:id="139" w:author="Greg Landry" w:date="2017-05-16T17:27:00Z">
        <w:r w:rsidR="000B0778" w:rsidDel="00216973">
          <w:delText>WA101OPEN</w:delText>
        </w:r>
      </w:del>
      <w:ins w:id="140" w:author="Greg Landry" w:date="2017-05-16T17:27:00Z">
        <w:r w:rsidR="00216973">
          <w:t>WA101WPA_SWITCH</w:t>
        </w:r>
      </w:ins>
      <w:r w:rsidR="000B0778">
        <w:t xml:space="preserve">.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1"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2"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89F76D" w14:textId="77777777" w:rsidR="007C6673" w:rsidRDefault="007C6673" w:rsidP="007541F8">
      <w:r>
        <w:separator/>
      </w:r>
    </w:p>
  </w:endnote>
  <w:endnote w:type="continuationSeparator" w:id="0">
    <w:p w14:paraId="77264A74" w14:textId="77777777" w:rsidR="007C6673" w:rsidRDefault="007C6673"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46CD7329"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36657B">
              <w:rPr>
                <w:b/>
                <w:bCs/>
                <w:noProof/>
              </w:rPr>
              <w:t>13</w:t>
            </w:r>
            <w:r>
              <w:rPr>
                <w:b/>
                <w:bCs/>
              </w:rPr>
              <w:fldChar w:fldCharType="end"/>
            </w:r>
            <w:r>
              <w:t xml:space="preserve"> of </w:t>
            </w:r>
            <w:r>
              <w:rPr>
                <w:b/>
                <w:bCs/>
              </w:rPr>
              <w:fldChar w:fldCharType="begin"/>
            </w:r>
            <w:r>
              <w:rPr>
                <w:b/>
                <w:bCs/>
              </w:rPr>
              <w:instrText xml:space="preserve"> NUMPAGES  </w:instrText>
            </w:r>
            <w:r>
              <w:rPr>
                <w:b/>
                <w:bCs/>
              </w:rPr>
              <w:fldChar w:fldCharType="separate"/>
            </w:r>
            <w:r w:rsidR="0036657B">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FCA3A8" w14:textId="77777777" w:rsidR="007C6673" w:rsidRDefault="007C6673" w:rsidP="007541F8">
      <w:r>
        <w:separator/>
      </w:r>
    </w:p>
  </w:footnote>
  <w:footnote w:type="continuationSeparator" w:id="0">
    <w:p w14:paraId="7B2EC3E3" w14:textId="77777777" w:rsidR="007C6673" w:rsidRDefault="007C6673" w:rsidP="00754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7"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5"/>
  </w:num>
  <w:num w:numId="2">
    <w:abstractNumId w:val="16"/>
  </w:num>
  <w:num w:numId="3">
    <w:abstractNumId w:val="11"/>
  </w:num>
  <w:num w:numId="4">
    <w:abstractNumId w:val="2"/>
  </w:num>
  <w:num w:numId="5">
    <w:abstractNumId w:val="31"/>
  </w:num>
  <w:num w:numId="6">
    <w:abstractNumId w:val="12"/>
  </w:num>
  <w:num w:numId="7">
    <w:abstractNumId w:val="27"/>
  </w:num>
  <w:num w:numId="8">
    <w:abstractNumId w:val="3"/>
  </w:num>
  <w:num w:numId="9">
    <w:abstractNumId w:val="23"/>
  </w:num>
  <w:num w:numId="10">
    <w:abstractNumId w:val="26"/>
  </w:num>
  <w:num w:numId="11">
    <w:abstractNumId w:val="1"/>
  </w:num>
  <w:num w:numId="12">
    <w:abstractNumId w:val="29"/>
  </w:num>
  <w:num w:numId="13">
    <w:abstractNumId w:val="15"/>
  </w:num>
  <w:num w:numId="14">
    <w:abstractNumId w:val="22"/>
  </w:num>
  <w:num w:numId="15">
    <w:abstractNumId w:val="25"/>
  </w:num>
  <w:num w:numId="16">
    <w:abstractNumId w:val="7"/>
  </w:num>
  <w:num w:numId="17">
    <w:abstractNumId w:val="17"/>
  </w:num>
  <w:num w:numId="18">
    <w:abstractNumId w:val="8"/>
  </w:num>
  <w:num w:numId="19">
    <w:abstractNumId w:val="5"/>
  </w:num>
  <w:num w:numId="20">
    <w:abstractNumId w:val="18"/>
  </w:num>
  <w:num w:numId="21">
    <w:abstractNumId w:val="33"/>
  </w:num>
  <w:num w:numId="22">
    <w:abstractNumId w:val="13"/>
  </w:num>
  <w:num w:numId="23">
    <w:abstractNumId w:val="24"/>
  </w:num>
  <w:num w:numId="24">
    <w:abstractNumId w:val="0"/>
  </w:num>
  <w:num w:numId="25">
    <w:abstractNumId w:val="28"/>
  </w:num>
  <w:num w:numId="26">
    <w:abstractNumId w:val="20"/>
  </w:num>
  <w:num w:numId="27">
    <w:abstractNumId w:val="9"/>
  </w:num>
  <w:num w:numId="28">
    <w:abstractNumId w:val="4"/>
  </w:num>
  <w:num w:numId="29">
    <w:abstractNumId w:val="19"/>
  </w:num>
  <w:num w:numId="30">
    <w:abstractNumId w:val="32"/>
  </w:num>
  <w:num w:numId="31">
    <w:abstractNumId w:val="21"/>
  </w:num>
  <w:num w:numId="32">
    <w:abstractNumId w:val="34"/>
  </w:num>
  <w:num w:numId="33">
    <w:abstractNumId w:val="14"/>
  </w:num>
  <w:num w:numId="34">
    <w:abstractNumId w:val="30"/>
  </w:num>
  <w:num w:numId="35">
    <w:abstractNumId w:val="10"/>
  </w:num>
  <w:num w:numId="3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rson w15:author="gjl@cypress.com">
    <w15:presenceInfo w15:providerId="None" w15:userId="gjl@cypress.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18AE"/>
    <w:rsid w:val="0005367E"/>
    <w:rsid w:val="00065FAA"/>
    <w:rsid w:val="000A10C2"/>
    <w:rsid w:val="000A4367"/>
    <w:rsid w:val="000B0778"/>
    <w:rsid w:val="000B096A"/>
    <w:rsid w:val="000D3C9B"/>
    <w:rsid w:val="000D482E"/>
    <w:rsid w:val="000E1537"/>
    <w:rsid w:val="000E2DD4"/>
    <w:rsid w:val="000E6708"/>
    <w:rsid w:val="000F024F"/>
    <w:rsid w:val="000F3376"/>
    <w:rsid w:val="00105707"/>
    <w:rsid w:val="00117F9C"/>
    <w:rsid w:val="001228F6"/>
    <w:rsid w:val="00134B2C"/>
    <w:rsid w:val="00142375"/>
    <w:rsid w:val="0016171E"/>
    <w:rsid w:val="00177F74"/>
    <w:rsid w:val="00182C2D"/>
    <w:rsid w:val="001B135C"/>
    <w:rsid w:val="001B7697"/>
    <w:rsid w:val="001C180E"/>
    <w:rsid w:val="001D531A"/>
    <w:rsid w:val="001D5E84"/>
    <w:rsid w:val="001E3FE3"/>
    <w:rsid w:val="001E419A"/>
    <w:rsid w:val="001F17DD"/>
    <w:rsid w:val="001F598A"/>
    <w:rsid w:val="00207757"/>
    <w:rsid w:val="00214DAA"/>
    <w:rsid w:val="00216973"/>
    <w:rsid w:val="00220F54"/>
    <w:rsid w:val="00227150"/>
    <w:rsid w:val="0023237C"/>
    <w:rsid w:val="00243F05"/>
    <w:rsid w:val="00252FE1"/>
    <w:rsid w:val="00263501"/>
    <w:rsid w:val="00266784"/>
    <w:rsid w:val="00266D14"/>
    <w:rsid w:val="00281458"/>
    <w:rsid w:val="00282A1C"/>
    <w:rsid w:val="00287CCD"/>
    <w:rsid w:val="00292026"/>
    <w:rsid w:val="002922D3"/>
    <w:rsid w:val="0029288C"/>
    <w:rsid w:val="0029378E"/>
    <w:rsid w:val="002973C0"/>
    <w:rsid w:val="002A0254"/>
    <w:rsid w:val="002A0B4C"/>
    <w:rsid w:val="002A0BCF"/>
    <w:rsid w:val="002C5818"/>
    <w:rsid w:val="002D464D"/>
    <w:rsid w:val="002D724D"/>
    <w:rsid w:val="002F6733"/>
    <w:rsid w:val="0031084A"/>
    <w:rsid w:val="00313130"/>
    <w:rsid w:val="00313309"/>
    <w:rsid w:val="00317CB9"/>
    <w:rsid w:val="00335220"/>
    <w:rsid w:val="003445E6"/>
    <w:rsid w:val="0036657B"/>
    <w:rsid w:val="0037133D"/>
    <w:rsid w:val="0037256A"/>
    <w:rsid w:val="00380126"/>
    <w:rsid w:val="003817F7"/>
    <w:rsid w:val="00384B32"/>
    <w:rsid w:val="003853D7"/>
    <w:rsid w:val="00386A2F"/>
    <w:rsid w:val="00397ACA"/>
    <w:rsid w:val="003A1976"/>
    <w:rsid w:val="003A5E1B"/>
    <w:rsid w:val="003A7399"/>
    <w:rsid w:val="003B25C4"/>
    <w:rsid w:val="003C33C8"/>
    <w:rsid w:val="003C37AE"/>
    <w:rsid w:val="003C7198"/>
    <w:rsid w:val="003D39F0"/>
    <w:rsid w:val="003D3AE8"/>
    <w:rsid w:val="003E3652"/>
    <w:rsid w:val="003E39EE"/>
    <w:rsid w:val="003E6723"/>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71EFD"/>
    <w:rsid w:val="004810DF"/>
    <w:rsid w:val="00497903"/>
    <w:rsid w:val="004A0655"/>
    <w:rsid w:val="004A39FA"/>
    <w:rsid w:val="004A4725"/>
    <w:rsid w:val="004C56C4"/>
    <w:rsid w:val="004D13CE"/>
    <w:rsid w:val="004D3236"/>
    <w:rsid w:val="004D51FE"/>
    <w:rsid w:val="004D5DC9"/>
    <w:rsid w:val="004D5FF5"/>
    <w:rsid w:val="004F62A3"/>
    <w:rsid w:val="00500B3E"/>
    <w:rsid w:val="005046AA"/>
    <w:rsid w:val="0050665E"/>
    <w:rsid w:val="00506736"/>
    <w:rsid w:val="00525785"/>
    <w:rsid w:val="0052656A"/>
    <w:rsid w:val="00526B96"/>
    <w:rsid w:val="00527F09"/>
    <w:rsid w:val="005404D0"/>
    <w:rsid w:val="00542D5D"/>
    <w:rsid w:val="0054445D"/>
    <w:rsid w:val="00547F08"/>
    <w:rsid w:val="0055342F"/>
    <w:rsid w:val="00566F2B"/>
    <w:rsid w:val="00571C91"/>
    <w:rsid w:val="00580504"/>
    <w:rsid w:val="00583ABA"/>
    <w:rsid w:val="00584914"/>
    <w:rsid w:val="00590F27"/>
    <w:rsid w:val="00593945"/>
    <w:rsid w:val="005A03F7"/>
    <w:rsid w:val="005A1AAF"/>
    <w:rsid w:val="005A3F22"/>
    <w:rsid w:val="005A54EA"/>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757C"/>
    <w:rsid w:val="00663295"/>
    <w:rsid w:val="00663ABF"/>
    <w:rsid w:val="00666361"/>
    <w:rsid w:val="006679DE"/>
    <w:rsid w:val="00671228"/>
    <w:rsid w:val="00674409"/>
    <w:rsid w:val="006909E0"/>
    <w:rsid w:val="006A1790"/>
    <w:rsid w:val="006B0832"/>
    <w:rsid w:val="006B0AF7"/>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C6673"/>
    <w:rsid w:val="007D0057"/>
    <w:rsid w:val="007D2036"/>
    <w:rsid w:val="007E0232"/>
    <w:rsid w:val="0081112A"/>
    <w:rsid w:val="00835D6D"/>
    <w:rsid w:val="00845665"/>
    <w:rsid w:val="00850610"/>
    <w:rsid w:val="008568CD"/>
    <w:rsid w:val="00867817"/>
    <w:rsid w:val="00871379"/>
    <w:rsid w:val="00872BFF"/>
    <w:rsid w:val="0087593C"/>
    <w:rsid w:val="00876DFB"/>
    <w:rsid w:val="008A56F3"/>
    <w:rsid w:val="008B356F"/>
    <w:rsid w:val="008E5276"/>
    <w:rsid w:val="008F0E96"/>
    <w:rsid w:val="008F7570"/>
    <w:rsid w:val="00901B95"/>
    <w:rsid w:val="00904F24"/>
    <w:rsid w:val="00905449"/>
    <w:rsid w:val="00907001"/>
    <w:rsid w:val="00910B0B"/>
    <w:rsid w:val="00914CE3"/>
    <w:rsid w:val="00935AD0"/>
    <w:rsid w:val="00936E42"/>
    <w:rsid w:val="009406B0"/>
    <w:rsid w:val="0094113C"/>
    <w:rsid w:val="009600E6"/>
    <w:rsid w:val="00963C1C"/>
    <w:rsid w:val="00967EC5"/>
    <w:rsid w:val="00970A7E"/>
    <w:rsid w:val="0098674F"/>
    <w:rsid w:val="009958AA"/>
    <w:rsid w:val="009B1B0F"/>
    <w:rsid w:val="009E27D0"/>
    <w:rsid w:val="00A03067"/>
    <w:rsid w:val="00A061C4"/>
    <w:rsid w:val="00A32151"/>
    <w:rsid w:val="00A3544F"/>
    <w:rsid w:val="00A43E83"/>
    <w:rsid w:val="00A47D13"/>
    <w:rsid w:val="00A52BA9"/>
    <w:rsid w:val="00A65695"/>
    <w:rsid w:val="00A74A92"/>
    <w:rsid w:val="00A81920"/>
    <w:rsid w:val="00A84D20"/>
    <w:rsid w:val="00A8704B"/>
    <w:rsid w:val="00A87693"/>
    <w:rsid w:val="00AC44FF"/>
    <w:rsid w:val="00AC4875"/>
    <w:rsid w:val="00AD162F"/>
    <w:rsid w:val="00AD3C64"/>
    <w:rsid w:val="00AE66A3"/>
    <w:rsid w:val="00AF42B5"/>
    <w:rsid w:val="00B00930"/>
    <w:rsid w:val="00B02432"/>
    <w:rsid w:val="00B11E3F"/>
    <w:rsid w:val="00B17040"/>
    <w:rsid w:val="00B22940"/>
    <w:rsid w:val="00B23174"/>
    <w:rsid w:val="00B46B71"/>
    <w:rsid w:val="00B73473"/>
    <w:rsid w:val="00B73DF5"/>
    <w:rsid w:val="00B8065A"/>
    <w:rsid w:val="00B825A9"/>
    <w:rsid w:val="00B83EBB"/>
    <w:rsid w:val="00B85D2F"/>
    <w:rsid w:val="00B872A2"/>
    <w:rsid w:val="00B922FA"/>
    <w:rsid w:val="00B94B9A"/>
    <w:rsid w:val="00BA5AD6"/>
    <w:rsid w:val="00BC4558"/>
    <w:rsid w:val="00BC5692"/>
    <w:rsid w:val="00BC66C6"/>
    <w:rsid w:val="00BE135F"/>
    <w:rsid w:val="00BE21AE"/>
    <w:rsid w:val="00BE67B4"/>
    <w:rsid w:val="00BF567B"/>
    <w:rsid w:val="00BF7D54"/>
    <w:rsid w:val="00C01A98"/>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212"/>
    <w:rsid w:val="00CB4DBA"/>
    <w:rsid w:val="00CB6097"/>
    <w:rsid w:val="00CC5240"/>
    <w:rsid w:val="00CC6A56"/>
    <w:rsid w:val="00CD2390"/>
    <w:rsid w:val="00CD587D"/>
    <w:rsid w:val="00D06232"/>
    <w:rsid w:val="00D131A5"/>
    <w:rsid w:val="00D14818"/>
    <w:rsid w:val="00D14855"/>
    <w:rsid w:val="00D47A9E"/>
    <w:rsid w:val="00D55706"/>
    <w:rsid w:val="00D67FED"/>
    <w:rsid w:val="00D83307"/>
    <w:rsid w:val="00D97420"/>
    <w:rsid w:val="00DA0509"/>
    <w:rsid w:val="00DA1B34"/>
    <w:rsid w:val="00DA2443"/>
    <w:rsid w:val="00DA3B17"/>
    <w:rsid w:val="00DA3D45"/>
    <w:rsid w:val="00DB7CC2"/>
    <w:rsid w:val="00DC3AE8"/>
    <w:rsid w:val="00DC7DC1"/>
    <w:rsid w:val="00DC7DEF"/>
    <w:rsid w:val="00DE180B"/>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5EE0"/>
    <w:rsid w:val="00EB629E"/>
    <w:rsid w:val="00ED0FED"/>
    <w:rsid w:val="00ED5415"/>
    <w:rsid w:val="00EE27F2"/>
    <w:rsid w:val="00EE4DBF"/>
    <w:rsid w:val="00F02F04"/>
    <w:rsid w:val="00F03833"/>
    <w:rsid w:val="00F202B5"/>
    <w:rsid w:val="00F25363"/>
    <w:rsid w:val="00F30E21"/>
    <w:rsid w:val="00F370B9"/>
    <w:rsid w:val="00F4386A"/>
    <w:rsid w:val="00F44670"/>
    <w:rsid w:val="00F51698"/>
    <w:rsid w:val="00F54A12"/>
    <w:rsid w:val="00F672F4"/>
    <w:rsid w:val="00F67D55"/>
    <w:rsid w:val="00F71424"/>
    <w:rsid w:val="00F73D45"/>
    <w:rsid w:val="00F80FED"/>
    <w:rsid w:val="00F84E4A"/>
    <w:rsid w:val="00F94CE2"/>
    <w:rsid w:val="00F97889"/>
    <w:rsid w:val="00FA3AE1"/>
    <w:rsid w:val="00FA5343"/>
    <w:rsid w:val="00FB189C"/>
    <w:rsid w:val="00FB5E35"/>
    <w:rsid w:val="00FC5113"/>
    <w:rsid w:val="00FC5B6A"/>
    <w:rsid w:val="00FE26C2"/>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6657B"/>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6657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6657B"/>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MAC_addres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hyperlink" Target="https://en.wikipedia.org/wiki/IP_addres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image" Target="media/image1.emf"/><Relationship Id="rId54" Type="http://schemas.openxmlformats.org/officeDocument/2006/relationships/image" Target="media/image12.png"/><Relationship Id="rId62" Type="http://schemas.openxmlformats.org/officeDocument/2006/relationships/hyperlink" Target="https://tools.ietf.org/html/rfc8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Advanced_Encryption_Standard" TargetMode="External"/><Relationship Id="rId40" Type="http://schemas.openxmlformats.org/officeDocument/2006/relationships/hyperlink" Target="https://en.wikipedia.org/wiki/Address_Resolution_Protocol"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Fi_Protected_Access" TargetMode="External"/><Relationship Id="rId49" Type="http://schemas.openxmlformats.org/officeDocument/2006/relationships/image" Target="media/image7.png"/><Relationship Id="rId57" Type="http://schemas.openxmlformats.org/officeDocument/2006/relationships/image" Target="media/image15.png"/><Relationship Id="rId61" Type="http://schemas.openxmlformats.org/officeDocument/2006/relationships/hyperlink" Target="https://tools.ietf.org/html/rfc1122"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hyperlink" Target="http://www.cypress.com"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d_Equivalent_Privacy" TargetMode="External"/><Relationship Id="rId43" Type="http://schemas.openxmlformats.org/officeDocument/2006/relationships/hyperlink" Target="https://en.wikipedia.org/wiki/Subnetwork"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fontTable" Target="fontTable.xml"/><Relationship Id="rId8" Type="http://schemas.openxmlformats.org/officeDocument/2006/relationships/hyperlink" Target="https://en.wikipedia.org/wiki/OSI_model"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RADIUS" TargetMode="External"/><Relationship Id="rId46" Type="http://schemas.openxmlformats.org/officeDocument/2006/relationships/image" Target="media/image4.png"/><Relationship Id="rId5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0C6C0-9231-4B26-A118-D1B8AB3F2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16</Pages>
  <Words>4097</Words>
  <Characters>23359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gjl@cypress.com</cp:lastModifiedBy>
  <cp:revision>204</cp:revision>
  <cp:lastPrinted>2017-05-16T22:03:00Z</cp:lastPrinted>
  <dcterms:created xsi:type="dcterms:W3CDTF">2016-10-20T18:55:00Z</dcterms:created>
  <dcterms:modified xsi:type="dcterms:W3CDTF">2017-05-30T17:50:00Z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