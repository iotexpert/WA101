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w:t>
      </w:r>
      <w:proofErr w:type="gramStart"/>
      <w:r w:rsidR="00C578E8">
        <w:t>have an understanding of</w:t>
      </w:r>
      <w:proofErr w:type="gramEnd"/>
      <w:r w:rsidR="00C578E8">
        <w:t xml:space="preserve">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0" w:author="Greg Landry" w:date="2017-04-03T15:17:00Z">
        <w:r w:rsidR="00CB4212">
          <w:t xml:space="preserve"> </w:t>
        </w:r>
      </w:ins>
      <w:del w:id="1" w:author="Greg Landry" w:date="2017-04-03T15:17:00Z">
        <w:r w:rsidR="00427E17" w:rsidDel="00CB4212">
          <w:delText xml:space="preserve">½ </w:delText>
        </w:r>
      </w:del>
      <w:ins w:id="2"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w:t>
      </w:r>
      <w:proofErr w:type="gramStart"/>
      <w:r w:rsidR="006D5E84">
        <w:t>particular layer</w:t>
      </w:r>
      <w:proofErr w:type="gramEnd"/>
      <w:r w:rsidR="006D5E84">
        <w:t>:</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8E12AF"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8E12AF"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8E12AF"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8E12AF"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8E12AF"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8E12AF"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8E12AF"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8E12AF"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8E12AF"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8E12AF"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8E12AF"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8E12AF"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8E12AF"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proofErr w:type="gramStart"/>
            <w:r>
              <w:t>All of</w:t>
            </w:r>
            <w:proofErr w:type="gramEnd"/>
            <w:r>
              <w:t xml:space="preserve">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8E12AF"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proofErr w:type="spellStart"/>
            <w:r w:rsidR="008E12AF">
              <w:fldChar w:fldCharType="begin"/>
            </w:r>
            <w:r w:rsidR="008E12AF">
              <w:instrText xml:space="preserve"> HYPERLINK "https://en.wikipedia.org/wiki/IEEE_802.11" \l "802.11a_.28OFDM_waveform.29" </w:instrText>
            </w:r>
            <w:r w:rsidR="008E12AF">
              <w:fldChar w:fldCharType="separate"/>
            </w:r>
            <w:r w:rsidR="0052656A" w:rsidRPr="0037133D">
              <w:rPr>
                <w:rStyle w:val="Hyperlink"/>
              </w:rPr>
              <w:t>a</w:t>
            </w:r>
            <w:r w:rsidR="008E12AF">
              <w:rPr>
                <w:rStyle w:val="Hyperlink"/>
              </w:rPr>
              <w:fldChar w:fldCharType="end"/>
            </w:r>
            <w:r w:rsidR="0052656A">
              <w:t>,</w:t>
            </w:r>
            <w:hyperlink r:id="rId29" w:anchor="802.11b" w:history="1">
              <w:r w:rsidRPr="0037133D">
                <w:rPr>
                  <w:rStyle w:val="Hyperlink"/>
                </w:rPr>
                <w:t>b</w:t>
              </w:r>
            </w:hyperlink>
            <w:r w:rsidR="0052656A">
              <w:t>,</w:t>
            </w:r>
            <w:hyperlink r:id="rId30" w:anchor="802.11g" w:history="1">
              <w:r w:rsidR="0052656A" w:rsidRPr="0037133D">
                <w:rPr>
                  <w:rStyle w:val="Hyperlink"/>
                </w:rPr>
                <w:t>g</w:t>
              </w:r>
            </w:hyperlink>
            <w:r w:rsidR="0052656A">
              <w:t>,</w:t>
            </w:r>
            <w:hyperlink r:id="rId31" w:anchor="802.11n" w:history="1">
              <w:r w:rsidR="0052656A" w:rsidRPr="0037133D">
                <w:rPr>
                  <w:rStyle w:val="Hyperlink"/>
                </w:rPr>
                <w:t>n</w:t>
              </w:r>
            </w:hyperlink>
            <w:r w:rsidR="0052656A">
              <w:t>,</w:t>
            </w:r>
            <w:hyperlink r:id="rId32" w:anchor="802.11ac" w:history="1">
              <w:r w:rsidR="0052656A" w:rsidRPr="0037133D">
                <w:rPr>
                  <w:rStyle w:val="Hyperlink"/>
                </w:rPr>
                <w:t>ac</w:t>
              </w:r>
              <w:proofErr w:type="spellEnd"/>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w:t>
      </w:r>
      <w:proofErr w:type="gramStart"/>
      <w:r>
        <w:t>the</w:t>
      </w:r>
      <w:proofErr w:type="gramEnd"/>
      <w:r>
        <w:t xml:space="preserv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w:t>
      </w:r>
      <w:proofErr w:type="gramStart"/>
      <w:r>
        <w:t>In order for</w:t>
      </w:r>
      <w:proofErr w:type="gramEnd"/>
      <w:r>
        <w:t xml:space="preserve">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w:t>
      </w:r>
      <w:proofErr w:type="gramStart"/>
      <w:r w:rsidR="003C37AE">
        <w:t>in</w:t>
      </w:r>
      <w:r w:rsidR="000B096A">
        <w:t xml:space="preserve"> order to</w:t>
      </w:r>
      <w:proofErr w:type="gramEnd"/>
      <w:r w:rsidR="000B096A">
        <w:t xml:space="preserve">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8E12AF" w:rsidP="005A03F7">
      <w:pPr>
        <w:keepNext/>
        <w:rPr>
          <w:b/>
          <w:u w:val="single"/>
        </w:rPr>
      </w:pPr>
      <w:hyperlink r:id="rId33"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w:t>
      </w:r>
      <w:proofErr w:type="spellStart"/>
      <w:proofErr w:type="gramStart"/>
      <w:r w:rsidR="00F03833">
        <w:t>a,b</w:t>
      </w:r>
      <w:proofErr w:type="gramEnd"/>
      <w:r w:rsidR="00F03833">
        <w:t>,g,n,ac,ax</w:t>
      </w:r>
      <w:proofErr w:type="spellEnd"/>
      <w:r w:rsidR="00F03833">
        <w:t>)</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w:t>
      </w:r>
      <w:proofErr w:type="gramStart"/>
      <w:r>
        <w:t>pretty simple</w:t>
      </w:r>
      <w:proofErr w:type="gramEnd"/>
      <w:r>
        <w:t xml:space="preserv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w:t>
      </w:r>
      <w:proofErr w:type="gramStart"/>
      <w:r w:rsidRPr="004D13CE">
        <w:rPr>
          <w:b/>
        </w:rPr>
        <w:t>this matters</w:t>
      </w:r>
      <w:proofErr w:type="gramEnd"/>
      <w:r w:rsidRPr="004D13CE">
        <w:rPr>
          <w:b/>
        </w:rPr>
        <w:t xml:space="preserve">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3" w:author="Greg Landry" w:date="2017-04-03T15:45:00Z">
        <w:r w:rsidR="00526B96" w:rsidDel="00134B2C">
          <w:rPr>
            <w:rStyle w:val="Hyperlink"/>
            <w:b/>
          </w:rPr>
          <w:delText>A</w:delText>
        </w:r>
      </w:del>
      <w:r w:rsidR="00526B96">
        <w:rPr>
          <w:rStyle w:val="Hyperlink"/>
          <w:b/>
        </w:rPr>
        <w:t>P</w:t>
      </w:r>
      <w:ins w:id="4"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proofErr w:type="gramStart"/>
      <w:r>
        <w:t>In order to</w:t>
      </w:r>
      <w:proofErr w:type="gramEnd"/>
      <w:r>
        <w:t xml:space="preserve"> provide security for </w:t>
      </w:r>
      <w:r w:rsidR="006A1790">
        <w:t>Wi-Fi</w:t>
      </w:r>
      <w:r>
        <w:t xml:space="preserve"> networks it is common to use data link layer encryption.  The types of network encryption are Open (i.e. no security), </w:t>
      </w:r>
      <w:hyperlink r:id="rId34"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5"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w:t>
      </w:r>
      <w:proofErr w:type="gramStart"/>
      <w:r w:rsidR="005404D0">
        <w:t>Pre</w:t>
      </w:r>
      <w:r w:rsidR="009B1B0F">
        <w:t xml:space="preserve"> </w:t>
      </w:r>
      <w:r w:rsidR="005404D0">
        <w:t>Shared</w:t>
      </w:r>
      <w:proofErr w:type="gramEnd"/>
      <w:r w:rsidR="005404D0">
        <w:t xml:space="preserve">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hyperlink r:id="rId36"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7"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8E12AF" w:rsidP="003C37AE">
      <w:pPr>
        <w:keepNext/>
        <w:rPr>
          <w:b/>
          <w:u w:val="single"/>
        </w:rPr>
      </w:pPr>
      <w:hyperlink r:id="rId38"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w:t>
      </w:r>
      <w:proofErr w:type="gramStart"/>
      <w:r>
        <w:t>In order for</w:t>
      </w:r>
      <w:proofErr w:type="gramEnd"/>
      <w:r>
        <w:t xml:space="preserve">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proofErr w:type="gramStart"/>
      <w:r w:rsidR="004C56C4">
        <w:t>ff:ff</w:t>
      </w:r>
      <w:proofErr w:type="gramEnd"/>
      <w:r w:rsidR="004C56C4">
        <w:t>:ff:ff:ff:ff</w:t>
      </w:r>
      <w:proofErr w:type="spellEnd"/>
      <w:r w:rsidR="004C56C4">
        <w:t>) is a broadcast address (send to everyone).</w:t>
      </w:r>
    </w:p>
    <w:p w14:paraId="618F4DCC" w14:textId="7B617E68" w:rsidR="00313130" w:rsidRDefault="000B096A" w:rsidP="007D0057">
      <w:r>
        <w:t xml:space="preserve">The datalink layer needs to be able to figure out the MAC address of a </w:t>
      </w:r>
      <w:proofErr w:type="gramStart"/>
      <w:r>
        <w:t>particular IP</w:t>
      </w:r>
      <w:proofErr w:type="gramEnd"/>
      <w:r>
        <w:t xml:space="preserve"> Address in order to send it out on the </w:t>
      </w:r>
      <w:r w:rsidR="006A1790">
        <w:t>Wi-Fi</w:t>
      </w:r>
      <w:r>
        <w:t xml:space="preserve"> network.  </w:t>
      </w:r>
      <w:proofErr w:type="gramStart"/>
      <w:r>
        <w:t>In order to</w:t>
      </w:r>
      <w:proofErr w:type="gramEnd"/>
      <w:r>
        <w:t xml:space="preserve">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8E12AF" w:rsidP="003C37AE">
      <w:pPr>
        <w:keepNext/>
      </w:pPr>
      <w:hyperlink r:id="rId39"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w:t>
      </w:r>
      <w:proofErr w:type="gramStart"/>
      <w:r>
        <w:t xml:space="preserve">In order </w:t>
      </w:r>
      <w:r w:rsidR="00C66680">
        <w:t>to</w:t>
      </w:r>
      <w:proofErr w:type="gramEnd"/>
      <w:r w:rsidR="00C66680">
        <w:t xml:space="preserve">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w:t>
      </w:r>
      <w:proofErr w:type="gramStart"/>
      <w:r w:rsidR="00AC44FF">
        <w:t>all of</w:t>
      </w:r>
      <w:proofErr w:type="gramEnd"/>
      <w:r w:rsidR="00AC44FF">
        <w:t xml:space="preserve">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1"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w:t>
      </w:r>
      <w:proofErr w:type="gramStart"/>
      <w:r w:rsidR="00A43E83">
        <w:t>15.*</w:t>
      </w:r>
      <w:proofErr w:type="gramEnd"/>
      <w:r w:rsidR="00A43E83">
        <w:t xml:space="preserve"> is 255.255.255.0</w:t>
      </w:r>
    </w:p>
    <w:p w14:paraId="0FAA7E0A" w14:textId="03E0F0D1" w:rsidR="00A43E83" w:rsidRDefault="00A43E83" w:rsidP="00A43E83">
      <w:r>
        <w:t xml:space="preserve">An </w:t>
      </w:r>
      <w:hyperlink r:id="rId42" w:history="1">
        <w:r w:rsidRPr="00A43E83">
          <w:rPr>
            <w:rStyle w:val="Hyperlink"/>
          </w:rPr>
          <w:t>IP Network</w:t>
        </w:r>
      </w:hyperlink>
      <w:r>
        <w:t xml:space="preserve"> (sometimes called an IP Subnetwork) is the collection of devices that all share the same network address e.g. all of the devices on 192.168.</w:t>
      </w:r>
      <w:proofErr w:type="gramStart"/>
      <w:r>
        <w:t>15.*</w:t>
      </w:r>
      <w:proofErr w:type="gramEnd"/>
      <w:r>
        <w:t xml:space="preserve">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xml:space="preserve">.  When a DHCP server hears the </w:t>
      </w:r>
      <w:proofErr w:type="gramStart"/>
      <w:r w:rsidR="004641B9">
        <w:t>request</w:t>
      </w:r>
      <w:proofErr w:type="gramEnd"/>
      <w:r w:rsidR="004641B9">
        <w:t xml:space="preserve">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proofErr w:type="spellStart"/>
      <w:r w:rsidR="00671228" w:rsidRPr="00281458">
        <w:rPr>
          <w:i/>
        </w:rPr>
        <w:t>wiced_network_</w:t>
      </w:r>
      <w:proofErr w:type="gramStart"/>
      <w:r w:rsidR="00671228" w:rsidRPr="00281458">
        <w:rPr>
          <w:i/>
        </w:rPr>
        <w:t>up</w:t>
      </w:r>
      <w:proofErr w:type="spellEnd"/>
      <w:r w:rsidR="00281458" w:rsidRPr="00281458">
        <w:rPr>
          <w:i/>
        </w:rPr>
        <w:t>(</w:t>
      </w:r>
      <w:proofErr w:type="gramEnd"/>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3018D57D" w14:textId="3139F02A" w:rsidR="00D3638E" w:rsidRDefault="00B46B71" w:rsidP="00BE21AE">
      <w:pPr>
        <w:rPr>
          <w:ins w:id="5" w:author="Greg Landry" w:date="2017-06-15T21:27:00Z"/>
        </w:rPr>
      </w:pPr>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proofErr w:type="spellStart"/>
      <w:ins w:id="6" w:author="Greg Landry" w:date="2017-03-01T14:47:00Z">
        <w:r w:rsidR="005A1AAF">
          <w:t>wifi</w:t>
        </w:r>
      </w:ins>
      <w:del w:id="7" w:author="Greg Landry" w:date="2017-03-01T14:47:00Z">
        <w:r w:rsidR="006A1790" w:rsidDel="005A1AAF">
          <w:delText>Wi-Fi</w:delText>
        </w:r>
      </w:del>
      <w:r w:rsidR="0052656A">
        <w:t>_config_dct.h</w:t>
      </w:r>
      <w:proofErr w:type="spellEnd"/>
      <w:r w:rsidR="0052656A">
        <w:t xml:space="preserve"> with the correct #defines. You then need to add</w:t>
      </w:r>
      <w:ins w:id="8" w:author="Greg Landry" w:date="2017-06-15T21:27:00Z">
        <w:r w:rsidR="00D3638E">
          <w:t xml:space="preserve"> the following line to </w:t>
        </w:r>
      </w:ins>
      <w:r w:rsidR="0052656A">
        <w:t xml:space="preserve"> </w:t>
      </w:r>
      <w:del w:id="9" w:author="Greg Landry" w:date="2017-06-15T21:27:00Z">
        <w:r w:rsidR="0052656A" w:rsidDel="00D3638E">
          <w:delText>“</w:delText>
        </w:r>
        <w:r w:rsidR="006A1790" w:rsidDel="00D3638E">
          <w:delText>WI</w:delText>
        </w:r>
      </w:del>
      <w:del w:id="10" w:author="Greg Landry" w:date="2017-03-01T14:47:00Z">
        <w:r w:rsidR="006A1790" w:rsidDel="005A1AAF">
          <w:delText>-</w:delText>
        </w:r>
      </w:del>
      <w:del w:id="11" w:author="Greg Landry" w:date="2017-06-15T21:27:00Z">
        <w:r w:rsidR="006A1790" w:rsidDel="00D3638E">
          <w:delText>FI</w:delText>
        </w:r>
        <w:r w:rsidR="0052656A" w:rsidDel="00D3638E">
          <w:delText xml:space="preserve">_CONFIG_DCT_H := </w:delText>
        </w:r>
      </w:del>
      <w:del w:id="12" w:author="Greg Landry" w:date="2017-03-01T14:47:00Z">
        <w:r w:rsidR="006A1790" w:rsidDel="005A1AAF">
          <w:delText>Wi-Fi</w:delText>
        </w:r>
      </w:del>
      <w:del w:id="13" w:author="Greg Landry" w:date="2017-06-15T21:27:00Z">
        <w:r w:rsidR="0052656A" w:rsidDel="00D3638E">
          <w:delText xml:space="preserve">_config_dct.h” to </w:delText>
        </w:r>
      </w:del>
      <w:r w:rsidR="0052656A">
        <w:t xml:space="preserve">the </w:t>
      </w:r>
      <w:proofErr w:type="spellStart"/>
      <w:r w:rsidR="0052656A">
        <w:t>makefile</w:t>
      </w:r>
      <w:proofErr w:type="spellEnd"/>
      <w:r w:rsidR="00E163E1">
        <w:t xml:space="preserve"> so that the </w:t>
      </w:r>
      <w:r w:rsidR="002D464D">
        <w:t>your custom</w:t>
      </w:r>
      <w:r w:rsidR="009B1B0F">
        <w:t xml:space="preserve"> </w:t>
      </w:r>
      <w:r w:rsidR="00E163E1">
        <w:t xml:space="preserve">DCT </w:t>
      </w:r>
      <w:r w:rsidR="009B1B0F">
        <w:t xml:space="preserve">is </w:t>
      </w:r>
      <w:del w:id="14" w:author="Greg Landry" w:date="2017-06-16T20:44:00Z">
        <w:r w:rsidR="009B1B0F" w:rsidDel="00A46C1B">
          <w:delText>built</w:delText>
        </w:r>
      </w:del>
      <w:ins w:id="15" w:author="Greg Landry" w:date="2017-06-16T20:44:00Z">
        <w:r w:rsidR="00A46C1B">
          <w:t>included in the build</w:t>
        </w:r>
      </w:ins>
      <w:bookmarkStart w:id="16" w:name="_GoBack"/>
      <w:bookmarkEnd w:id="16"/>
      <w:ins w:id="17" w:author="Greg Landry" w:date="2017-06-15T21:27:00Z">
        <w:r w:rsidR="00D3638E">
          <w:t>:</w:t>
        </w:r>
      </w:ins>
    </w:p>
    <w:p w14:paraId="09E01083" w14:textId="3CCD38F8" w:rsidR="00B46B71" w:rsidRPr="00D3638E" w:rsidRDefault="00D3638E">
      <w:pPr>
        <w:ind w:left="720"/>
        <w:rPr>
          <w:rFonts w:ascii="Courier New" w:hAnsi="Courier New" w:cs="Courier New"/>
          <w:rPrChange w:id="18" w:author="Greg Landry" w:date="2017-06-15T21:27:00Z">
            <w:rPr/>
          </w:rPrChange>
        </w:rPr>
        <w:pPrChange w:id="19" w:author="Greg Landry" w:date="2017-06-15T21:27:00Z">
          <w:pPr/>
        </w:pPrChange>
      </w:pPr>
      <w:ins w:id="20" w:author="Greg Landry" w:date="2017-06-15T21:27:00Z">
        <w:r w:rsidRPr="00D3638E">
          <w:rPr>
            <w:rFonts w:ascii="Courier New" w:hAnsi="Courier New" w:cs="Courier New"/>
            <w:rPrChange w:id="21" w:author="Greg Landry" w:date="2017-06-15T21:27:00Z">
              <w:rPr/>
            </w:rPrChange>
          </w:rPr>
          <w:t>WIFI_CO</w:t>
        </w:r>
        <w:r w:rsidR="006845E2">
          <w:rPr>
            <w:rFonts w:ascii="Courier New" w:hAnsi="Courier New" w:cs="Courier New"/>
            <w:rPrChange w:id="22" w:author="Greg Landry" w:date="2017-06-15T21:27:00Z">
              <w:rPr>
                <w:rFonts w:ascii="Courier New" w:hAnsi="Courier New" w:cs="Courier New"/>
              </w:rPr>
            </w:rPrChange>
          </w:rPr>
          <w:t>NFIG_DCT_</w:t>
        </w:r>
        <w:proofErr w:type="gramStart"/>
        <w:r w:rsidR="006845E2">
          <w:rPr>
            <w:rFonts w:ascii="Courier New" w:hAnsi="Courier New" w:cs="Courier New"/>
            <w:rPrChange w:id="23" w:author="Greg Landry" w:date="2017-06-15T21:27:00Z">
              <w:rPr>
                <w:rFonts w:ascii="Courier New" w:hAnsi="Courier New" w:cs="Courier New"/>
              </w:rPr>
            </w:rPrChange>
          </w:rPr>
          <w:t>H :</w:t>
        </w:r>
        <w:proofErr w:type="gramEnd"/>
        <w:r w:rsidR="006845E2">
          <w:rPr>
            <w:rFonts w:ascii="Courier New" w:hAnsi="Courier New" w:cs="Courier New"/>
            <w:rPrChange w:id="24" w:author="Greg Landry" w:date="2017-06-15T21:27:00Z">
              <w:rPr>
                <w:rFonts w:ascii="Courier New" w:hAnsi="Courier New" w:cs="Courier New"/>
              </w:rPr>
            </w:rPrChange>
          </w:rPr>
          <w:t xml:space="preserve">= </w:t>
        </w:r>
        <w:proofErr w:type="spellStart"/>
        <w:r w:rsidR="006845E2">
          <w:rPr>
            <w:rFonts w:ascii="Courier New" w:hAnsi="Courier New" w:cs="Courier New"/>
            <w:rPrChange w:id="25" w:author="Greg Landry" w:date="2017-06-15T21:27:00Z">
              <w:rPr>
                <w:rFonts w:ascii="Courier New" w:hAnsi="Courier New" w:cs="Courier New"/>
              </w:rPr>
            </w:rPrChange>
          </w:rPr>
          <w:t>wifi_config_dct.h</w:t>
        </w:r>
      </w:ins>
      <w:proofErr w:type="spellEnd"/>
      <w:del w:id="26" w:author="Greg Landry" w:date="2017-06-15T21:27:00Z">
        <w:r w:rsidR="0052656A" w:rsidRPr="00D3638E" w:rsidDel="00D3638E">
          <w:rPr>
            <w:rFonts w:ascii="Courier New" w:hAnsi="Courier New" w:cs="Courier New"/>
            <w:rPrChange w:id="27" w:author="Greg Landry" w:date="2017-06-15T21:27:00Z">
              <w:rPr/>
            </w:rPrChange>
          </w:rPr>
          <w:delText>.</w:delText>
        </w:r>
      </w:del>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ins w:id="28" w:author="Greg Landry" w:date="2017-03-01T14:47:00Z">
        <w:r w:rsidR="005A1AAF">
          <w:rPr>
            <w:b/>
            <w:u w:val="single"/>
          </w:rPr>
          <w:t>wifi</w:t>
        </w:r>
      </w:ins>
      <w:del w:id="29" w:author="Greg Landry" w:date="2017-03-01T14:47:00Z">
        <w:r w:rsidR="006A1790" w:rsidDel="005A1AAF">
          <w:rPr>
            <w:b/>
            <w:u w:val="single"/>
          </w:rPr>
          <w:delText>Wi-Fi</w:delText>
        </w:r>
      </w:del>
      <w:r w:rsidR="00E703B2">
        <w:rPr>
          <w:b/>
          <w:u w:val="single"/>
        </w:rPr>
        <w:t>_</w:t>
      </w:r>
      <w:r w:rsidRPr="004504F0">
        <w:rPr>
          <w:b/>
          <w:u w:val="single"/>
        </w:rPr>
        <w:t>config_dct.h</w:t>
      </w:r>
      <w:proofErr w:type="spellEnd"/>
      <w:r w:rsidRPr="004504F0">
        <w:rPr>
          <w:b/>
          <w:u w:val="single"/>
        </w:rPr>
        <w:t>”</w:t>
      </w:r>
      <w:ins w:id="30" w:author="Greg Landry" w:date="2017-04-03T15:49:00Z">
        <w:r w:rsidR="00EB5EE0">
          <w:rPr>
            <w:b/>
            <w:u w:val="single"/>
          </w:rPr>
          <w:t xml:space="preserve">. </w:t>
        </w:r>
        <w:r w:rsidR="00EB5EE0">
          <w:t>Note that the name of the file is hard-coded in most projects to be “</w:t>
        </w:r>
        <w:proofErr w:type="spellStart"/>
        <w:r w:rsidR="00EB5EE0">
          <w:t>wifi_config_dct.h</w:t>
        </w:r>
        <w:proofErr w:type="spellEnd"/>
        <w:r w:rsidR="00EB5EE0">
          <w:t>”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31" w:author="Greg Landry" w:date="2017-04-03T15:46:00Z"/>
        </w:rPr>
      </w:pPr>
      <w:ins w:id="32" w:author="Greg Landry" w:date="2017-04-03T15:47:00Z">
        <w:r>
          <w:t>You can see from the figure above that WICED supports just about any type of Wi-Fi security you can think of.</w:t>
        </w:r>
      </w:ins>
    </w:p>
    <w:p w14:paraId="1288A1BB" w14:textId="7F236692" w:rsidR="00EB5EE0" w:rsidRDefault="00EB5EE0" w:rsidP="00571C91">
      <w:pPr>
        <w:rPr>
          <w:ins w:id="33" w:author="Greg Landry" w:date="2017-04-03T15:47:00Z"/>
        </w:rPr>
      </w:pPr>
      <w:proofErr w:type="gramStart"/>
      <w:ins w:id="34" w:author="Greg Landry" w:date="2017-04-03T15:47:00Z">
        <w:r>
          <w:t>All of</w:t>
        </w:r>
        <w:proofErr w:type="gramEnd"/>
        <w:r>
          <w:t xml:space="preserve"> the DCT information is mapped into </w:t>
        </w:r>
      </w:ins>
      <w:ins w:id="35" w:author="Greg Landry" w:date="2017-04-03T15:49:00Z">
        <w:r w:rsidR="00384B32">
          <w:t>flash</w:t>
        </w:r>
      </w:ins>
      <w:ins w:id="36" w:author="Greg Landry" w:date="2017-04-03T15:47:00Z">
        <w:r>
          <w:t xml:space="preserve"> by the WICED SDK. </w:t>
        </w:r>
      </w:ins>
      <w:proofErr w:type="gramStart"/>
      <w:ins w:id="37" w:author="Greg Landry" w:date="2017-04-03T15:48:00Z">
        <w:r>
          <w:t>Typically</w:t>
        </w:r>
        <w:proofErr w:type="gramEnd"/>
        <w:r>
          <w:t xml:space="preserve"> you won’t need to know about it since you just choose your settings in the </w:t>
        </w:r>
      </w:ins>
      <w:proofErr w:type="spellStart"/>
      <w:ins w:id="38" w:author="Greg Landry" w:date="2017-04-03T15:49:00Z">
        <w:r w:rsidR="00384B32">
          <w:t>wiced_config</w:t>
        </w:r>
      </w:ins>
      <w:ins w:id="39" w:author="Greg Landry" w:date="2017-04-03T15:50:00Z">
        <w:r w:rsidR="00384B32">
          <w:t>_dsct</w:t>
        </w:r>
      </w:ins>
      <w:ins w:id="40" w:author="Greg Landry" w:date="2017-04-03T15:49:00Z">
        <w:r w:rsidR="00384B32">
          <w:t>.h</w:t>
        </w:r>
        <w:proofErr w:type="spellEnd"/>
        <w:r w:rsidR="00384B32">
          <w:t xml:space="preserve"> file</w:t>
        </w:r>
      </w:ins>
      <w:ins w:id="41" w:author="Greg Landry" w:date="2017-04-03T15:50:00Z">
        <w:r w:rsidR="00384B32">
          <w:t>, but if you want to read/modify some of the DCT settings from the firmware</w:t>
        </w:r>
      </w:ins>
      <w:ins w:id="42" w:author="Greg Landry" w:date="2017-04-03T15:49:00Z">
        <w:r w:rsidR="00384B32">
          <w:t xml:space="preserve"> </w:t>
        </w:r>
      </w:ins>
      <w:ins w:id="43"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44" w:author="Greg Landry" w:date="2017-04-03T15:51:00Z">
        <w:r w:rsidR="00384B32">
          <w:t xml:space="preserve">for the </w:t>
        </w:r>
      </w:ins>
      <w:del w:id="45" w:author="Greg Landry" w:date="2017-04-03T15:51:00Z">
        <w:r w:rsidR="00F84E4A" w:rsidDel="00384B32">
          <w:delText xml:space="preserve">that maps to the </w:delText>
        </w:r>
      </w:del>
      <w:r w:rsidR="00F84E4A">
        <w:t xml:space="preserve">DCT </w:t>
      </w:r>
      <w:ins w:id="46" w:author="Greg Landry" w:date="2017-04-03T15:51:00Z">
        <w:r w:rsidR="00384B32">
          <w:t xml:space="preserve">mapping </w:t>
        </w:r>
      </w:ins>
      <w:del w:id="47" w:author="Greg Landry" w:date="2017-04-03T15:51:00Z">
        <w:r w:rsidR="00F84E4A" w:rsidDel="00384B32">
          <w:delText>in flash (</w:delText>
        </w:r>
      </w:del>
      <w:r w:rsidR="00F84E4A">
        <w:t xml:space="preserve">in the file </w:t>
      </w:r>
      <w:proofErr w:type="spellStart"/>
      <w:r w:rsidR="00F84E4A">
        <w:t>platform_dct.h</w:t>
      </w:r>
      <w:proofErr w:type="spellEnd"/>
      <w:r w:rsidR="00E8269F">
        <w:t xml:space="preserve"> which can be found in the WICED/platform/include folder</w:t>
      </w:r>
      <w:r w:rsidR="00F84E4A">
        <w:t>)</w:t>
      </w:r>
      <w:r w:rsidR="00876DFB">
        <w:t>.</w:t>
      </w:r>
    </w:p>
    <w:p w14:paraId="08155229" w14:textId="2DE95914" w:rsidR="00F84E4A" w:rsidRDefault="00F84E4A">
      <w:pPr>
        <w:jc w:val="center"/>
        <w:pPrChange w:id="48"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49" w:author="Greg Landry" w:date="2017-04-03T15:53:00Z">
        <w:r w:rsidR="00384B32">
          <w:t>. As an example,</w:t>
        </w:r>
      </w:ins>
      <w:del w:id="50" w:author="Greg Landry" w:date="2017-04-03T15:53:00Z">
        <w:r w:rsidDel="00384B32">
          <w:delText xml:space="preserve"> e.g.</w:delText>
        </w:r>
      </w:del>
      <w:ins w:id="51" w:author="Greg Landry" w:date="2017-04-03T15:53:00Z">
        <w:r w:rsidR="00384B32">
          <w:t xml:space="preserve"> </w:t>
        </w:r>
      </w:ins>
      <w:proofErr w:type="spellStart"/>
      <w:ins w:id="52" w:author="Greg Landry" w:date="2017-04-03T15:54:00Z">
        <w:r w:rsidR="001D531A">
          <w:t>w</w:t>
        </w:r>
      </w:ins>
      <w:ins w:id="53" w:author="Greg Landry" w:date="2017-04-03T15:55:00Z">
        <w:r w:rsidR="001D531A">
          <w:t>ifi_config</w:t>
        </w:r>
      </w:ins>
      <w:proofErr w:type="spellEnd"/>
      <w:ins w:id="54" w:author="Greg Landry" w:date="2017-04-03T15:54:00Z">
        <w:r w:rsidR="00384B32">
          <w:t xml:space="preserve"> is a structure of type </w:t>
        </w:r>
      </w:ins>
      <w:del w:id="55" w:author="Greg Landry" w:date="2017-04-03T15:53:00Z">
        <w:r w:rsidDel="00384B32">
          <w:delText xml:space="preserve"> </w:delText>
        </w:r>
      </w:del>
      <w:proofErr w:type="spellStart"/>
      <w:r w:rsidR="00CB4DBA">
        <w:t>platform_dct_</w:t>
      </w:r>
      <w:ins w:id="56" w:author="Greg Landry" w:date="2017-03-01T14:48:00Z">
        <w:r w:rsidR="005A1AAF">
          <w:t>wifi</w:t>
        </w:r>
      </w:ins>
      <w:del w:id="57" w:author="Greg Landry" w:date="2017-03-01T14:48:00Z">
        <w:r w:rsidR="006A1790" w:rsidDel="005A1AAF">
          <w:delText>Wi-F</w:delText>
        </w:r>
      </w:del>
      <w:del w:id="58" w:author="Greg Landry" w:date="2017-03-01T14:47:00Z">
        <w:r w:rsidR="006A1790" w:rsidDel="005A1AAF">
          <w:delText>i</w:delText>
        </w:r>
      </w:del>
      <w:r w:rsidR="00CB4DBA">
        <w:t>_config_t</w:t>
      </w:r>
      <w:proofErr w:type="spellEnd"/>
      <w:r w:rsidR="00CB4DBA">
        <w:t xml:space="preserve"> </w:t>
      </w:r>
      <w:ins w:id="59"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60" w:author="Greg Landry" w:date="2017-04-03T15:51:00Z">
        <w:r w:rsidR="00384B32">
          <w:t xml:space="preserve"> If </w:t>
        </w:r>
      </w:ins>
      <w:ins w:id="61" w:author="Greg Landry" w:date="2017-04-03T15:54:00Z">
        <w:r w:rsidR="001D531A">
          <w:t>you</w:t>
        </w:r>
      </w:ins>
      <w:ins w:id="62" w:author="Greg Landry" w:date="2017-04-03T15:51:00Z">
        <w:r w:rsidR="00384B32">
          <w:t xml:space="preserve"> right click and </w:t>
        </w:r>
      </w:ins>
      <w:ins w:id="63" w:author="Greg Landry" w:date="2017-04-03T15:52:00Z">
        <w:r w:rsidR="00384B32">
          <w:t xml:space="preserve">do </w:t>
        </w:r>
      </w:ins>
      <w:ins w:id="64" w:author="Greg Landry" w:date="2017-04-03T15:51:00Z">
        <w:r w:rsidR="001D531A">
          <w:t>Open D</w:t>
        </w:r>
        <w:r w:rsidR="00384B32">
          <w:t xml:space="preserve">eclaration on </w:t>
        </w:r>
        <w:proofErr w:type="spellStart"/>
        <w:r w:rsidR="00384B32">
          <w:t>platform_dct_wifi_config_t</w:t>
        </w:r>
        <w:proofErr w:type="spellEnd"/>
        <w:r w:rsidR="00384B32">
          <w:t xml:space="preserve"> </w:t>
        </w:r>
      </w:ins>
      <w:ins w:id="65" w:author="Greg Landry" w:date="2017-04-03T15:54:00Z">
        <w:r w:rsidR="001D531A">
          <w:t>you</w:t>
        </w:r>
      </w:ins>
      <w:ins w:id="66" w:author="Greg Landry" w:date="2017-04-03T15:51:00Z">
        <w:r w:rsidR="00384B32">
          <w:t xml:space="preserve"> will see:</w:t>
        </w:r>
      </w:ins>
    </w:p>
    <w:p w14:paraId="19F8A3FB" w14:textId="2DB0885A" w:rsidR="00CB4DBA" w:rsidRDefault="00CB4DBA">
      <w:pPr>
        <w:jc w:val="center"/>
        <w:pPrChange w:id="67"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68" w:author="Greg Landry" w:date="2017-04-03T15:52:00Z">
        <w:r w:rsidR="00384B32">
          <w:t xml:space="preserve">second </w:t>
        </w:r>
      </w:ins>
      <w:r>
        <w:t>entry “</w:t>
      </w:r>
      <w:proofErr w:type="spellStart"/>
      <w:r w:rsidR="00B872A2">
        <w:t>stored_ap_list</w:t>
      </w:r>
      <w:proofErr w:type="spellEnd"/>
      <w:r w:rsidR="00B872A2">
        <w:t>” is an array</w:t>
      </w:r>
      <w:r>
        <w:t xml:space="preserve"> </w:t>
      </w:r>
      <w:r w:rsidR="00B872A2">
        <w:t>of type “</w:t>
      </w:r>
      <w:proofErr w:type="spellStart"/>
      <w:r w:rsidR="00B872A2">
        <w:t>wiced_config_ap_entry_t</w:t>
      </w:r>
      <w:proofErr w:type="spellEnd"/>
      <w:r w:rsidR="00B872A2">
        <w:t xml:space="preserve">”. The first element (i.e. index 0) of this array contains information for the access point that the STA connects to as a client. </w:t>
      </w:r>
      <w:del w:id="69" w:author="Greg Landry" w:date="2017-04-03T15:52:00Z">
        <w:r w:rsidR="00B872A2" w:rsidDel="00384B32">
          <w:delText xml:space="preserve">That </w:delText>
        </w:r>
      </w:del>
      <w:ins w:id="70" w:author="Greg Landry" w:date="2017-04-03T15:52:00Z">
        <w:r w:rsidR="00384B32">
          <w:t xml:space="preserve">If you right click on </w:t>
        </w:r>
        <w:proofErr w:type="spellStart"/>
        <w:r w:rsidR="00384B32">
          <w:t>wiced_config_ap_entry_t</w:t>
        </w:r>
        <w:proofErr w:type="spellEnd"/>
        <w:r w:rsidR="00384B32">
          <w:t xml:space="preserve"> and </w:t>
        </w:r>
      </w:ins>
      <w:ins w:id="71" w:author="Greg Landry" w:date="2017-04-03T15:53:00Z">
        <w:r w:rsidR="00384B32">
          <w:t xml:space="preserve">do </w:t>
        </w:r>
      </w:ins>
      <w:ins w:id="72" w:author="Greg Landry" w:date="2017-04-03T15:52:00Z">
        <w:r w:rsidR="001D531A">
          <w:t>Open D</w:t>
        </w:r>
        <w:r w:rsidR="00384B32">
          <w:t>eclaration, you will see</w:t>
        </w:r>
      </w:ins>
      <w:del w:id="73" w:author="Greg Landry" w:date="2017-04-03T15:52:00Z">
        <w:r w:rsidR="00B872A2" w:rsidDel="00384B32">
          <w:delText>structure looks like this</w:delText>
        </w:r>
      </w:del>
      <w:r w:rsidR="00B872A2">
        <w:t>:</w:t>
      </w:r>
    </w:p>
    <w:p w14:paraId="73432F7C" w14:textId="4032BD40" w:rsidR="00B872A2" w:rsidRDefault="00B872A2">
      <w:pPr>
        <w:jc w:val="center"/>
        <w:pPrChange w:id="74"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75" w:author="Greg Landry" w:date="2017-04-03T15:56:00Z">
        <w:r w:rsidR="001D531A">
          <w:t xml:space="preserve">details, which is a structure of type </w:t>
        </w:r>
      </w:ins>
      <w:proofErr w:type="spellStart"/>
      <w:r>
        <w:t>wiced_ap_info_t</w:t>
      </w:r>
      <w:proofErr w:type="spellEnd"/>
      <w:r>
        <w:t xml:space="preserve">) </w:t>
      </w:r>
      <w:r w:rsidR="00B872A2">
        <w:t>contains details of the access point that the client will connect to</w:t>
      </w:r>
      <w:ins w:id="76" w:author="Greg Landry" w:date="2017-04-03T15:56:00Z">
        <w:r w:rsidR="001D531A">
          <w:t xml:space="preserve">. If you </w:t>
        </w:r>
        <w:proofErr w:type="spellStart"/>
        <w:r w:rsidR="001D531A">
          <w:t>rght</w:t>
        </w:r>
        <w:proofErr w:type="spellEnd"/>
        <w:r w:rsidR="001D531A">
          <w:t xml:space="preserve"> click on </w:t>
        </w:r>
        <w:proofErr w:type="spellStart"/>
        <w:r w:rsidR="001D531A">
          <w:t>wiced_ap_info_t</w:t>
        </w:r>
        <w:proofErr w:type="spellEnd"/>
        <w:r w:rsidR="001D531A">
          <w:t xml:space="preserve"> and do Open Declaration, you will see:</w:t>
        </w:r>
      </w:ins>
      <w:del w:id="77" w:author="Greg Landry" w:date="2017-04-03T15:56:00Z">
        <w:r w:rsidR="00B872A2" w:rsidDel="001D531A">
          <w:delText>:</w:delText>
        </w:r>
      </w:del>
    </w:p>
    <w:p w14:paraId="527F5F22" w14:textId="19A51533" w:rsidR="00B872A2" w:rsidRDefault="00B872A2">
      <w:pPr>
        <w:jc w:val="center"/>
        <w:pPrChange w:id="78"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79" w:author="Greg Landry" w:date="2017-04-03T15:57:00Z">
        <w:r w:rsidDel="002A0B4C">
          <w:delText xml:space="preserve">Finally, </w:delText>
        </w:r>
        <w:r w:rsidR="00DA0509" w:rsidDel="002A0B4C">
          <w:delText>m</w:delText>
        </w:r>
      </w:del>
      <w:ins w:id="80" w:author="Greg Landry" w:date="2017-04-03T15:57:00Z">
        <w:r w:rsidR="002A0B4C">
          <w:t>M</w:t>
        </w:r>
      </w:ins>
      <w:r w:rsidR="00DA0509">
        <w:t>any</w:t>
      </w:r>
      <w:r>
        <w:t xml:space="preserve"> of the entries in this structure are also structures. </w:t>
      </w:r>
      <w:del w:id="81" w:author="Greg Landry" w:date="2017-04-03T15:57:00Z">
        <w:r w:rsidDel="002A0B4C">
          <w:delText>See the definition of</w:delText>
        </w:r>
      </w:del>
      <w:ins w:id="82" w:author="Greg Landry" w:date="2017-04-03T15:57:00Z">
        <w:r w:rsidR="002A0B4C">
          <w:t>You can explore</w:t>
        </w:r>
      </w:ins>
      <w:r>
        <w:t xml:space="preserve"> each </w:t>
      </w:r>
      <w:ins w:id="83" w:author="Greg Landry" w:date="2017-04-03T15:57:00Z">
        <w:r w:rsidR="002A0B4C">
          <w:t xml:space="preserve">of the </w:t>
        </w:r>
      </w:ins>
      <w:r>
        <w:t>individual structure</w:t>
      </w:r>
      <w:ins w:id="84" w:author="Greg Landry" w:date="2017-04-03T15:57:00Z">
        <w:r w:rsidR="002A0B4C">
          <w:t>s</w:t>
        </w:r>
      </w:ins>
      <w:r>
        <w:t xml:space="preserve"> to see what values </w:t>
      </w:r>
      <w:ins w:id="85" w:author="Greg Landry" w:date="2017-04-03T15:57:00Z">
        <w:r w:rsidR="002A0B4C">
          <w:t>they</w:t>
        </w:r>
      </w:ins>
      <w:del w:id="86" w:author="Greg Landry" w:date="2017-04-03T15:57:00Z">
        <w:r w:rsidDel="002A0B4C">
          <w:delText>it</w:delText>
        </w:r>
      </w:del>
      <w:r>
        <w:t xml:space="preserve"> contain</w:t>
      </w:r>
      <w:del w:id="87"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proofErr w:type="spellStart"/>
      <w:r w:rsidRPr="00963C1C">
        <w:rPr>
          <w:i/>
        </w:rPr>
        <w:t>wiced_dct_read_</w:t>
      </w:r>
      <w:proofErr w:type="gramStart"/>
      <w:r w:rsidRPr="00963C1C">
        <w:rPr>
          <w:i/>
        </w:rPr>
        <w:t>lock</w:t>
      </w:r>
      <w:proofErr w:type="spellEnd"/>
      <w:r w:rsidR="00963C1C" w:rsidRPr="00963C1C">
        <w:rPr>
          <w:i/>
        </w:rPr>
        <w:t>(</w:t>
      </w:r>
      <w:proofErr w:type="gramEnd"/>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proofErr w:type="spellStart"/>
      <w:r w:rsidR="006B0832" w:rsidRPr="00EE27F2">
        <w:rPr>
          <w:i/>
        </w:rPr>
        <w:t>wiced_dct_write</w:t>
      </w:r>
      <w:proofErr w:type="spellEnd"/>
      <w:r w:rsidR="00EE27F2" w:rsidRPr="00EE27F2">
        <w:rPr>
          <w:i/>
        </w:rPr>
        <w:t>()</w:t>
      </w:r>
      <w:r w:rsidR="006B0832">
        <w:t>.</w:t>
      </w:r>
    </w:p>
    <w:p w14:paraId="1247FA99" w14:textId="0244E51F" w:rsidR="006B0832" w:rsidRDefault="0077590E" w:rsidP="00571C91">
      <w:r>
        <w:t xml:space="preserve">You provide the </w:t>
      </w:r>
      <w:proofErr w:type="spellStart"/>
      <w:r w:rsidRPr="00FC5113">
        <w:rPr>
          <w:i/>
        </w:rPr>
        <w:t>wiced_dct_read_</w:t>
      </w:r>
      <w:proofErr w:type="gramStart"/>
      <w:r w:rsidRPr="00FC5113">
        <w:rPr>
          <w:i/>
        </w:rPr>
        <w:t>lock</w:t>
      </w:r>
      <w:proofErr w:type="spellEnd"/>
      <w:r w:rsidR="00FC5113" w:rsidRPr="00FC5113">
        <w:rPr>
          <w:i/>
        </w:rPr>
        <w:t>(</w:t>
      </w:r>
      <w:proofErr w:type="gramEnd"/>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proofErr w:type="spellStart"/>
      <w:r w:rsidR="006B0832" w:rsidRPr="004665E3">
        <w:rPr>
          <w:i/>
        </w:rPr>
        <w:t>wiced_dct_read_</w:t>
      </w:r>
      <w:proofErr w:type="gramStart"/>
      <w:r w:rsidR="006B0832" w:rsidRPr="004665E3">
        <w:rPr>
          <w:i/>
        </w:rPr>
        <w:t>lock</w:t>
      </w:r>
      <w:proofErr w:type="spellEnd"/>
      <w:r w:rsidR="004665E3" w:rsidRPr="004665E3">
        <w:rPr>
          <w:i/>
        </w:rPr>
        <w:t>(</w:t>
      </w:r>
      <w:proofErr w:type="gramEnd"/>
      <w:r w:rsidR="004665E3" w:rsidRPr="004665E3">
        <w:rPr>
          <w:i/>
        </w:rPr>
        <w:t>)</w:t>
      </w:r>
      <w:r w:rsidR="006B0832">
        <w:t xml:space="preserve"> function). For example, if you want to read the DCT_</w:t>
      </w:r>
      <w:r w:rsidR="00F67D55">
        <w:t>WI</w:t>
      </w:r>
      <w:r w:rsidR="006A1790">
        <w:t>FI</w:t>
      </w:r>
      <w:r w:rsidR="006B0832">
        <w:t xml:space="preserve">_CONFIG_SECTION, then the pointer type would be </w:t>
      </w:r>
      <w:proofErr w:type="spellStart"/>
      <w:r w:rsidR="006B0832">
        <w:t>platform_dct_</w:t>
      </w:r>
      <w:ins w:id="88" w:author="Greg Landry" w:date="2017-03-01T14:48:00Z">
        <w:r w:rsidR="005A1AAF">
          <w:t>wifi</w:t>
        </w:r>
      </w:ins>
      <w:del w:id="89" w:author="Greg Landry" w:date="2017-03-01T14:48:00Z">
        <w:r w:rsidR="006A1790" w:rsidDel="005A1AAF">
          <w:delText>Wi-Fi</w:delText>
        </w:r>
      </w:del>
      <w:r w:rsidR="006B0832">
        <w:t>_config</w:t>
      </w:r>
      <w:ins w:id="90" w:author="Greg Landry" w:date="2017-04-03T15:59:00Z">
        <w:r w:rsidR="000518AE">
          <w:t>_t</w:t>
        </w:r>
      </w:ins>
      <w:proofErr w:type="spellEnd"/>
      <w:r w:rsidR="006B0832">
        <w:t>.</w:t>
      </w:r>
    </w:p>
    <w:p w14:paraId="378C0C20" w14:textId="599BB323" w:rsidR="00263501" w:rsidRDefault="00263501" w:rsidP="00571C91">
      <w:r>
        <w:t xml:space="preserve">You can find the list of section names in the </w:t>
      </w:r>
      <w:proofErr w:type="spellStart"/>
      <w:r>
        <w:t>wiced_dct_common.h</w:t>
      </w:r>
      <w:proofErr w:type="spellEnd"/>
      <w:r>
        <w:t xml:space="preserve"> file which </w:t>
      </w:r>
      <w:proofErr w:type="gramStart"/>
      <w:r>
        <w:t>is located in</w:t>
      </w:r>
      <w:proofErr w:type="gramEnd"/>
      <w:r>
        <w:t xml:space="preserve">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proofErr w:type="spellStart"/>
      <w:r w:rsidR="00214DAA" w:rsidRPr="008E5276">
        <w:rPr>
          <w:i/>
        </w:rPr>
        <w:t>wiced_dct_read_</w:t>
      </w:r>
      <w:proofErr w:type="gramStart"/>
      <w:r w:rsidR="00214DAA" w:rsidRPr="008E5276">
        <w:rPr>
          <w:i/>
        </w:rPr>
        <w:t>unlock</w:t>
      </w:r>
      <w:proofErr w:type="spellEnd"/>
      <w:r w:rsidR="008E5276" w:rsidRPr="008E5276">
        <w:rPr>
          <w:i/>
        </w:rPr>
        <w:t>(</w:t>
      </w:r>
      <w:proofErr w:type="gramEnd"/>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proofErr w:type="spellStart"/>
      <w:r w:rsidRPr="00DA3D45">
        <w:rPr>
          <w:i/>
        </w:rPr>
        <w:t>wiced_dct_read_</w:t>
      </w:r>
      <w:proofErr w:type="gramStart"/>
      <w:r w:rsidRPr="00DA3D45">
        <w:rPr>
          <w:i/>
        </w:rPr>
        <w:t>lock</w:t>
      </w:r>
      <w:proofErr w:type="spellEnd"/>
      <w:r w:rsidR="00DA3D45" w:rsidRPr="00DA3D45">
        <w:rPr>
          <w:i/>
        </w:rPr>
        <w:t>(</w:t>
      </w:r>
      <w:proofErr w:type="gramEnd"/>
      <w:r w:rsidR="00DA3D45" w:rsidRPr="00DA3D45">
        <w:rPr>
          <w:i/>
        </w:rPr>
        <w:t>)</w:t>
      </w:r>
      <w:r>
        <w:t xml:space="preserve"> with the writable parameter set to false</w:t>
      </w:r>
      <w:ins w:id="91" w:author="Greg Landry" w:date="2017-04-03T15:58:00Z">
        <w:r w:rsidR="004D5DC9">
          <w:t>,</w:t>
        </w:r>
      </w:ins>
      <w:r>
        <w:t xml:space="preserve"> in which case the </w:t>
      </w:r>
      <w:proofErr w:type="spellStart"/>
      <w:r w:rsidRPr="00B17040">
        <w:rPr>
          <w:i/>
        </w:rPr>
        <w:t>wiced_dct_read_lock</w:t>
      </w:r>
      <w:proofErr w:type="spellEnd"/>
      <w:r w:rsidR="00B17040" w:rsidRPr="00B17040">
        <w:rPr>
          <w:i/>
        </w:rPr>
        <w:t>()</w:t>
      </w:r>
      <w:r>
        <w:t xml:space="preserve"> will </w:t>
      </w:r>
      <w:r w:rsidR="00214DAA">
        <w:t>give you a pointer to the flash instead of making a copy in RAM.</w:t>
      </w:r>
      <w:r w:rsidR="00292026">
        <w:t xml:space="preserve"> You can only do this if you are only </w:t>
      </w:r>
      <w:ins w:id="92" w:author="Greg Landry" w:date="2017-04-03T15:58:00Z">
        <w:r w:rsidR="004D5DC9">
          <w:t xml:space="preserve">going to </w:t>
        </w:r>
      </w:ins>
      <w:r w:rsidR="00292026">
        <w:t>read</w:t>
      </w:r>
      <w:del w:id="93"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proofErr w:type="spellStart"/>
      <w:r w:rsidR="00A03067" w:rsidRPr="007D2036">
        <w:rPr>
          <w:i/>
        </w:rPr>
        <w:t>wiced_network_</w:t>
      </w:r>
      <w:proofErr w:type="gramStart"/>
      <w:r w:rsidR="00A03067" w:rsidRPr="007D2036">
        <w:rPr>
          <w:i/>
        </w:rPr>
        <w:t>up</w:t>
      </w:r>
      <w:proofErr w:type="spellEnd"/>
      <w:r w:rsidR="007D2036" w:rsidRPr="007D2036">
        <w:rPr>
          <w:i/>
        </w:rPr>
        <w:t>(</w:t>
      </w:r>
      <w:proofErr w:type="gramEnd"/>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94" w:author="Greg Landry" w:date="2017-04-03T15:59:00Z">
        <w:r>
          <w:t xml:space="preserve">The parameter </w:t>
        </w:r>
      </w:ins>
      <w:proofErr w:type="spellStart"/>
      <w:r w:rsidR="00B94B9A">
        <w:t>wiced_interface_t</w:t>
      </w:r>
      <w:proofErr w:type="spellEnd"/>
      <w:r w:rsidR="00B94B9A">
        <w:t xml:space="preserve">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t>
      </w:r>
      <w:proofErr w:type="spellStart"/>
      <w:r w:rsidR="00B94B9A">
        <w:t>wiced_interface_t</w:t>
      </w:r>
      <w:proofErr w:type="spellEnd"/>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proofErr w:type="spellStart"/>
      <w:r w:rsidRPr="00471911">
        <w:rPr>
          <w:i/>
        </w:rPr>
        <w:t>wiced_network_</w:t>
      </w:r>
      <w:proofErr w:type="gramStart"/>
      <w:r w:rsidRPr="00471911">
        <w:rPr>
          <w:i/>
        </w:rPr>
        <w:t>up</w:t>
      </w:r>
      <w:proofErr w:type="spellEnd"/>
      <w:r w:rsidR="00471911" w:rsidRPr="00471911">
        <w:rPr>
          <w:i/>
        </w:rPr>
        <w:t>(</w:t>
      </w:r>
      <w:proofErr w:type="gramEnd"/>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95" w:author="Greg Landry" w:date="2017-04-03T16:00:00Z"/>
        </w:rPr>
      </w:pPr>
      <w:ins w:id="96" w:author="Greg Landry" w:date="2017-04-03T16:00:00Z">
        <w:r>
          <w:t>If you are using an external DHCP server, then you don</w:t>
        </w:r>
      </w:ins>
      <w:ins w:id="97" w:author="Greg Landry" w:date="2017-04-03T16:01:00Z">
        <w:r>
          <w:t xml:space="preserve">’t need to specify the </w:t>
        </w:r>
        <w:proofErr w:type="spellStart"/>
        <w:r>
          <w:t>ip_settings</w:t>
        </w:r>
        <w:proofErr w:type="spellEnd"/>
        <w:r>
          <w:t>. In that case,</w:t>
        </w:r>
      </w:ins>
      <w:ins w:id="98" w:author="Greg Landry" w:date="2017-04-03T16:00:00Z">
        <w:r>
          <w:t xml:space="preserve"> just </w:t>
        </w:r>
      </w:ins>
      <w:ins w:id="99" w:author="Greg Landry" w:date="2017-04-03T16:01:00Z">
        <w:r>
          <w:t>use</w:t>
        </w:r>
      </w:ins>
      <w:ins w:id="100" w:author="Greg Landry" w:date="2017-04-03T16:00:00Z">
        <w:r>
          <w:t xml:space="preserve"> NULL for the third parameter.</w:t>
        </w:r>
      </w:ins>
    </w:p>
    <w:p w14:paraId="5A931764" w14:textId="1640A87E" w:rsidR="00527F09" w:rsidRDefault="00527F09" w:rsidP="00B94B9A">
      <w:r>
        <w:t xml:space="preserve">If </w:t>
      </w:r>
      <w:del w:id="101" w:author="Greg Landry" w:date="2017-04-03T16:01:00Z">
        <w:r w:rsidDel="009958AA">
          <w:delText>you do not use DHCP</w:delText>
        </w:r>
      </w:del>
      <w:ins w:id="102"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t>
      </w:r>
      <w:proofErr w:type="spellStart"/>
      <w:r>
        <w:t>wiced_ip_setting_t</w:t>
      </w:r>
      <w:proofErr w:type="spellEnd"/>
      <w:r>
        <w:t>.</w:t>
      </w:r>
      <w:ins w:id="103" w:author="Greg Landry" w:date="2017-04-03T16:01:00Z">
        <w:r w:rsidR="009958AA">
          <w:t xml:space="preserve"> That structure has three elements as can be seen here:</w:t>
        </w:r>
      </w:ins>
      <w:del w:id="104"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4910" cy="966997"/>
                    </a:xfrm>
                    <a:prstGeom prst="rect">
                      <a:avLst/>
                    </a:prstGeom>
                  </pic:spPr>
                </pic:pic>
              </a:graphicData>
            </a:graphic>
          </wp:inline>
        </w:drawing>
      </w:r>
      <w:del w:id="105"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t>
      </w:r>
      <w:proofErr w:type="spellStart"/>
      <w:r w:rsidR="00527F09">
        <w:t>wiced_result_t</w:t>
      </w:r>
      <w:proofErr w:type="spellEnd"/>
      <w:r w:rsidR="00527F09">
        <w:t>” which is a giant enumeration.</w:t>
      </w:r>
      <w:r w:rsidR="001B7697">
        <w:t xml:space="preserve">  Some values that we return include WICED_SUCCESS, WICED_PENDING and WICED_ERROR.  If you look at the </w:t>
      </w:r>
      <w:proofErr w:type="spellStart"/>
      <w:r w:rsidR="001B7697">
        <w:t>wiced_result_t</w:t>
      </w:r>
      <w:proofErr w:type="spellEnd"/>
      <w:r w:rsidR="001B7697">
        <w:t xml:space="preserve">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 xml:space="preserve">f you click on the WICED_RESULT_LIST you will see </w:t>
      </w:r>
      <w:proofErr w:type="gramStart"/>
      <w:r>
        <w:t>all of</w:t>
      </w:r>
      <w:proofErr w:type="gramEnd"/>
      <w:r>
        <w:t xml:space="preserve"> the enumerations of the form “WICED_”</w:t>
      </w:r>
      <w:r w:rsidR="00451793">
        <w:t>. So, for a successful command, you will see “WICED_SUC</w:t>
      </w:r>
      <w:ins w:id="106"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9424" cy="3940128"/>
                    </a:xfrm>
                    <a:prstGeom prst="rect">
                      <a:avLst/>
                    </a:prstGeom>
                  </pic:spPr>
                </pic:pic>
              </a:graphicData>
            </a:graphic>
          </wp:inline>
        </w:drawing>
      </w:r>
      <w:del w:id="107"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108" w:author="Greg Landry" w:date="2017-04-03T16:03:00Z"/>
        </w:rPr>
      </w:pPr>
      <w:del w:id="109"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w:t>
      </w:r>
      <w:proofErr w:type="gramStart"/>
      <w:r w:rsidR="00E045AD">
        <w:t>a number of</w:t>
      </w:r>
      <w:proofErr w:type="gramEnd"/>
      <w:r w:rsidR="00E045AD">
        <w:t xml:space="preserve">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w:t>
      </w:r>
      <w:proofErr w:type="gramStart"/>
      <w:r>
        <w:t>all of these</w:t>
      </w:r>
      <w:proofErr w:type="gramEnd"/>
      <w:r>
        <w:t xml:space="preserve"> methods.  In this </w:t>
      </w:r>
      <w:proofErr w:type="gramStart"/>
      <w:r>
        <w:t>class</w:t>
      </w:r>
      <w:proofErr w:type="gramEnd"/>
      <w:r>
        <w:t xml:space="preserve">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19AD8EA" w:rsidR="004D5FF5" w:rsidRDefault="00B73473">
      <w:pPr>
        <w:pStyle w:val="Heading3"/>
      </w:pPr>
      <w:r>
        <w:t>01 C</w:t>
      </w:r>
      <w:r w:rsidR="00724B2D">
        <w:t>reate an A</w:t>
      </w:r>
      <w:r>
        <w:t xml:space="preserve">pp that attaches to </w:t>
      </w:r>
      <w:ins w:id="110" w:author="Greg Landry" w:date="2017-05-16T17:08:00Z">
        <w:r w:rsidR="009E27D0">
          <w:t xml:space="preserve">a WPA2 AES PSK </w:t>
        </w:r>
      </w:ins>
      <w:del w:id="111" w:author="Greg Landry" w:date="2017-05-16T17:08:00Z">
        <w:r w:rsidDel="009E27D0">
          <w:delText xml:space="preserve">an open </w:delText>
        </w:r>
      </w:del>
      <w:r>
        <w:t>network</w:t>
      </w:r>
      <w:r w:rsidR="00724B2D">
        <w:t xml:space="preserve">, have </w:t>
      </w:r>
      <w:del w:id="112" w:author="Greg Landry" w:date="2017-04-03T16:03:00Z">
        <w:r w:rsidR="00724B2D" w:rsidDel="009958AA">
          <w:delText xml:space="preserve">the </w:delText>
        </w:r>
        <w:r w:rsidR="000A4367" w:rsidDel="009958AA">
          <w:delText xml:space="preserve">red </w:delText>
        </w:r>
      </w:del>
      <w:r w:rsidR="00724B2D">
        <w:t>LED</w:t>
      </w:r>
      <w:ins w:id="113" w:author="Greg Landry" w:date="2017-04-03T16:03:00Z">
        <w:r w:rsidR="009E43F3">
          <w:t>1</w:t>
        </w:r>
      </w:ins>
      <w:r w:rsidR="00724B2D">
        <w:t xml:space="preserve"> </w:t>
      </w:r>
      <w:ins w:id="114" w:author="Greg Landry" w:date="2017-06-03T09:38:00Z">
        <w:r w:rsidR="00947DD5">
          <w:t xml:space="preserve">turn on for success and </w:t>
        </w:r>
      </w:ins>
      <w:r w:rsidR="00724B2D">
        <w:t>blink on failure</w:t>
      </w:r>
      <w:del w:id="115" w:author="Greg Landry" w:date="2017-06-03T09:38:00Z">
        <w:r w:rsidR="00724B2D" w:rsidDel="00947DD5">
          <w:delText xml:space="preserve"> and </w:delText>
        </w:r>
        <w:r w:rsidR="000A4367" w:rsidDel="00947DD5">
          <w:delText xml:space="preserve">have </w:delText>
        </w:r>
      </w:del>
      <w:del w:id="116" w:author="Greg Landry" w:date="2017-03-06T11:13:00Z">
        <w:r w:rsidR="000A4367" w:rsidDel="00B23174">
          <w:delText xml:space="preserve">the </w:delText>
        </w:r>
        <w:r w:rsidR="00724B2D" w:rsidDel="00B23174">
          <w:delText xml:space="preserve">green </w:delText>
        </w:r>
      </w:del>
      <w:del w:id="117" w:author="Greg Landry" w:date="2017-06-03T09:38:00Z">
        <w:r w:rsidR="000A4367" w:rsidDel="00947DD5">
          <w:delText xml:space="preserve">LED blink </w:delText>
        </w:r>
        <w:r w:rsidR="00724B2D" w:rsidDel="00947DD5">
          <w:delText xml:space="preserve">on </w:delText>
        </w:r>
        <w:r w:rsidR="00FA3AE1" w:rsidDel="00947DD5">
          <w:delText>success</w:delText>
        </w:r>
      </w:del>
    </w:p>
    <w:p w14:paraId="43AE3377" w14:textId="7B160F2F"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w:t>
      </w:r>
      <w:del w:id="118" w:author="Greg Landry" w:date="2017-06-15T21:29:00Z">
        <w:r w:rsidR="00D83307" w:rsidDel="00D3638E">
          <w:delText>_</w:delText>
        </w:r>
      </w:del>
      <w:del w:id="119" w:author="Greg Landry" w:date="2017-05-16T17:08:00Z">
        <w:r w:rsidR="00D83307" w:rsidDel="009E27D0">
          <w:delText>o</w:delText>
        </w:r>
        <w:r w:rsidR="004A39FA" w:rsidDel="009E27D0">
          <w:delText>pen</w:delText>
        </w:r>
        <w:r w:rsidR="001F17DD" w:rsidDel="009E27D0">
          <w:delText xml:space="preserve"> </w:delText>
        </w:r>
      </w:del>
      <w:ins w:id="120" w:author="Greg Landry" w:date="2017-05-16T17:08:00Z">
        <w:r w:rsidR="009E27D0">
          <w:t xml:space="preserve"> </w:t>
        </w:r>
      </w:ins>
      <w:r w:rsidR="001F17DD">
        <w:t>(or copy a previous project</w:t>
      </w:r>
      <w:del w:id="121" w:author="Greg Landry" w:date="2017-05-16T17:09:00Z">
        <w:r w:rsidR="001F17DD" w:rsidDel="001C180E">
          <w:delText xml:space="preserve"> such as the template</w:delText>
        </w:r>
      </w:del>
      <w:r w:rsidR="001F17DD">
        <w:t>).</w:t>
      </w:r>
    </w:p>
    <w:p w14:paraId="1D501AE1" w14:textId="31DFA161" w:rsidR="00724B2D" w:rsidRDefault="00724B2D" w:rsidP="0081112A">
      <w:pPr>
        <w:pStyle w:val="ListParagraph"/>
        <w:keepNext/>
        <w:numPr>
          <w:ilvl w:val="0"/>
          <w:numId w:val="28"/>
        </w:numPr>
      </w:pPr>
      <w:r>
        <w:t xml:space="preserve">Copy the template </w:t>
      </w:r>
      <w:proofErr w:type="spellStart"/>
      <w:r>
        <w:t>default_</w:t>
      </w:r>
      <w:ins w:id="122" w:author="Greg Landry" w:date="2017-03-01T14:48:00Z">
        <w:r w:rsidR="005A1AAF">
          <w:t>wifi</w:t>
        </w:r>
      </w:ins>
      <w:del w:id="123" w:author="Greg Landry" w:date="2017-03-01T14:48:00Z">
        <w:r w:rsidR="006A1790" w:rsidDel="005A1AAF">
          <w:delText>Wi-Fi</w:delText>
        </w:r>
      </w:del>
      <w:r>
        <w:t>_config_dct.h</w:t>
      </w:r>
      <w:proofErr w:type="spellEnd"/>
      <w:r>
        <w:t xml:space="preserve"> </w:t>
      </w:r>
      <w:r w:rsidR="0050665E">
        <w:t xml:space="preserve">into your application folder (from step 1) </w:t>
      </w:r>
      <w:r>
        <w:t xml:space="preserve">and name it </w:t>
      </w:r>
      <w:proofErr w:type="spellStart"/>
      <w:ins w:id="124" w:author="Greg Landry" w:date="2017-03-01T14:48:00Z">
        <w:r w:rsidR="005A1AAF">
          <w:t>wifi</w:t>
        </w:r>
      </w:ins>
      <w:del w:id="125" w:author="Greg Landry" w:date="2017-03-01T14:48:00Z">
        <w:r w:rsidR="006A1790" w:rsidDel="005A1AAF">
          <w:delText>Wi-Fi</w:delText>
        </w:r>
      </w:del>
      <w:r>
        <w:t>_config_dct.h</w:t>
      </w:r>
      <w:proofErr w:type="spellEnd"/>
      <w:r w:rsidR="00AF42B5">
        <w:t>.</w:t>
      </w:r>
    </w:p>
    <w:p w14:paraId="6713A56A" w14:textId="162C9822" w:rsidR="00901B95" w:rsidRDefault="00901B95" w:rsidP="00B02432">
      <w:pPr>
        <w:pStyle w:val="ListParagraph"/>
        <w:keepNext/>
        <w:numPr>
          <w:ilvl w:val="1"/>
          <w:numId w:val="28"/>
        </w:numPr>
      </w:pPr>
      <w:r>
        <w:t xml:space="preserve">Hint: Remember it is in the </w:t>
      </w:r>
      <w:del w:id="126" w:author="Greg Landry" w:date="2017-05-16T17:09:00Z">
        <w:r w:rsidDel="006B0AF7">
          <w:delText xml:space="preserve">include </w:delText>
        </w:r>
      </w:del>
      <w:ins w:id="127" w:author="Greg Landry" w:date="2017-05-16T17:09:00Z">
        <w:r w:rsidR="006B0AF7">
          <w:t xml:space="preserve">WICED include </w:t>
        </w:r>
      </w:ins>
      <w:r>
        <w:t>directory.</w:t>
      </w:r>
    </w:p>
    <w:p w14:paraId="4878B801" w14:textId="6B3ED6EF" w:rsidR="00724B2D" w:rsidRDefault="00724B2D" w:rsidP="0081112A">
      <w:pPr>
        <w:pStyle w:val="ListParagraph"/>
        <w:keepNext/>
        <w:numPr>
          <w:ilvl w:val="0"/>
          <w:numId w:val="28"/>
        </w:numPr>
      </w:pPr>
      <w:r>
        <w:t xml:space="preserve">Modify </w:t>
      </w:r>
      <w:proofErr w:type="spellStart"/>
      <w:ins w:id="128" w:author="Greg Landry" w:date="2017-03-01T14:49:00Z">
        <w:r w:rsidR="005A1AAF">
          <w:t>wifi</w:t>
        </w:r>
      </w:ins>
      <w:del w:id="129" w:author="Greg Landry" w:date="2017-03-01T14:49:00Z">
        <w:r w:rsidR="006A1790" w:rsidDel="005A1AAF">
          <w:delText>Wi-Fi</w:delText>
        </w:r>
      </w:del>
      <w:r>
        <w:t>_config_dct.h</w:t>
      </w:r>
      <w:proofErr w:type="spellEnd"/>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w:t>
      </w:r>
      <w:proofErr w:type="spellStart"/>
      <w:r w:rsidR="00724B2D">
        <w:t>makefile</w:t>
      </w:r>
      <w:proofErr w:type="spellEnd"/>
      <w:r w:rsidR="00FA3AE1">
        <w:t xml:space="preserve"> (don’t forget to add the </w:t>
      </w:r>
      <w:del w:id="130" w:author="Greg Landry" w:date="2017-03-01T14:49:00Z">
        <w:r w:rsidR="001E3FE3" w:rsidDel="005A1AAF">
          <w:delText>#define</w:delText>
        </w:r>
      </w:del>
      <w:ins w:id="131" w:author="Greg Landry" w:date="2017-03-01T14:49:00Z">
        <w:r w:rsidR="005A1AAF">
          <w:t>line</w:t>
        </w:r>
      </w:ins>
      <w:r w:rsidR="001E3FE3">
        <w:t xml:space="preserve"> for </w:t>
      </w:r>
      <w:r w:rsidR="006A1790">
        <w:t>WI</w:t>
      </w:r>
      <w:del w:id="132" w:author="Greg Landry" w:date="2017-03-01T14:49:00Z">
        <w:r w:rsidR="006A1790" w:rsidDel="005A1AAF">
          <w:delText>-</w:delText>
        </w:r>
      </w:del>
      <w:r w:rsidR="006A1790">
        <w:t>FI</w:t>
      </w:r>
      <w:r w:rsidR="00FA3AE1">
        <w:t>_CONFIG_DCT_H)</w:t>
      </w:r>
      <w:r w:rsidR="00AF42B5">
        <w:t>.</w:t>
      </w:r>
    </w:p>
    <w:p w14:paraId="3D2318C1" w14:textId="703C7CF4" w:rsidR="00724B2D" w:rsidRDefault="003C33C8" w:rsidP="0081112A">
      <w:pPr>
        <w:pStyle w:val="ListParagraph"/>
        <w:keepNext/>
        <w:numPr>
          <w:ilvl w:val="0"/>
          <w:numId w:val="28"/>
        </w:numPr>
      </w:pPr>
      <w:r>
        <w:t>Create and edit 01_attach</w:t>
      </w:r>
      <w:del w:id="133" w:author="Greg Landry" w:date="2017-06-15T21:29:00Z">
        <w:r w:rsidDel="00D3638E">
          <w:delText>_open</w:delText>
        </w:r>
      </w:del>
      <w:r w:rsidR="00724B2D">
        <w:t xml:space="preserve">.c (use the function </w:t>
      </w:r>
      <w:proofErr w:type="spellStart"/>
      <w:r w:rsidR="00724B2D" w:rsidRPr="006208BF">
        <w:rPr>
          <w:i/>
        </w:rPr>
        <w:t>wiced_network_</w:t>
      </w:r>
      <w:proofErr w:type="gramStart"/>
      <w:r w:rsidR="00724B2D" w:rsidRPr="006208BF">
        <w:rPr>
          <w:i/>
        </w:rPr>
        <w:t>up</w:t>
      </w:r>
      <w:proofErr w:type="spellEnd"/>
      <w:r w:rsidR="006208BF" w:rsidRPr="006208BF">
        <w:rPr>
          <w:i/>
        </w:rPr>
        <w:t>(</w:t>
      </w:r>
      <w:proofErr w:type="gramEnd"/>
      <w:r w:rsidR="006208BF" w:rsidRPr="006208BF">
        <w:rPr>
          <w:i/>
        </w:rPr>
        <w:t>)</w:t>
      </w:r>
      <w:r w:rsidR="00FA3AE1">
        <w:t xml:space="preserve"> to read the DCT and start the network</w:t>
      </w:r>
      <w:r w:rsidR="00724B2D">
        <w:t>)</w:t>
      </w:r>
      <w:r w:rsidR="00AF42B5">
        <w:t>.</w:t>
      </w:r>
    </w:p>
    <w:p w14:paraId="08E3E8F3" w14:textId="7FAD21F7" w:rsidR="00724B2D" w:rsidRDefault="00724B2D" w:rsidP="0081112A">
      <w:pPr>
        <w:pStyle w:val="ListParagraph"/>
        <w:keepNext/>
        <w:numPr>
          <w:ilvl w:val="0"/>
          <w:numId w:val="28"/>
        </w:numPr>
      </w:pPr>
      <w:r>
        <w:t xml:space="preserve">Check the </w:t>
      </w:r>
      <w:del w:id="134" w:author="Greg Landry" w:date="2017-06-03T09:40:00Z">
        <w:r w:rsidDel="0016085B">
          <w:delText xml:space="preserve">error </w:delText>
        </w:r>
      </w:del>
      <w:ins w:id="135" w:author="Greg Landry" w:date="2017-06-03T09:40:00Z">
        <w:r w:rsidR="0016085B">
          <w:t xml:space="preserve">return </w:t>
        </w:r>
      </w:ins>
      <w:r>
        <w:t>code</w:t>
      </w:r>
      <w:del w:id="136" w:author="Greg Landry" w:date="2017-06-03T09:40:00Z">
        <w:r w:rsidDel="0016085B">
          <w:delText>s</w:delText>
        </w:r>
      </w:del>
      <w:r>
        <w:t xml:space="preserve"> and </w:t>
      </w:r>
      <w:ins w:id="137" w:author="Greg Landry" w:date="2017-06-03T09:39:00Z">
        <w:r w:rsidR="00953C5A">
          <w:t xml:space="preserve">either turn on or </w:t>
        </w:r>
      </w:ins>
      <w:del w:id="138" w:author="Greg Landry" w:date="2017-06-03T09:40:00Z">
        <w:r w:rsidDel="00953C5A">
          <w:delText>do the appropriate blinking</w:delText>
        </w:r>
      </w:del>
      <w:ins w:id="139" w:author="Greg Landry" w:date="2017-06-03T09:40:00Z">
        <w:r w:rsidR="00953C5A">
          <w:t>blink the LED as appropriate</w:t>
        </w:r>
      </w:ins>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5C976D82" w:rsidR="006F2542" w:rsidRDefault="006F2542" w:rsidP="006F2542">
      <w:pPr>
        <w:pStyle w:val="Heading3"/>
      </w:pPr>
      <w:r>
        <w:t xml:space="preserve">02 </w:t>
      </w:r>
      <w:r w:rsidR="00BF7D54">
        <w:t>A</w:t>
      </w:r>
      <w:r w:rsidR="001F598A">
        <w:t>ttach to a</w:t>
      </w:r>
      <w:ins w:id="140" w:author="Greg Landry" w:date="2017-05-16T17:10:00Z">
        <w:r w:rsidR="00317CB9">
          <w:t>n</w:t>
        </w:r>
      </w:ins>
      <w:r>
        <w:t xml:space="preserve"> </w:t>
      </w:r>
      <w:del w:id="141" w:author="Greg Landry" w:date="2017-05-16T17:10:00Z">
        <w:r w:rsidDel="00317CB9">
          <w:delText xml:space="preserve">WPA2 </w:delText>
        </w:r>
        <w:r w:rsidR="00547F08" w:rsidDel="00317CB9">
          <w:delText xml:space="preserve">AES </w:delText>
        </w:r>
        <w:r w:rsidDel="00317CB9">
          <w:delText>PSK</w:delText>
        </w:r>
      </w:del>
      <w:ins w:id="142" w:author="Greg Landry" w:date="2017-05-16T17:10:00Z">
        <w:r w:rsidR="00317CB9">
          <w:t>open</w:t>
        </w:r>
      </w:ins>
      <w:r>
        <w:t xml:space="preserve"> network</w:t>
      </w:r>
    </w:p>
    <w:p w14:paraId="36659587" w14:textId="40299E39" w:rsidR="00BF7D54" w:rsidDel="00317CB9" w:rsidRDefault="00BF7D54">
      <w:pPr>
        <w:pStyle w:val="ListParagraph"/>
        <w:numPr>
          <w:ilvl w:val="0"/>
          <w:numId w:val="36"/>
        </w:numPr>
        <w:rPr>
          <w:del w:id="143" w:author="Greg Landry" w:date="2017-05-16T17:10:00Z"/>
        </w:rPr>
        <w:pPrChange w:id="144" w:author="Greg Landry" w:date="2017-05-16T17:10:00Z">
          <w:pPr>
            <w:pStyle w:val="ListParagraph"/>
            <w:numPr>
              <w:numId w:val="34"/>
            </w:numPr>
            <w:ind w:hanging="360"/>
          </w:pPr>
        </w:pPrChange>
      </w:pPr>
      <w:del w:id="145" w:author="Greg Landry" w:date="2017-05-16T17:10:00Z">
        <w:r w:rsidDel="00317CB9">
          <w:delText>Copy exercise (01) and modify the DCT to attach to a WPA2 AES PSK network</w:delText>
        </w:r>
      </w:del>
    </w:p>
    <w:p w14:paraId="6C042677" w14:textId="165D34E7" w:rsidR="00BF7D54" w:rsidRDefault="00BF7D54">
      <w:pPr>
        <w:pStyle w:val="ListParagraph"/>
        <w:numPr>
          <w:ilvl w:val="0"/>
          <w:numId w:val="36"/>
        </w:numPr>
        <w:rPr>
          <w:ins w:id="146" w:author="Greg Landry" w:date="2017-05-16T17:10:00Z"/>
        </w:rPr>
        <w:pPrChange w:id="147" w:author="Greg Landry" w:date="2017-05-16T17:10:00Z">
          <w:pPr>
            <w:pStyle w:val="ListParagraph"/>
            <w:keepNext/>
            <w:numPr>
              <w:ilvl w:val="1"/>
              <w:numId w:val="34"/>
            </w:numPr>
            <w:ind w:left="1440" w:hanging="360"/>
          </w:pPr>
        </w:pPrChange>
      </w:pPr>
      <w:del w:id="148" w:author="Greg Landry" w:date="2017-05-16T17:10:00Z">
        <w:r w:rsidDel="00317CB9">
          <w:delText>Hint: The network name and password are on the back cover of the manual.</w:delText>
        </w:r>
      </w:del>
      <w:ins w:id="149" w:author="Greg Landry" w:date="2017-05-16T17:10:00Z">
        <w:r w:rsidR="00317CB9">
          <w:t>How would you modify the previous exercise to attach to an open network</w:t>
        </w:r>
      </w:ins>
      <w:ins w:id="150" w:author="Greg Landry" w:date="2017-05-16T17:11:00Z">
        <w:r w:rsidR="00317CB9">
          <w:t xml:space="preserve"> called WW101OPEN</w:t>
        </w:r>
      </w:ins>
      <w:ins w:id="151" w:author="Greg Landry" w:date="2017-05-16T17:10:00Z">
        <w:r w:rsidR="00317CB9">
          <w:t>?</w:t>
        </w:r>
      </w:ins>
    </w:p>
    <w:p w14:paraId="5EC2393C" w14:textId="4E907173" w:rsidR="00317CB9" w:rsidRPr="00BF7D54" w:rsidRDefault="00317CB9">
      <w:pPr>
        <w:pStyle w:val="ListParagraph"/>
        <w:numPr>
          <w:ilvl w:val="1"/>
          <w:numId w:val="36"/>
        </w:numPr>
        <w:pPrChange w:id="152" w:author="Greg Landry" w:date="2017-05-16T17:10:00Z">
          <w:pPr>
            <w:pStyle w:val="ListParagraph"/>
            <w:keepNext/>
            <w:numPr>
              <w:ilvl w:val="1"/>
              <w:numId w:val="34"/>
            </w:numPr>
            <w:ind w:left="1440" w:hanging="360"/>
          </w:pPr>
        </w:pPrChange>
      </w:pPr>
      <w:ins w:id="153" w:author="Greg Landry" w:date="2017-05-16T17:10:00Z">
        <w:r>
          <w:t>Hint: There are three changes required.</w:t>
        </w:r>
      </w:ins>
    </w:p>
    <w:p w14:paraId="718F4D83" w14:textId="77777777" w:rsidR="00BF7D54" w:rsidRDefault="001F598A" w:rsidP="006F2542">
      <w:pPr>
        <w:pStyle w:val="Heading3"/>
      </w:pPr>
      <w:r>
        <w:t xml:space="preserve">03 </w:t>
      </w:r>
      <w:r w:rsidR="00BF7D54">
        <w:t>Print Network Information</w:t>
      </w:r>
    </w:p>
    <w:p w14:paraId="4EF363AD" w14:textId="3F0BD557" w:rsidR="00DC7DC1" w:rsidRDefault="00BF7D54" w:rsidP="00BF7D54">
      <w:pPr>
        <w:pStyle w:val="ListParagraph"/>
        <w:numPr>
          <w:ilvl w:val="0"/>
          <w:numId w:val="35"/>
        </w:numPr>
      </w:pPr>
      <w:r>
        <w:t>Copy exercise (</w:t>
      </w:r>
      <w:del w:id="154" w:author="Greg Landry" w:date="2017-05-16T17:08:00Z">
        <w:r w:rsidDel="009E27D0">
          <w:delText>02</w:delText>
        </w:r>
      </w:del>
      <w:ins w:id="155" w:author="Greg Landry" w:date="2017-05-16T17:08:00Z">
        <w:r w:rsidR="009E27D0">
          <w:t>01</w:t>
        </w:r>
      </w:ins>
      <w:r>
        <w:t xml:space="preserve">)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t>
      </w:r>
      <w:proofErr w:type="spellStart"/>
      <w:r w:rsidR="009B1B0F">
        <w:t>wiced_ip_get_netmask</w:t>
      </w:r>
      <w:proofErr w:type="spellEnd"/>
      <w:r w:rsidR="009B1B0F">
        <w:t>)</w:t>
      </w:r>
    </w:p>
    <w:p w14:paraId="64B80D2C" w14:textId="3A5BE128" w:rsidR="00BC66C6" w:rsidRDefault="00BF7D54" w:rsidP="00BC66C6">
      <w:pPr>
        <w:pStyle w:val="ListParagraph"/>
        <w:numPr>
          <w:ilvl w:val="0"/>
          <w:numId w:val="33"/>
        </w:numPr>
      </w:pPr>
      <w:r>
        <w:t>Router Gateway</w:t>
      </w:r>
      <w:r w:rsidR="009B1B0F">
        <w:t xml:space="preserve"> (</w:t>
      </w:r>
      <w:proofErr w:type="spellStart"/>
      <w:r w:rsidR="009B1B0F">
        <w:t>wiced_</w:t>
      </w:r>
      <w:r>
        <w:t>ip_</w:t>
      </w:r>
      <w:r w:rsidR="009B1B0F">
        <w:t>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hyperlink r:id="rId59"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EDEB978" w14:textId="54051E1E" w:rsidR="00BF7D54" w:rsidRDefault="005404D0" w:rsidP="00BF7D54">
      <w:pPr>
        <w:pStyle w:val="ListParagraph"/>
        <w:numPr>
          <w:ilvl w:val="0"/>
          <w:numId w:val="33"/>
        </w:numPr>
      </w:pPr>
      <w:r>
        <w:t>MAC Address of your device</w:t>
      </w:r>
      <w:r w:rsidR="00970A7E">
        <w:t xml:space="preserve"> (</w:t>
      </w:r>
      <w:proofErr w:type="spellStart"/>
      <w:r w:rsidR="00970A7E">
        <w:t>wwd_</w:t>
      </w:r>
      <w:del w:id="156" w:author="Greg Landry" w:date="2017-04-03T16:03:00Z">
        <w:r w:rsidR="006A1790" w:rsidDel="009958AA">
          <w:delText>Wi-Fi</w:delText>
        </w:r>
      </w:del>
      <w:ins w:id="157" w:author="Greg Landry" w:date="2017-04-03T16:03:00Z">
        <w:r w:rsidR="009958AA">
          <w:t>wifi</w:t>
        </w:r>
      </w:ins>
      <w:r w:rsidR="00970A7E">
        <w:t>_get_mac_address</w:t>
      </w:r>
      <w:proofErr w:type="spellEnd"/>
      <w:r w:rsidR="00970A7E">
        <w:t>)</w:t>
      </w:r>
    </w:p>
    <w:p w14:paraId="43C6919B" w14:textId="77777777" w:rsidR="00BF7D54" w:rsidRDefault="00BF7D54" w:rsidP="00BF7D54">
      <w:pPr>
        <w:pStyle w:val="ListParagraph"/>
      </w:pPr>
    </w:p>
    <w:p w14:paraId="09E93A30" w14:textId="1D8F74E9" w:rsidR="00910B0B" w:rsidRDefault="00BF7D54" w:rsidP="00571C91">
      <w:pPr>
        <w:pStyle w:val="ListParagraph"/>
        <w:numPr>
          <w:ilvl w:val="1"/>
          <w:numId w:val="33"/>
        </w:numPr>
      </w:pPr>
      <w:r>
        <w:t>Hint: look at the API guide section</w:t>
      </w:r>
      <w:del w:id="158" w:author="Greg Landry" w:date="2017-06-15T21:31:00Z">
        <w:r w:rsidR="00910B0B" w:rsidDel="00D3638E">
          <w:delText>s</w:delText>
        </w:r>
      </w:del>
      <w:r>
        <w:t xml:space="preserve"> </w:t>
      </w:r>
      <w:r w:rsidR="00910B0B" w:rsidRPr="00910B0B">
        <w:rPr>
          <w:i/>
        </w:rPr>
        <w:t>Components &gt; IP Communication &gt; Raw IP</w:t>
      </w:r>
      <w:r w:rsidR="00910B0B">
        <w:t xml:space="preserve"> </w:t>
      </w:r>
      <w:ins w:id="159" w:author="Greg Landry" w:date="2017-06-15T21:31:00Z">
        <w:r w:rsidR="00D3638E">
          <w:t xml:space="preserve">for IP address, Netmask, and Gateway functions. Look at </w:t>
        </w:r>
      </w:ins>
      <w:del w:id="160" w:author="Greg Landry" w:date="2017-06-15T21:31:00Z">
        <w:r w:rsidR="00910B0B" w:rsidDel="00D3638E">
          <w:delText xml:space="preserve">and </w:delText>
        </w:r>
      </w:del>
      <w:r w:rsidR="00910B0B" w:rsidRPr="00910B0B">
        <w:rPr>
          <w:i/>
        </w:rPr>
        <w:t>Components &gt; IP Communication &gt; DNS lookup</w:t>
      </w:r>
      <w:ins w:id="161" w:author="Greg Landry" w:date="2017-06-15T21:31:00Z">
        <w:r w:rsidR="00D3638E">
          <w:t xml:space="preserve"> for Hostname Lookup functions.</w:t>
        </w:r>
      </w:ins>
      <w:del w:id="162" w:author="Greg Landry" w:date="2017-06-15T21:31:00Z">
        <w:r w:rsidR="00910B0B" w:rsidDel="00D3638E">
          <w:delText>.</w:delText>
        </w:r>
      </w:del>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t>
      </w:r>
      <w:proofErr w:type="spellStart"/>
      <w:r w:rsidR="00910B0B">
        <w:t>wiced_ip_address_t</w:t>
      </w:r>
      <w:proofErr w:type="spellEnd"/>
      <w:r>
        <w:t xml:space="preserve">. One element in the structure </w:t>
      </w:r>
      <w:r w:rsidR="00910B0B">
        <w:t xml:space="preserve">(called </w:t>
      </w:r>
      <w:proofErr w:type="gramStart"/>
      <w:r w:rsidR="00910B0B">
        <w:t>ip.v</w:t>
      </w:r>
      <w:proofErr w:type="gramEnd"/>
      <w:r w:rsidR="00910B0B">
        <w:t xml:space="preserve">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t>04</w:t>
      </w:r>
      <w:r w:rsidR="00910B0B">
        <w:t xml:space="preserve"> (Advanced)</w:t>
      </w:r>
      <w:r>
        <w:t xml:space="preserve"> </w:t>
      </w:r>
      <w:r w:rsidR="00BC66C6">
        <w:t>Create an application that can switch between two different SSIDs</w:t>
      </w:r>
    </w:p>
    <w:p w14:paraId="0F7516F8" w14:textId="30375BA9" w:rsidR="00216973" w:rsidRDefault="00216973" w:rsidP="00BC66C6">
      <w:pPr>
        <w:pStyle w:val="ListParagraph"/>
        <w:numPr>
          <w:ilvl w:val="0"/>
          <w:numId w:val="31"/>
        </w:numPr>
        <w:rPr>
          <w:ins w:id="163" w:author="Greg Landry" w:date="2017-05-16T17:27:00Z"/>
        </w:rPr>
      </w:pPr>
      <w:ins w:id="164" w:author="Greg Landry" w:date="2017-05-16T17:28:00Z">
        <w:r>
          <w:t xml:space="preserve">Hint: </w:t>
        </w:r>
      </w:ins>
      <w:ins w:id="165" w:author="Greg Landry" w:date="2017-05-16T17:27:00Z">
        <w:r>
          <w:t xml:space="preserve">A second network called WW101WPA_SWITCH with password </w:t>
        </w:r>
      </w:ins>
      <w:ins w:id="166" w:author="Greg Landry" w:date="2017-05-16T17:28:00Z">
        <w:r>
          <w:t>“cypresswicedwifi101s” is available for this exercise.</w:t>
        </w:r>
      </w:ins>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 xml:space="preserve">Create a function that takes input as </w:t>
      </w:r>
      <w:proofErr w:type="gramStart"/>
      <w:r>
        <w:t>(</w:t>
      </w:r>
      <w:r w:rsidR="006B272A">
        <w:t xml:space="preserve"> </w:t>
      </w:r>
      <w:r>
        <w:t>char</w:t>
      </w:r>
      <w:proofErr w:type="gramEnd"/>
      <w:r>
        <w:t>*</w:t>
      </w:r>
      <w:r w:rsidR="006B272A">
        <w:t xml:space="preserve"> </w:t>
      </w:r>
      <w:proofErr w:type="spellStart"/>
      <w:r>
        <w:t>ssid</w:t>
      </w:r>
      <w:proofErr w:type="spellEnd"/>
      <w:r>
        <w:t>, char*</w:t>
      </w:r>
      <w:r w:rsidR="006B272A">
        <w:t xml:space="preserve"> </w:t>
      </w:r>
      <w:r>
        <w:t>passphrase,</w:t>
      </w:r>
      <w:r w:rsidR="006B272A">
        <w:t xml:space="preserve"> </w:t>
      </w:r>
      <w:proofErr w:type="spellStart"/>
      <w:r>
        <w:t>wiced_security_t</w:t>
      </w:r>
      <w:proofErr w:type="spellEnd"/>
      <w:r>
        <w:t xml:space="preserve">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proofErr w:type="spellStart"/>
      <w:r w:rsidRPr="003D39F0">
        <w:rPr>
          <w:i/>
        </w:rPr>
        <w:t>wiced_network_</w:t>
      </w:r>
      <w:proofErr w:type="gramStart"/>
      <w:r w:rsidRPr="003D39F0">
        <w:rPr>
          <w:i/>
        </w:rPr>
        <w:t>down</w:t>
      </w:r>
      <w:proofErr w:type="spellEnd"/>
      <w:r w:rsidR="003D39F0" w:rsidRPr="003D39F0">
        <w:rPr>
          <w:i/>
        </w:rPr>
        <w:t>(</w:t>
      </w:r>
      <w:proofErr w:type="gramEnd"/>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proofErr w:type="spellStart"/>
      <w:r w:rsidRPr="00D67FED">
        <w:rPr>
          <w:i/>
        </w:rPr>
        <w:t>wiced_dct_read_</w:t>
      </w:r>
      <w:proofErr w:type="gramStart"/>
      <w:r w:rsidRPr="00D67FED">
        <w:rPr>
          <w:i/>
        </w:rPr>
        <w:t>lock</w:t>
      </w:r>
      <w:proofErr w:type="spellEnd"/>
      <w:r w:rsidR="00D67FED" w:rsidRPr="00D67FED">
        <w:rPr>
          <w:i/>
        </w:rPr>
        <w:t>(</w:t>
      </w:r>
      <w:proofErr w:type="gramEnd"/>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 xml:space="preserve">Hint: To write values you must use WICED_TRUE for the </w:t>
      </w:r>
      <w:proofErr w:type="spellStart"/>
      <w:r>
        <w:t>ptr_is_writable</w:t>
      </w:r>
      <w:proofErr w:type="spellEnd"/>
      <w:r>
        <w:t xml:space="preserv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 xml:space="preserve">Hint: For the values that are strings (i.e. </w:t>
      </w:r>
      <w:proofErr w:type="spellStart"/>
      <w:r>
        <w:t>ssid</w:t>
      </w:r>
      <w:proofErr w:type="spellEnd"/>
      <w:r>
        <w:t xml:space="preserve"> and passphrase):</w:t>
      </w:r>
    </w:p>
    <w:p w14:paraId="015C4F8A" w14:textId="693F4D00" w:rsidR="00E868F2" w:rsidRDefault="00E868F2" w:rsidP="00E868F2">
      <w:pPr>
        <w:pStyle w:val="ListParagraph"/>
        <w:numPr>
          <w:ilvl w:val="4"/>
          <w:numId w:val="31"/>
        </w:numPr>
      </w:pPr>
      <w:r>
        <w:t xml:space="preserve">Use </w:t>
      </w:r>
      <w:proofErr w:type="spellStart"/>
      <w:proofErr w:type="gramStart"/>
      <w:r w:rsidRPr="00500B3E">
        <w:rPr>
          <w:i/>
        </w:rPr>
        <w:t>strcpy</w:t>
      </w:r>
      <w:proofErr w:type="spellEnd"/>
      <w:r w:rsidR="00500B3E" w:rsidRPr="00500B3E">
        <w:rPr>
          <w:i/>
        </w:rPr>
        <w:t>(</w:t>
      </w:r>
      <w:proofErr w:type="gramEnd"/>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proofErr w:type="spellStart"/>
      <w:proofErr w:type="gramStart"/>
      <w:r w:rsidRPr="00500B3E">
        <w:rPr>
          <w:i/>
        </w:rPr>
        <w:t>strlen</w:t>
      </w:r>
      <w:proofErr w:type="spellEnd"/>
      <w:r w:rsidR="00500B3E" w:rsidRPr="00500B3E">
        <w:rPr>
          <w:i/>
        </w:rPr>
        <w:t>(</w:t>
      </w:r>
      <w:proofErr w:type="gramEnd"/>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proofErr w:type="spellStart"/>
      <w:r w:rsidRPr="00D14818">
        <w:rPr>
          <w:i/>
        </w:rPr>
        <w:t>wiced_dct_</w:t>
      </w:r>
      <w:proofErr w:type="gramStart"/>
      <w:r w:rsidRPr="00D14818">
        <w:rPr>
          <w:i/>
        </w:rPr>
        <w:t>write</w:t>
      </w:r>
      <w:proofErr w:type="spellEnd"/>
      <w:r w:rsidR="00D14818" w:rsidRPr="00D14818">
        <w:rPr>
          <w:i/>
        </w:rPr>
        <w:t>(</w:t>
      </w:r>
      <w:proofErr w:type="gramEnd"/>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proofErr w:type="spellStart"/>
      <w:r w:rsidRPr="00D14818">
        <w:rPr>
          <w:i/>
        </w:rPr>
        <w:t>wiced_dct_read_</w:t>
      </w:r>
      <w:proofErr w:type="gramStart"/>
      <w:r w:rsidRPr="00D14818">
        <w:rPr>
          <w:i/>
        </w:rPr>
        <w:t>unlock</w:t>
      </w:r>
      <w:proofErr w:type="spellEnd"/>
      <w:r w:rsidR="00D14818" w:rsidRPr="00D14818">
        <w:rPr>
          <w:i/>
        </w:rPr>
        <w:t>(</w:t>
      </w:r>
      <w:proofErr w:type="gramEnd"/>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00437714" w:rsidRPr="00437714">
        <w:rPr>
          <w:i/>
        </w:rPr>
        <w:t>(</w:t>
      </w:r>
      <w:proofErr w:type="gramEnd"/>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w:t>
      </w:r>
      <w:proofErr w:type="spellStart"/>
      <w:r w:rsidRPr="00B11E3F">
        <w:rPr>
          <w:i/>
        </w:rPr>
        <w:t>dct_read_write</w:t>
      </w:r>
      <w:proofErr w:type="spellEnd"/>
      <w:r>
        <w:t>.</w:t>
      </w:r>
    </w:p>
    <w:p w14:paraId="7773CD6D" w14:textId="60243083" w:rsidR="00571C91" w:rsidRDefault="00571C91" w:rsidP="00571C91">
      <w:pPr>
        <w:pStyle w:val="ListParagraph"/>
        <w:numPr>
          <w:ilvl w:val="1"/>
          <w:numId w:val="31"/>
        </w:numPr>
      </w:pPr>
      <w:r>
        <w:t>Restart the network (</w:t>
      </w:r>
      <w:proofErr w:type="spellStart"/>
      <w:r w:rsidRPr="006E57AD">
        <w:rPr>
          <w:i/>
        </w:rPr>
        <w:t>wiced_network_</w:t>
      </w:r>
      <w:proofErr w:type="gramStart"/>
      <w:r w:rsidRPr="006E57AD">
        <w:rPr>
          <w:i/>
        </w:rPr>
        <w:t>up</w:t>
      </w:r>
      <w:proofErr w:type="spellEnd"/>
      <w:r w:rsidR="006E57AD" w:rsidRPr="006E57AD">
        <w:rPr>
          <w:i/>
        </w:rPr>
        <w:t>(</w:t>
      </w:r>
      <w:proofErr w:type="gramEnd"/>
      <w:r w:rsidR="006E57AD" w:rsidRPr="006E57AD">
        <w:rPr>
          <w:i/>
        </w:rPr>
        <w:t>)</w:t>
      </w:r>
      <w:r>
        <w:t>)</w:t>
      </w:r>
      <w:r w:rsidR="005E334D">
        <w:t>.</w:t>
      </w:r>
    </w:p>
    <w:p w14:paraId="7C69ADEE" w14:textId="12B6F22B"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A and 1=</w:t>
      </w:r>
      <w:del w:id="167" w:author="Greg Landry" w:date="2017-05-16T17:27:00Z">
        <w:r w:rsidR="000B0778" w:rsidDel="00216973">
          <w:delText>WA101OPEN</w:delText>
        </w:r>
      </w:del>
      <w:ins w:id="168" w:author="Greg Landry" w:date="2017-05-16T17:27:00Z">
        <w:r w:rsidR="00216973">
          <w:t>WA101WPA_SWITCH</w:t>
        </w:r>
      </w:ins>
      <w:r w:rsidR="000B0778">
        <w:t xml:space="preserve">.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[3] RFC 1122 – “Requirements for Internet Hosts – Communications Layers</w:t>
      </w:r>
      <w:proofErr w:type="gramStart"/>
      <w:r>
        <w:t xml:space="preserve">” </w:t>
      </w:r>
      <w:r w:rsidR="00182C2D">
        <w:t>;</w:t>
      </w:r>
      <w:proofErr w:type="gramEnd"/>
      <w:r w:rsidR="00182C2D">
        <w:t xml:space="preserve"> </w:t>
      </w:r>
      <w:r>
        <w:t xml:space="preserve">Internet Engineering Task Force (IETF) - </w:t>
      </w:r>
      <w:hyperlink r:id="rId60" w:history="1">
        <w:r w:rsidRPr="0084639F">
          <w:rPr>
            <w:rStyle w:val="Hyperlink"/>
          </w:rPr>
          <w:t>https://tools.ietf.org/html/rfc1122</w:t>
        </w:r>
      </w:hyperlink>
    </w:p>
    <w:p w14:paraId="66EEA034" w14:textId="57BB790B" w:rsidR="00653BB5" w:rsidRDefault="00653BB5" w:rsidP="00243F05">
      <w:r>
        <w:t xml:space="preserve">[4] </w:t>
      </w:r>
      <w:r w:rsidR="00182C2D">
        <w:t>RFC 826 – “An Ethernet Address Resolution Protocol</w:t>
      </w:r>
      <w:proofErr w:type="gramStart"/>
      <w:r w:rsidR="00182C2D">
        <w:t>” ;</w:t>
      </w:r>
      <w:proofErr w:type="gramEnd"/>
      <w:r w:rsidR="00182C2D">
        <w:t xml:space="preserve"> Internet Engineering Task Force (IETF) - </w:t>
      </w:r>
      <w:hyperlink r:id="rId61"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60144" w14:textId="77777777" w:rsidR="008E12AF" w:rsidRDefault="008E12AF" w:rsidP="007541F8">
      <w:r>
        <w:separator/>
      </w:r>
    </w:p>
  </w:endnote>
  <w:endnote w:type="continuationSeparator" w:id="0">
    <w:p w14:paraId="1F4105AD" w14:textId="77777777" w:rsidR="008E12AF" w:rsidRDefault="008E12AF"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80E41C0"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A46C1B">
              <w:rPr>
                <w:b/>
                <w:bCs/>
                <w:noProof/>
              </w:rPr>
              <w:t>16</w:t>
            </w:r>
            <w:r>
              <w:rPr>
                <w:b/>
                <w:bCs/>
              </w:rPr>
              <w:fldChar w:fldCharType="end"/>
            </w:r>
            <w:r>
              <w:t xml:space="preserve"> of </w:t>
            </w:r>
            <w:r>
              <w:rPr>
                <w:b/>
                <w:bCs/>
              </w:rPr>
              <w:fldChar w:fldCharType="begin"/>
            </w:r>
            <w:r>
              <w:rPr>
                <w:b/>
                <w:bCs/>
              </w:rPr>
              <w:instrText xml:space="preserve"> NUMPAGES  </w:instrText>
            </w:r>
            <w:r>
              <w:rPr>
                <w:b/>
                <w:bCs/>
              </w:rPr>
              <w:fldChar w:fldCharType="separate"/>
            </w:r>
            <w:r w:rsidR="00A46C1B">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AA307" w14:textId="77777777" w:rsidR="008E12AF" w:rsidRDefault="008E12AF" w:rsidP="007541F8">
      <w:r>
        <w:separator/>
      </w:r>
    </w:p>
  </w:footnote>
  <w:footnote w:type="continuationSeparator" w:id="0">
    <w:p w14:paraId="0335DB8D" w14:textId="77777777" w:rsidR="008E12AF" w:rsidRDefault="008E12AF" w:rsidP="00754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7"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5"/>
  </w:num>
  <w:num w:numId="2">
    <w:abstractNumId w:val="16"/>
  </w:num>
  <w:num w:numId="3">
    <w:abstractNumId w:val="11"/>
  </w:num>
  <w:num w:numId="4">
    <w:abstractNumId w:val="2"/>
  </w:num>
  <w:num w:numId="5">
    <w:abstractNumId w:val="31"/>
  </w:num>
  <w:num w:numId="6">
    <w:abstractNumId w:val="12"/>
  </w:num>
  <w:num w:numId="7">
    <w:abstractNumId w:val="27"/>
  </w:num>
  <w:num w:numId="8">
    <w:abstractNumId w:val="3"/>
  </w:num>
  <w:num w:numId="9">
    <w:abstractNumId w:val="23"/>
  </w:num>
  <w:num w:numId="10">
    <w:abstractNumId w:val="26"/>
  </w:num>
  <w:num w:numId="11">
    <w:abstractNumId w:val="1"/>
  </w:num>
  <w:num w:numId="12">
    <w:abstractNumId w:val="29"/>
  </w:num>
  <w:num w:numId="13">
    <w:abstractNumId w:val="15"/>
  </w:num>
  <w:num w:numId="14">
    <w:abstractNumId w:val="22"/>
  </w:num>
  <w:num w:numId="15">
    <w:abstractNumId w:val="25"/>
  </w:num>
  <w:num w:numId="16">
    <w:abstractNumId w:val="7"/>
  </w:num>
  <w:num w:numId="17">
    <w:abstractNumId w:val="17"/>
  </w:num>
  <w:num w:numId="18">
    <w:abstractNumId w:val="8"/>
  </w:num>
  <w:num w:numId="19">
    <w:abstractNumId w:val="5"/>
  </w:num>
  <w:num w:numId="20">
    <w:abstractNumId w:val="18"/>
  </w:num>
  <w:num w:numId="21">
    <w:abstractNumId w:val="33"/>
  </w:num>
  <w:num w:numId="22">
    <w:abstractNumId w:val="13"/>
  </w:num>
  <w:num w:numId="23">
    <w:abstractNumId w:val="24"/>
  </w:num>
  <w:num w:numId="24">
    <w:abstractNumId w:val="0"/>
  </w:num>
  <w:num w:numId="25">
    <w:abstractNumId w:val="28"/>
  </w:num>
  <w:num w:numId="26">
    <w:abstractNumId w:val="20"/>
  </w:num>
  <w:num w:numId="27">
    <w:abstractNumId w:val="9"/>
  </w:num>
  <w:num w:numId="28">
    <w:abstractNumId w:val="4"/>
  </w:num>
  <w:num w:numId="29">
    <w:abstractNumId w:val="19"/>
  </w:num>
  <w:num w:numId="30">
    <w:abstractNumId w:val="32"/>
  </w:num>
  <w:num w:numId="31">
    <w:abstractNumId w:val="21"/>
  </w:num>
  <w:num w:numId="32">
    <w:abstractNumId w:val="34"/>
  </w:num>
  <w:num w:numId="33">
    <w:abstractNumId w:val="14"/>
  </w:num>
  <w:num w:numId="34">
    <w:abstractNumId w:val="30"/>
  </w:num>
  <w:num w:numId="35">
    <w:abstractNumId w:val="10"/>
  </w:num>
  <w:num w:numId="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085B"/>
    <w:rsid w:val="0016171E"/>
    <w:rsid w:val="00177F74"/>
    <w:rsid w:val="00182C2D"/>
    <w:rsid w:val="001B135C"/>
    <w:rsid w:val="001B7697"/>
    <w:rsid w:val="001C180E"/>
    <w:rsid w:val="001D531A"/>
    <w:rsid w:val="001D5E84"/>
    <w:rsid w:val="001E3FE3"/>
    <w:rsid w:val="001E419A"/>
    <w:rsid w:val="001F17DD"/>
    <w:rsid w:val="001F598A"/>
    <w:rsid w:val="00207757"/>
    <w:rsid w:val="00214DAA"/>
    <w:rsid w:val="00216973"/>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17CB9"/>
    <w:rsid w:val="00335220"/>
    <w:rsid w:val="003445E6"/>
    <w:rsid w:val="0036657B"/>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3E3A75"/>
    <w:rsid w:val="003E6723"/>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0655"/>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C1B4C"/>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845E2"/>
    <w:rsid w:val="006909E0"/>
    <w:rsid w:val="006A1790"/>
    <w:rsid w:val="006B0832"/>
    <w:rsid w:val="006B0AF7"/>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25A5"/>
    <w:rsid w:val="007B6653"/>
    <w:rsid w:val="007C667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12AF"/>
    <w:rsid w:val="008E5276"/>
    <w:rsid w:val="008F0E96"/>
    <w:rsid w:val="008F7570"/>
    <w:rsid w:val="00901B95"/>
    <w:rsid w:val="00904F24"/>
    <w:rsid w:val="00905449"/>
    <w:rsid w:val="00907001"/>
    <w:rsid w:val="00910B0B"/>
    <w:rsid w:val="00914CE3"/>
    <w:rsid w:val="00935AD0"/>
    <w:rsid w:val="00936E42"/>
    <w:rsid w:val="009406B0"/>
    <w:rsid w:val="0094113C"/>
    <w:rsid w:val="00947DD5"/>
    <w:rsid w:val="00953C5A"/>
    <w:rsid w:val="009600E6"/>
    <w:rsid w:val="00963C1C"/>
    <w:rsid w:val="00967EC5"/>
    <w:rsid w:val="00970A7E"/>
    <w:rsid w:val="0098674F"/>
    <w:rsid w:val="009958AA"/>
    <w:rsid w:val="009B1B0F"/>
    <w:rsid w:val="009E27D0"/>
    <w:rsid w:val="009E43F3"/>
    <w:rsid w:val="00A03067"/>
    <w:rsid w:val="00A061C4"/>
    <w:rsid w:val="00A32151"/>
    <w:rsid w:val="00A3544F"/>
    <w:rsid w:val="00A43E83"/>
    <w:rsid w:val="00A46C1B"/>
    <w:rsid w:val="00A47D13"/>
    <w:rsid w:val="00A52BA9"/>
    <w:rsid w:val="00A65695"/>
    <w:rsid w:val="00A74A92"/>
    <w:rsid w:val="00A81920"/>
    <w:rsid w:val="00A84D20"/>
    <w:rsid w:val="00A8704B"/>
    <w:rsid w:val="00A87693"/>
    <w:rsid w:val="00A94344"/>
    <w:rsid w:val="00AC44FF"/>
    <w:rsid w:val="00AC4875"/>
    <w:rsid w:val="00AD162F"/>
    <w:rsid w:val="00AD3C64"/>
    <w:rsid w:val="00AE66A3"/>
    <w:rsid w:val="00AF42B5"/>
    <w:rsid w:val="00B00930"/>
    <w:rsid w:val="00B02432"/>
    <w:rsid w:val="00B10F40"/>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3638E"/>
    <w:rsid w:val="00D47A9E"/>
    <w:rsid w:val="00D55706"/>
    <w:rsid w:val="00D67FED"/>
    <w:rsid w:val="00D83307"/>
    <w:rsid w:val="00D97420"/>
    <w:rsid w:val="00DA0509"/>
    <w:rsid w:val="00DA1B34"/>
    <w:rsid w:val="00DA2443"/>
    <w:rsid w:val="00DA3B17"/>
    <w:rsid w:val="00DA3D45"/>
    <w:rsid w:val="00DB7CC2"/>
    <w:rsid w:val="00DC3AE8"/>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0E21"/>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45E2"/>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845E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845E2"/>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Address_Resolution_Protocol"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Wired_Equivalent_Privacy" TargetMode="External"/><Relationship Id="rId42" Type="http://schemas.openxmlformats.org/officeDocument/2006/relationships/hyperlink" Target="https://en.wikipedia.org/wiki/Subnetwork"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IP_address" TargetMode="External"/><Relationship Id="rId54" Type="http://schemas.openxmlformats.org/officeDocument/2006/relationships/image" Target="media/image1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RADIUS" TargetMode="External"/><Relationship Id="rId40" Type="http://schemas.openxmlformats.org/officeDocument/2006/relationships/image" Target="media/image1.emf"/><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Advanced_Encryption_Standard"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hyperlink" Target="https://tools.ietf.org/html/rfc826"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s://tools.ietf.org/html/rfc112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Fi_Protected_Access"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microsoft.com/office/2011/relationships/people" Target="people.xml"/><Relationship Id="rId8" Type="http://schemas.openxmlformats.org/officeDocument/2006/relationships/hyperlink" Target="https://en.wikipedia.org/wiki/OSI_model"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Service_set_(802.11_network)" TargetMode="External"/><Relationship Id="rId38" Type="http://schemas.openxmlformats.org/officeDocument/2006/relationships/hyperlink" Target="https://en.wikipedia.org/wiki/MAC_address" TargetMode="External"/><Relationship Id="rId46" Type="http://schemas.openxmlformats.org/officeDocument/2006/relationships/image" Target="media/image5.png"/><Relationship Id="rId59" Type="http://schemas.openxmlformats.org/officeDocument/2006/relationships/hyperlink" Target="http://www.cy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55E14-EBC6-4632-834B-293B25934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16</Pages>
  <Words>4132</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214</cp:revision>
  <cp:lastPrinted>2017-06-05T17:34:00Z</cp:lastPrinted>
  <dcterms:created xsi:type="dcterms:W3CDTF">2016-10-20T18:55:00Z</dcterms:created>
  <dcterms:modified xsi:type="dcterms:W3CDTF">2017-06-17T00:44:00Z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