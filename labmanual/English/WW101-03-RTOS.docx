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7E1024" w14:textId="2B6C9C21" w:rsidR="0090117A" w:rsidRDefault="00CC7B01" w:rsidP="00DE180B">
      <w:pPr>
        <w:pStyle w:val="Heading1"/>
      </w:pPr>
      <w:bookmarkStart w:id="0" w:name="_GoBack"/>
      <w:bookmarkEnd w:id="0"/>
      <w:r>
        <w:t xml:space="preserve">Chapter 3: Using </w:t>
      </w:r>
      <w:r w:rsidR="00F57744">
        <w:t xml:space="preserve">the WICED </w:t>
      </w:r>
      <w:r>
        <w:t>R</w:t>
      </w:r>
      <w:r w:rsidR="00F57744">
        <w:t xml:space="preserve">eal </w:t>
      </w:r>
      <w:r>
        <w:t>T</w:t>
      </w:r>
      <w:r w:rsidR="00F57744">
        <w:t xml:space="preserve">ime </w:t>
      </w:r>
      <w:r>
        <w:t>O</w:t>
      </w:r>
      <w:r w:rsidR="00F57744">
        <w:t xml:space="preserve">perating </w:t>
      </w:r>
      <w:r>
        <w:t>S</w:t>
      </w:r>
      <w:r w:rsidR="00F57744">
        <w:t>ystem</w:t>
      </w:r>
      <w:r w:rsidR="002B64B2">
        <w:t xml:space="preserve"> (RTOS)</w:t>
      </w:r>
      <w:r w:rsidR="00203EBC">
        <w:t xml:space="preserve"> and Debugger</w:t>
      </w:r>
    </w:p>
    <w:p w14:paraId="693E2206" w14:textId="77777777" w:rsidR="0090117A" w:rsidRDefault="0090117A" w:rsidP="00177F74">
      <w:pPr>
        <w:pStyle w:val="Heading2"/>
      </w:pPr>
      <w:r>
        <w:t>Objective</w:t>
      </w:r>
    </w:p>
    <w:p w14:paraId="04863F33" w14:textId="2E7555E4" w:rsidR="008544E1" w:rsidRDefault="008544E1" w:rsidP="008544E1">
      <w:r>
        <w:t>After completing chapter 3 you will have a fundamental understanding of the role of the WICED RTOS in building WICED projects.  You will be able to use the WICED RTOS abstraction layer to create and use threads, semaphores, mutex</w:t>
      </w:r>
      <w:r w:rsidR="00FF1EA7">
        <w:t>es</w:t>
      </w:r>
      <w:r>
        <w:t>, queues, and timers.</w:t>
      </w:r>
      <w:r w:rsidR="00203EBC">
        <w:t xml:space="preserve"> You will also understand how to configure and run the debugger.</w:t>
      </w:r>
    </w:p>
    <w:p w14:paraId="0FAC1E38" w14:textId="75B988DE" w:rsidR="0090117A" w:rsidRDefault="0090117A" w:rsidP="00177F74">
      <w:pPr>
        <w:pStyle w:val="Heading2"/>
      </w:pPr>
      <w:r>
        <w:t xml:space="preserve">Time: </w:t>
      </w:r>
      <w:del w:id="1" w:author="Greg Landry" w:date="2017-04-03T15:15:00Z">
        <w:r w:rsidR="00374C86" w:rsidDel="00A636DC">
          <w:delText>1½</w:delText>
        </w:r>
      </w:del>
      <w:ins w:id="2" w:author="Greg Landry" w:date="2017-04-03T15:15:00Z">
        <w:r w:rsidR="00A636DC">
          <w:t>2</w:t>
        </w:r>
      </w:ins>
      <w:r w:rsidR="00374C86">
        <w:t xml:space="preserve"> </w:t>
      </w:r>
      <w:r>
        <w:t>Hours</w:t>
      </w:r>
    </w:p>
    <w:p w14:paraId="590FFC3F" w14:textId="77777777" w:rsidR="0090117A" w:rsidRDefault="0090117A" w:rsidP="00177F74">
      <w:pPr>
        <w:pStyle w:val="Heading2"/>
      </w:pPr>
      <w:r>
        <w:t>Fundamentals</w:t>
      </w:r>
    </w:p>
    <w:p w14:paraId="554CD5AD" w14:textId="44D9B799" w:rsidR="0090117A" w:rsidRDefault="00301BFC" w:rsidP="00A8704B">
      <w:pPr>
        <w:pStyle w:val="Heading3"/>
      </w:pPr>
      <w:r>
        <w:t>An introduction to RTOS</w:t>
      </w:r>
    </w:p>
    <w:p w14:paraId="0C62A942" w14:textId="3FE91478" w:rsidR="002B64B2" w:rsidRDefault="002B64B2" w:rsidP="002B64B2">
      <w:r>
        <w:t xml:space="preserve">The </w:t>
      </w:r>
      <w:hyperlink r:id="rId8" w:history="1">
        <w:r w:rsidRPr="008913C2">
          <w:rPr>
            <w:rStyle w:val="Hyperlink"/>
          </w:rPr>
          <w:t>purpose of an RTOS</w:t>
        </w:r>
      </w:hyperlink>
      <w:r>
        <w:t xml:space="preserve"> is to reduce the complexity of writing embedded firmware that has multiple asynchronous, response-time-critical tasks</w:t>
      </w:r>
      <w:r w:rsidR="00AE46CA">
        <w:t xml:space="preserve"> that have overlapping resource requirements</w:t>
      </w:r>
      <w:r>
        <w:t xml:space="preserve">.  For example, you might have a device that is reading and writing data to a connected network, reading and writing data to an external filesystem, </w:t>
      </w:r>
      <w:r w:rsidR="00BD3E13">
        <w:t xml:space="preserve">and </w:t>
      </w:r>
      <w:r>
        <w:t xml:space="preserve">reading and writing data from peripherals.  Making sure that you deal with the timing requirement of responding to network requests while continuing to support the peripherals can be complex and therefore error prone.  By using an RTOS you can separate the system functions into separate tasks (called </w:t>
      </w:r>
      <w:r w:rsidRPr="00AE46CA">
        <w:rPr>
          <w:b/>
        </w:rPr>
        <w:t>threads</w:t>
      </w:r>
      <w:r>
        <w:t>) and develop them in a somewhat independent fashion.</w:t>
      </w:r>
      <w:r w:rsidR="00804EE3">
        <w:t xml:space="preserve">  </w:t>
      </w:r>
    </w:p>
    <w:p w14:paraId="018310D5" w14:textId="58844AD2" w:rsidR="00301BFC" w:rsidRDefault="00AE46CA" w:rsidP="002B64B2">
      <w:r>
        <w:t xml:space="preserve">The RTOS maintains a list of </w:t>
      </w:r>
      <w:r w:rsidR="008913C2">
        <w:t>threads</w:t>
      </w:r>
      <w:r>
        <w:t xml:space="preserve"> that are idle, halted or running and which task needs to run next </w:t>
      </w:r>
      <w:r w:rsidR="008913C2">
        <w:t xml:space="preserve">(based on priority) </w:t>
      </w:r>
      <w:r>
        <w:t xml:space="preserve">and at what time.  This function in the RTOS is called the scheduler.  </w:t>
      </w:r>
      <w:r w:rsidR="002B64B2">
        <w:t xml:space="preserve">There are two major schemes for managing </w:t>
      </w:r>
      <w:r w:rsidR="00301BFC">
        <w:t xml:space="preserve">which </w:t>
      </w:r>
      <w:r w:rsidR="002B64B2">
        <w:t xml:space="preserve">threads/tasks/processes </w:t>
      </w:r>
      <w:r w:rsidR="00301BFC">
        <w:t>are active in</w:t>
      </w:r>
      <w:r w:rsidR="002B64B2">
        <w:t xml:space="preserve"> operating systems</w:t>
      </w:r>
      <w:r>
        <w:t>, pre</w:t>
      </w:r>
      <w:r w:rsidR="002B64B2">
        <w:t xml:space="preserve">emptive and co-operative.  </w:t>
      </w:r>
    </w:p>
    <w:p w14:paraId="346C5068" w14:textId="22508FC5" w:rsidR="00301BFC" w:rsidRDefault="002B64B2" w:rsidP="002B64B2">
      <w:r>
        <w:t xml:space="preserve">In preemptive multitasking the CPU completely controls which task is running and has the ability to stop and start them as required.  </w:t>
      </w:r>
      <w:r w:rsidR="00301BFC">
        <w:t xml:space="preserve">In this scheme the </w:t>
      </w:r>
      <w:r w:rsidR="00AE46CA">
        <w:t>scheduler</w:t>
      </w:r>
      <w:r w:rsidR="00301BFC">
        <w:t xml:space="preserve"> uses </w:t>
      </w:r>
      <w:r w:rsidR="00AE46CA">
        <w:t xml:space="preserve">CPU </w:t>
      </w:r>
      <w:r w:rsidR="00301BFC">
        <w:t>protected modes to wrest control from active tasks</w:t>
      </w:r>
      <w:r w:rsidR="00AE46CA">
        <w:t>, halt them, and move onto the next task</w:t>
      </w:r>
      <w:r w:rsidR="00301BFC">
        <w:t xml:space="preserve">.  Preemptive multitasking is the scheme that is used in Windows, Linux etc.  </w:t>
      </w:r>
    </w:p>
    <w:p w14:paraId="68CDFDC3" w14:textId="54CC3D47" w:rsidR="00730343" w:rsidRDefault="002B64B2" w:rsidP="002B64B2">
      <w:r>
        <w:t xml:space="preserve">In co-operative multitasking each process has to be a good citizen and yield </w:t>
      </w:r>
      <w:r w:rsidR="00301BFC">
        <w:t>control back to the RTOS.  There are a number of mechanisms for yielding control</w:t>
      </w:r>
      <w:r w:rsidR="003C0BC5">
        <w:t xml:space="preserve"> such as rtos_delay, semaphores, mutexes, and queues </w:t>
      </w:r>
      <w:r w:rsidR="00301BFC">
        <w:t>(</w:t>
      </w:r>
      <w:r w:rsidR="00301BFC" w:rsidRPr="003C0BC5">
        <w:t>which we will discuss later in this document</w:t>
      </w:r>
      <w:r w:rsidR="00301BFC">
        <w:t>).</w:t>
      </w:r>
      <w:r w:rsidR="003C0BC5">
        <w:t xml:space="preserve"> </w:t>
      </w:r>
      <w:r w:rsidR="008913C2">
        <w:t>The WICED RTOSs are all co-operative</w:t>
      </w:r>
      <w:r w:rsidR="000671F1">
        <w:t xml:space="preserve"> </w:t>
      </w:r>
      <w:r w:rsidR="008913C2">
        <w:t>- so you need to play nice.</w:t>
      </w:r>
    </w:p>
    <w:p w14:paraId="3A579E64" w14:textId="77777777" w:rsidR="00730343" w:rsidRDefault="00730343">
      <w:r>
        <w:br w:type="page"/>
      </w:r>
    </w:p>
    <w:p w14:paraId="495B8834" w14:textId="77777777" w:rsidR="00AE46CA" w:rsidRDefault="00AE46CA" w:rsidP="00AE46CA">
      <w:pPr>
        <w:pStyle w:val="Heading3"/>
      </w:pPr>
      <w:r>
        <w:lastRenderedPageBreak/>
        <w:t>WICED RTOS Abstraction Layer</w:t>
      </w:r>
    </w:p>
    <w:p w14:paraId="57850769" w14:textId="79FC4D81" w:rsidR="00AE46CA" w:rsidRDefault="00AE46CA" w:rsidP="002B64B2">
      <w:r>
        <w:t xml:space="preserve">Currently WICED </w:t>
      </w:r>
      <w:r w:rsidR="00C049F8">
        <w:t xml:space="preserve">Studio </w:t>
      </w:r>
      <w:r>
        <w:t>support</w:t>
      </w:r>
      <w:r w:rsidR="00FF1EA7">
        <w:t>s</w:t>
      </w:r>
      <w:r>
        <w:t xml:space="preserve"> </w:t>
      </w:r>
      <w:r w:rsidR="008913C2">
        <w:t>multiple</w:t>
      </w:r>
      <w:r>
        <w:t xml:space="preserve"> RTOSs</w:t>
      </w:r>
      <w:ins w:id="3" w:author="Greg Landry" w:date="2017-03-01T10:53:00Z">
        <w:r w:rsidR="00890FA8">
          <w:t xml:space="preserve">, but </w:t>
        </w:r>
      </w:ins>
      <w:moveToRangeStart w:id="4" w:author="Greg Landry" w:date="2017-03-01T10:53:00Z" w:name="move476128932"/>
      <w:moveTo w:id="5" w:author="Greg Landry" w:date="2017-03-01T10:53:00Z">
        <w:r w:rsidR="00890FA8">
          <w:fldChar w:fldCharType="begin"/>
        </w:r>
        <w:r w:rsidR="00890FA8">
          <w:instrText xml:space="preserve"> HYPERLINK "http://rtos.com/products/threadx/" </w:instrText>
        </w:r>
        <w:r w:rsidR="00890FA8">
          <w:fldChar w:fldCharType="separate"/>
        </w:r>
        <w:r w:rsidR="00890FA8" w:rsidRPr="00AE46CA">
          <w:rPr>
            <w:rStyle w:val="Hyperlink"/>
          </w:rPr>
          <w:t>ThreadX</w:t>
        </w:r>
        <w:r w:rsidR="00890FA8">
          <w:rPr>
            <w:rStyle w:val="Hyperlink"/>
          </w:rPr>
          <w:fldChar w:fldCharType="end"/>
        </w:r>
        <w:r w:rsidR="00890FA8">
          <w:t xml:space="preserve"> by </w:t>
        </w:r>
        <w:r w:rsidR="00890FA8">
          <w:fldChar w:fldCharType="begin"/>
        </w:r>
        <w:r w:rsidR="00890FA8">
          <w:instrText xml:space="preserve"> HYPERLINK "http://rtos.com/" </w:instrText>
        </w:r>
        <w:r w:rsidR="00890FA8">
          <w:fldChar w:fldCharType="separate"/>
        </w:r>
        <w:r w:rsidR="00890FA8" w:rsidRPr="00AE46CA">
          <w:rPr>
            <w:rStyle w:val="Hyperlink"/>
          </w:rPr>
          <w:t>Express Logic</w:t>
        </w:r>
        <w:r w:rsidR="00890FA8">
          <w:rPr>
            <w:rStyle w:val="Hyperlink"/>
          </w:rPr>
          <w:fldChar w:fldCharType="end"/>
        </w:r>
      </w:moveTo>
      <w:moveToRangeEnd w:id="4"/>
      <w:del w:id="6" w:author="Greg Landry" w:date="2017-03-01T10:53:00Z">
        <w:r w:rsidR="008913C2" w:rsidDel="00890FA8">
          <w:delText xml:space="preserve"> including</w:delText>
        </w:r>
      </w:del>
      <w:ins w:id="7" w:author="Greg Landry" w:date="2017-03-01T10:53:00Z">
        <w:r w:rsidR="00890FA8">
          <w:t xml:space="preserve"> is </w:t>
        </w:r>
      </w:ins>
      <w:ins w:id="8" w:author="Greg Landry" w:date="2017-03-01T10:54:00Z">
        <w:r w:rsidR="00890FA8">
          <w:t>built</w:t>
        </w:r>
      </w:ins>
      <w:ins w:id="9" w:author="Greg Landry" w:date="2017-03-01T10:53:00Z">
        <w:r w:rsidR="00890FA8">
          <w:t xml:space="preserve"> in</w:t>
        </w:r>
      </w:ins>
      <w:ins w:id="10" w:author="Greg Landry" w:date="2017-03-01T10:54:00Z">
        <w:r w:rsidR="00890FA8">
          <w:t>to</w:t>
        </w:r>
      </w:ins>
      <w:ins w:id="11" w:author="Greg Landry" w:date="2017-03-01T10:53:00Z">
        <w:r w:rsidR="00890FA8">
          <w:t xml:space="preserve"> the device ROM and the license is included for anyone using WICED </w:t>
        </w:r>
      </w:ins>
      <w:ins w:id="12" w:author="Greg Landry" w:date="2017-03-01T10:54:00Z">
        <w:r w:rsidR="00890FA8">
          <w:t>chips</w:t>
        </w:r>
      </w:ins>
      <w:ins w:id="13" w:author="Greg Landry" w:date="2017-03-01T10:53:00Z">
        <w:r w:rsidR="00890FA8">
          <w:t xml:space="preserve"> so that is by far the best choice.</w:t>
        </w:r>
      </w:ins>
      <w:del w:id="14" w:author="Greg Landry" w:date="2017-03-01T10:53:00Z">
        <w:r w:rsidR="00327209" w:rsidDel="00890FA8">
          <w:delText>:</w:delText>
        </w:r>
      </w:del>
    </w:p>
    <w:moveFromRangeStart w:id="15" w:author="Greg Landry" w:date="2017-03-01T10:53:00Z" w:name="move476128932"/>
    <w:p w14:paraId="257A1CCA" w14:textId="313690F4" w:rsidR="00AE46CA" w:rsidDel="00890FA8" w:rsidRDefault="00AC02B5" w:rsidP="00AE46CA">
      <w:pPr>
        <w:pStyle w:val="ListParagraph"/>
        <w:numPr>
          <w:ilvl w:val="0"/>
          <w:numId w:val="24"/>
        </w:numPr>
        <w:rPr>
          <w:del w:id="16" w:author="Greg Landry" w:date="2017-03-01T10:54:00Z"/>
        </w:rPr>
      </w:pPr>
      <w:moveFrom w:id="17" w:author="Greg Landry" w:date="2017-03-01T10:53:00Z">
        <w:del w:id="18" w:author="Greg Landry" w:date="2017-03-01T10:54:00Z">
          <w:r w:rsidDel="00890FA8">
            <w:fldChar w:fldCharType="begin"/>
          </w:r>
          <w:r w:rsidDel="00890FA8">
            <w:delInstrText xml:space="preserve"> HYPERLINK "http://rtos.com/products/threadx/" </w:delInstrText>
          </w:r>
          <w:r w:rsidDel="00890FA8">
            <w:fldChar w:fldCharType="separate"/>
          </w:r>
          <w:r w:rsidR="00AE46CA" w:rsidRPr="00AE46CA" w:rsidDel="00890FA8">
            <w:rPr>
              <w:rStyle w:val="Hyperlink"/>
            </w:rPr>
            <w:delText>ThreadX</w:delText>
          </w:r>
          <w:r w:rsidDel="00890FA8">
            <w:rPr>
              <w:rStyle w:val="Hyperlink"/>
            </w:rPr>
            <w:fldChar w:fldCharType="end"/>
          </w:r>
          <w:r w:rsidR="00AE46CA" w:rsidDel="00890FA8">
            <w:delText xml:space="preserve"> by </w:delText>
          </w:r>
          <w:r w:rsidDel="00890FA8">
            <w:fldChar w:fldCharType="begin"/>
          </w:r>
          <w:r w:rsidDel="00890FA8">
            <w:delInstrText xml:space="preserve"> HYPERLINK "http://rtos.com/" </w:delInstrText>
          </w:r>
          <w:r w:rsidDel="00890FA8">
            <w:fldChar w:fldCharType="separate"/>
          </w:r>
          <w:r w:rsidR="00AE46CA" w:rsidRPr="00AE46CA" w:rsidDel="00890FA8">
            <w:rPr>
              <w:rStyle w:val="Hyperlink"/>
            </w:rPr>
            <w:delText>Express Logic</w:delText>
          </w:r>
          <w:r w:rsidDel="00890FA8">
            <w:rPr>
              <w:rStyle w:val="Hyperlink"/>
            </w:rPr>
            <w:fldChar w:fldCharType="end"/>
          </w:r>
        </w:del>
      </w:moveFrom>
      <w:moveFromRangeEnd w:id="15"/>
    </w:p>
    <w:p w14:paraId="5F44C201" w14:textId="5D5015C6" w:rsidR="00AE46CA" w:rsidDel="00890FA8" w:rsidRDefault="00AC02B5" w:rsidP="00AE46CA">
      <w:pPr>
        <w:pStyle w:val="ListParagraph"/>
        <w:numPr>
          <w:ilvl w:val="0"/>
          <w:numId w:val="24"/>
        </w:numPr>
        <w:rPr>
          <w:del w:id="19" w:author="Greg Landry" w:date="2017-03-01T10:54:00Z"/>
        </w:rPr>
      </w:pPr>
      <w:del w:id="20" w:author="Greg Landry" w:date="2017-03-01T10:54:00Z">
        <w:r w:rsidDel="00890FA8">
          <w:fldChar w:fldCharType="begin"/>
        </w:r>
        <w:r w:rsidDel="00890FA8">
          <w:delInstrText xml:space="preserve"> HYPERLINK "http://www.freertos.org/RTOS.html" </w:delInstrText>
        </w:r>
        <w:r w:rsidDel="00890FA8">
          <w:fldChar w:fldCharType="separate"/>
        </w:r>
        <w:r w:rsidR="00AE46CA" w:rsidRPr="008913C2" w:rsidDel="00890FA8">
          <w:rPr>
            <w:rStyle w:val="Hyperlink"/>
          </w:rPr>
          <w:delText>FreeRtos</w:delText>
        </w:r>
        <w:r w:rsidDel="00890FA8">
          <w:rPr>
            <w:rStyle w:val="Hyperlink"/>
          </w:rPr>
          <w:fldChar w:fldCharType="end"/>
        </w:r>
        <w:r w:rsidR="00AE46CA" w:rsidDel="00890FA8">
          <w:delText xml:space="preserve"> by </w:delText>
        </w:r>
        <w:r w:rsidDel="00890FA8">
          <w:fldChar w:fldCharType="begin"/>
        </w:r>
        <w:r w:rsidDel="00890FA8">
          <w:delInstrText xml:space="preserve"> HYPERLINK "http://www.freertos.org/" </w:delInstrText>
        </w:r>
        <w:r w:rsidDel="00890FA8">
          <w:fldChar w:fldCharType="separate"/>
        </w:r>
        <w:r w:rsidR="00AE46CA" w:rsidRPr="008913C2" w:rsidDel="00890FA8">
          <w:rPr>
            <w:rStyle w:val="Hyperlink"/>
          </w:rPr>
          <w:delText>Free</w:delText>
        </w:r>
        <w:r w:rsidR="008913C2" w:rsidRPr="008913C2" w:rsidDel="00890FA8">
          <w:rPr>
            <w:rStyle w:val="Hyperlink"/>
          </w:rPr>
          <w:delText>RTOS</w:delText>
        </w:r>
        <w:r w:rsidDel="00890FA8">
          <w:rPr>
            <w:rStyle w:val="Hyperlink"/>
          </w:rPr>
          <w:fldChar w:fldCharType="end"/>
        </w:r>
      </w:del>
    </w:p>
    <w:p w14:paraId="7B5BBBF5" w14:textId="400A832F" w:rsidR="00301BFC" w:rsidRDefault="008913C2" w:rsidP="00960E6F">
      <w:del w:id="21" w:author="Greg Landry" w:date="2017-03-01T10:55:00Z">
        <w:r w:rsidDel="00890FA8">
          <w:delText xml:space="preserve">However, much of ThreadX is built into the ROMs on the WICED chips so it is generally the best answer.  </w:delText>
        </w:r>
      </w:del>
      <w:r>
        <w:t xml:space="preserve">In order to simplify </w:t>
      </w:r>
      <w:r w:rsidR="00C021BA">
        <w:t xml:space="preserve">using multiple RTOSs, the WICED </w:t>
      </w:r>
      <w:r>
        <w:t>SDK has a built in abstraction layer that provides a unified interface to the fundamental RTOS functions.</w:t>
      </w:r>
      <w:r w:rsidR="00960E6F">
        <w:t xml:space="preserve">  You can find the documentation for the WICED RTOS APIs under the API Guide</w:t>
      </w:r>
      <w:r w:rsidR="00960E6F">
        <w:sym w:font="Wingdings" w:char="F0E0"/>
      </w:r>
      <w:r w:rsidR="00960E6F">
        <w:t>Components</w:t>
      </w:r>
      <w:r w:rsidR="00960E6F">
        <w:sym w:font="Wingdings" w:char="F0E0"/>
      </w:r>
      <w:r w:rsidR="00960E6F">
        <w:t>RTOS</w:t>
      </w:r>
      <w:r w:rsidR="00C4656A">
        <w:t>.</w:t>
      </w:r>
    </w:p>
    <w:p w14:paraId="6B89FD13" w14:textId="05E49E42" w:rsidR="00730343" w:rsidRDefault="00730343" w:rsidP="00730343">
      <w:pPr>
        <w:jc w:val="center"/>
      </w:pPr>
      <w:r>
        <w:rPr>
          <w:noProof/>
        </w:rPr>
        <w:drawing>
          <wp:inline distT="0" distB="0" distL="0" distR="0" wp14:anchorId="2E980C70" wp14:editId="68831832">
            <wp:extent cx="5943600" cy="41406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3850"/>
                    <a:stretch/>
                  </pic:blipFill>
                  <pic:spPr bwMode="auto">
                    <a:xfrm>
                      <a:off x="0" y="0"/>
                      <a:ext cx="5943600" cy="4140631"/>
                    </a:xfrm>
                    <a:prstGeom prst="rect">
                      <a:avLst/>
                    </a:prstGeom>
                    <a:ln>
                      <a:noFill/>
                    </a:ln>
                    <a:extLst>
                      <a:ext uri="{53640926-AAD7-44D8-BBD7-CCE9431645EC}">
                        <a14:shadowObscured xmlns:a14="http://schemas.microsoft.com/office/drawing/2010/main"/>
                      </a:ext>
                    </a:extLst>
                  </pic:spPr>
                </pic:pic>
              </a:graphicData>
            </a:graphic>
          </wp:inline>
        </w:drawing>
      </w:r>
    </w:p>
    <w:p w14:paraId="0211FC85" w14:textId="77777777" w:rsidR="00730343" w:rsidRDefault="00730343">
      <w:r>
        <w:br w:type="page"/>
      </w:r>
    </w:p>
    <w:p w14:paraId="227E8DD9" w14:textId="69D55824" w:rsidR="00960E6F" w:rsidRDefault="00960E6F" w:rsidP="00960E6F">
      <w:pPr>
        <w:pStyle w:val="Heading3"/>
      </w:pPr>
      <w:r>
        <w:lastRenderedPageBreak/>
        <w:t>Problems with RTOSs</w:t>
      </w:r>
    </w:p>
    <w:p w14:paraId="6C14823D" w14:textId="78623A20" w:rsidR="00960E6F" w:rsidRPr="00960E6F" w:rsidRDefault="00327209" w:rsidP="00960E6F">
      <w:r>
        <w:t>All of this sounds great, b</w:t>
      </w:r>
      <w:r w:rsidR="00960E6F">
        <w:t xml:space="preserve">ut everything is not peaches and cream (or whatever your favorite metaphor for a perfect place might be).  There are three serious bugs which can </w:t>
      </w:r>
      <w:r>
        <w:t xml:space="preserve">easily </w:t>
      </w:r>
      <w:r w:rsidR="00960E6F">
        <w:t>be created in these types of systems</w:t>
      </w:r>
      <w:r w:rsidR="00335D11">
        <w:t xml:space="preserve"> and these bugs</w:t>
      </w:r>
      <w:r w:rsidR="00960E6F">
        <w:t xml:space="preserve"> can be very hard to fi</w:t>
      </w:r>
      <w:r w:rsidR="00335D11">
        <w:t>nd</w:t>
      </w:r>
      <w:r w:rsidR="00960E6F">
        <w:t>.  These bugs are all caused by side effects of interactions between the threads.  The big three are:</w:t>
      </w:r>
    </w:p>
    <w:p w14:paraId="53706516" w14:textId="71DF76D8" w:rsidR="00926F83" w:rsidRDefault="00926F83" w:rsidP="00960E6F">
      <w:pPr>
        <w:pStyle w:val="ListParagraph"/>
        <w:numPr>
          <w:ilvl w:val="0"/>
          <w:numId w:val="25"/>
        </w:numPr>
      </w:pPr>
      <w:r>
        <w:t>Cyclic dependencies</w:t>
      </w:r>
      <w:r w:rsidR="00960E6F">
        <w:t xml:space="preserve"> which can cause deadlocks</w:t>
      </w:r>
    </w:p>
    <w:p w14:paraId="19E2CE97" w14:textId="2005683E" w:rsidR="00926F83" w:rsidRDefault="00926F83" w:rsidP="00960E6F">
      <w:pPr>
        <w:pStyle w:val="ListParagraph"/>
        <w:numPr>
          <w:ilvl w:val="0"/>
          <w:numId w:val="25"/>
        </w:numPr>
      </w:pPr>
      <w:r>
        <w:t>Resource conflicts</w:t>
      </w:r>
      <w:r w:rsidR="00960E6F">
        <w:t xml:space="preserve"> with </w:t>
      </w:r>
      <w:r w:rsidR="00F57744">
        <w:t>sharing memory</w:t>
      </w:r>
      <w:r w:rsidR="00960E6F">
        <w:t xml:space="preserve"> and sharing peripherals which can cause erratic non-deterministic behavior</w:t>
      </w:r>
    </w:p>
    <w:p w14:paraId="409B3A56" w14:textId="678AADDE" w:rsidR="00F57744" w:rsidRDefault="00327209" w:rsidP="00960E6F">
      <w:pPr>
        <w:pStyle w:val="ListParagraph"/>
        <w:numPr>
          <w:ilvl w:val="0"/>
          <w:numId w:val="25"/>
        </w:numPr>
      </w:pPr>
      <w:r>
        <w:t>Difficulties in executing i</w:t>
      </w:r>
      <w:r w:rsidR="00F57744">
        <w:t>nter</w:t>
      </w:r>
      <w:r w:rsidR="00AD55D5">
        <w:t>-</w:t>
      </w:r>
      <w:r w:rsidR="00F57744">
        <w:t>process communication</w:t>
      </w:r>
      <w:r>
        <w:t>.</w:t>
      </w:r>
    </w:p>
    <w:p w14:paraId="767A92F0" w14:textId="77777777" w:rsidR="00FF1EA7" w:rsidRDefault="00960E6F" w:rsidP="00960E6F">
      <w:r>
        <w:t xml:space="preserve">But all hope is not lost.  </w:t>
      </w:r>
      <w:r w:rsidR="00327209">
        <w:t xml:space="preserve">The WICED </w:t>
      </w:r>
      <w:r>
        <w:t>RTOSs give you mechanisms to deal with these problems, specifically mutex</w:t>
      </w:r>
      <w:r w:rsidR="00FF1EA7">
        <w:t>es</w:t>
      </w:r>
      <w:r>
        <w:t>, semaphore</w:t>
      </w:r>
      <w:r w:rsidR="00FF1EA7">
        <w:t>s</w:t>
      </w:r>
      <w:r>
        <w:t>, queue</w:t>
      </w:r>
      <w:r w:rsidR="00FF1EA7">
        <w:t>s</w:t>
      </w:r>
      <w:r>
        <w:t xml:space="preserve"> and timers.</w:t>
      </w:r>
      <w:r w:rsidR="00327209">
        <w:t xml:space="preserve">  All of these functions generally work the same way.  </w:t>
      </w:r>
      <w:r w:rsidR="00FF1EA7">
        <w:t>The basic process is:</w:t>
      </w:r>
    </w:p>
    <w:p w14:paraId="59487FAE" w14:textId="4D8B42ED" w:rsidR="00FF1EA7" w:rsidRDefault="00FF1EA7" w:rsidP="00FF1EA7">
      <w:pPr>
        <w:pStyle w:val="ListParagraph"/>
        <w:numPr>
          <w:ilvl w:val="0"/>
          <w:numId w:val="27"/>
        </w:numPr>
      </w:pPr>
      <w:r>
        <w:t>S</w:t>
      </w:r>
      <w:r w:rsidR="00327209">
        <w:t>tart by creating a data structure of the ri</w:t>
      </w:r>
      <w:r>
        <w:t xml:space="preserve">ght type (e.g. </w:t>
      </w:r>
      <w:r w:rsidRPr="00AD55D5">
        <w:rPr>
          <w:i/>
        </w:rPr>
        <w:t>wiced_mutex_t</w:t>
      </w:r>
      <w:r>
        <w:t>).</w:t>
      </w:r>
    </w:p>
    <w:p w14:paraId="60FA26EC" w14:textId="1E06764D" w:rsidR="00FF1EA7" w:rsidRDefault="00FF1EA7" w:rsidP="00FF1EA7">
      <w:pPr>
        <w:pStyle w:val="ListParagraph"/>
        <w:numPr>
          <w:ilvl w:val="0"/>
          <w:numId w:val="27"/>
        </w:numPr>
      </w:pPr>
      <w:r>
        <w:t>C</w:t>
      </w:r>
      <w:r w:rsidR="00327209">
        <w:t xml:space="preserve">all the </w:t>
      </w:r>
      <w:r>
        <w:t>RTOS</w:t>
      </w:r>
      <w:r w:rsidR="008C0FF0">
        <w:t xml:space="preserve"> </w:t>
      </w:r>
      <w:r w:rsidR="00327209">
        <w:t xml:space="preserve">initialize function (e.g. </w:t>
      </w:r>
      <w:r w:rsidR="008C0FF0" w:rsidRPr="00AD55D5">
        <w:rPr>
          <w:i/>
        </w:rPr>
        <w:t>wiced_rtos_</w:t>
      </w:r>
      <w:r w:rsidRPr="00AD55D5">
        <w:rPr>
          <w:i/>
        </w:rPr>
        <w:t>init_mutex</w:t>
      </w:r>
      <w:r w:rsidR="00A43F65">
        <w:rPr>
          <w:i/>
        </w:rPr>
        <w:t>()</w:t>
      </w:r>
      <w:r>
        <w:t xml:space="preserve">). </w:t>
      </w:r>
      <w:r w:rsidR="00232B96">
        <w:t>Provide it with</w:t>
      </w:r>
      <w:r w:rsidR="003A2691">
        <w:t xml:space="preserve"> a pointer to</w:t>
      </w:r>
      <w:r w:rsidR="00232B96">
        <w:t xml:space="preserve"> the structure that was created in the first step. This is </w:t>
      </w:r>
      <w:r w:rsidR="003A2691">
        <w:t>a</w:t>
      </w:r>
      <w:r w:rsidR="00232B96">
        <w:t xml:space="preserve"> “handle” that is used by the other functions.</w:t>
      </w:r>
    </w:p>
    <w:p w14:paraId="44938E8D" w14:textId="4CC76843" w:rsidR="00FF1EA7" w:rsidRDefault="00FF1EA7" w:rsidP="00FF1EA7">
      <w:pPr>
        <w:pStyle w:val="ListParagraph"/>
        <w:numPr>
          <w:ilvl w:val="0"/>
          <w:numId w:val="27"/>
        </w:numPr>
      </w:pPr>
      <w:r>
        <w:t>A</w:t>
      </w:r>
      <w:r w:rsidR="008C0FF0">
        <w:t>ccess the data</w:t>
      </w:r>
      <w:r>
        <w:t xml:space="preserve"> </w:t>
      </w:r>
      <w:r w:rsidR="008C0FF0">
        <w:t xml:space="preserve">structure using one of the access functions (e.g. </w:t>
      </w:r>
      <w:r w:rsidR="008C0FF0" w:rsidRPr="00AD55D5">
        <w:rPr>
          <w:i/>
        </w:rPr>
        <w:t>wiced_rtos_lock_mutex</w:t>
      </w:r>
      <w:r w:rsidR="006A2DA2">
        <w:rPr>
          <w:i/>
        </w:rPr>
        <w:t>()</w:t>
      </w:r>
      <w:r w:rsidR="008C0FF0">
        <w:t>).</w:t>
      </w:r>
    </w:p>
    <w:p w14:paraId="44583FC1" w14:textId="582FA6EE" w:rsidR="00FF1EA7" w:rsidRDefault="00FF1EA7" w:rsidP="00FF1EA7">
      <w:pPr>
        <w:pStyle w:val="ListParagraph"/>
        <w:numPr>
          <w:ilvl w:val="0"/>
          <w:numId w:val="27"/>
        </w:numPr>
      </w:pPr>
      <w:r>
        <w:t>K</w:t>
      </w:r>
      <w:r w:rsidR="008C0FF0">
        <w:t>ill your data structure with the appropriate de-init function (</w:t>
      </w:r>
      <w:r>
        <w:t xml:space="preserve">e.g. </w:t>
      </w:r>
      <w:r w:rsidRPr="00AD55D5">
        <w:rPr>
          <w:i/>
        </w:rPr>
        <w:t>wiced_rtos_deinit_mutex</w:t>
      </w:r>
      <w:r w:rsidR="00A807FE">
        <w:rPr>
          <w:i/>
        </w:rPr>
        <w:t>()</w:t>
      </w:r>
      <w:r>
        <w:t>).</w:t>
      </w:r>
    </w:p>
    <w:p w14:paraId="6DBFF754" w14:textId="702FFE1A" w:rsidR="00730343" w:rsidRDefault="008C0FF0" w:rsidP="00FF1EA7">
      <w:r>
        <w:t>All of these function</w:t>
      </w:r>
      <w:r w:rsidR="00FF1EA7">
        <w:t>s</w:t>
      </w:r>
      <w:r>
        <w:t xml:space="preserve"> need to have access to the data</w:t>
      </w:r>
      <w:r w:rsidR="00FF1EA7">
        <w:t xml:space="preserve"> </w:t>
      </w:r>
      <w:r>
        <w:t>structure, so I generally declare these “sha</w:t>
      </w:r>
      <w:r w:rsidR="00D26F33">
        <w:t>red” res</w:t>
      </w:r>
      <w:r w:rsidR="00D838A6">
        <w:t>ources as static global variables</w:t>
      </w:r>
      <w:r>
        <w:t xml:space="preserve"> within the file that they are used. </w:t>
      </w:r>
    </w:p>
    <w:p w14:paraId="288F0527" w14:textId="77777777" w:rsidR="00730343" w:rsidRDefault="00730343">
      <w:r>
        <w:br w:type="page"/>
      </w:r>
    </w:p>
    <w:p w14:paraId="25C3CFF7" w14:textId="77777777" w:rsidR="008C0FF0" w:rsidRDefault="008C0FF0" w:rsidP="00A8704B">
      <w:pPr>
        <w:pStyle w:val="Heading3"/>
      </w:pPr>
      <w:r>
        <w:lastRenderedPageBreak/>
        <w:t>Threads</w:t>
      </w:r>
    </w:p>
    <w:p w14:paraId="5CBA793E" w14:textId="21F5A10D" w:rsidR="00D71358" w:rsidRDefault="00D71358" w:rsidP="00D71358">
      <w:r>
        <w:t>As we discussed earlier</w:t>
      </w:r>
      <w:r w:rsidR="00AD55D5">
        <w:t>,</w:t>
      </w:r>
      <w:r>
        <w:t xml:space="preserve"> threads are at the heart of an RTOS.  It is easy to create a new thread</w:t>
      </w:r>
      <w:r w:rsidR="003B5329">
        <w:t xml:space="preserve"> by</w:t>
      </w:r>
      <w:r>
        <w:t xml:space="preserve"> call</w:t>
      </w:r>
      <w:r w:rsidR="003B5329">
        <w:t>ing</w:t>
      </w:r>
      <w:r>
        <w:t xml:space="preserve"> </w:t>
      </w:r>
      <w:r w:rsidR="007E6B13">
        <w:t xml:space="preserve">the function </w:t>
      </w:r>
      <w:r w:rsidR="0028000A" w:rsidRPr="00AD55D5">
        <w:rPr>
          <w:i/>
        </w:rPr>
        <w:t>wiced_rtos_create_thread</w:t>
      </w:r>
      <w:r w:rsidR="006D311A">
        <w:rPr>
          <w:i/>
        </w:rPr>
        <w:t>()</w:t>
      </w:r>
      <w:r w:rsidR="00C97A54">
        <w:t xml:space="preserve"> with the following arguments:</w:t>
      </w:r>
    </w:p>
    <w:p w14:paraId="2B8198AD" w14:textId="727C3C81" w:rsidR="0028000A" w:rsidRDefault="0028000A" w:rsidP="0028000A">
      <w:pPr>
        <w:pStyle w:val="ListParagraph"/>
        <w:numPr>
          <w:ilvl w:val="0"/>
          <w:numId w:val="26"/>
        </w:numPr>
      </w:pPr>
      <w:r w:rsidRPr="00EF5363">
        <w:rPr>
          <w:i/>
        </w:rPr>
        <w:t>wiced_thread_t</w:t>
      </w:r>
      <w:r w:rsidR="00740471" w:rsidRPr="00EF5363">
        <w:rPr>
          <w:i/>
        </w:rPr>
        <w:t>* thread</w:t>
      </w:r>
      <w:r>
        <w:t xml:space="preserve"> – </w:t>
      </w:r>
      <w:r w:rsidR="00F23501">
        <w:t>A</w:t>
      </w:r>
      <w:r w:rsidR="00740471">
        <w:t xml:space="preserve"> pointer to a thread handle</w:t>
      </w:r>
      <w:r w:rsidR="00DF3BDB">
        <w:t xml:space="preserve"> data structure</w:t>
      </w:r>
      <w:r w:rsidR="00323265">
        <w:t>. This handle is used</w:t>
      </w:r>
      <w:r w:rsidR="00740471">
        <w:t xml:space="preserve"> </w:t>
      </w:r>
      <w:r w:rsidR="00323265">
        <w:t>to identify the thread for other thread functions.</w:t>
      </w:r>
      <w:ins w:id="22" w:author="Greg Landry" w:date="2017-04-03T15:27:00Z">
        <w:r w:rsidR="009F7B17">
          <w:t xml:space="preserve"> You must first create the handle data structure before providing the pointer to the create thread function.</w:t>
        </w:r>
      </w:ins>
    </w:p>
    <w:p w14:paraId="5F8C8493" w14:textId="12E25641" w:rsidR="00784721" w:rsidRDefault="0028000A" w:rsidP="0028000A">
      <w:pPr>
        <w:pStyle w:val="ListParagraph"/>
        <w:numPr>
          <w:ilvl w:val="0"/>
          <w:numId w:val="26"/>
        </w:numPr>
      </w:pPr>
      <w:r w:rsidRPr="00C200D4">
        <w:rPr>
          <w:i/>
        </w:rPr>
        <w:t>uint8_t</w:t>
      </w:r>
      <w:r w:rsidR="00BD189B" w:rsidRPr="00C200D4">
        <w:rPr>
          <w:i/>
        </w:rPr>
        <w:t xml:space="preserve"> p</w:t>
      </w:r>
      <w:r w:rsidR="00784721" w:rsidRPr="00C200D4">
        <w:rPr>
          <w:i/>
        </w:rPr>
        <w:t>riority</w:t>
      </w:r>
      <w:r w:rsidR="00BD189B">
        <w:t xml:space="preserve"> – This is the priority of the thread. </w:t>
      </w:r>
    </w:p>
    <w:p w14:paraId="32A4346A" w14:textId="4E642E41" w:rsidR="00784721" w:rsidRDefault="00784721" w:rsidP="00784721">
      <w:pPr>
        <w:pStyle w:val="ListParagraph"/>
        <w:numPr>
          <w:ilvl w:val="1"/>
          <w:numId w:val="26"/>
        </w:numPr>
      </w:pPr>
      <w:r>
        <w:t xml:space="preserve">Priorities can be from 0 to </w:t>
      </w:r>
      <w:r w:rsidR="00012180">
        <w:t xml:space="preserve">31 </w:t>
      </w:r>
      <w:r>
        <w:t>where 0 is the highest priority.</w:t>
      </w:r>
    </w:p>
    <w:p w14:paraId="59F2B828" w14:textId="3CE8174E" w:rsidR="0028000A" w:rsidRDefault="00784721" w:rsidP="00784721">
      <w:pPr>
        <w:pStyle w:val="ListParagraph"/>
        <w:numPr>
          <w:ilvl w:val="1"/>
          <w:numId w:val="26"/>
        </w:numPr>
      </w:pPr>
      <w:r>
        <w:t>I</w:t>
      </w:r>
      <w:r w:rsidR="0028000A">
        <w:t xml:space="preserve">f the scheduler knows that two threads are </w:t>
      </w:r>
      <w:r w:rsidR="00AD55D5">
        <w:t>eligible</w:t>
      </w:r>
      <w:r w:rsidR="0028000A">
        <w:t xml:space="preserve"> to run, it will run the </w:t>
      </w:r>
      <w:r>
        <w:t>thread with the higher priority.</w:t>
      </w:r>
    </w:p>
    <w:p w14:paraId="15A6D939" w14:textId="2DCBB051" w:rsidR="00784721" w:rsidRDefault="00784721" w:rsidP="00784721">
      <w:pPr>
        <w:pStyle w:val="ListParagraph"/>
        <w:numPr>
          <w:ilvl w:val="1"/>
          <w:numId w:val="26"/>
        </w:numPr>
      </w:pPr>
      <w:r>
        <w:t xml:space="preserve">The WICED </w:t>
      </w:r>
      <w:r w:rsidR="00974A87">
        <w:t>Wi-Fi</w:t>
      </w:r>
      <w:r>
        <w:t xml:space="preserve"> Driver (WWD) runs at priority 3.</w:t>
      </w:r>
    </w:p>
    <w:p w14:paraId="784E5F45" w14:textId="62304B73" w:rsidR="0028000A" w:rsidRDefault="0028000A" w:rsidP="0028000A">
      <w:pPr>
        <w:pStyle w:val="ListParagraph"/>
        <w:numPr>
          <w:ilvl w:val="0"/>
          <w:numId w:val="26"/>
        </w:numPr>
      </w:pPr>
      <w:r w:rsidRPr="00F51855">
        <w:rPr>
          <w:i/>
        </w:rPr>
        <w:t>cha</w:t>
      </w:r>
      <w:r w:rsidR="00F23501" w:rsidRPr="00F51855">
        <w:rPr>
          <w:i/>
        </w:rPr>
        <w:t>r *name</w:t>
      </w:r>
      <w:r w:rsidR="00F23501">
        <w:t xml:space="preserve"> – A</w:t>
      </w:r>
      <w:r>
        <w:t xml:space="preserve"> name for the thread</w:t>
      </w:r>
      <w:r w:rsidR="00F23501">
        <w:t>.</w:t>
      </w:r>
      <w:ins w:id="23" w:author="Greg Landry" w:date="2017-04-03T15:28:00Z">
        <w:r w:rsidR="009F7B17">
          <w:t xml:space="preserve"> This name is really only used by the debugger. You can give it any name or just use NULL if you don’t want a specific name.</w:t>
        </w:r>
      </w:ins>
    </w:p>
    <w:p w14:paraId="7ACCA7A3" w14:textId="176351A3" w:rsidR="0028000A" w:rsidRDefault="0028000A" w:rsidP="0028000A">
      <w:pPr>
        <w:pStyle w:val="ListParagraph"/>
        <w:numPr>
          <w:ilvl w:val="0"/>
          <w:numId w:val="26"/>
        </w:numPr>
      </w:pPr>
      <w:r w:rsidRPr="00096124">
        <w:rPr>
          <w:i/>
        </w:rPr>
        <w:t>wiced_thread_function</w:t>
      </w:r>
      <w:r w:rsidR="00F356CE" w:rsidRPr="00096124">
        <w:rPr>
          <w:i/>
        </w:rPr>
        <w:t>_t *thread</w:t>
      </w:r>
      <w:r w:rsidR="00F23501">
        <w:t xml:space="preserve"> – A</w:t>
      </w:r>
      <w:r>
        <w:t xml:space="preserve"> function pointer to the function that is the thread</w:t>
      </w:r>
      <w:ins w:id="24" w:author="Greg Landry" w:date="2017-04-03T15:28:00Z">
        <w:r w:rsidR="00F47401">
          <w:t>.</w:t>
        </w:r>
      </w:ins>
    </w:p>
    <w:p w14:paraId="7AFF86BA" w14:textId="583F87B2" w:rsidR="0028000A" w:rsidRDefault="00F23501" w:rsidP="0028000A">
      <w:pPr>
        <w:pStyle w:val="ListParagraph"/>
        <w:numPr>
          <w:ilvl w:val="0"/>
          <w:numId w:val="26"/>
        </w:numPr>
      </w:pPr>
      <w:r w:rsidRPr="005C6322">
        <w:rPr>
          <w:i/>
        </w:rPr>
        <w:t>uint32_t stack size</w:t>
      </w:r>
      <w:r>
        <w:t xml:space="preserve"> – H</w:t>
      </w:r>
      <w:r w:rsidR="0028000A">
        <w:t>ow many bytes should be in the thread</w:t>
      </w:r>
      <w:r w:rsidR="00AD55D5">
        <w:t>’</w:t>
      </w:r>
      <w:r w:rsidR="0028000A">
        <w:t>s stack (you should be careful here as running out of stack can cause erratic, difficult to debug behavior</w:t>
      </w:r>
      <w:ins w:id="25" w:author="Greg Landry" w:date="2017-04-03T15:28:00Z">
        <w:r w:rsidR="00F47401">
          <w:t>. Using 10000 is overkill but will work for any of the exercises we do in this class</w:t>
        </w:r>
      </w:ins>
      <w:r w:rsidR="0028000A">
        <w:t>)</w:t>
      </w:r>
      <w:r>
        <w:t>.</w:t>
      </w:r>
    </w:p>
    <w:p w14:paraId="5DEDDDEF" w14:textId="3B5EAACA" w:rsidR="0028000A" w:rsidRDefault="0028000A" w:rsidP="0028000A">
      <w:pPr>
        <w:pStyle w:val="ListParagraph"/>
        <w:numPr>
          <w:ilvl w:val="0"/>
          <w:numId w:val="26"/>
        </w:numPr>
      </w:pPr>
      <w:r w:rsidRPr="0048758E">
        <w:rPr>
          <w:i/>
        </w:rPr>
        <w:t>void *arg</w:t>
      </w:r>
      <w:r>
        <w:t xml:space="preserve"> – </w:t>
      </w:r>
      <w:r w:rsidR="00F23501">
        <w:t>A</w:t>
      </w:r>
      <w:r>
        <w:t xml:space="preserve"> generic argument which will be passed to the thread</w:t>
      </w:r>
      <w:r w:rsidR="00F23501">
        <w:t>.</w:t>
      </w:r>
    </w:p>
    <w:p w14:paraId="4DCBF74B" w14:textId="73D7415C" w:rsidR="00781A62" w:rsidRDefault="00781A62" w:rsidP="00781A62">
      <w:pPr>
        <w:pStyle w:val="ListParagraph"/>
        <w:numPr>
          <w:ilvl w:val="1"/>
          <w:numId w:val="26"/>
        </w:numPr>
      </w:pPr>
      <w:r>
        <w:t>If you don’t need to pass an argument to the thread, just use NULL.</w:t>
      </w:r>
    </w:p>
    <w:p w14:paraId="2581F2B7" w14:textId="5A9153D5" w:rsidR="00730327" w:rsidRDefault="00730327" w:rsidP="00B527A0">
      <w:pPr>
        <w:rPr>
          <w:ins w:id="26" w:author="Greg Landry" w:date="2017-04-03T15:29:00Z"/>
        </w:rPr>
      </w:pPr>
      <w:ins w:id="27" w:author="Greg Landry" w:date="2017-04-03T15:29:00Z">
        <w:r>
          <w:t>As an example, if you want to create a thread that runs the function “mySpecialThread”, the initialization might look something like this:</w:t>
        </w:r>
      </w:ins>
    </w:p>
    <w:p w14:paraId="74E1DBB1" w14:textId="77777777" w:rsidR="00602B95" w:rsidRPr="00602B95" w:rsidRDefault="00602B95">
      <w:pPr>
        <w:autoSpaceDE w:val="0"/>
        <w:autoSpaceDN w:val="0"/>
        <w:adjustRightInd w:val="0"/>
        <w:spacing w:after="0" w:line="240" w:lineRule="auto"/>
        <w:ind w:left="720"/>
        <w:rPr>
          <w:ins w:id="28" w:author="Greg Landry" w:date="2017-04-03T15:35:00Z"/>
          <w:rFonts w:ascii="Consolas" w:hAnsi="Consolas" w:cs="Consolas"/>
          <w:sz w:val="18"/>
          <w:szCs w:val="20"/>
          <w:rPrChange w:id="29" w:author="Greg Landry" w:date="2017-04-03T15:36:00Z">
            <w:rPr>
              <w:ins w:id="30" w:author="Greg Landry" w:date="2017-04-03T15:35:00Z"/>
              <w:rFonts w:ascii="Consolas" w:hAnsi="Consolas" w:cs="Consolas"/>
              <w:sz w:val="20"/>
              <w:szCs w:val="20"/>
            </w:rPr>
          </w:rPrChange>
        </w:rPr>
        <w:pPrChange w:id="31" w:author="Greg Landry" w:date="2017-04-03T15:36:00Z">
          <w:pPr>
            <w:autoSpaceDE w:val="0"/>
            <w:autoSpaceDN w:val="0"/>
            <w:adjustRightInd w:val="0"/>
            <w:spacing w:after="0" w:line="240" w:lineRule="auto"/>
          </w:pPr>
        </w:pPrChange>
      </w:pPr>
      <w:ins w:id="32" w:author="Greg Landry" w:date="2017-04-03T15:35:00Z">
        <w:r w:rsidRPr="00602B95">
          <w:rPr>
            <w:rFonts w:ascii="Consolas" w:hAnsi="Consolas" w:cs="Consolas"/>
            <w:b/>
            <w:bCs/>
            <w:color w:val="7F0055"/>
            <w:sz w:val="18"/>
            <w:szCs w:val="20"/>
            <w:rPrChange w:id="33" w:author="Greg Landry" w:date="2017-04-03T15:36:00Z">
              <w:rPr>
                <w:rFonts w:ascii="Consolas" w:hAnsi="Consolas" w:cs="Consolas"/>
                <w:b/>
                <w:bCs/>
                <w:color w:val="7F0055"/>
                <w:sz w:val="20"/>
                <w:szCs w:val="20"/>
              </w:rPr>
            </w:rPrChange>
          </w:rPr>
          <w:t>#define</w:t>
        </w:r>
        <w:r w:rsidRPr="00602B95">
          <w:rPr>
            <w:rFonts w:ascii="Consolas" w:hAnsi="Consolas" w:cs="Consolas"/>
            <w:color w:val="000000"/>
            <w:sz w:val="18"/>
            <w:szCs w:val="20"/>
            <w:rPrChange w:id="34" w:author="Greg Landry" w:date="2017-04-03T15:36:00Z">
              <w:rPr>
                <w:rFonts w:ascii="Consolas" w:hAnsi="Consolas" w:cs="Consolas"/>
                <w:color w:val="000000"/>
                <w:sz w:val="20"/>
                <w:szCs w:val="20"/>
              </w:rPr>
            </w:rPrChange>
          </w:rPr>
          <w:t xml:space="preserve"> THREAD_PRIORITY </w:t>
        </w:r>
        <w:r w:rsidRPr="00602B95">
          <w:rPr>
            <w:rFonts w:ascii="Consolas" w:hAnsi="Consolas" w:cs="Consolas"/>
            <w:color w:val="000000"/>
            <w:sz w:val="18"/>
            <w:szCs w:val="20"/>
            <w:rPrChange w:id="35" w:author="Greg Landry" w:date="2017-04-03T15:36:00Z">
              <w:rPr>
                <w:rFonts w:ascii="Consolas" w:hAnsi="Consolas" w:cs="Consolas"/>
                <w:color w:val="000000"/>
                <w:sz w:val="20"/>
                <w:szCs w:val="20"/>
              </w:rPr>
            </w:rPrChange>
          </w:rPr>
          <w:tab/>
          <w:t>(10)</w:t>
        </w:r>
      </w:ins>
    </w:p>
    <w:p w14:paraId="3174234A" w14:textId="55C894D7" w:rsidR="00602B95" w:rsidRPr="00602B95" w:rsidRDefault="00602B95">
      <w:pPr>
        <w:autoSpaceDE w:val="0"/>
        <w:autoSpaceDN w:val="0"/>
        <w:adjustRightInd w:val="0"/>
        <w:spacing w:after="0" w:line="240" w:lineRule="auto"/>
        <w:ind w:left="720"/>
        <w:rPr>
          <w:ins w:id="36" w:author="Greg Landry" w:date="2017-04-03T15:35:00Z"/>
          <w:rFonts w:ascii="Consolas" w:hAnsi="Consolas" w:cs="Consolas"/>
          <w:color w:val="000000"/>
          <w:sz w:val="18"/>
          <w:szCs w:val="20"/>
          <w:rPrChange w:id="37" w:author="Greg Landry" w:date="2017-04-03T15:36:00Z">
            <w:rPr>
              <w:ins w:id="38" w:author="Greg Landry" w:date="2017-04-03T15:35:00Z"/>
              <w:rFonts w:ascii="Consolas" w:hAnsi="Consolas" w:cs="Consolas"/>
              <w:color w:val="000000"/>
              <w:sz w:val="20"/>
              <w:szCs w:val="20"/>
            </w:rPr>
          </w:rPrChange>
        </w:rPr>
        <w:pPrChange w:id="39" w:author="Greg Landry" w:date="2017-04-03T15:40:00Z">
          <w:pPr>
            <w:autoSpaceDE w:val="0"/>
            <w:autoSpaceDN w:val="0"/>
            <w:adjustRightInd w:val="0"/>
            <w:spacing w:after="0" w:line="240" w:lineRule="auto"/>
          </w:pPr>
        </w:pPrChange>
      </w:pPr>
      <w:ins w:id="40" w:author="Greg Landry" w:date="2017-04-03T15:35:00Z">
        <w:r w:rsidRPr="00602B95">
          <w:rPr>
            <w:rFonts w:ascii="Consolas" w:hAnsi="Consolas" w:cs="Consolas"/>
            <w:b/>
            <w:bCs/>
            <w:color w:val="7F0055"/>
            <w:sz w:val="18"/>
            <w:szCs w:val="20"/>
            <w:rPrChange w:id="41" w:author="Greg Landry" w:date="2017-04-03T15:36:00Z">
              <w:rPr>
                <w:rFonts w:ascii="Consolas" w:hAnsi="Consolas" w:cs="Consolas"/>
                <w:b/>
                <w:bCs/>
                <w:color w:val="7F0055"/>
                <w:sz w:val="20"/>
                <w:szCs w:val="20"/>
              </w:rPr>
            </w:rPrChange>
          </w:rPr>
          <w:t>#define</w:t>
        </w:r>
        <w:r w:rsidRPr="00602B95">
          <w:rPr>
            <w:rFonts w:ascii="Consolas" w:hAnsi="Consolas" w:cs="Consolas"/>
            <w:color w:val="000000"/>
            <w:sz w:val="18"/>
            <w:szCs w:val="20"/>
            <w:rPrChange w:id="42" w:author="Greg Landry" w:date="2017-04-03T15:36:00Z">
              <w:rPr>
                <w:rFonts w:ascii="Consolas" w:hAnsi="Consolas" w:cs="Consolas"/>
                <w:color w:val="000000"/>
                <w:sz w:val="20"/>
                <w:szCs w:val="20"/>
              </w:rPr>
            </w:rPrChange>
          </w:rPr>
          <w:t xml:space="preserve"> THREAD_STACK_SIZE</w:t>
        </w:r>
        <w:r w:rsidRPr="00602B95">
          <w:rPr>
            <w:rFonts w:ascii="Consolas" w:hAnsi="Consolas" w:cs="Consolas"/>
            <w:color w:val="000000"/>
            <w:sz w:val="18"/>
            <w:szCs w:val="20"/>
            <w:rPrChange w:id="43" w:author="Greg Landry" w:date="2017-04-03T15:36:00Z">
              <w:rPr>
                <w:rFonts w:ascii="Consolas" w:hAnsi="Consolas" w:cs="Consolas"/>
                <w:color w:val="000000"/>
                <w:sz w:val="20"/>
                <w:szCs w:val="20"/>
              </w:rPr>
            </w:rPrChange>
          </w:rPr>
          <w:tab/>
          <w:t>(10000)</w:t>
        </w:r>
      </w:ins>
    </w:p>
    <w:p w14:paraId="2DE62860" w14:textId="77777777" w:rsidR="00602B95" w:rsidRPr="00602B95" w:rsidRDefault="00602B95">
      <w:pPr>
        <w:autoSpaceDE w:val="0"/>
        <w:autoSpaceDN w:val="0"/>
        <w:adjustRightInd w:val="0"/>
        <w:spacing w:after="0" w:line="240" w:lineRule="auto"/>
        <w:ind w:left="720"/>
        <w:rPr>
          <w:ins w:id="44" w:author="Greg Landry" w:date="2017-04-03T15:35:00Z"/>
          <w:rFonts w:ascii="Consolas" w:hAnsi="Consolas" w:cs="Consolas"/>
          <w:color w:val="000000"/>
          <w:sz w:val="18"/>
          <w:szCs w:val="20"/>
          <w:rPrChange w:id="45" w:author="Greg Landry" w:date="2017-04-03T15:36:00Z">
            <w:rPr>
              <w:ins w:id="46" w:author="Greg Landry" w:date="2017-04-03T15:35:00Z"/>
              <w:rFonts w:ascii="Consolas" w:hAnsi="Consolas" w:cs="Consolas"/>
              <w:color w:val="000000"/>
              <w:sz w:val="20"/>
              <w:szCs w:val="20"/>
            </w:rPr>
          </w:rPrChange>
        </w:rPr>
        <w:pPrChange w:id="47" w:author="Greg Landry" w:date="2017-04-03T15:36:00Z">
          <w:pPr>
            <w:autoSpaceDE w:val="0"/>
            <w:autoSpaceDN w:val="0"/>
            <w:adjustRightInd w:val="0"/>
            <w:spacing w:after="0" w:line="240" w:lineRule="auto"/>
          </w:pPr>
        </w:pPrChange>
      </w:pPr>
      <w:ins w:id="48" w:author="Greg Landry" w:date="2017-04-03T15:35:00Z">
        <w:r w:rsidRPr="00602B95">
          <w:rPr>
            <w:rFonts w:ascii="Consolas" w:hAnsi="Consolas" w:cs="Consolas"/>
            <w:color w:val="000000"/>
            <w:sz w:val="18"/>
            <w:szCs w:val="20"/>
            <w:rPrChange w:id="49" w:author="Greg Landry" w:date="2017-04-03T15:36:00Z">
              <w:rPr>
                <w:rFonts w:ascii="Consolas" w:hAnsi="Consolas" w:cs="Consolas"/>
                <w:color w:val="000000"/>
                <w:sz w:val="20"/>
                <w:szCs w:val="20"/>
              </w:rPr>
            </w:rPrChange>
          </w:rPr>
          <w:t>.</w:t>
        </w:r>
      </w:ins>
    </w:p>
    <w:p w14:paraId="292B47EC" w14:textId="48753D38" w:rsidR="00602B95" w:rsidRPr="00602B95" w:rsidRDefault="00602B95">
      <w:pPr>
        <w:autoSpaceDE w:val="0"/>
        <w:autoSpaceDN w:val="0"/>
        <w:adjustRightInd w:val="0"/>
        <w:spacing w:after="0" w:line="240" w:lineRule="auto"/>
        <w:ind w:left="720"/>
        <w:rPr>
          <w:ins w:id="50" w:author="Greg Landry" w:date="2017-04-03T15:35:00Z"/>
          <w:rFonts w:ascii="Consolas" w:hAnsi="Consolas" w:cs="Consolas"/>
          <w:color w:val="000000"/>
          <w:sz w:val="18"/>
          <w:szCs w:val="20"/>
          <w:rPrChange w:id="51" w:author="Greg Landry" w:date="2017-04-03T15:36:00Z">
            <w:rPr>
              <w:ins w:id="52" w:author="Greg Landry" w:date="2017-04-03T15:35:00Z"/>
              <w:rFonts w:ascii="Consolas" w:hAnsi="Consolas" w:cs="Consolas"/>
              <w:color w:val="000000"/>
              <w:sz w:val="20"/>
              <w:szCs w:val="20"/>
            </w:rPr>
          </w:rPrChange>
        </w:rPr>
        <w:pPrChange w:id="53" w:author="Greg Landry" w:date="2017-04-03T15:36:00Z">
          <w:pPr>
            <w:autoSpaceDE w:val="0"/>
            <w:autoSpaceDN w:val="0"/>
            <w:adjustRightInd w:val="0"/>
            <w:spacing w:after="0" w:line="240" w:lineRule="auto"/>
          </w:pPr>
        </w:pPrChange>
      </w:pPr>
      <w:ins w:id="54" w:author="Greg Landry" w:date="2017-04-03T15:35:00Z">
        <w:r w:rsidRPr="00602B95">
          <w:rPr>
            <w:rFonts w:ascii="Consolas" w:hAnsi="Consolas" w:cs="Consolas"/>
            <w:color w:val="000000"/>
            <w:sz w:val="18"/>
            <w:szCs w:val="20"/>
            <w:rPrChange w:id="55" w:author="Greg Landry" w:date="2017-04-03T15:36:00Z">
              <w:rPr>
                <w:rFonts w:ascii="Consolas" w:hAnsi="Consolas" w:cs="Consolas"/>
                <w:color w:val="000000"/>
                <w:sz w:val="20"/>
                <w:szCs w:val="20"/>
              </w:rPr>
            </w:rPrChange>
          </w:rPr>
          <w:t>.</w:t>
        </w:r>
      </w:ins>
      <w:ins w:id="56" w:author="Greg Landry" w:date="2017-04-03T15:34:00Z">
        <w:r w:rsidRPr="00602B95">
          <w:rPr>
            <w:rFonts w:ascii="Consolas" w:hAnsi="Consolas" w:cs="Consolas"/>
            <w:color w:val="000000"/>
            <w:sz w:val="18"/>
            <w:szCs w:val="20"/>
            <w:rPrChange w:id="57" w:author="Greg Landry" w:date="2017-04-03T15:36:00Z">
              <w:rPr>
                <w:rFonts w:ascii="Consolas" w:hAnsi="Consolas" w:cs="Consolas"/>
                <w:color w:val="000000"/>
                <w:sz w:val="20"/>
                <w:szCs w:val="20"/>
              </w:rPr>
            </w:rPrChange>
          </w:rPr>
          <w:tab/>
        </w:r>
      </w:ins>
    </w:p>
    <w:p w14:paraId="3DD7D1F1" w14:textId="7C730258" w:rsidR="00602B95" w:rsidRPr="00602B95" w:rsidRDefault="00602B95">
      <w:pPr>
        <w:autoSpaceDE w:val="0"/>
        <w:autoSpaceDN w:val="0"/>
        <w:adjustRightInd w:val="0"/>
        <w:spacing w:after="0" w:line="240" w:lineRule="auto"/>
        <w:ind w:left="720"/>
        <w:rPr>
          <w:ins w:id="58" w:author="Greg Landry" w:date="2017-04-03T15:35:00Z"/>
          <w:rFonts w:ascii="Consolas" w:hAnsi="Consolas" w:cs="Consolas"/>
          <w:color w:val="000000"/>
          <w:sz w:val="18"/>
          <w:szCs w:val="20"/>
          <w:rPrChange w:id="59" w:author="Greg Landry" w:date="2017-04-03T15:36:00Z">
            <w:rPr>
              <w:ins w:id="60" w:author="Greg Landry" w:date="2017-04-03T15:35:00Z"/>
              <w:rFonts w:ascii="Consolas" w:hAnsi="Consolas" w:cs="Consolas"/>
              <w:color w:val="000000"/>
              <w:sz w:val="20"/>
              <w:szCs w:val="20"/>
            </w:rPr>
          </w:rPrChange>
        </w:rPr>
        <w:pPrChange w:id="61" w:author="Greg Landry" w:date="2017-04-03T15:36:00Z">
          <w:pPr>
            <w:autoSpaceDE w:val="0"/>
            <w:autoSpaceDN w:val="0"/>
            <w:adjustRightInd w:val="0"/>
            <w:spacing w:after="0" w:line="240" w:lineRule="auto"/>
          </w:pPr>
        </w:pPrChange>
      </w:pPr>
      <w:ins w:id="62" w:author="Greg Landry" w:date="2017-04-03T15:34:00Z">
        <w:r w:rsidRPr="00602B95">
          <w:rPr>
            <w:rFonts w:ascii="Consolas" w:hAnsi="Consolas" w:cs="Consolas"/>
            <w:color w:val="005032"/>
            <w:sz w:val="18"/>
            <w:szCs w:val="20"/>
            <w:rPrChange w:id="63" w:author="Greg Landry" w:date="2017-04-03T15:36:00Z">
              <w:rPr>
                <w:rFonts w:ascii="Consolas" w:hAnsi="Consolas" w:cs="Consolas"/>
                <w:color w:val="005032"/>
                <w:sz w:val="20"/>
                <w:szCs w:val="20"/>
              </w:rPr>
            </w:rPrChange>
          </w:rPr>
          <w:t>wiced_thread_t</w:t>
        </w:r>
        <w:r w:rsidRPr="00602B95">
          <w:rPr>
            <w:rFonts w:ascii="Consolas" w:hAnsi="Consolas" w:cs="Consolas"/>
            <w:color w:val="000000"/>
            <w:sz w:val="18"/>
            <w:szCs w:val="20"/>
            <w:rPrChange w:id="64" w:author="Greg Landry" w:date="2017-04-03T15:36:00Z">
              <w:rPr>
                <w:rFonts w:ascii="Consolas" w:hAnsi="Consolas" w:cs="Consolas"/>
                <w:color w:val="000000"/>
                <w:sz w:val="20"/>
                <w:szCs w:val="20"/>
              </w:rPr>
            </w:rPrChange>
          </w:rPr>
          <w:t xml:space="preserve"> mySpecialThreadHandle;</w:t>
        </w:r>
      </w:ins>
    </w:p>
    <w:p w14:paraId="7061817F" w14:textId="099C76A5" w:rsidR="00602B95" w:rsidRPr="00602B95" w:rsidRDefault="00602B95">
      <w:pPr>
        <w:autoSpaceDE w:val="0"/>
        <w:autoSpaceDN w:val="0"/>
        <w:adjustRightInd w:val="0"/>
        <w:spacing w:after="0" w:line="240" w:lineRule="auto"/>
        <w:ind w:left="720"/>
        <w:rPr>
          <w:ins w:id="65" w:author="Greg Landry" w:date="2017-04-03T15:35:00Z"/>
          <w:rFonts w:ascii="Consolas" w:hAnsi="Consolas" w:cs="Consolas"/>
          <w:color w:val="000000"/>
          <w:sz w:val="18"/>
          <w:szCs w:val="20"/>
          <w:rPrChange w:id="66" w:author="Greg Landry" w:date="2017-04-03T15:36:00Z">
            <w:rPr>
              <w:ins w:id="67" w:author="Greg Landry" w:date="2017-04-03T15:35:00Z"/>
              <w:rFonts w:ascii="Consolas" w:hAnsi="Consolas" w:cs="Consolas"/>
              <w:color w:val="000000"/>
              <w:sz w:val="20"/>
              <w:szCs w:val="20"/>
            </w:rPr>
          </w:rPrChange>
        </w:rPr>
        <w:pPrChange w:id="68" w:author="Greg Landry" w:date="2017-04-03T15:40:00Z">
          <w:pPr>
            <w:autoSpaceDE w:val="0"/>
            <w:autoSpaceDN w:val="0"/>
            <w:adjustRightInd w:val="0"/>
            <w:spacing w:after="0" w:line="240" w:lineRule="auto"/>
          </w:pPr>
        </w:pPrChange>
      </w:pPr>
      <w:ins w:id="69" w:author="Greg Landry" w:date="2017-04-03T15:35:00Z">
        <w:r w:rsidRPr="00602B95">
          <w:rPr>
            <w:rFonts w:ascii="Consolas" w:hAnsi="Consolas" w:cs="Consolas"/>
            <w:color w:val="000000"/>
            <w:sz w:val="18"/>
            <w:szCs w:val="20"/>
            <w:rPrChange w:id="70" w:author="Greg Landry" w:date="2017-04-03T15:36:00Z">
              <w:rPr>
                <w:rFonts w:ascii="Consolas" w:hAnsi="Consolas" w:cs="Consolas"/>
                <w:color w:val="000000"/>
                <w:sz w:val="20"/>
                <w:szCs w:val="20"/>
              </w:rPr>
            </w:rPrChange>
          </w:rPr>
          <w:t>.</w:t>
        </w:r>
      </w:ins>
    </w:p>
    <w:p w14:paraId="2C342953" w14:textId="7E07EAC4" w:rsidR="00602B95" w:rsidRPr="00602B95" w:rsidRDefault="00602B95">
      <w:pPr>
        <w:autoSpaceDE w:val="0"/>
        <w:autoSpaceDN w:val="0"/>
        <w:adjustRightInd w:val="0"/>
        <w:spacing w:after="0" w:line="240" w:lineRule="auto"/>
        <w:ind w:left="720"/>
        <w:rPr>
          <w:ins w:id="71" w:author="Greg Landry" w:date="2017-04-03T15:35:00Z"/>
          <w:rFonts w:ascii="Consolas" w:hAnsi="Consolas" w:cs="Consolas"/>
          <w:color w:val="000000"/>
          <w:sz w:val="18"/>
          <w:szCs w:val="20"/>
          <w:rPrChange w:id="72" w:author="Greg Landry" w:date="2017-04-03T15:36:00Z">
            <w:rPr>
              <w:ins w:id="73" w:author="Greg Landry" w:date="2017-04-03T15:35:00Z"/>
              <w:rFonts w:ascii="Consolas" w:hAnsi="Consolas" w:cs="Consolas"/>
              <w:color w:val="000000"/>
              <w:sz w:val="20"/>
              <w:szCs w:val="20"/>
            </w:rPr>
          </w:rPrChange>
        </w:rPr>
        <w:pPrChange w:id="74" w:author="Greg Landry" w:date="2017-04-03T15:36:00Z">
          <w:pPr>
            <w:autoSpaceDE w:val="0"/>
            <w:autoSpaceDN w:val="0"/>
            <w:adjustRightInd w:val="0"/>
            <w:spacing w:after="0" w:line="240" w:lineRule="auto"/>
          </w:pPr>
        </w:pPrChange>
      </w:pPr>
      <w:ins w:id="75" w:author="Greg Landry" w:date="2017-04-03T15:35:00Z">
        <w:r w:rsidRPr="00602B95">
          <w:rPr>
            <w:rFonts w:ascii="Consolas" w:hAnsi="Consolas" w:cs="Consolas"/>
            <w:color w:val="000000"/>
            <w:sz w:val="18"/>
            <w:szCs w:val="20"/>
            <w:rPrChange w:id="76" w:author="Greg Landry" w:date="2017-04-03T15:36:00Z">
              <w:rPr>
                <w:rFonts w:ascii="Consolas" w:hAnsi="Consolas" w:cs="Consolas"/>
                <w:color w:val="000000"/>
                <w:sz w:val="20"/>
                <w:szCs w:val="20"/>
              </w:rPr>
            </w:rPrChange>
          </w:rPr>
          <w:t>.</w:t>
        </w:r>
      </w:ins>
    </w:p>
    <w:p w14:paraId="238DFEC2" w14:textId="6CEC2C9F" w:rsidR="00602B95" w:rsidRPr="00602B95" w:rsidRDefault="00602B95">
      <w:pPr>
        <w:autoSpaceDE w:val="0"/>
        <w:autoSpaceDN w:val="0"/>
        <w:adjustRightInd w:val="0"/>
        <w:spacing w:after="0" w:line="240" w:lineRule="auto"/>
        <w:ind w:left="720"/>
        <w:rPr>
          <w:ins w:id="77" w:author="Greg Landry" w:date="2017-04-03T15:35:00Z"/>
          <w:rFonts w:ascii="Consolas" w:hAnsi="Consolas" w:cs="Consolas"/>
          <w:sz w:val="18"/>
          <w:szCs w:val="20"/>
          <w:rPrChange w:id="78" w:author="Greg Landry" w:date="2017-04-03T15:36:00Z">
            <w:rPr>
              <w:ins w:id="79" w:author="Greg Landry" w:date="2017-04-03T15:35:00Z"/>
              <w:rFonts w:ascii="Consolas" w:hAnsi="Consolas" w:cs="Consolas"/>
              <w:sz w:val="20"/>
              <w:szCs w:val="20"/>
            </w:rPr>
          </w:rPrChange>
        </w:rPr>
        <w:pPrChange w:id="80" w:author="Greg Landry" w:date="2017-04-03T15:36:00Z">
          <w:pPr>
            <w:autoSpaceDE w:val="0"/>
            <w:autoSpaceDN w:val="0"/>
            <w:adjustRightInd w:val="0"/>
            <w:spacing w:after="0" w:line="240" w:lineRule="auto"/>
          </w:pPr>
        </w:pPrChange>
      </w:pPr>
      <w:ins w:id="81" w:author="Greg Landry" w:date="2017-04-03T15:35:00Z">
        <w:r w:rsidRPr="00602B95">
          <w:rPr>
            <w:rFonts w:ascii="Consolas" w:hAnsi="Consolas" w:cs="Consolas"/>
            <w:color w:val="000000"/>
            <w:sz w:val="18"/>
            <w:szCs w:val="20"/>
            <w:rPrChange w:id="82" w:author="Greg Landry" w:date="2017-04-03T15:36:00Z">
              <w:rPr>
                <w:rFonts w:ascii="Consolas" w:hAnsi="Consolas" w:cs="Consolas"/>
                <w:color w:val="000000"/>
                <w:sz w:val="20"/>
                <w:szCs w:val="20"/>
              </w:rPr>
            </w:rPrChange>
          </w:rPr>
          <w:t xml:space="preserve">wiced_rtos_create_thread(&amp;mySpecialThreadHandle, THREAD_PRIORITY, </w:t>
        </w:r>
        <w:r w:rsidRPr="00602B95">
          <w:rPr>
            <w:rFonts w:ascii="Consolas" w:hAnsi="Consolas" w:cs="Consolas"/>
            <w:color w:val="2A00FF"/>
            <w:sz w:val="18"/>
            <w:szCs w:val="20"/>
            <w:rPrChange w:id="83" w:author="Greg Landry" w:date="2017-04-03T15:36:00Z">
              <w:rPr>
                <w:rFonts w:ascii="Consolas" w:hAnsi="Consolas" w:cs="Consolas"/>
                <w:color w:val="2A00FF"/>
                <w:sz w:val="20"/>
                <w:szCs w:val="20"/>
              </w:rPr>
            </w:rPrChange>
          </w:rPr>
          <w:t>"mySpecialThreadName"</w:t>
        </w:r>
        <w:r w:rsidRPr="00602B95">
          <w:rPr>
            <w:rFonts w:ascii="Consolas" w:hAnsi="Consolas" w:cs="Consolas"/>
            <w:color w:val="000000"/>
            <w:sz w:val="18"/>
            <w:szCs w:val="20"/>
            <w:rPrChange w:id="84" w:author="Greg Landry" w:date="2017-04-03T15:36:00Z">
              <w:rPr>
                <w:rFonts w:ascii="Consolas" w:hAnsi="Consolas" w:cs="Consolas"/>
                <w:color w:val="000000"/>
                <w:sz w:val="20"/>
                <w:szCs w:val="20"/>
              </w:rPr>
            </w:rPrChange>
          </w:rPr>
          <w:t xml:space="preserve">, </w:t>
        </w:r>
      </w:ins>
      <w:ins w:id="85" w:author="Greg Landry" w:date="2017-04-03T15:36:00Z">
        <w:r w:rsidRPr="00602B95">
          <w:rPr>
            <w:rFonts w:ascii="Consolas" w:hAnsi="Consolas" w:cs="Consolas"/>
            <w:color w:val="000000"/>
            <w:sz w:val="18"/>
            <w:szCs w:val="20"/>
            <w:rPrChange w:id="86" w:author="Greg Landry" w:date="2017-04-03T15:36:00Z">
              <w:rPr>
                <w:rFonts w:ascii="Consolas" w:hAnsi="Consolas" w:cs="Consolas"/>
                <w:color w:val="000000"/>
                <w:sz w:val="20"/>
                <w:szCs w:val="20"/>
              </w:rPr>
            </w:rPrChange>
          </w:rPr>
          <w:t>mySpecial</w:t>
        </w:r>
      </w:ins>
      <w:ins w:id="87" w:author="Greg Landry" w:date="2017-04-03T15:35:00Z">
        <w:r w:rsidRPr="00602B95">
          <w:rPr>
            <w:rFonts w:ascii="Consolas" w:hAnsi="Consolas" w:cs="Consolas"/>
            <w:color w:val="000000"/>
            <w:sz w:val="18"/>
            <w:szCs w:val="20"/>
            <w:rPrChange w:id="88" w:author="Greg Landry" w:date="2017-04-03T15:36:00Z">
              <w:rPr>
                <w:rFonts w:ascii="Consolas" w:hAnsi="Consolas" w:cs="Consolas"/>
                <w:color w:val="000000"/>
                <w:sz w:val="20"/>
                <w:szCs w:val="20"/>
              </w:rPr>
            </w:rPrChange>
          </w:rPr>
          <w:t>Thread, THREAD_STACK_SIZE, NULL);</w:t>
        </w:r>
      </w:ins>
    </w:p>
    <w:p w14:paraId="5D6CD58D" w14:textId="77777777" w:rsidR="00602B95" w:rsidRDefault="00602B95" w:rsidP="00602B95">
      <w:pPr>
        <w:autoSpaceDE w:val="0"/>
        <w:autoSpaceDN w:val="0"/>
        <w:adjustRightInd w:val="0"/>
        <w:spacing w:after="0" w:line="240" w:lineRule="auto"/>
        <w:rPr>
          <w:ins w:id="89" w:author="Greg Landry" w:date="2017-04-03T15:34:00Z"/>
          <w:rFonts w:ascii="Consolas" w:hAnsi="Consolas" w:cs="Consolas"/>
          <w:sz w:val="20"/>
          <w:szCs w:val="20"/>
        </w:rPr>
      </w:pPr>
    </w:p>
    <w:p w14:paraId="77C9B848" w14:textId="4A82568C" w:rsidR="00020D29" w:rsidRPr="00130A83" w:rsidRDefault="000E467D" w:rsidP="00B527A0">
      <w:r>
        <w:t>The thread function must match</w:t>
      </w:r>
      <w:r w:rsidR="003A71CA">
        <w:t xml:space="preserve"> type</w:t>
      </w:r>
      <w:r w:rsidR="00020D29">
        <w:t xml:space="preserve"> </w:t>
      </w:r>
      <w:r w:rsidR="00020D29" w:rsidRPr="00AD55D5">
        <w:rPr>
          <w:i/>
        </w:rPr>
        <w:t>wiced_thread_function_t</w:t>
      </w:r>
      <w:r w:rsidR="00130A83">
        <w:t xml:space="preserve">. </w:t>
      </w:r>
      <w:r w:rsidR="00D95B97">
        <w:t xml:space="preserve">It must take a single argument of type </w:t>
      </w:r>
      <w:r w:rsidR="00D95B97" w:rsidRPr="00997A9B">
        <w:rPr>
          <w:i/>
        </w:rPr>
        <w:t>wiced_thread_arg_t</w:t>
      </w:r>
      <w:r w:rsidR="00D95B97">
        <w:t xml:space="preserve"> and must have a </w:t>
      </w:r>
      <w:r w:rsidR="00D95B97" w:rsidRPr="00997A9B">
        <w:rPr>
          <w:i/>
        </w:rPr>
        <w:t>void</w:t>
      </w:r>
      <w:r w:rsidR="00D95B97">
        <w:t xml:space="preserve"> return.</w:t>
      </w:r>
    </w:p>
    <w:p w14:paraId="58AE212C" w14:textId="7D17A625" w:rsidR="00B527A0" w:rsidRDefault="00B527A0" w:rsidP="00B527A0">
      <w:r>
        <w:t xml:space="preserve">The body of a thread looks just like the </w:t>
      </w:r>
      <w:del w:id="90" w:author="Greg Landry" w:date="2017-04-03T15:30:00Z">
        <w:r w:rsidDel="00EF67A9">
          <w:delText xml:space="preserve">infinite loop of </w:delText>
        </w:r>
      </w:del>
      <w:r>
        <w:t>“main”</w:t>
      </w:r>
      <w:ins w:id="91" w:author="Greg Landry" w:date="2017-04-03T15:31:00Z">
        <w:r w:rsidR="00EF67A9">
          <w:t xml:space="preserve"> function</w:t>
        </w:r>
      </w:ins>
      <w:ins w:id="92" w:author="Greg Landry" w:date="2017-04-03T15:33:00Z">
        <w:r w:rsidR="00924679">
          <w:t xml:space="preserve"> of your application (in fact, the main function is really just a thread that gets initialized automatically)</w:t>
        </w:r>
      </w:ins>
      <w:r w:rsidR="005716DE">
        <w:t>.</w:t>
      </w:r>
      <w:ins w:id="93" w:author="Greg Landry" w:date="2017-04-03T15:31:00Z">
        <w:r w:rsidR="00EF67A9">
          <w:t xml:space="preserve"> Typically a thread </w:t>
        </w:r>
      </w:ins>
      <w:ins w:id="94" w:author="Greg Landry" w:date="2017-04-03T15:34:00Z">
        <w:r w:rsidR="00924679">
          <w:t>will</w:t>
        </w:r>
      </w:ins>
      <w:ins w:id="95" w:author="Greg Landry" w:date="2017-04-03T15:31:00Z">
        <w:r w:rsidR="00EF67A9">
          <w:t xml:space="preserve"> run forever (just like ‘main”</w:t>
        </w:r>
      </w:ins>
      <w:ins w:id="96" w:author="Greg Landry" w:date="2017-04-03T15:34:00Z">
        <w:r w:rsidR="00924679">
          <w:t>)</w:t>
        </w:r>
      </w:ins>
      <w:ins w:id="97" w:author="Greg Landry" w:date="2017-04-03T15:31:00Z">
        <w:r w:rsidR="00EF67A9">
          <w:t xml:space="preserve"> so it will have an initialization section and a while(1) loop that </w:t>
        </w:r>
        <w:r w:rsidR="00562AF8">
          <w:t>repeats</w:t>
        </w:r>
        <w:r w:rsidR="00EF67A9">
          <w:t xml:space="preserve"> forever.</w:t>
        </w:r>
      </w:ins>
      <w:r w:rsidR="005716DE">
        <w:t xml:space="preserve">  For e</w:t>
      </w:r>
      <w:r>
        <w:t>xample</w:t>
      </w:r>
      <w:r w:rsidR="005716DE">
        <w:t>:</w:t>
      </w:r>
    </w:p>
    <w:p w14:paraId="305CC721" w14:textId="6FB12666" w:rsidR="00B527A0" w:rsidRPr="00602B95" w:rsidRDefault="00020D29">
      <w:pPr>
        <w:pStyle w:val="CCode"/>
        <w:keepNext/>
        <w:spacing w:after="0"/>
        <w:rPr>
          <w:rFonts w:ascii="Consolas" w:eastAsiaTheme="minorHAnsi" w:hAnsi="Consolas" w:cs="Consolas"/>
          <w:color w:val="005032"/>
          <w:kern w:val="0"/>
          <w:szCs w:val="20"/>
          <w:rPrChange w:id="98" w:author="Greg Landry" w:date="2017-04-03T15:36:00Z">
            <w:rPr/>
          </w:rPrChange>
        </w:rPr>
        <w:pPrChange w:id="99" w:author="Greg Landry" w:date="2017-04-03T15:38:00Z">
          <w:pPr>
            <w:pStyle w:val="CCode"/>
            <w:spacing w:after="0"/>
          </w:pPr>
        </w:pPrChange>
      </w:pPr>
      <w:r w:rsidRPr="00602B95">
        <w:rPr>
          <w:rFonts w:ascii="Consolas" w:eastAsiaTheme="minorHAnsi" w:hAnsi="Consolas" w:cs="Consolas"/>
          <w:b/>
          <w:bCs/>
          <w:color w:val="7F0055"/>
          <w:kern w:val="0"/>
          <w:szCs w:val="20"/>
          <w:rPrChange w:id="100" w:author="Greg Landry" w:date="2017-04-03T15:37:00Z">
            <w:rPr/>
          </w:rPrChange>
        </w:rPr>
        <w:t>void</w:t>
      </w:r>
      <w:r w:rsidRPr="00602B95">
        <w:rPr>
          <w:rFonts w:ascii="Consolas" w:eastAsiaTheme="minorHAnsi" w:hAnsi="Consolas" w:cs="Consolas"/>
          <w:color w:val="005032"/>
          <w:kern w:val="0"/>
          <w:szCs w:val="20"/>
          <w:rPrChange w:id="101" w:author="Greg Landry" w:date="2017-04-03T15:36:00Z">
            <w:rPr/>
          </w:rPrChange>
        </w:rPr>
        <w:t xml:space="preserve"> </w:t>
      </w:r>
      <w:r w:rsidRPr="00602B95">
        <w:rPr>
          <w:rFonts w:ascii="Consolas" w:eastAsiaTheme="minorHAnsi" w:hAnsi="Consolas" w:cs="Consolas"/>
          <w:color w:val="000000"/>
          <w:kern w:val="0"/>
          <w:szCs w:val="20"/>
          <w:rPrChange w:id="102" w:author="Greg Landry" w:date="2017-04-03T15:37:00Z">
            <w:rPr/>
          </w:rPrChange>
        </w:rPr>
        <w:t>mySpecialThread(</w:t>
      </w:r>
      <w:r w:rsidR="005716DE" w:rsidRPr="00602B95">
        <w:rPr>
          <w:rFonts w:ascii="Consolas" w:eastAsiaTheme="minorHAnsi" w:hAnsi="Consolas" w:cs="Consolas"/>
          <w:color w:val="005032"/>
          <w:kern w:val="0"/>
          <w:szCs w:val="20"/>
          <w:rPrChange w:id="103" w:author="Greg Landry" w:date="2017-04-03T15:36:00Z">
            <w:rPr/>
          </w:rPrChange>
        </w:rPr>
        <w:t xml:space="preserve">wiced_thread_arg_t </w:t>
      </w:r>
      <w:r w:rsidR="005716DE" w:rsidRPr="00602B95">
        <w:rPr>
          <w:rFonts w:ascii="Consolas" w:eastAsiaTheme="minorHAnsi" w:hAnsi="Consolas" w:cs="Consolas"/>
          <w:color w:val="000000"/>
          <w:kern w:val="0"/>
          <w:szCs w:val="20"/>
          <w:rPrChange w:id="104" w:author="Greg Landry" w:date="2017-04-03T15:37:00Z">
            <w:rPr/>
          </w:rPrChange>
        </w:rPr>
        <w:t>arg</w:t>
      </w:r>
      <w:r w:rsidRPr="00602B95">
        <w:rPr>
          <w:rFonts w:ascii="Consolas" w:eastAsiaTheme="minorHAnsi" w:hAnsi="Consolas" w:cs="Consolas"/>
          <w:color w:val="000000"/>
          <w:kern w:val="0"/>
          <w:szCs w:val="20"/>
          <w:rPrChange w:id="105" w:author="Greg Landry" w:date="2017-04-03T15:37:00Z">
            <w:rPr/>
          </w:rPrChange>
        </w:rPr>
        <w:t>)</w:t>
      </w:r>
    </w:p>
    <w:p w14:paraId="74EA9AA4" w14:textId="115DE6E8" w:rsidR="00020D29" w:rsidRPr="00602B95" w:rsidRDefault="00020D29">
      <w:pPr>
        <w:pStyle w:val="CCode"/>
        <w:keepNext/>
        <w:spacing w:after="0"/>
        <w:rPr>
          <w:rFonts w:ascii="Consolas" w:eastAsiaTheme="minorHAnsi" w:hAnsi="Consolas" w:cs="Consolas"/>
          <w:color w:val="005032"/>
          <w:kern w:val="0"/>
          <w:szCs w:val="20"/>
          <w:rPrChange w:id="106" w:author="Greg Landry" w:date="2017-04-03T15:36:00Z">
            <w:rPr/>
          </w:rPrChange>
        </w:rPr>
        <w:pPrChange w:id="107" w:author="Greg Landry" w:date="2017-04-03T15:38:00Z">
          <w:pPr>
            <w:pStyle w:val="CCode"/>
            <w:spacing w:after="0"/>
          </w:pPr>
        </w:pPrChange>
      </w:pPr>
      <w:r w:rsidRPr="00602B95">
        <w:rPr>
          <w:rFonts w:ascii="Consolas" w:eastAsiaTheme="minorHAnsi" w:hAnsi="Consolas" w:cs="Consolas"/>
          <w:color w:val="005032"/>
          <w:kern w:val="0"/>
          <w:szCs w:val="20"/>
          <w:rPrChange w:id="108" w:author="Greg Landry" w:date="2017-04-03T15:36:00Z">
            <w:rPr/>
          </w:rPrChange>
        </w:rPr>
        <w:t>{</w:t>
      </w:r>
    </w:p>
    <w:p w14:paraId="184EA17E" w14:textId="42390F84" w:rsidR="00020D29" w:rsidRPr="00602B95" w:rsidRDefault="006D30AB">
      <w:pPr>
        <w:pStyle w:val="CCode"/>
        <w:keepNext/>
        <w:tabs>
          <w:tab w:val="left" w:pos="1080"/>
        </w:tabs>
        <w:spacing w:after="0"/>
        <w:rPr>
          <w:rFonts w:ascii="Consolas" w:eastAsiaTheme="minorHAnsi" w:hAnsi="Consolas" w:cs="Consolas"/>
          <w:color w:val="005032"/>
          <w:kern w:val="0"/>
          <w:szCs w:val="20"/>
          <w:rPrChange w:id="109" w:author="Greg Landry" w:date="2017-04-03T15:36:00Z">
            <w:rPr/>
          </w:rPrChange>
        </w:rPr>
        <w:pPrChange w:id="110" w:author="Greg Landry" w:date="2017-04-03T15:38:00Z">
          <w:pPr>
            <w:pStyle w:val="CCode"/>
            <w:tabs>
              <w:tab w:val="left" w:pos="1080"/>
            </w:tabs>
            <w:spacing w:after="0"/>
          </w:pPr>
        </w:pPrChange>
      </w:pPr>
      <w:r w:rsidRPr="00602B95">
        <w:rPr>
          <w:rFonts w:ascii="Consolas" w:eastAsiaTheme="minorHAnsi" w:hAnsi="Consolas" w:cs="Consolas"/>
          <w:color w:val="005032"/>
          <w:kern w:val="0"/>
          <w:szCs w:val="20"/>
          <w:rPrChange w:id="111" w:author="Greg Landry" w:date="2017-04-03T15:36:00Z">
            <w:rPr/>
          </w:rPrChange>
        </w:rPr>
        <w:tab/>
      </w:r>
      <w:r w:rsidR="00020D29" w:rsidRPr="00602B95">
        <w:rPr>
          <w:rFonts w:ascii="Consolas" w:eastAsiaTheme="minorHAnsi" w:hAnsi="Consolas" w:cs="Consolas"/>
          <w:color w:val="005032"/>
          <w:kern w:val="0"/>
          <w:szCs w:val="20"/>
          <w:rPrChange w:id="112" w:author="Greg Landry" w:date="2017-04-03T15:36:00Z">
            <w:rPr/>
          </w:rPrChange>
        </w:rPr>
        <w:t xml:space="preserve">const int </w:t>
      </w:r>
      <w:r w:rsidR="00020D29" w:rsidRPr="00602B95">
        <w:rPr>
          <w:rFonts w:ascii="Consolas" w:eastAsiaTheme="minorHAnsi" w:hAnsi="Consolas" w:cs="Consolas"/>
          <w:color w:val="000000"/>
          <w:kern w:val="0"/>
          <w:szCs w:val="20"/>
          <w:rPrChange w:id="113" w:author="Greg Landry" w:date="2017-04-03T15:37:00Z">
            <w:rPr/>
          </w:rPrChange>
        </w:rPr>
        <w:t>delay=100;</w:t>
      </w:r>
      <w:del w:id="114" w:author="Greg Landry" w:date="2017-04-03T15:36:00Z">
        <w:r w:rsidR="00020D29" w:rsidRPr="00602B95" w:rsidDel="00602B95">
          <w:rPr>
            <w:rFonts w:ascii="Consolas" w:eastAsiaTheme="minorHAnsi" w:hAnsi="Consolas" w:cs="Consolas"/>
            <w:color w:val="005032"/>
            <w:kern w:val="0"/>
            <w:szCs w:val="20"/>
            <w:rPrChange w:id="115" w:author="Greg Landry" w:date="2017-04-03T15:36:00Z">
              <w:rPr/>
            </w:rPrChange>
          </w:rPr>
          <w:delText xml:space="preserve"> // </w:delText>
        </w:r>
      </w:del>
    </w:p>
    <w:p w14:paraId="3DFF2AD2" w14:textId="1C0555DB" w:rsidR="000C5FAA" w:rsidRPr="00602B95" w:rsidRDefault="006D30AB">
      <w:pPr>
        <w:pStyle w:val="CCode"/>
        <w:keepNext/>
        <w:tabs>
          <w:tab w:val="left" w:pos="1080"/>
        </w:tabs>
        <w:spacing w:after="0"/>
        <w:rPr>
          <w:rFonts w:ascii="Consolas" w:eastAsiaTheme="minorHAnsi" w:hAnsi="Consolas" w:cs="Consolas"/>
          <w:color w:val="000000"/>
          <w:kern w:val="0"/>
          <w:szCs w:val="20"/>
          <w:rPrChange w:id="116" w:author="Greg Landry" w:date="2017-04-03T15:37:00Z">
            <w:rPr/>
          </w:rPrChange>
        </w:rPr>
        <w:pPrChange w:id="117" w:author="Greg Landry" w:date="2017-04-03T15:38:00Z">
          <w:pPr>
            <w:pStyle w:val="CCode"/>
            <w:tabs>
              <w:tab w:val="left" w:pos="1080"/>
            </w:tabs>
            <w:spacing w:after="0"/>
          </w:pPr>
        </w:pPrChange>
      </w:pPr>
      <w:r w:rsidRPr="00602B95">
        <w:rPr>
          <w:rFonts w:ascii="Consolas" w:eastAsiaTheme="minorHAnsi" w:hAnsi="Consolas" w:cs="Consolas"/>
          <w:color w:val="005032"/>
          <w:kern w:val="0"/>
          <w:szCs w:val="20"/>
          <w:rPrChange w:id="118" w:author="Greg Landry" w:date="2017-04-03T15:36:00Z">
            <w:rPr/>
          </w:rPrChange>
        </w:rPr>
        <w:tab/>
      </w:r>
      <w:r w:rsidR="000C5FAA" w:rsidRPr="00602B95">
        <w:rPr>
          <w:rFonts w:ascii="Consolas" w:eastAsiaTheme="minorHAnsi" w:hAnsi="Consolas" w:cs="Consolas"/>
          <w:color w:val="000000"/>
          <w:kern w:val="0"/>
          <w:szCs w:val="20"/>
          <w:rPrChange w:id="119" w:author="Greg Landry" w:date="2017-04-03T15:37:00Z">
            <w:rPr/>
          </w:rPrChange>
        </w:rPr>
        <w:t>while(1)</w:t>
      </w:r>
    </w:p>
    <w:p w14:paraId="4D43F6EB" w14:textId="13BB648A" w:rsidR="00020D29" w:rsidRPr="00602B95" w:rsidRDefault="006D30AB">
      <w:pPr>
        <w:pStyle w:val="CCode"/>
        <w:keepNext/>
        <w:tabs>
          <w:tab w:val="left" w:pos="1080"/>
        </w:tabs>
        <w:spacing w:after="0"/>
        <w:rPr>
          <w:rFonts w:ascii="Consolas" w:eastAsiaTheme="minorHAnsi" w:hAnsi="Consolas" w:cs="Consolas"/>
          <w:color w:val="000000"/>
          <w:kern w:val="0"/>
          <w:szCs w:val="20"/>
          <w:rPrChange w:id="120" w:author="Greg Landry" w:date="2017-04-03T15:37:00Z">
            <w:rPr/>
          </w:rPrChange>
        </w:rPr>
        <w:pPrChange w:id="121" w:author="Greg Landry" w:date="2017-04-03T15:38:00Z">
          <w:pPr>
            <w:pStyle w:val="CCode"/>
            <w:tabs>
              <w:tab w:val="left" w:pos="1080"/>
            </w:tabs>
            <w:spacing w:after="0"/>
          </w:pPr>
        </w:pPrChange>
      </w:pPr>
      <w:r w:rsidRPr="00602B95">
        <w:rPr>
          <w:rFonts w:ascii="Consolas" w:eastAsiaTheme="minorHAnsi" w:hAnsi="Consolas" w:cs="Consolas"/>
          <w:color w:val="000000"/>
          <w:kern w:val="0"/>
          <w:szCs w:val="20"/>
          <w:rPrChange w:id="122" w:author="Greg Landry" w:date="2017-04-03T15:37:00Z">
            <w:rPr/>
          </w:rPrChange>
        </w:rPr>
        <w:tab/>
      </w:r>
      <w:r w:rsidR="00020D29" w:rsidRPr="00602B95">
        <w:rPr>
          <w:rFonts w:ascii="Consolas" w:eastAsiaTheme="minorHAnsi" w:hAnsi="Consolas" w:cs="Consolas"/>
          <w:color w:val="000000"/>
          <w:kern w:val="0"/>
          <w:szCs w:val="20"/>
          <w:rPrChange w:id="123" w:author="Greg Landry" w:date="2017-04-03T15:37:00Z">
            <w:rPr/>
          </w:rPrChange>
        </w:rPr>
        <w:t>{</w:t>
      </w:r>
    </w:p>
    <w:p w14:paraId="20B378FA" w14:textId="3B6F67AB" w:rsidR="00020D29" w:rsidRPr="00602B95" w:rsidRDefault="006D30AB">
      <w:pPr>
        <w:pStyle w:val="CCode"/>
        <w:keepNext/>
        <w:tabs>
          <w:tab w:val="left" w:pos="1080"/>
          <w:tab w:val="left" w:pos="1440"/>
        </w:tabs>
        <w:spacing w:after="0"/>
        <w:rPr>
          <w:rFonts w:ascii="Consolas" w:eastAsiaTheme="minorHAnsi" w:hAnsi="Consolas" w:cs="Consolas"/>
          <w:color w:val="000000"/>
          <w:kern w:val="0"/>
          <w:szCs w:val="20"/>
          <w:rPrChange w:id="124" w:author="Greg Landry" w:date="2017-04-03T15:37:00Z">
            <w:rPr/>
          </w:rPrChange>
        </w:rPr>
        <w:pPrChange w:id="125" w:author="Greg Landry" w:date="2017-04-03T15:38:00Z">
          <w:pPr>
            <w:pStyle w:val="CCode"/>
            <w:tabs>
              <w:tab w:val="left" w:pos="1080"/>
              <w:tab w:val="left" w:pos="1440"/>
            </w:tabs>
            <w:spacing w:after="0"/>
          </w:pPr>
        </w:pPrChange>
      </w:pPr>
      <w:r w:rsidRPr="00602B95">
        <w:rPr>
          <w:rFonts w:ascii="Consolas" w:eastAsiaTheme="minorHAnsi" w:hAnsi="Consolas" w:cs="Consolas"/>
          <w:color w:val="000000"/>
          <w:kern w:val="0"/>
          <w:szCs w:val="20"/>
          <w:rPrChange w:id="126" w:author="Greg Landry" w:date="2017-04-03T15:37:00Z">
            <w:rPr/>
          </w:rPrChange>
        </w:rPr>
        <w:tab/>
      </w:r>
      <w:r w:rsidRPr="00602B95">
        <w:rPr>
          <w:rFonts w:ascii="Consolas" w:eastAsiaTheme="minorHAnsi" w:hAnsi="Consolas" w:cs="Consolas"/>
          <w:color w:val="000000"/>
          <w:kern w:val="0"/>
          <w:szCs w:val="20"/>
          <w:rPrChange w:id="127" w:author="Greg Landry" w:date="2017-04-03T15:37:00Z">
            <w:rPr/>
          </w:rPrChange>
        </w:rPr>
        <w:tab/>
      </w:r>
      <w:r w:rsidR="00020D29" w:rsidRPr="00602B95">
        <w:rPr>
          <w:rFonts w:ascii="Consolas" w:eastAsiaTheme="minorHAnsi" w:hAnsi="Consolas" w:cs="Consolas"/>
          <w:color w:val="000000"/>
          <w:kern w:val="0"/>
          <w:szCs w:val="20"/>
          <w:rPrChange w:id="128" w:author="Greg Landry" w:date="2017-04-03T15:37:00Z">
            <w:rPr/>
          </w:rPrChange>
        </w:rPr>
        <w:t>processData();</w:t>
      </w:r>
    </w:p>
    <w:p w14:paraId="2034CA51" w14:textId="7EB20AB7" w:rsidR="00020D29" w:rsidRPr="00602B95" w:rsidRDefault="00020D29">
      <w:pPr>
        <w:pStyle w:val="CCode"/>
        <w:keepNext/>
        <w:tabs>
          <w:tab w:val="left" w:pos="1080"/>
          <w:tab w:val="left" w:pos="1440"/>
        </w:tabs>
        <w:spacing w:after="0"/>
        <w:rPr>
          <w:rFonts w:ascii="Consolas" w:eastAsiaTheme="minorHAnsi" w:hAnsi="Consolas" w:cs="Consolas"/>
          <w:color w:val="000000"/>
          <w:kern w:val="0"/>
          <w:szCs w:val="20"/>
          <w:rPrChange w:id="129" w:author="Greg Landry" w:date="2017-04-03T15:37:00Z">
            <w:rPr/>
          </w:rPrChange>
        </w:rPr>
        <w:pPrChange w:id="130" w:author="Greg Landry" w:date="2017-04-03T15:38:00Z">
          <w:pPr>
            <w:pStyle w:val="CCode"/>
            <w:tabs>
              <w:tab w:val="left" w:pos="1080"/>
              <w:tab w:val="left" w:pos="1440"/>
            </w:tabs>
            <w:spacing w:after="0"/>
          </w:pPr>
        </w:pPrChange>
      </w:pPr>
      <w:r w:rsidRPr="00602B95">
        <w:rPr>
          <w:rFonts w:ascii="Consolas" w:eastAsiaTheme="minorHAnsi" w:hAnsi="Consolas" w:cs="Consolas"/>
          <w:color w:val="000000"/>
          <w:kern w:val="0"/>
          <w:szCs w:val="20"/>
          <w:rPrChange w:id="131" w:author="Greg Landry" w:date="2017-04-03T15:37:00Z">
            <w:rPr/>
          </w:rPrChange>
        </w:rPr>
        <w:tab/>
      </w:r>
      <w:r w:rsidRPr="00602B95">
        <w:rPr>
          <w:rFonts w:ascii="Consolas" w:eastAsiaTheme="minorHAnsi" w:hAnsi="Consolas" w:cs="Consolas"/>
          <w:color w:val="000000"/>
          <w:kern w:val="0"/>
          <w:szCs w:val="20"/>
          <w:rPrChange w:id="132" w:author="Greg Landry" w:date="2017-04-03T15:37:00Z">
            <w:rPr/>
          </w:rPrChange>
        </w:rPr>
        <w:tab/>
        <w:t>wiced_rtos_delay</w:t>
      </w:r>
      <w:r w:rsidR="00D65D87" w:rsidRPr="00602B95">
        <w:rPr>
          <w:rFonts w:ascii="Consolas" w:eastAsiaTheme="minorHAnsi" w:hAnsi="Consolas" w:cs="Consolas"/>
          <w:color w:val="000000"/>
          <w:kern w:val="0"/>
          <w:szCs w:val="20"/>
          <w:rPrChange w:id="133" w:author="Greg Landry" w:date="2017-04-03T15:37:00Z">
            <w:rPr/>
          </w:rPrChange>
        </w:rPr>
        <w:t>_milliseconds</w:t>
      </w:r>
      <w:r w:rsidRPr="00602B95">
        <w:rPr>
          <w:rFonts w:ascii="Consolas" w:eastAsiaTheme="minorHAnsi" w:hAnsi="Consolas" w:cs="Consolas"/>
          <w:color w:val="000000"/>
          <w:kern w:val="0"/>
          <w:szCs w:val="20"/>
          <w:rPrChange w:id="134" w:author="Greg Landry" w:date="2017-04-03T15:37:00Z">
            <w:rPr/>
          </w:rPrChange>
        </w:rPr>
        <w:t>(delay);</w:t>
      </w:r>
    </w:p>
    <w:p w14:paraId="0058AD4B" w14:textId="4E1BEF2D" w:rsidR="00020D29" w:rsidRPr="00602B95" w:rsidRDefault="00020D29">
      <w:pPr>
        <w:pStyle w:val="CCode"/>
        <w:keepNext/>
        <w:tabs>
          <w:tab w:val="left" w:pos="1080"/>
        </w:tabs>
        <w:spacing w:after="0"/>
        <w:rPr>
          <w:rFonts w:ascii="Consolas" w:eastAsiaTheme="minorHAnsi" w:hAnsi="Consolas" w:cs="Consolas"/>
          <w:color w:val="000000"/>
          <w:kern w:val="0"/>
          <w:szCs w:val="20"/>
          <w:rPrChange w:id="135" w:author="Greg Landry" w:date="2017-04-03T15:37:00Z">
            <w:rPr/>
          </w:rPrChange>
        </w:rPr>
        <w:pPrChange w:id="136" w:author="Greg Landry" w:date="2017-04-03T15:38:00Z">
          <w:pPr>
            <w:pStyle w:val="CCode"/>
            <w:tabs>
              <w:tab w:val="left" w:pos="1080"/>
            </w:tabs>
            <w:spacing w:after="0"/>
          </w:pPr>
        </w:pPrChange>
      </w:pPr>
      <w:r w:rsidRPr="00602B95">
        <w:rPr>
          <w:rFonts w:ascii="Consolas" w:eastAsiaTheme="minorHAnsi" w:hAnsi="Consolas" w:cs="Consolas"/>
          <w:color w:val="000000"/>
          <w:kern w:val="0"/>
          <w:szCs w:val="20"/>
          <w:rPrChange w:id="137" w:author="Greg Landry" w:date="2017-04-03T15:37:00Z">
            <w:rPr/>
          </w:rPrChange>
        </w:rPr>
        <w:tab/>
        <w:t>}</w:t>
      </w:r>
    </w:p>
    <w:p w14:paraId="72571217" w14:textId="5A701125" w:rsidR="00020D29" w:rsidRPr="00602B95" w:rsidRDefault="00020D29" w:rsidP="004B29F6">
      <w:pPr>
        <w:pStyle w:val="CCode"/>
        <w:tabs>
          <w:tab w:val="left" w:pos="1080"/>
        </w:tabs>
        <w:rPr>
          <w:rFonts w:ascii="Consolas" w:eastAsiaTheme="minorHAnsi" w:hAnsi="Consolas" w:cs="Consolas"/>
          <w:color w:val="000000"/>
          <w:kern w:val="0"/>
          <w:szCs w:val="20"/>
          <w:rPrChange w:id="138" w:author="Greg Landry" w:date="2017-04-03T15:37:00Z">
            <w:rPr/>
          </w:rPrChange>
        </w:rPr>
      </w:pPr>
      <w:r w:rsidRPr="00602B95">
        <w:rPr>
          <w:rFonts w:ascii="Consolas" w:eastAsiaTheme="minorHAnsi" w:hAnsi="Consolas" w:cs="Consolas"/>
          <w:color w:val="000000"/>
          <w:kern w:val="0"/>
          <w:szCs w:val="20"/>
          <w:rPrChange w:id="139" w:author="Greg Landry" w:date="2017-04-03T15:37:00Z">
            <w:rPr/>
          </w:rPrChange>
        </w:rPr>
        <w:t>}</w:t>
      </w:r>
    </w:p>
    <w:p w14:paraId="533816AE" w14:textId="44DD336E" w:rsidR="00D65D87" w:rsidRDefault="00D65D87" w:rsidP="00B527A0">
      <w:pPr>
        <w:rPr>
          <w:ins w:id="140" w:author="Greg Landry" w:date="2017-04-11T15:30:00Z"/>
        </w:rPr>
      </w:pPr>
      <w:r w:rsidRPr="00DB5897">
        <w:lastRenderedPageBreak/>
        <w:t xml:space="preserve">Note: you should (almost) always put a </w:t>
      </w:r>
      <w:r w:rsidRPr="00DB5897">
        <w:rPr>
          <w:i/>
        </w:rPr>
        <w:t>wiced_rtos_delay_milliseconds</w:t>
      </w:r>
      <w:r w:rsidR="008249B3">
        <w:rPr>
          <w:i/>
        </w:rPr>
        <w:t>()</w:t>
      </w:r>
      <w:r w:rsidRPr="00DB5897">
        <w:t xml:space="preserve"> or </w:t>
      </w:r>
      <w:r w:rsidRPr="00DB5897">
        <w:rPr>
          <w:i/>
        </w:rPr>
        <w:t>wiced_rtos_delay_microseconds</w:t>
      </w:r>
      <w:r w:rsidR="008249B3">
        <w:rPr>
          <w:i/>
        </w:rPr>
        <w:t>()</w:t>
      </w:r>
      <w:r w:rsidRPr="00DB5897">
        <w:t xml:space="preserve"> of some amount in every thread so that other threads get a chance to run.</w:t>
      </w:r>
      <w:r w:rsidR="004B29F6" w:rsidRPr="00DB5897">
        <w:t xml:space="preserve"> </w:t>
      </w:r>
      <w:r w:rsidR="00392978" w:rsidRPr="00DB5897">
        <w:t>This</w:t>
      </w:r>
      <w:r w:rsidR="00392978">
        <w:t xml:space="preserve"> applies to the main application </w:t>
      </w:r>
      <w:r w:rsidR="00392978" w:rsidRPr="00BF18E3">
        <w:rPr>
          <w:i/>
        </w:rPr>
        <w:t>while(1)</w:t>
      </w:r>
      <w:r w:rsidR="00392978">
        <w:t xml:space="preserve"> loop as well</w:t>
      </w:r>
      <w:r w:rsidR="00A46D45">
        <w:t xml:space="preserve"> since </w:t>
      </w:r>
      <w:r w:rsidR="00392978">
        <w:t>the main application is just another thread.</w:t>
      </w:r>
      <w:ins w:id="141" w:author="Greg Landry" w:date="2017-04-03T15:38:00Z">
        <w:r w:rsidR="001456B7">
          <w:t xml:space="preserve"> The exception is if you have some other thread control function such as a semaphore or queue which will cause the thread to periodically </w:t>
        </w:r>
      </w:ins>
      <w:ins w:id="142" w:author="Greg Landry" w:date="2017-04-03T15:39:00Z">
        <w:r w:rsidR="001456B7">
          <w:t>pause.</w:t>
        </w:r>
      </w:ins>
    </w:p>
    <w:p w14:paraId="0E390034" w14:textId="1E0C7D3A" w:rsidR="00952746" w:rsidRDefault="00952746" w:rsidP="00B527A0">
      <w:ins w:id="143" w:author="Greg Landry" w:date="2017-04-11T15:30:00Z">
        <w:r>
          <w:t xml:space="preserve">Note that if the main application thread </w:t>
        </w:r>
      </w:ins>
      <w:ins w:id="144" w:author="Greg Landry" w:date="2017-04-11T15:31:00Z">
        <w:r>
          <w:t xml:space="preserve">(application_start) </w:t>
        </w:r>
      </w:ins>
      <w:ins w:id="145" w:author="Greg Landry" w:date="2017-04-11T15:30:00Z">
        <w:r>
          <w:t>only does initialization and starts other threads, then you can eliminate the while(1) loop completely from that function. In that case, after the other threads have started, the application_start function will just exist and will not take up any more CPU cycles.</w:t>
        </w:r>
      </w:ins>
    </w:p>
    <w:p w14:paraId="0B7609B1" w14:textId="3CBE126A" w:rsidR="005716DE" w:rsidRDefault="005716DE" w:rsidP="00730343">
      <w:pPr>
        <w:keepNext/>
      </w:pPr>
      <w:r>
        <w:t xml:space="preserve">The functions available to manipulate </w:t>
      </w:r>
      <w:r w:rsidR="00AD55D5">
        <w:t xml:space="preserve">a </w:t>
      </w:r>
      <w:r>
        <w:t>thread are in the “Component</w:t>
      </w:r>
      <w:r>
        <w:sym w:font="Wingdings" w:char="F0E0"/>
      </w:r>
      <w:r>
        <w:t>RTOS</w:t>
      </w:r>
      <w:r>
        <w:sym w:font="Wingdings" w:char="F0E0"/>
      </w:r>
      <w:r>
        <w:t>Threads” section of the API guide.</w:t>
      </w:r>
    </w:p>
    <w:p w14:paraId="078B3778" w14:textId="0EB21CED" w:rsidR="00730343" w:rsidRDefault="00730343" w:rsidP="00730343">
      <w:pPr>
        <w:jc w:val="center"/>
      </w:pPr>
      <w:r>
        <w:rPr>
          <w:noProof/>
        </w:rPr>
        <w:drawing>
          <wp:inline distT="0" distB="0" distL="0" distR="0" wp14:anchorId="620C757B" wp14:editId="6DCC9410">
            <wp:extent cx="5943600" cy="4646117"/>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2290"/>
                    <a:stretch/>
                  </pic:blipFill>
                  <pic:spPr bwMode="auto">
                    <a:xfrm>
                      <a:off x="0" y="0"/>
                      <a:ext cx="5943600" cy="4646117"/>
                    </a:xfrm>
                    <a:prstGeom prst="rect">
                      <a:avLst/>
                    </a:prstGeom>
                    <a:ln>
                      <a:noFill/>
                    </a:ln>
                    <a:extLst>
                      <a:ext uri="{53640926-AAD7-44D8-BBD7-CCE9431645EC}">
                        <a14:shadowObscured xmlns:a14="http://schemas.microsoft.com/office/drawing/2010/main"/>
                      </a:ext>
                    </a:extLst>
                  </pic:spPr>
                </pic:pic>
              </a:graphicData>
            </a:graphic>
          </wp:inline>
        </w:drawing>
      </w:r>
    </w:p>
    <w:p w14:paraId="6BE0ED70" w14:textId="77777777" w:rsidR="00730343" w:rsidRDefault="00730343">
      <w:r>
        <w:br w:type="page"/>
      </w:r>
    </w:p>
    <w:p w14:paraId="0D905A79" w14:textId="77777777" w:rsidR="0090117A" w:rsidRDefault="0090117A" w:rsidP="00A8704B">
      <w:pPr>
        <w:pStyle w:val="Heading3"/>
      </w:pPr>
      <w:r>
        <w:lastRenderedPageBreak/>
        <w:t>Semaphore</w:t>
      </w:r>
    </w:p>
    <w:p w14:paraId="7E8862F0" w14:textId="2848B9DA" w:rsidR="00327209" w:rsidRDefault="005716DE" w:rsidP="005716DE">
      <w:r>
        <w:t xml:space="preserve">A </w:t>
      </w:r>
      <w:hyperlink r:id="rId11" w:history="1">
        <w:r w:rsidRPr="005716DE">
          <w:rPr>
            <w:rStyle w:val="Hyperlink"/>
          </w:rPr>
          <w:t>semaphore</w:t>
        </w:r>
      </w:hyperlink>
      <w:r>
        <w:t xml:space="preserve"> </w:t>
      </w:r>
      <w:r w:rsidR="008E0A16">
        <w:t xml:space="preserve">is a </w:t>
      </w:r>
      <w:r>
        <w:t>signaling mechanism between threads.  The name semaphore (originally sailing ship signal flags) was applied to computers by Dijkstra in a paper about synchronizing sequential processes</w:t>
      </w:r>
      <w:r w:rsidR="00A431B1">
        <w:t>.  In the WICED SDK</w:t>
      </w:r>
      <w:r w:rsidR="004C151F">
        <w:t>,</w:t>
      </w:r>
      <w:r w:rsidR="00A431B1">
        <w:t xml:space="preserve"> semaphores are implemented as a simple unsigned integer.  When you “set” a semaphore it increments the value of the semaphore.  When you “get” a semaphore it decrements the value, but if the value is 0 the thread will SUSPEND itself until the semaphore is set.</w:t>
      </w:r>
      <w:r w:rsidR="008509BA">
        <w:t xml:space="preserve">  </w:t>
      </w:r>
      <w:r w:rsidR="008E0A16">
        <w:t>So, you can use a semaphore to signal between threads that something is ready.  For instance, you could have a “sendToCloud” thread and a “collectDataThread”.  The sendToCloud thread will “get” the semaphore which will suspend the thread UNTIL the collectDataThread “set</w:t>
      </w:r>
      <w:r w:rsidR="004C151F">
        <w:t>s</w:t>
      </w:r>
      <w:r w:rsidR="008E0A16">
        <w:t>” the semaphore when it has new data available that needs to be sent to the cloud.</w:t>
      </w:r>
    </w:p>
    <w:p w14:paraId="7289944A" w14:textId="25EAAD32" w:rsidR="00C856FE" w:rsidRDefault="00C856FE" w:rsidP="005716DE">
      <w:r>
        <w:t xml:space="preserve">The get function requires a timeout parameter. </w:t>
      </w:r>
      <w:ins w:id="146" w:author="Greg Landry" w:date="2017-06-03T09:22:00Z">
        <w:r w:rsidR="00553C01">
          <w:t>This allows the thread to continue after a specified amount of time even if the semaphore doesn</w:t>
        </w:r>
      </w:ins>
      <w:ins w:id="147" w:author="Greg Landry" w:date="2017-06-03T09:23:00Z">
        <w:r w:rsidR="00553C01">
          <w:t xml:space="preserve">’t get set. This can be useful in some cases to prevent a thread from stalling permanently </w:t>
        </w:r>
      </w:ins>
      <w:ins w:id="148" w:author="Greg Landry" w:date="2017-06-03T09:25:00Z">
        <w:r w:rsidR="00553C01">
          <w:t>if</w:t>
        </w:r>
      </w:ins>
      <w:ins w:id="149" w:author="Greg Landry" w:date="2017-06-03T09:23:00Z">
        <w:r w:rsidR="00553C01">
          <w:t xml:space="preserve"> the semaphore is never set</w:t>
        </w:r>
      </w:ins>
      <w:ins w:id="150" w:author="Greg Landry" w:date="2017-06-03T09:24:00Z">
        <w:r w:rsidR="00553C01">
          <w:t xml:space="preserve"> due to an error condition</w:t>
        </w:r>
      </w:ins>
      <w:ins w:id="151" w:author="Greg Landry" w:date="2017-06-03T09:23:00Z">
        <w:r w:rsidR="00553C01">
          <w:t>. The timeout is s</w:t>
        </w:r>
      </w:ins>
      <w:ins w:id="152" w:author="Greg Landry" w:date="2017-06-03T09:24:00Z">
        <w:r w:rsidR="00553C01">
          <w:t xml:space="preserve">pecified </w:t>
        </w:r>
      </w:ins>
      <w:del w:id="153" w:author="Greg Landry" w:date="2017-06-03T09:24:00Z">
        <w:r w:rsidDel="00553C01">
          <w:delText xml:space="preserve">This sets the time </w:delText>
        </w:r>
      </w:del>
      <w:r>
        <w:t>in milliseconds</w:t>
      </w:r>
      <w:del w:id="154" w:author="Greg Landry" w:date="2017-06-03T09:24:00Z">
        <w:r w:rsidDel="00553C01">
          <w:delText xml:space="preserve"> that the function waits before returning</w:delText>
        </w:r>
      </w:del>
      <w:r>
        <w:t xml:space="preserve">. </w:t>
      </w:r>
      <w:r w:rsidRPr="00D53EAC">
        <w:t>If you want the thread to wait</w:t>
      </w:r>
      <w:del w:id="155" w:author="Greg Landry" w:date="2017-06-03T09:25:00Z">
        <w:r w:rsidR="007B6D21" w:rsidDel="00553C01">
          <w:delText xml:space="preserve"> (almost)</w:delText>
        </w:r>
      </w:del>
      <w:r w:rsidRPr="00D53EAC">
        <w:t xml:space="preserve"> indefinitely for the semaphore to be set</w:t>
      </w:r>
      <w:del w:id="156" w:author="Greg Landry" w:date="2017-06-03T09:25:00Z">
        <w:r w:rsidR="00406CF9" w:rsidDel="00553C01">
          <w:delText>,</w:delText>
        </w:r>
      </w:del>
      <w:r w:rsidRPr="00D53EAC">
        <w:t xml:space="preserve"> </w:t>
      </w:r>
      <w:r w:rsidR="00EE5A51" w:rsidRPr="00D53EAC">
        <w:t xml:space="preserve">rather than </w:t>
      </w:r>
      <w:del w:id="157" w:author="Greg Landry" w:date="2017-06-03T09:25:00Z">
        <w:r w:rsidR="00EE5A51" w:rsidRPr="00D53EAC" w:rsidDel="00553C01">
          <w:delText>continuing execution</w:delText>
        </w:r>
      </w:del>
      <w:ins w:id="158" w:author="Greg Landry" w:date="2017-06-03T09:25:00Z">
        <w:r w:rsidR="00553C01">
          <w:t>timing out</w:t>
        </w:r>
      </w:ins>
      <w:r w:rsidR="00EE5A51" w:rsidRPr="00D53EAC">
        <w:t xml:space="preserve"> after a specific delay</w:t>
      </w:r>
      <w:r w:rsidR="00406CF9">
        <w:t>,</w:t>
      </w:r>
      <w:r w:rsidR="00EE5A51" w:rsidRPr="00D53EAC">
        <w:t xml:space="preserve"> </w:t>
      </w:r>
      <w:del w:id="159" w:author="Greg Landry" w:date="2017-06-03T09:25:00Z">
        <w:r w:rsidRPr="00D53EAC" w:rsidDel="00553C01">
          <w:delText xml:space="preserve">then </w:delText>
        </w:r>
      </w:del>
      <w:r w:rsidRPr="00D53EAC">
        <w:t>use WICED_WAIT_FOREVER</w:t>
      </w:r>
      <w:ins w:id="160" w:author="Greg Landry" w:date="2017-06-03T09:25:00Z">
        <w:r w:rsidR="00553C01">
          <w:t xml:space="preserve"> for the timeout.</w:t>
        </w:r>
      </w:ins>
      <w:del w:id="161" w:author="Greg Landry" w:date="2017-06-03T09:25:00Z">
        <w:r w:rsidRPr="00D53EAC" w:rsidDel="00553C01">
          <w:delText>.</w:delText>
        </w:r>
      </w:del>
    </w:p>
    <w:p w14:paraId="765D22D4" w14:textId="707E2F9C" w:rsidR="008E0A16" w:rsidRDefault="008E0A16" w:rsidP="005716DE">
      <w:r>
        <w:t xml:space="preserve">The semaphore functions are available in the documentation under </w:t>
      </w:r>
      <w:r w:rsidR="00C4656A">
        <w:t>C</w:t>
      </w:r>
      <w:r>
        <w:t>omponents</w:t>
      </w:r>
      <w:r>
        <w:sym w:font="Wingdings" w:char="F0E0"/>
      </w:r>
      <w:r>
        <w:t>RTOS</w:t>
      </w:r>
      <w:r>
        <w:sym w:font="Wingdings" w:char="F0E0"/>
      </w:r>
      <w:r>
        <w:t>Semaphores</w:t>
      </w:r>
      <w:r w:rsidR="00C4656A">
        <w:t>.</w:t>
      </w:r>
    </w:p>
    <w:p w14:paraId="37B444D7" w14:textId="28B3D33E" w:rsidR="00730343" w:rsidRDefault="00730343" w:rsidP="005716DE">
      <w:r>
        <w:rPr>
          <w:noProof/>
        </w:rPr>
        <w:drawing>
          <wp:inline distT="0" distB="0" distL="0" distR="0" wp14:anchorId="52D8241F" wp14:editId="5C14EB2C">
            <wp:extent cx="5943600" cy="310969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7792"/>
                    <a:stretch/>
                  </pic:blipFill>
                  <pic:spPr bwMode="auto">
                    <a:xfrm>
                      <a:off x="0" y="0"/>
                      <a:ext cx="5943600" cy="3109696"/>
                    </a:xfrm>
                    <a:prstGeom prst="rect">
                      <a:avLst/>
                    </a:prstGeom>
                    <a:ln>
                      <a:noFill/>
                    </a:ln>
                    <a:extLst>
                      <a:ext uri="{53640926-AAD7-44D8-BBD7-CCE9431645EC}">
                        <a14:shadowObscured xmlns:a14="http://schemas.microsoft.com/office/drawing/2010/main"/>
                      </a:ext>
                    </a:extLst>
                  </pic:spPr>
                </pic:pic>
              </a:graphicData>
            </a:graphic>
          </wp:inline>
        </w:drawing>
      </w:r>
    </w:p>
    <w:p w14:paraId="15BBCB71" w14:textId="48762296" w:rsidR="00730343" w:rsidRDefault="00730343">
      <w:r>
        <w:t xml:space="preserve">You should always initialize a semaphore </w:t>
      </w:r>
      <w:r w:rsidRPr="00043251">
        <w:rPr>
          <w:u w:val="single"/>
        </w:rPr>
        <w:t>before</w:t>
      </w:r>
      <w:r>
        <w:t xml:space="preserve"> starting any threads that use it. Otherwise, you may see unpredictable behavior.</w:t>
      </w:r>
      <w:r>
        <w:br w:type="page"/>
      </w:r>
    </w:p>
    <w:p w14:paraId="034DCEE3" w14:textId="77777777" w:rsidR="00C856FE" w:rsidRDefault="00C856FE" w:rsidP="00C856FE">
      <w:pPr>
        <w:pStyle w:val="Heading3"/>
      </w:pPr>
      <w:r>
        <w:lastRenderedPageBreak/>
        <w:t>Mutex</w:t>
      </w:r>
    </w:p>
    <w:p w14:paraId="5B067B22" w14:textId="6CCF5C88" w:rsidR="00C856FE" w:rsidRDefault="00C856FE" w:rsidP="00C856FE">
      <w:r>
        <w:t xml:space="preserve">Mutex is an abbreviation for “Mutual Exclusion”.  A mutex is a lock on a specific resource - if you request a mutex on a resource that is already locked by another thread, then your thread will go to sleep until the lock is released.  In the exercises for this chapter you will create a mutex for the WPRINT_APP_INFO function.  This function takes a variable amount of time to stream the bytes out through the UART.  If more than one thread uses this function to write to the UART at the same time, bad things </w:t>
      </w:r>
      <w:r w:rsidR="00043251">
        <w:t>could</w:t>
      </w:r>
      <w:r>
        <w:t xml:space="preserve"> happen.  You can protect yourself by using a mutex.</w:t>
      </w:r>
    </w:p>
    <w:p w14:paraId="218A308C" w14:textId="6342E925" w:rsidR="00C856FE" w:rsidRDefault="00C856FE" w:rsidP="00C856FE">
      <w:r>
        <w:t>The mutex functions are available in the documentation under Components</w:t>
      </w:r>
      <w:r>
        <w:sym w:font="Wingdings" w:char="F0E0"/>
      </w:r>
      <w:r>
        <w:t>RTOS</w:t>
      </w:r>
      <w:r>
        <w:sym w:font="Wingdings" w:char="F0E0"/>
      </w:r>
      <w:r>
        <w:t>Mutex.</w:t>
      </w:r>
    </w:p>
    <w:p w14:paraId="6AF54FCC" w14:textId="77777777" w:rsidR="00730343" w:rsidRDefault="00730343" w:rsidP="003E5867">
      <w:r>
        <w:rPr>
          <w:noProof/>
        </w:rPr>
        <w:drawing>
          <wp:inline distT="0" distB="0" distL="0" distR="0" wp14:anchorId="313678C2" wp14:editId="67893957">
            <wp:extent cx="5943600" cy="297505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8774"/>
                    <a:stretch/>
                  </pic:blipFill>
                  <pic:spPr bwMode="auto">
                    <a:xfrm>
                      <a:off x="0" y="0"/>
                      <a:ext cx="5943600" cy="2975051"/>
                    </a:xfrm>
                    <a:prstGeom prst="rect">
                      <a:avLst/>
                    </a:prstGeom>
                    <a:ln>
                      <a:noFill/>
                    </a:ln>
                    <a:extLst>
                      <a:ext uri="{53640926-AAD7-44D8-BBD7-CCE9431645EC}">
                        <a14:shadowObscured xmlns:a14="http://schemas.microsoft.com/office/drawing/2010/main"/>
                      </a:ext>
                    </a:extLst>
                  </pic:spPr>
                </pic:pic>
              </a:graphicData>
            </a:graphic>
          </wp:inline>
        </w:drawing>
      </w:r>
    </w:p>
    <w:p w14:paraId="28B00867" w14:textId="781F6476" w:rsidR="00730343" w:rsidRDefault="003E5867">
      <w:r>
        <w:t xml:space="preserve">You should always initialize a mutex </w:t>
      </w:r>
      <w:r w:rsidRPr="00043251">
        <w:rPr>
          <w:u w:val="single"/>
        </w:rPr>
        <w:t>before</w:t>
      </w:r>
      <w:r>
        <w:t xml:space="preserve"> starting any threads that use it. Otherwise, you may see unpredictable behavior.</w:t>
      </w:r>
      <w:r w:rsidR="00730343">
        <w:br w:type="page"/>
      </w:r>
    </w:p>
    <w:p w14:paraId="75EB8B40" w14:textId="77777777" w:rsidR="0090117A" w:rsidRDefault="0090117A" w:rsidP="00A8704B">
      <w:pPr>
        <w:pStyle w:val="Heading3"/>
      </w:pPr>
      <w:r>
        <w:lastRenderedPageBreak/>
        <w:t>Queue</w:t>
      </w:r>
    </w:p>
    <w:p w14:paraId="51488CF8" w14:textId="0FF9278C" w:rsidR="00327209" w:rsidRDefault="00926EE8" w:rsidP="00675BB1">
      <w:r>
        <w:t>A queue is a thread-</w:t>
      </w:r>
      <w:r w:rsidR="00675BB1">
        <w:t xml:space="preserve">safe mechanism to send data to another thread.  The queue is </w:t>
      </w:r>
      <w:r>
        <w:t xml:space="preserve">a </w:t>
      </w:r>
      <w:r w:rsidR="00675BB1">
        <w:t xml:space="preserve">FIFO </w:t>
      </w:r>
      <w:r>
        <w:t xml:space="preserve">- </w:t>
      </w:r>
      <w:r w:rsidR="00675BB1">
        <w:t xml:space="preserve">you read from the front and you write to the back.  If you try to read a queue that is empty your thread will suspend until something is written into it.  The payload in a queue </w:t>
      </w:r>
      <w:r w:rsidR="0081200B">
        <w:t xml:space="preserve">(size of each entry) </w:t>
      </w:r>
      <w:r w:rsidR="00675BB1">
        <w:t xml:space="preserve">and the size of the queue </w:t>
      </w:r>
      <w:r w:rsidR="0081200B">
        <w:t xml:space="preserve">(number of entries) </w:t>
      </w:r>
      <w:r w:rsidR="00675BB1">
        <w:t>is user configurable at queue creation time.</w:t>
      </w:r>
    </w:p>
    <w:p w14:paraId="6A08020F" w14:textId="507C2D81" w:rsidR="00553C01" w:rsidRDefault="0081200B" w:rsidP="0081200B">
      <w:pPr>
        <w:rPr>
          <w:ins w:id="162" w:author="Greg Landry" w:date="2017-06-03T09:26:00Z"/>
        </w:rPr>
      </w:pPr>
      <w:r w:rsidRPr="00F5107D">
        <w:t xml:space="preserve">The </w:t>
      </w:r>
      <w:r w:rsidRPr="00F5107D">
        <w:rPr>
          <w:i/>
        </w:rPr>
        <w:t>wiced_rtos</w:t>
      </w:r>
      <w:r w:rsidR="00F81175">
        <w:rPr>
          <w:i/>
        </w:rPr>
        <w:t>_</w:t>
      </w:r>
      <w:r w:rsidRPr="00F5107D">
        <w:rPr>
          <w:i/>
        </w:rPr>
        <w:t>push_to_queue</w:t>
      </w:r>
      <w:r w:rsidR="00124621">
        <w:rPr>
          <w:i/>
        </w:rPr>
        <w:t>()</w:t>
      </w:r>
      <w:r w:rsidRPr="00F5107D">
        <w:t xml:space="preserve"> requires a timeout parameter</w:t>
      </w:r>
      <w:ins w:id="163" w:author="Greg Landry" w:date="2017-06-03T09:27:00Z">
        <w:r w:rsidR="00553C01">
          <w:t>. This comes into play if the queue is full when you try to push into it</w:t>
        </w:r>
      </w:ins>
      <w:r w:rsidRPr="00F5107D">
        <w:t xml:space="preserve">. </w:t>
      </w:r>
      <w:ins w:id="164" w:author="Greg Landry" w:date="2017-06-03T09:26:00Z">
        <w:r w:rsidR="00553C01">
          <w:t xml:space="preserve">The timeout allows the thread to continue after a specified amount of time even if the queue stays full. This can be useful in some cases to prevent a thread from stalling permanently if the </w:t>
        </w:r>
      </w:ins>
      <w:ins w:id="165" w:author="Greg Landry" w:date="2017-06-03T09:28:00Z">
        <w:r w:rsidR="00553C01">
          <w:t>queue stays</w:t>
        </w:r>
      </w:ins>
      <w:ins w:id="166" w:author="Greg Landry" w:date="2017-06-03T09:26:00Z">
        <w:r w:rsidR="00553C01">
          <w:t xml:space="preserve"> </w:t>
        </w:r>
      </w:ins>
      <w:ins w:id="167" w:author="Greg Landry" w:date="2017-06-03T09:28:00Z">
        <w:r w:rsidR="00553C01">
          <w:t>full</w:t>
        </w:r>
      </w:ins>
      <w:ins w:id="168" w:author="Greg Landry" w:date="2017-06-03T09:26:00Z">
        <w:r w:rsidR="00553C01">
          <w:t xml:space="preserve"> due to an error condition. The timeout is specified in milliseconds. </w:t>
        </w:r>
        <w:r w:rsidR="00553C01" w:rsidRPr="00D53EAC">
          <w:t xml:space="preserve">If you want the thread to wait indefinitely for </w:t>
        </w:r>
      </w:ins>
      <w:ins w:id="169" w:author="Greg Landry" w:date="2017-06-03T09:28:00Z">
        <w:r w:rsidR="00553C01">
          <w:t>room in the queue</w:t>
        </w:r>
      </w:ins>
      <w:ins w:id="170" w:author="Greg Landry" w:date="2017-06-03T09:26:00Z">
        <w:r w:rsidR="00553C01" w:rsidRPr="00D53EAC">
          <w:t xml:space="preserve"> rather than </w:t>
        </w:r>
        <w:r w:rsidR="00553C01">
          <w:t>timing out</w:t>
        </w:r>
        <w:r w:rsidR="00553C01" w:rsidRPr="00D53EAC">
          <w:t xml:space="preserve"> after a specific delay</w:t>
        </w:r>
        <w:r w:rsidR="00553C01">
          <w:t>,</w:t>
        </w:r>
        <w:r w:rsidR="00553C01" w:rsidRPr="00D53EAC">
          <w:t xml:space="preserve"> use WICED_WAIT_FOREVER</w:t>
        </w:r>
        <w:r w:rsidR="00553C01">
          <w:t xml:space="preserve"> for the timeout.</w:t>
        </w:r>
      </w:ins>
      <w:ins w:id="171" w:author="Greg Landry" w:date="2017-06-03T09:29:00Z">
        <w:r w:rsidR="00553C01">
          <w:t xml:space="preserve"> If you want the thread to continue immediately if there isn’t room in the queue, then use WICED_NO_WAIT. Note that if the function times out, then the value is not added to the queue when the thread continues with its execution.</w:t>
        </w:r>
      </w:ins>
    </w:p>
    <w:p w14:paraId="4208C839" w14:textId="3E07F013" w:rsidR="0086442A" w:rsidRDefault="0081200B" w:rsidP="0081200B">
      <w:pPr>
        <w:rPr>
          <w:ins w:id="172" w:author="Greg Landry" w:date="2017-06-03T09:31:00Z"/>
        </w:rPr>
      </w:pPr>
      <w:del w:id="173" w:author="Greg Landry" w:date="2017-06-03T09:30:00Z">
        <w:r w:rsidRPr="00F5107D" w:rsidDel="00553C01">
          <w:delText xml:space="preserve">This sets the time in milliseconds that the function waits before returning if the queue is full. If you want the thread to wait </w:delText>
        </w:r>
        <w:r w:rsidR="00A75971" w:rsidDel="00553C01">
          <w:delText xml:space="preserve">(almost) </w:delText>
        </w:r>
        <w:r w:rsidRPr="00F5107D" w:rsidDel="00553C01">
          <w:delText>indefinitely for space in the queue rather than continuing execution after a specific delay then use WICED_WAIT_FOREVER.</w:delText>
        </w:r>
        <w:r w:rsidR="00204D2C" w:rsidRPr="00F5107D" w:rsidDel="00553C01">
          <w:delText xml:space="preserve"> </w:delText>
        </w:r>
      </w:del>
      <w:r w:rsidRPr="00F5107D">
        <w:t xml:space="preserve">Likewise, the </w:t>
      </w:r>
      <w:r w:rsidRPr="00F5107D">
        <w:rPr>
          <w:i/>
        </w:rPr>
        <w:t>wiced_rtos_pop_from_queue</w:t>
      </w:r>
      <w:r w:rsidR="00597D28">
        <w:rPr>
          <w:i/>
        </w:rPr>
        <w:t>()</w:t>
      </w:r>
      <w:r w:rsidRPr="00F5107D">
        <w:t xml:space="preserve"> function requires a timeout parameter to specify how long the thread should wait if the queue is empty. If you want the thread to wait</w:t>
      </w:r>
      <w:del w:id="174" w:author="Greg Landry" w:date="2017-06-03T09:31:00Z">
        <w:r w:rsidRPr="00F5107D" w:rsidDel="00553C01">
          <w:delText xml:space="preserve"> </w:delText>
        </w:r>
        <w:r w:rsidR="00A75971" w:rsidDel="00553C01">
          <w:delText>(almost)</w:delText>
        </w:r>
      </w:del>
      <w:r w:rsidR="00A75971">
        <w:t xml:space="preserve"> </w:t>
      </w:r>
      <w:r w:rsidRPr="00F5107D">
        <w:t>indefinitely for a value in the queue rather than continuing execution after a specific delay then use WICED_WAIT_FOREVER.</w:t>
      </w:r>
      <w:ins w:id="175" w:author="Greg Landry" w:date="2017-04-20T13:43:00Z">
        <w:r w:rsidR="0086442A">
          <w:t xml:space="preserve"> </w:t>
        </w:r>
      </w:ins>
      <w:ins w:id="176" w:author="Greg Landry" w:date="2017-04-20T13:44:00Z">
        <w:r w:rsidR="0086442A">
          <w:t>If you</w:t>
        </w:r>
        <w:r w:rsidR="00553C01">
          <w:t xml:space="preserve"> want the project to continue</w:t>
        </w:r>
        <w:r w:rsidR="0086442A">
          <w:t xml:space="preserve"> immediately if there isn</w:t>
        </w:r>
      </w:ins>
      <w:ins w:id="177" w:author="Greg Landry" w:date="2017-04-20T13:45:00Z">
        <w:r w:rsidR="0086442A">
          <w:t>’t anything in the queue then use WICED_NO_WAIT.</w:t>
        </w:r>
      </w:ins>
    </w:p>
    <w:p w14:paraId="5191F0E7" w14:textId="5FDE3209" w:rsidR="003D667D" w:rsidRDefault="003D667D" w:rsidP="0081200B">
      <w:ins w:id="178" w:author="Greg Landry" w:date="2017-06-03T09:31:00Z">
        <w:r>
          <w:t xml:space="preserve">There are also </w:t>
        </w:r>
      </w:ins>
      <w:ins w:id="179" w:author="Greg Landry" w:date="2017-06-03T09:32:00Z">
        <w:r w:rsidR="00A10666">
          <w:t>functions</w:t>
        </w:r>
      </w:ins>
      <w:ins w:id="180" w:author="Greg Landry" w:date="2017-06-03T09:31:00Z">
        <w:r>
          <w:t xml:space="preserve"> to </w:t>
        </w:r>
      </w:ins>
      <w:ins w:id="181" w:author="Greg Landry" w:date="2017-06-03T09:32:00Z">
        <w:r w:rsidR="00A10666">
          <w:t>check to see if the queue is full or empty and to determine the number of entries in the queue.</w:t>
        </w:r>
      </w:ins>
    </w:p>
    <w:p w14:paraId="43C358B4" w14:textId="14FEE5A0" w:rsidR="00675BB1" w:rsidRDefault="00675BB1" w:rsidP="00675BB1">
      <w:r>
        <w:t xml:space="preserve">The queue functions are available in the documentation under </w:t>
      </w:r>
      <w:r w:rsidR="00C4656A">
        <w:t>C</w:t>
      </w:r>
      <w:r>
        <w:t>omponents</w:t>
      </w:r>
      <w:r>
        <w:sym w:font="Wingdings" w:char="F0E0"/>
      </w:r>
      <w:r>
        <w:t>RTOS</w:t>
      </w:r>
      <w:r>
        <w:sym w:font="Wingdings" w:char="F0E0"/>
      </w:r>
      <w:r>
        <w:t>Queues</w:t>
      </w:r>
      <w:r w:rsidR="00C4656A">
        <w:t>.</w:t>
      </w:r>
    </w:p>
    <w:p w14:paraId="2B5AF165" w14:textId="0050E22A" w:rsidR="00675BB1" w:rsidRDefault="00675BB1" w:rsidP="00675BB1">
      <w:r w:rsidRPr="00675BB1">
        <w:rPr>
          <w:noProof/>
        </w:rPr>
        <w:drawing>
          <wp:inline distT="0" distB="0" distL="0" distR="0" wp14:anchorId="3A01046E" wp14:editId="32389231">
            <wp:extent cx="5943600" cy="2707640"/>
            <wp:effectExtent l="0" t="0" r="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07640"/>
                    </a:xfrm>
                    <a:prstGeom prst="rect">
                      <a:avLst/>
                    </a:prstGeom>
                  </pic:spPr>
                </pic:pic>
              </a:graphicData>
            </a:graphic>
          </wp:inline>
        </w:drawing>
      </w:r>
    </w:p>
    <w:p w14:paraId="5C79CDFA" w14:textId="6FB6224B" w:rsidR="003E5867" w:rsidRDefault="003E5867" w:rsidP="00675BB1">
      <w:r>
        <w:t xml:space="preserve">You should always initialize a queue </w:t>
      </w:r>
      <w:r w:rsidRPr="00C75150">
        <w:rPr>
          <w:u w:val="single"/>
        </w:rPr>
        <w:t>before</w:t>
      </w:r>
      <w:r>
        <w:t xml:space="preserve"> starting any threads that use it. Otherwise, you may see unpredictable behavior.</w:t>
      </w:r>
    </w:p>
    <w:p w14:paraId="660F0CF8" w14:textId="4948CE14" w:rsidR="00730343" w:rsidRDefault="00A666C0" w:rsidP="00675BB1">
      <w:r w:rsidRPr="00506E29">
        <w:rPr>
          <w:u w:val="single"/>
          <w:rPrChange w:id="182" w:author="Greg Landry" w:date="2017-03-01T10:58:00Z">
            <w:rPr/>
          </w:rPrChange>
        </w:rPr>
        <w:lastRenderedPageBreak/>
        <w:t xml:space="preserve">The </w:t>
      </w:r>
      <w:del w:id="183" w:author="Greg Landry" w:date="2017-03-01T10:55:00Z">
        <w:r w:rsidRPr="00506E29" w:rsidDel="00506E29">
          <w:rPr>
            <w:u w:val="single"/>
            <w:rPrChange w:id="184" w:author="Greg Landry" w:date="2017-03-01T10:58:00Z">
              <w:rPr/>
            </w:rPrChange>
          </w:rPr>
          <w:delText xml:space="preserve">minimum </w:delText>
        </w:r>
      </w:del>
      <w:r w:rsidRPr="00506E29">
        <w:rPr>
          <w:u w:val="single"/>
          <w:rPrChange w:id="185" w:author="Greg Landry" w:date="2017-03-01T10:58:00Z">
            <w:rPr/>
          </w:rPrChange>
        </w:rPr>
        <w:t xml:space="preserve">message size </w:t>
      </w:r>
      <w:del w:id="186" w:author="Greg Landry" w:date="2017-03-01T10:55:00Z">
        <w:r w:rsidRPr="00506E29" w:rsidDel="00506E29">
          <w:rPr>
            <w:u w:val="single"/>
            <w:rPrChange w:id="187" w:author="Greg Landry" w:date="2017-03-01T10:58:00Z">
              <w:rPr/>
            </w:rPrChange>
          </w:rPr>
          <w:delText xml:space="preserve">allowed </w:delText>
        </w:r>
      </w:del>
      <w:r w:rsidRPr="00506E29">
        <w:rPr>
          <w:u w:val="single"/>
          <w:rPrChange w:id="188" w:author="Greg Landry" w:date="2017-03-01T10:58:00Z">
            <w:rPr/>
          </w:rPrChange>
        </w:rPr>
        <w:t xml:space="preserve">in a queue </w:t>
      </w:r>
      <w:ins w:id="189" w:author="Greg Landry" w:date="2017-03-01T10:55:00Z">
        <w:r w:rsidR="00506E29" w:rsidRPr="00506E29">
          <w:rPr>
            <w:u w:val="single"/>
            <w:rPrChange w:id="190" w:author="Greg Landry" w:date="2017-03-01T10:58:00Z">
              <w:rPr/>
            </w:rPrChange>
          </w:rPr>
          <w:t>must be a multiple of</w:t>
        </w:r>
      </w:ins>
      <w:del w:id="191" w:author="Greg Landry" w:date="2017-03-01T10:55:00Z">
        <w:r w:rsidRPr="00506E29" w:rsidDel="00506E29">
          <w:rPr>
            <w:u w:val="single"/>
            <w:rPrChange w:id="192" w:author="Greg Landry" w:date="2017-03-01T10:58:00Z">
              <w:rPr/>
            </w:rPrChange>
          </w:rPr>
          <w:delText>is</w:delText>
        </w:r>
      </w:del>
      <w:r w:rsidRPr="00506E29">
        <w:rPr>
          <w:u w:val="single"/>
          <w:rPrChange w:id="193" w:author="Greg Landry" w:date="2017-03-01T10:58:00Z">
            <w:rPr/>
          </w:rPrChange>
        </w:rPr>
        <w:t xml:space="preserve"> 4 bytes. Specifying a message size </w:t>
      </w:r>
      <w:del w:id="194" w:author="Greg Landry" w:date="2017-03-01T10:55:00Z">
        <w:r w:rsidRPr="00506E29" w:rsidDel="00506E29">
          <w:rPr>
            <w:u w:val="single"/>
            <w:rPrChange w:id="195" w:author="Greg Landry" w:date="2017-03-01T10:58:00Z">
              <w:rPr/>
            </w:rPrChange>
          </w:rPr>
          <w:delText>less than</w:delText>
        </w:r>
      </w:del>
      <w:ins w:id="196" w:author="Greg Landry" w:date="2017-03-01T10:55:00Z">
        <w:r w:rsidR="00506E29" w:rsidRPr="00506E29">
          <w:rPr>
            <w:u w:val="single"/>
            <w:rPrChange w:id="197" w:author="Greg Landry" w:date="2017-03-01T10:58:00Z">
              <w:rPr/>
            </w:rPrChange>
          </w:rPr>
          <w:t>that is not a multiple of</w:t>
        </w:r>
      </w:ins>
      <w:r w:rsidRPr="00506E29">
        <w:rPr>
          <w:u w:val="single"/>
          <w:rPrChange w:id="198" w:author="Greg Landry" w:date="2017-03-01T10:58:00Z">
            <w:rPr/>
          </w:rPrChange>
        </w:rPr>
        <w:t xml:space="preserve"> 4 bytes </w:t>
      </w:r>
      <w:del w:id="199" w:author="Greg Landry" w:date="2017-03-01T10:55:00Z">
        <w:r w:rsidRPr="00506E29" w:rsidDel="00506E29">
          <w:rPr>
            <w:u w:val="single"/>
            <w:rPrChange w:id="200" w:author="Greg Landry" w:date="2017-03-01T10:58:00Z">
              <w:rPr/>
            </w:rPrChange>
          </w:rPr>
          <w:delText xml:space="preserve">may </w:delText>
        </w:r>
      </w:del>
      <w:ins w:id="201" w:author="Greg Landry" w:date="2017-03-01T10:55:00Z">
        <w:r w:rsidR="00506E29" w:rsidRPr="00506E29">
          <w:rPr>
            <w:u w:val="single"/>
            <w:rPrChange w:id="202" w:author="Greg Landry" w:date="2017-03-01T10:58:00Z">
              <w:rPr/>
            </w:rPrChange>
          </w:rPr>
          <w:t xml:space="preserve">will </w:t>
        </w:r>
      </w:ins>
      <w:r w:rsidRPr="00506E29">
        <w:rPr>
          <w:u w:val="single"/>
          <w:rPrChange w:id="203" w:author="Greg Landry" w:date="2017-03-01T10:58:00Z">
            <w:rPr/>
          </w:rPrChange>
        </w:rPr>
        <w:t>result in unpredictable behavior.</w:t>
      </w:r>
      <w:r>
        <w:t xml:space="preserve"> It is good practice to use uint32_t as the minimum size variable (this is true for all variables since the ARM core processor is 32-bits).</w:t>
      </w:r>
    </w:p>
    <w:p w14:paraId="4B490EED" w14:textId="0A170E27" w:rsidR="0086442A" w:rsidRPr="0086442A" w:rsidRDefault="0086442A">
      <w:pPr>
        <w:rPr>
          <w:ins w:id="204" w:author="Greg Landry" w:date="2017-04-20T13:45:00Z"/>
          <w:b/>
          <w:u w:val="single"/>
          <w:rPrChange w:id="205" w:author="Greg Landry" w:date="2017-04-20T13:46:00Z">
            <w:rPr>
              <w:ins w:id="206" w:author="Greg Landry" w:date="2017-04-20T13:45:00Z"/>
              <w:u w:val="single"/>
            </w:rPr>
          </w:rPrChange>
        </w:rPr>
      </w:pPr>
      <w:ins w:id="207" w:author="Greg Landry" w:date="2017-04-20T13:45:00Z">
        <w:r w:rsidRPr="0086442A">
          <w:rPr>
            <w:b/>
            <w:u w:val="single"/>
            <w:rPrChange w:id="208" w:author="Greg Landry" w:date="2017-04-20T13:46:00Z">
              <w:rPr>
                <w:u w:val="single"/>
              </w:rPr>
            </w:rPrChange>
          </w:rPr>
          <w:t xml:space="preserve">If you are using a queue </w:t>
        </w:r>
      </w:ins>
      <w:ins w:id="209" w:author="Greg Landry" w:date="2017-04-20T13:46:00Z">
        <w:r>
          <w:rPr>
            <w:b/>
            <w:u w:val="single"/>
          </w:rPr>
          <w:t xml:space="preserve">push or pop </w:t>
        </w:r>
      </w:ins>
      <w:ins w:id="210" w:author="Greg Landry" w:date="2017-04-20T13:45:00Z">
        <w:r w:rsidRPr="0086442A">
          <w:rPr>
            <w:b/>
            <w:u w:val="single"/>
            <w:rPrChange w:id="211" w:author="Greg Landry" w:date="2017-04-20T13:46:00Z">
              <w:rPr>
                <w:u w:val="single"/>
              </w:rPr>
            </w:rPrChange>
          </w:rPr>
          <w:t>function inside of an ISR or a timer function, you MUST use WICED_NO_WAIT as the timeout. Using a non-zero timeout is not supported in those cases.</w:t>
        </w:r>
      </w:ins>
    </w:p>
    <w:p w14:paraId="4AEF319A" w14:textId="70AF2478" w:rsidR="00730343" w:rsidRPr="00506E29" w:rsidDel="0086442A" w:rsidRDefault="00730343">
      <w:pPr>
        <w:rPr>
          <w:del w:id="212" w:author="Greg Landry" w:date="2017-04-20T13:46:00Z"/>
          <w:u w:val="single"/>
          <w:rPrChange w:id="213" w:author="Greg Landry" w:date="2017-03-01T10:58:00Z">
            <w:rPr>
              <w:del w:id="214" w:author="Greg Landry" w:date="2017-04-20T13:46:00Z"/>
            </w:rPr>
          </w:rPrChange>
        </w:rPr>
      </w:pPr>
      <w:del w:id="215" w:author="Greg Landry" w:date="2017-03-01T10:56:00Z">
        <w:r w:rsidRPr="00506E29" w:rsidDel="00506E29">
          <w:rPr>
            <w:u w:val="single"/>
            <w:rPrChange w:id="216" w:author="Greg Landry" w:date="2017-03-01T10:58:00Z">
              <w:rPr/>
            </w:rPrChange>
          </w:rPr>
          <w:br w:type="page"/>
        </w:r>
      </w:del>
    </w:p>
    <w:p w14:paraId="345C8807" w14:textId="77777777" w:rsidR="006958C3" w:rsidRDefault="006958C3" w:rsidP="00A8704B">
      <w:pPr>
        <w:pStyle w:val="Heading3"/>
        <w:rPr>
          <w:ins w:id="217" w:author="Greg Landry" w:date="2017-06-03T09:35:00Z"/>
        </w:rPr>
      </w:pPr>
    </w:p>
    <w:p w14:paraId="684A1866" w14:textId="04D9D8BD" w:rsidR="0090117A" w:rsidRDefault="0090117A" w:rsidP="00A8704B">
      <w:pPr>
        <w:pStyle w:val="Heading3"/>
      </w:pPr>
      <w:r>
        <w:t>Timer</w:t>
      </w:r>
    </w:p>
    <w:p w14:paraId="6ED50305" w14:textId="490DC184" w:rsidR="00247CCA" w:rsidRDefault="00675BB1" w:rsidP="00675BB1">
      <w:r>
        <w:t>A</w:t>
      </w:r>
      <w:r w:rsidR="00A97B10">
        <w:t>n R</w:t>
      </w:r>
      <w:r w:rsidR="00C63FFD">
        <w:t>TO</w:t>
      </w:r>
      <w:r w:rsidR="00A97B10">
        <w:t>S</w:t>
      </w:r>
      <w:r>
        <w:t xml:space="preserve"> timer allows you to schedule a function to run at a specified interval </w:t>
      </w:r>
      <w:r w:rsidR="00C4656A">
        <w:t xml:space="preserve">- </w:t>
      </w:r>
      <w:r>
        <w:t xml:space="preserve">e.g. send your data to the cloud every 10 seconds.  </w:t>
      </w:r>
    </w:p>
    <w:p w14:paraId="6754E2A1" w14:textId="7CE1B6F2" w:rsidR="00327209" w:rsidRDefault="00675BB1" w:rsidP="00675BB1">
      <w:r>
        <w:t xml:space="preserve">When you setup the timer you </w:t>
      </w:r>
      <w:r w:rsidR="00C4656A">
        <w:t>specify</w:t>
      </w:r>
      <w:r>
        <w:t xml:space="preserve"> the function you want run and how often you want it run.</w:t>
      </w:r>
      <w:r w:rsidR="00225C98">
        <w:t xml:space="preserve"> The function</w:t>
      </w:r>
      <w:r w:rsidR="00AE188C">
        <w:t xml:space="preserve"> that the timer calls</w:t>
      </w:r>
      <w:r w:rsidR="00225C98">
        <w:t xml:space="preserve"> takes a single argument of </w:t>
      </w:r>
      <w:r w:rsidR="00225C98" w:rsidRPr="00225C98">
        <w:rPr>
          <w:i/>
        </w:rPr>
        <w:t>void* arg</w:t>
      </w:r>
      <w:r w:rsidR="00225C98">
        <w:t>. If the function doesn’t require any arguments you can specify NULL in the timer initialization function.</w:t>
      </w:r>
    </w:p>
    <w:p w14:paraId="521B0D90" w14:textId="5970F454" w:rsidR="00247CCA" w:rsidRDefault="00247CCA" w:rsidP="00247CCA">
      <w:r w:rsidRPr="00905CE3">
        <w:rPr>
          <w:u w:val="single"/>
          <w:rPrChange w:id="218" w:author="Greg Landry" w:date="2017-03-01T11:06:00Z">
            <w:rPr/>
          </w:rPrChange>
        </w:rPr>
        <w:t xml:space="preserve">Note that there is a single execution of the function every time the timer expires rather than a continually executing thread so the function should typically NOT have a while(1) loop – it should just </w:t>
      </w:r>
      <w:r w:rsidR="009B51E0" w:rsidRPr="00905CE3">
        <w:rPr>
          <w:u w:val="single"/>
          <w:rPrChange w:id="219" w:author="Greg Landry" w:date="2017-03-01T11:06:00Z">
            <w:rPr/>
          </w:rPrChange>
        </w:rPr>
        <w:t>run</w:t>
      </w:r>
      <w:r w:rsidRPr="00905CE3">
        <w:rPr>
          <w:u w:val="single"/>
          <w:rPrChange w:id="220" w:author="Greg Landry" w:date="2017-03-01T11:06:00Z">
            <w:rPr/>
          </w:rPrChange>
        </w:rPr>
        <w:t xml:space="preserve"> and exit each time the timer calls it</w:t>
      </w:r>
      <w:r>
        <w:t>.</w:t>
      </w:r>
    </w:p>
    <w:p w14:paraId="7EDE3DBD" w14:textId="10620E23" w:rsidR="00A81686" w:rsidRDefault="00A81686" w:rsidP="00C4656A">
      <w:pPr>
        <w:rPr>
          <w:ins w:id="221" w:author="Greg Landry" w:date="2017-04-11T16:09:00Z"/>
        </w:rPr>
      </w:pPr>
      <w:ins w:id="222" w:author="Greg Landry" w:date="2017-04-11T16:09:00Z">
        <w:r>
          <w:t xml:space="preserve">The timer </w:t>
        </w:r>
      </w:ins>
      <w:ins w:id="223" w:author="Greg Landry" w:date="2017-04-11T16:12:00Z">
        <w:r w:rsidR="0016340F">
          <w:t xml:space="preserve">is a function, not a thread. Therefore, </w:t>
        </w:r>
      </w:ins>
      <w:ins w:id="224" w:author="Greg Landry" w:date="2017-04-11T16:09:00Z">
        <w:r>
          <w:t xml:space="preserve">make sure you don’t exit the main </w:t>
        </w:r>
      </w:ins>
      <w:ins w:id="225" w:author="Greg Landry" w:date="2017-04-11T16:12:00Z">
        <w:r w:rsidR="0016340F">
          <w:t xml:space="preserve">application </w:t>
        </w:r>
      </w:ins>
      <w:ins w:id="226" w:author="Greg Landry" w:date="2017-04-11T16:09:00Z">
        <w:r>
          <w:t xml:space="preserve">thread </w:t>
        </w:r>
      </w:ins>
      <w:ins w:id="227" w:author="Greg Landry" w:date="2017-04-11T16:13:00Z">
        <w:r w:rsidR="0016340F">
          <w:t>if your project has no other active threads</w:t>
        </w:r>
      </w:ins>
      <w:ins w:id="228" w:author="Greg Landry" w:date="2017-04-11T16:09:00Z">
        <w:r>
          <w:t>.</w:t>
        </w:r>
      </w:ins>
    </w:p>
    <w:p w14:paraId="4C1AF3B5" w14:textId="0F155297" w:rsidR="00C4656A" w:rsidRDefault="00C4656A" w:rsidP="00C4656A">
      <w:r>
        <w:t>The timer functions are available in the documentation under Components</w:t>
      </w:r>
      <w:r>
        <w:sym w:font="Wingdings" w:char="F0E0"/>
      </w:r>
      <w:r>
        <w:t>RTOS</w:t>
      </w:r>
      <w:r>
        <w:sym w:font="Wingdings" w:char="F0E0"/>
      </w:r>
      <w:r>
        <w:t>RTOS Timers.</w:t>
      </w:r>
    </w:p>
    <w:p w14:paraId="6ECC0D96" w14:textId="7D79589F" w:rsidR="00730343" w:rsidRDefault="00730343">
      <w:r>
        <w:rPr>
          <w:noProof/>
        </w:rPr>
        <w:drawing>
          <wp:inline distT="0" distB="0" distL="0" distR="0" wp14:anchorId="3349CD2A" wp14:editId="35BF1DE3">
            <wp:extent cx="5943600" cy="3406800"/>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7384"/>
                    <a:stretch/>
                  </pic:blipFill>
                  <pic:spPr bwMode="auto">
                    <a:xfrm>
                      <a:off x="0" y="0"/>
                      <a:ext cx="5943600" cy="3406800"/>
                    </a:xfrm>
                    <a:prstGeom prst="rect">
                      <a:avLst/>
                    </a:prstGeom>
                    <a:ln>
                      <a:noFill/>
                    </a:ln>
                    <a:extLst>
                      <a:ext uri="{53640926-AAD7-44D8-BBD7-CCE9431645EC}">
                        <a14:shadowObscured xmlns:a14="http://schemas.microsoft.com/office/drawing/2010/main"/>
                      </a:ext>
                    </a:extLst>
                  </pic:spPr>
                </pic:pic>
              </a:graphicData>
            </a:graphic>
          </wp:inline>
        </w:drawing>
      </w:r>
      <w:r>
        <w:br w:type="page"/>
      </w:r>
    </w:p>
    <w:p w14:paraId="72F3E629" w14:textId="643A39C2" w:rsidR="006909FE" w:rsidDel="009A4316" w:rsidRDefault="00726AAC" w:rsidP="00726AAC">
      <w:pPr>
        <w:pStyle w:val="Heading3"/>
        <w:rPr>
          <w:del w:id="229" w:author="Greg Landry" w:date="2017-03-01T10:59:00Z"/>
        </w:rPr>
      </w:pPr>
      <w:del w:id="230" w:author="Greg Landry" w:date="2017-03-01T10:59:00Z">
        <w:r w:rsidDel="009A4316">
          <w:lastRenderedPageBreak/>
          <w:delText>Debugging</w:delText>
        </w:r>
      </w:del>
    </w:p>
    <w:p w14:paraId="30C6921F" w14:textId="49B8964D" w:rsidR="00030046" w:rsidDel="009A4316" w:rsidRDefault="00030046" w:rsidP="00030046">
      <w:pPr>
        <w:rPr>
          <w:del w:id="231" w:author="Greg Landry" w:date="2017-03-01T10:58:00Z"/>
        </w:rPr>
      </w:pPr>
      <w:del w:id="232" w:author="Greg Landry" w:date="2017-03-01T10:58:00Z">
        <w:r w:rsidDel="009A4316">
          <w:delText>This section contains background information on using the debugger. You may want to wait to try these steps as you go through an actual exercise to make it easier to follow along.</w:delText>
        </w:r>
      </w:del>
    </w:p>
    <w:p w14:paraId="05E836A3" w14:textId="67D6CA35" w:rsidR="006A73BB" w:rsidDel="009A4316" w:rsidRDefault="006A73BB" w:rsidP="006A73BB">
      <w:pPr>
        <w:pStyle w:val="Heading4"/>
        <w:rPr>
          <w:del w:id="233" w:author="Greg Landry" w:date="2017-03-01T10:59:00Z"/>
        </w:rPr>
      </w:pPr>
      <w:del w:id="234" w:author="Greg Landry" w:date="2017-03-01T10:59:00Z">
        <w:r w:rsidDel="009A4316">
          <w:delText>Make Target</w:delText>
        </w:r>
      </w:del>
    </w:p>
    <w:p w14:paraId="28545E19" w14:textId="023F9C83" w:rsidR="006A73BB" w:rsidRPr="006A73BB" w:rsidDel="009A4316" w:rsidRDefault="006A73BB" w:rsidP="006909FE">
      <w:pPr>
        <w:rPr>
          <w:del w:id="235" w:author="Greg Landry" w:date="2017-03-01T10:59:00Z"/>
        </w:rPr>
      </w:pPr>
      <w:del w:id="236" w:author="Greg Landry" w:date="2017-03-01T10:59:00Z">
        <w:r w:rsidRPr="006A73BB" w:rsidDel="009A4316">
          <w:delText xml:space="preserve">In order to use the debugger, change your make target so that </w:delText>
        </w:r>
        <w:r w:rsidRPr="003E5867" w:rsidDel="009A4316">
          <w:rPr>
            <w:i/>
          </w:rPr>
          <w:delText>–debug</w:delText>
        </w:r>
        <w:r w:rsidRPr="006A73BB" w:rsidDel="009A4316">
          <w:delText xml:space="preserve"> is added after the platform name</w:delText>
        </w:r>
        <w:r w:rsidR="003E5867" w:rsidDel="009A4316">
          <w:delText xml:space="preserve"> (with no space)</w:delText>
        </w:r>
        <w:r w:rsidRPr="006A73BB" w:rsidDel="009A4316">
          <w:delText xml:space="preserve"> and remove run from the end of the target. That is, the target should look like:</w:delText>
        </w:r>
      </w:del>
    </w:p>
    <w:p w14:paraId="0759B3D5" w14:textId="0A536F64" w:rsidR="006A73BB" w:rsidRPr="00FB49AC" w:rsidDel="009A4316" w:rsidRDefault="006A73BB" w:rsidP="006A73BB">
      <w:pPr>
        <w:ind w:left="720"/>
        <w:rPr>
          <w:del w:id="237" w:author="Greg Landry" w:date="2017-03-01T10:59:00Z"/>
          <w:i/>
        </w:rPr>
      </w:pPr>
      <w:del w:id="238" w:author="Greg Landry" w:date="2017-03-01T10:59:00Z">
        <w:r w:rsidRPr="00FB49AC" w:rsidDel="009A4316">
          <w:rPr>
            <w:i/>
          </w:rPr>
          <w:delText>&lt;folder1&gt;.</w:delText>
        </w:r>
        <w:r w:rsidDel="009A4316">
          <w:rPr>
            <w:i/>
          </w:rPr>
          <w:delText>[</w:delText>
        </w:r>
        <w:r w:rsidRPr="00FB49AC" w:rsidDel="009A4316">
          <w:rPr>
            <w:i/>
          </w:rPr>
          <w:delText>&lt;folder</w:delText>
        </w:r>
        <w:r w:rsidDel="009A4316">
          <w:rPr>
            <w:i/>
          </w:rPr>
          <w:delText>2</w:delText>
        </w:r>
        <w:r w:rsidRPr="00FB49AC" w:rsidDel="009A4316">
          <w:rPr>
            <w:i/>
          </w:rPr>
          <w:delText>&gt;</w:delText>
        </w:r>
        <w:r w:rsidDel="009A4316">
          <w:rPr>
            <w:i/>
          </w:rPr>
          <w:delText>…]</w:delText>
        </w:r>
        <w:r w:rsidRPr="00FB49AC" w:rsidDel="009A4316">
          <w:rPr>
            <w:i/>
          </w:rPr>
          <w:delText>.&lt;project&gt;-&lt;platform&gt;</w:delText>
        </w:r>
        <w:r w:rsidDel="009A4316">
          <w:rPr>
            <w:i/>
          </w:rPr>
          <w:delText>-debug</w:delText>
        </w:r>
        <w:r w:rsidRPr="00FB49AC" w:rsidDel="009A4316">
          <w:rPr>
            <w:i/>
          </w:rPr>
          <w:delText xml:space="preserve"> download </w:delText>
        </w:r>
      </w:del>
    </w:p>
    <w:p w14:paraId="0191027F" w14:textId="277FDB4D" w:rsidR="006A73BB" w:rsidRPr="006A73BB" w:rsidDel="009A4316" w:rsidRDefault="006A73BB" w:rsidP="006909FE">
      <w:pPr>
        <w:rPr>
          <w:del w:id="239" w:author="Greg Landry" w:date="2017-03-01T10:59:00Z"/>
        </w:rPr>
      </w:pPr>
      <w:del w:id="240" w:author="Greg Landry" w:date="2017-03-01T10:59:00Z">
        <w:r w:rsidRPr="006A73BB" w:rsidDel="009A4316">
          <w:delText>For example, the make target for the 01_blinkled project from the previous chapter would be:</w:delText>
        </w:r>
      </w:del>
    </w:p>
    <w:p w14:paraId="79F05D4B" w14:textId="3EFD337C" w:rsidR="006A73BB" w:rsidDel="009A4316" w:rsidRDefault="006A73BB" w:rsidP="006A73BB">
      <w:pPr>
        <w:ind w:left="720"/>
        <w:rPr>
          <w:del w:id="241" w:author="Greg Landry" w:date="2017-03-01T10:59:00Z"/>
          <w:i/>
        </w:rPr>
      </w:pPr>
      <w:del w:id="242" w:author="Greg Landry" w:date="2017-03-01T10:59:00Z">
        <w:r w:rsidRPr="00FB49AC" w:rsidDel="009A4316">
          <w:rPr>
            <w:i/>
          </w:rPr>
          <w:delText>w</w:delText>
        </w:r>
        <w:r w:rsidR="00730343" w:rsidDel="009A4316">
          <w:rPr>
            <w:i/>
          </w:rPr>
          <w:delText>w</w:delText>
        </w:r>
        <w:r w:rsidRPr="00FB49AC" w:rsidDel="009A4316">
          <w:rPr>
            <w:i/>
          </w:rPr>
          <w:delText>101.0</w:delText>
        </w:r>
        <w:r w:rsidDel="009A4316">
          <w:rPr>
            <w:i/>
          </w:rPr>
          <w:delText>2</w:delText>
        </w:r>
        <w:r w:rsidRPr="00FB49AC" w:rsidDel="009A4316">
          <w:rPr>
            <w:i/>
          </w:rPr>
          <w:delText>.01_blinkled-BCM94343W_AVN</w:delText>
        </w:r>
        <w:r w:rsidDel="009A4316">
          <w:rPr>
            <w:i/>
          </w:rPr>
          <w:delText>-debug download</w:delText>
        </w:r>
      </w:del>
    </w:p>
    <w:p w14:paraId="572A02C2" w14:textId="0E8A6C59" w:rsidR="006A73BB" w:rsidDel="009A4316" w:rsidRDefault="006A73BB" w:rsidP="006A73BB">
      <w:pPr>
        <w:pStyle w:val="Heading4"/>
        <w:rPr>
          <w:del w:id="243" w:author="Greg Landry" w:date="2017-03-01T10:59:00Z"/>
        </w:rPr>
      </w:pPr>
      <w:del w:id="244" w:author="Greg Landry" w:date="2017-03-01T10:59:00Z">
        <w:r w:rsidDel="009A4316">
          <w:delText>Setup</w:delText>
        </w:r>
      </w:del>
    </w:p>
    <w:p w14:paraId="48913A3C" w14:textId="59E078E1" w:rsidR="000C5FAA" w:rsidDel="009A4316" w:rsidRDefault="006A73BB" w:rsidP="006909FE">
      <w:pPr>
        <w:rPr>
          <w:del w:id="245" w:author="Greg Landry" w:date="2017-03-01T10:59:00Z"/>
        </w:rPr>
      </w:pPr>
      <w:del w:id="246" w:author="Greg Landry" w:date="2017-03-01T10:59:00Z">
        <w:r w:rsidDel="009A4316">
          <w:delText xml:space="preserve">Before starting the debugger, we need to verify that it is setup correctly. From </w:delText>
        </w:r>
        <w:r w:rsidR="00365D4B" w:rsidDel="009A4316">
          <w:delText>WICED Studio</w:delText>
        </w:r>
        <w:r w:rsidDel="009A4316">
          <w:delText xml:space="preserve">, click the down arrow next to the green bug icon and select “Debug Configurations…” Then select “GDB Hardware Debugging &gt; </w:delText>
        </w:r>
        <w:r w:rsidR="001E5C32" w:rsidDel="009A4316">
          <w:delText>43xxx_Wi-Fi Debug_Windows</w:delText>
        </w:r>
        <w:r w:rsidDel="009A4316">
          <w:delText>” from the window on the left. Setup the various tabs as shown in the figures below.</w:delText>
        </w:r>
        <w:r w:rsidR="00856DAD" w:rsidDel="009A4316">
          <w:delText xml:space="preserve"> You should only have to make changes on the “Startup” and “Common” tabs but all are shown here for completeness.</w:delText>
        </w:r>
      </w:del>
    </w:p>
    <w:p w14:paraId="6B605478" w14:textId="388EEBBD" w:rsidR="006A73BB" w:rsidDel="009A4316" w:rsidRDefault="00856DAD" w:rsidP="006168FC">
      <w:pPr>
        <w:jc w:val="center"/>
        <w:rPr>
          <w:del w:id="247" w:author="Greg Landry" w:date="2017-03-01T10:59:00Z"/>
        </w:rPr>
      </w:pPr>
      <w:del w:id="248" w:author="Greg Landry" w:date="2017-03-01T10:59:00Z">
        <w:r w:rsidDel="009A4316">
          <w:rPr>
            <w:noProof/>
          </w:rPr>
          <w:drawing>
            <wp:inline distT="0" distB="0" distL="0" distR="0" wp14:anchorId="4E13678F" wp14:editId="24DFAEF0">
              <wp:extent cx="5980176" cy="3566160"/>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80176" cy="3566160"/>
                      </a:xfrm>
                      <a:prstGeom prst="rect">
                        <a:avLst/>
                      </a:prstGeom>
                    </pic:spPr>
                  </pic:pic>
                </a:graphicData>
              </a:graphic>
            </wp:inline>
          </w:drawing>
        </w:r>
      </w:del>
    </w:p>
    <w:p w14:paraId="0E7845A5" w14:textId="15CF26BC" w:rsidR="006168FC" w:rsidDel="009A4316" w:rsidRDefault="006072E4" w:rsidP="006168FC">
      <w:pPr>
        <w:jc w:val="center"/>
        <w:rPr>
          <w:del w:id="249" w:author="Greg Landry" w:date="2017-03-01T10:59:00Z"/>
        </w:rPr>
      </w:pPr>
      <w:del w:id="250" w:author="Greg Landry" w:date="2017-03-01T10:59:00Z">
        <w:r w:rsidDel="009A4316">
          <w:rPr>
            <w:noProof/>
          </w:rPr>
          <w:drawing>
            <wp:inline distT="0" distB="0" distL="0" distR="0" wp14:anchorId="6963F855" wp14:editId="41333165">
              <wp:extent cx="4384964" cy="262963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96262" cy="2636409"/>
                      </a:xfrm>
                      <a:prstGeom prst="rect">
                        <a:avLst/>
                      </a:prstGeom>
                    </pic:spPr>
                  </pic:pic>
                </a:graphicData>
              </a:graphic>
            </wp:inline>
          </w:drawing>
        </w:r>
      </w:del>
    </w:p>
    <w:p w14:paraId="63212A1C" w14:textId="6188BEAF" w:rsidR="006A73BB" w:rsidDel="009A4316" w:rsidRDefault="002C76B0" w:rsidP="00E1417F">
      <w:pPr>
        <w:spacing w:after="0"/>
        <w:jc w:val="center"/>
        <w:rPr>
          <w:del w:id="251" w:author="Greg Landry" w:date="2017-03-01T10:59:00Z"/>
          <w:rFonts w:ascii="Cambria" w:eastAsia="Times New Roman" w:hAnsi="Cambria"/>
          <w:b/>
          <w:bCs/>
          <w:color w:val="4F81BD"/>
          <w:sz w:val="26"/>
          <w:szCs w:val="26"/>
        </w:rPr>
      </w:pPr>
      <w:del w:id="252" w:author="Greg Landry" w:date="2017-03-01T10:59:00Z">
        <w:r w:rsidDel="009A4316">
          <w:rPr>
            <w:noProof/>
          </w:rPr>
          <w:drawing>
            <wp:inline distT="0" distB="0" distL="0" distR="0" wp14:anchorId="7F21D9EE" wp14:editId="54C17D1C">
              <wp:extent cx="5415453" cy="513310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62777" cy="5177966"/>
                      </a:xfrm>
                      <a:prstGeom prst="rect">
                        <a:avLst/>
                      </a:prstGeom>
                    </pic:spPr>
                  </pic:pic>
                </a:graphicData>
              </a:graphic>
            </wp:inline>
          </w:drawing>
        </w:r>
      </w:del>
    </w:p>
    <w:p w14:paraId="4E711221" w14:textId="07C62460" w:rsidR="00E1417F" w:rsidDel="009A4316" w:rsidRDefault="006072E4" w:rsidP="00856DAD">
      <w:pPr>
        <w:spacing w:after="0"/>
        <w:jc w:val="center"/>
        <w:rPr>
          <w:del w:id="253" w:author="Greg Landry" w:date="2017-03-01T10:59:00Z"/>
        </w:rPr>
      </w:pPr>
      <w:del w:id="254" w:author="Greg Landry" w:date="2017-03-01T10:59:00Z">
        <w:r w:rsidDel="009A4316">
          <w:delText xml:space="preserve">Note: the </w:delText>
        </w:r>
        <w:r w:rsidR="00E1417F" w:rsidDel="009A4316">
          <w:delText>text in the box above is:</w:delText>
        </w:r>
        <w:r w:rsidDel="009A4316">
          <w:delText xml:space="preserve"> </w:delText>
        </w:r>
        <w:r w:rsidR="00E1417F" w:rsidRPr="00E1417F" w:rsidDel="009A4316">
          <w:rPr>
            <w:b/>
            <w:i/>
          </w:rPr>
          <w:delText>add-symbol-file build/eclipse_debug/last_bootloader.elf 0x8000000</w:delText>
        </w:r>
      </w:del>
    </w:p>
    <w:p w14:paraId="3A54F755" w14:textId="37A95863" w:rsidR="00CC0BE1" w:rsidDel="009A4316" w:rsidRDefault="008A688E" w:rsidP="006168FC">
      <w:pPr>
        <w:jc w:val="center"/>
        <w:rPr>
          <w:del w:id="255" w:author="Greg Landry" w:date="2017-03-01T10:59:00Z"/>
          <w:rFonts w:ascii="Cambria" w:eastAsia="Times New Roman" w:hAnsi="Cambria"/>
          <w:b/>
          <w:bCs/>
          <w:color w:val="4F81BD"/>
          <w:sz w:val="26"/>
          <w:szCs w:val="26"/>
        </w:rPr>
      </w:pPr>
      <w:del w:id="256" w:author="Greg Landry" w:date="2017-03-01T10:59:00Z">
        <w:r w:rsidDel="009A4316">
          <w:rPr>
            <w:noProof/>
          </w:rPr>
          <w:drawing>
            <wp:inline distT="0" distB="0" distL="0" distR="0" wp14:anchorId="0D468561" wp14:editId="67CAD48F">
              <wp:extent cx="5943600" cy="38176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817620"/>
                      </a:xfrm>
                      <a:prstGeom prst="rect">
                        <a:avLst/>
                      </a:prstGeom>
                    </pic:spPr>
                  </pic:pic>
                </a:graphicData>
              </a:graphic>
            </wp:inline>
          </w:drawing>
        </w:r>
      </w:del>
    </w:p>
    <w:p w14:paraId="43574861" w14:textId="631E95DA" w:rsidR="00CC0BE1" w:rsidDel="009A4316" w:rsidRDefault="008A688E" w:rsidP="006168FC">
      <w:pPr>
        <w:jc w:val="center"/>
        <w:rPr>
          <w:del w:id="257" w:author="Greg Landry" w:date="2017-03-01T10:59:00Z"/>
          <w:rFonts w:ascii="Cambria" w:eastAsia="Times New Roman" w:hAnsi="Cambria"/>
          <w:b/>
          <w:bCs/>
          <w:color w:val="4F81BD"/>
          <w:sz w:val="26"/>
          <w:szCs w:val="26"/>
        </w:rPr>
      </w:pPr>
      <w:del w:id="258" w:author="Greg Landry" w:date="2017-03-01T10:59:00Z">
        <w:r w:rsidDel="009A4316">
          <w:rPr>
            <w:noProof/>
          </w:rPr>
          <w:drawing>
            <wp:inline distT="0" distB="0" distL="0" distR="0" wp14:anchorId="0A202162" wp14:editId="5ADC7659">
              <wp:extent cx="5943600" cy="4095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095750"/>
                      </a:xfrm>
                      <a:prstGeom prst="rect">
                        <a:avLst/>
                      </a:prstGeom>
                    </pic:spPr>
                  </pic:pic>
                </a:graphicData>
              </a:graphic>
            </wp:inline>
          </w:drawing>
        </w:r>
      </w:del>
    </w:p>
    <w:p w14:paraId="294ADB0C" w14:textId="56ECD269" w:rsidR="00E1417F" w:rsidDel="009A4316" w:rsidRDefault="00CC0BE1" w:rsidP="002C76B0">
      <w:pPr>
        <w:pStyle w:val="Heading4"/>
        <w:rPr>
          <w:del w:id="259" w:author="Greg Landry" w:date="2017-03-01T10:59:00Z"/>
        </w:rPr>
      </w:pPr>
      <w:del w:id="260" w:author="Greg Landry" w:date="2017-03-01T10:59:00Z">
        <w:r w:rsidDel="009A4316">
          <w:delText>Running the Debugger</w:delText>
        </w:r>
      </w:del>
    </w:p>
    <w:p w14:paraId="7259F961" w14:textId="1B193D61" w:rsidR="00CC0BE1" w:rsidDel="009A4316" w:rsidRDefault="00CC0BE1" w:rsidP="00E1417F">
      <w:pPr>
        <w:rPr>
          <w:del w:id="261" w:author="Greg Landry" w:date="2017-03-01T10:59:00Z"/>
        </w:rPr>
      </w:pPr>
      <w:del w:id="262" w:author="Greg Landry" w:date="2017-03-01T10:59:00Z">
        <w:r w:rsidDel="009A4316">
          <w:delText>Once the setup is complete, execute the make target to download the program to the board. Once the project is downloaded, click the down arrow next to the green bug icon and select “</w:delText>
        </w:r>
        <w:r w:rsidR="00E63230" w:rsidDel="009A4316">
          <w:delText>43xxx_Wi-Fi_Debug_Windows</w:delText>
        </w:r>
        <w:r w:rsidDel="009A4316">
          <w:delText xml:space="preserve">”. If you get a message asking if you want to open the debug perspective, click “Yes”. You can click the </w:delText>
        </w:r>
        <w:r w:rsidR="00203A4C" w:rsidDel="009A4316">
          <w:delText xml:space="preserve">check </w:delText>
        </w:r>
        <w:r w:rsidDel="009A4316">
          <w:delText>box to tell the tool to switch automatically in the future.</w:delText>
        </w:r>
      </w:del>
    </w:p>
    <w:p w14:paraId="7767B701" w14:textId="6DC2ED23" w:rsidR="00DA1B06" w:rsidDel="009A4316" w:rsidRDefault="00DA1B06" w:rsidP="00CC0BE1">
      <w:pPr>
        <w:rPr>
          <w:del w:id="263" w:author="Greg Landry" w:date="2017-03-01T10:59:00Z"/>
        </w:rPr>
      </w:pPr>
      <w:del w:id="264" w:author="Greg Landry" w:date="2017-03-01T10:59:00Z">
        <w:r w:rsidDel="009A4316">
          <w:rPr>
            <w:noProof/>
          </w:rPr>
          <w:drawing>
            <wp:inline distT="0" distB="0" distL="0" distR="0" wp14:anchorId="55ADA34E" wp14:editId="0C32791D">
              <wp:extent cx="5943600" cy="1057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057275"/>
                      </a:xfrm>
                      <a:prstGeom prst="rect">
                        <a:avLst/>
                      </a:prstGeom>
                    </pic:spPr>
                  </pic:pic>
                </a:graphicData>
              </a:graphic>
            </wp:inline>
          </w:drawing>
        </w:r>
      </w:del>
    </w:p>
    <w:p w14:paraId="559DBE5C" w14:textId="58003958" w:rsidR="00CC0BE1" w:rsidDel="009A4316" w:rsidRDefault="00CC0BE1" w:rsidP="00CC0BE1">
      <w:pPr>
        <w:rPr>
          <w:del w:id="265" w:author="Greg Landry" w:date="2017-03-01T10:59:00Z"/>
        </w:rPr>
      </w:pPr>
      <w:del w:id="266" w:author="Greg Landry" w:date="2017-03-01T10:59:00Z">
        <w:r w:rsidDel="009A4316">
          <w:delText xml:space="preserve">Note: If you get an error when trying to launch the debugger you may need to terminate an existing debug process. Open the Windows Task Manager, select the Process tab, click on “Image Name” to sort by the process name and terminate all “arm-none-eabi-gdb” processes. </w:delText>
        </w:r>
      </w:del>
    </w:p>
    <w:p w14:paraId="22B6F453" w14:textId="19362883" w:rsidR="005F52BF" w:rsidDel="009A4316" w:rsidRDefault="005F52BF" w:rsidP="005F52BF">
      <w:pPr>
        <w:jc w:val="center"/>
        <w:rPr>
          <w:del w:id="267" w:author="Greg Landry" w:date="2017-03-01T10:59:00Z"/>
        </w:rPr>
      </w:pPr>
      <w:del w:id="268" w:author="Greg Landry" w:date="2017-03-01T10:59:00Z">
        <w:r w:rsidDel="009A4316">
          <w:rPr>
            <w:noProof/>
          </w:rPr>
          <w:drawing>
            <wp:inline distT="0" distB="0" distL="0" distR="0" wp14:anchorId="152D714F" wp14:editId="0144F778">
              <wp:extent cx="5870351" cy="3293918"/>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16487" cy="3319806"/>
                      </a:xfrm>
                      <a:prstGeom prst="rect">
                        <a:avLst/>
                      </a:prstGeom>
                    </pic:spPr>
                  </pic:pic>
                </a:graphicData>
              </a:graphic>
            </wp:inline>
          </w:drawing>
        </w:r>
      </w:del>
    </w:p>
    <w:p w14:paraId="30F96B30" w14:textId="102EC030" w:rsidR="00CC0BE1" w:rsidDel="009A4316" w:rsidRDefault="00D10885" w:rsidP="005F52BF">
      <w:pPr>
        <w:keepNext/>
        <w:rPr>
          <w:del w:id="269" w:author="Greg Landry" w:date="2017-03-01T10:59:00Z"/>
        </w:rPr>
      </w:pPr>
      <w:del w:id="270" w:author="Greg Landry" w:date="2017-03-01T10:59:00Z">
        <w:r w:rsidDel="009A4316">
          <w:delText>When</w:delText>
        </w:r>
        <w:r w:rsidR="00CC0BE1" w:rsidDel="009A4316">
          <w:delText xml:space="preserve"> the debugger starts </w:delText>
        </w:r>
        <w:r w:rsidR="000B39A3" w:rsidDel="009A4316">
          <w:delText>the top banner will look like this</w:delText>
        </w:r>
        <w:r w:rsidDel="009A4316">
          <w:delText>:</w:delText>
        </w:r>
      </w:del>
    </w:p>
    <w:p w14:paraId="4F069563" w14:textId="616DEBDF" w:rsidR="0032349E" w:rsidDel="009A4316" w:rsidRDefault="000B39A3" w:rsidP="005F52BF">
      <w:pPr>
        <w:jc w:val="both"/>
        <w:rPr>
          <w:del w:id="271" w:author="Greg Landry" w:date="2017-03-01T10:59:00Z"/>
        </w:rPr>
      </w:pPr>
      <w:del w:id="272" w:author="Greg Landry" w:date="2017-03-01T10:59:00Z">
        <w:r w:rsidDel="009A4316">
          <w:rPr>
            <w:noProof/>
          </w:rPr>
          <w:drawing>
            <wp:inline distT="0" distB="0" distL="0" distR="0" wp14:anchorId="1CA4DBFD" wp14:editId="40A4072D">
              <wp:extent cx="5943600" cy="26701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70175"/>
                      </a:xfrm>
                      <a:prstGeom prst="rect">
                        <a:avLst/>
                      </a:prstGeom>
                    </pic:spPr>
                  </pic:pic>
                </a:graphicData>
              </a:graphic>
            </wp:inline>
          </w:drawing>
        </w:r>
      </w:del>
    </w:p>
    <w:p w14:paraId="377D81B9" w14:textId="30FF9F43" w:rsidR="0032349E" w:rsidDel="009A4316" w:rsidRDefault="0032349E" w:rsidP="005F52BF">
      <w:pPr>
        <w:keepNext/>
        <w:rPr>
          <w:del w:id="273" w:author="Greg Landry" w:date="2017-03-01T10:59:00Z"/>
        </w:rPr>
      </w:pPr>
      <w:del w:id="274" w:author="Greg Landry" w:date="2017-03-01T10:59:00Z">
        <w:r w:rsidDel="009A4316">
          <w:delText>Click the “Resume” button a few times</w:delText>
        </w:r>
        <w:r w:rsidR="003C179C" w:rsidDel="009A4316">
          <w:delText xml:space="preserve"> </w:delText>
        </w:r>
        <w:r w:rsidR="000B39A3" w:rsidDel="009A4316">
          <w:delText xml:space="preserve">(shown in the figure above) </w:delText>
        </w:r>
        <w:r w:rsidR="006E1AB1" w:rsidDel="009A4316">
          <w:delText xml:space="preserve">until the program continues running </w:delText>
        </w:r>
        <w:r w:rsidDel="009A4316">
          <w:delText>and notice that additional threads along with information about them appears in the debug window.</w:delText>
        </w:r>
      </w:del>
    </w:p>
    <w:p w14:paraId="461820F2" w14:textId="2A7BB694" w:rsidR="0032349E" w:rsidDel="009A4316" w:rsidRDefault="000B39A3" w:rsidP="00CC0BE1">
      <w:pPr>
        <w:rPr>
          <w:del w:id="275" w:author="Greg Landry" w:date="2017-03-01T10:59:00Z"/>
        </w:rPr>
      </w:pPr>
      <w:del w:id="276" w:author="Greg Landry" w:date="2017-03-01T10:59:00Z">
        <w:r w:rsidDel="009A4316">
          <w:rPr>
            <w:noProof/>
          </w:rPr>
          <w:drawing>
            <wp:inline distT="0" distB="0" distL="0" distR="0" wp14:anchorId="5F79AA70" wp14:editId="598C7CBA">
              <wp:extent cx="5628571" cy="2095238"/>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28571" cy="2095238"/>
                      </a:xfrm>
                      <a:prstGeom prst="rect">
                        <a:avLst/>
                      </a:prstGeom>
                    </pic:spPr>
                  </pic:pic>
                </a:graphicData>
              </a:graphic>
            </wp:inline>
          </w:drawing>
        </w:r>
      </w:del>
    </w:p>
    <w:p w14:paraId="01EB2E5B" w14:textId="13287A2E" w:rsidR="005F52BF" w:rsidDel="009A4316" w:rsidRDefault="005F52BF" w:rsidP="0032349E">
      <w:pPr>
        <w:keepNext/>
        <w:rPr>
          <w:del w:id="277" w:author="Greg Landry" w:date="2017-03-01T10:59:00Z"/>
        </w:rPr>
      </w:pPr>
    </w:p>
    <w:p w14:paraId="03E55E4C" w14:textId="5755BDDA" w:rsidR="002C76B0" w:rsidDel="009A4316" w:rsidRDefault="0032349E" w:rsidP="0032349E">
      <w:pPr>
        <w:keepNext/>
        <w:rPr>
          <w:del w:id="278" w:author="Greg Landry" w:date="2017-03-01T10:59:00Z"/>
        </w:rPr>
      </w:pPr>
      <w:del w:id="279" w:author="Greg Landry" w:date="2017-03-01T10:59:00Z">
        <w:r w:rsidDel="009A4316">
          <w:delText xml:space="preserve">You can toggle breakpoints by double clicking in the column to the left of the line numbers in the </w:delText>
        </w:r>
        <w:r w:rsidR="000B39A3" w:rsidDel="009A4316">
          <w:delText xml:space="preserve">source </w:delText>
        </w:r>
        <w:r w:rsidDel="009A4316">
          <w:delText>code or you can right click and select “Toggle Breakpoint”.</w:delText>
        </w:r>
        <w:r w:rsidR="000B39A3" w:rsidDel="009A4316">
          <w:delText xml:space="preserve"> The breakpoint</w:delText>
        </w:r>
        <w:r w:rsidR="008C197E" w:rsidDel="009A4316">
          <w:delText xml:space="preserve"> symbol </w:delText>
        </w:r>
        <w:r w:rsidR="000B39A3" w:rsidDel="009A4316">
          <w:delText>appears to the left of the line number as shown here.</w:delText>
        </w:r>
      </w:del>
    </w:p>
    <w:p w14:paraId="0C727548" w14:textId="1DD3E515" w:rsidR="002C76B0" w:rsidDel="009A4316" w:rsidRDefault="002C76B0" w:rsidP="002C76B0">
      <w:pPr>
        <w:keepNext/>
        <w:jc w:val="center"/>
        <w:rPr>
          <w:del w:id="280" w:author="Greg Landry" w:date="2017-03-01T10:59:00Z"/>
        </w:rPr>
      </w:pPr>
      <w:del w:id="281" w:author="Greg Landry" w:date="2017-03-01T10:59:00Z">
        <w:r w:rsidDel="009A4316">
          <w:rPr>
            <w:noProof/>
          </w:rPr>
          <w:drawing>
            <wp:inline distT="0" distB="0" distL="0" distR="0" wp14:anchorId="1877575D" wp14:editId="355F472E">
              <wp:extent cx="3790476" cy="647619"/>
              <wp:effectExtent l="0" t="0" r="63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90476" cy="647619"/>
                      </a:xfrm>
                      <a:prstGeom prst="rect">
                        <a:avLst/>
                      </a:prstGeom>
                    </pic:spPr>
                  </pic:pic>
                </a:graphicData>
              </a:graphic>
            </wp:inline>
          </w:drawing>
        </w:r>
      </w:del>
    </w:p>
    <w:p w14:paraId="52B25734" w14:textId="3B00DD9D" w:rsidR="0032349E" w:rsidDel="009A4316" w:rsidRDefault="002C76B0" w:rsidP="0032349E">
      <w:pPr>
        <w:keepNext/>
        <w:rPr>
          <w:del w:id="282" w:author="Greg Landry" w:date="2017-03-01T10:59:00Z"/>
        </w:rPr>
      </w:pPr>
      <w:del w:id="283" w:author="Greg Landry" w:date="2017-03-01T10:59:00Z">
        <w:r w:rsidDel="009A4316">
          <w:delText xml:space="preserve">Once a thread suspends due to a breakpoint you will see that line </w:delText>
        </w:r>
        <w:r w:rsidR="00451FB6" w:rsidDel="009A4316">
          <w:delText xml:space="preserve">of code </w:delText>
        </w:r>
        <w:r w:rsidDel="009A4316">
          <w:delText xml:space="preserve">highlighted in green as shown above and you will see that the thread is suspended due to the breakpoint in the debug window as shown </w:delText>
        </w:r>
        <w:r w:rsidR="00451FB6" w:rsidDel="009A4316">
          <w:delText>below.</w:delText>
        </w:r>
      </w:del>
    </w:p>
    <w:p w14:paraId="498386FD" w14:textId="372B4BAB" w:rsidR="0032349E" w:rsidDel="009A4316" w:rsidRDefault="00D67344" w:rsidP="0032349E">
      <w:pPr>
        <w:jc w:val="center"/>
        <w:rPr>
          <w:del w:id="284" w:author="Greg Landry" w:date="2017-03-01T10:59:00Z"/>
        </w:rPr>
      </w:pPr>
      <w:del w:id="285" w:author="Greg Landry" w:date="2017-03-01T10:59:00Z">
        <w:r w:rsidDel="009A4316">
          <w:rPr>
            <w:noProof/>
          </w:rPr>
          <w:drawing>
            <wp:inline distT="0" distB="0" distL="0" distR="0" wp14:anchorId="1BD198C3" wp14:editId="52DE2849">
              <wp:extent cx="5628571" cy="2095238"/>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28571" cy="2095238"/>
                      </a:xfrm>
                      <a:prstGeom prst="rect">
                        <a:avLst/>
                      </a:prstGeom>
                    </pic:spPr>
                  </pic:pic>
                </a:graphicData>
              </a:graphic>
            </wp:inline>
          </w:drawing>
        </w:r>
      </w:del>
    </w:p>
    <w:p w14:paraId="46F00C32" w14:textId="670377F5" w:rsidR="0032349E" w:rsidDel="009A4316" w:rsidRDefault="0032349E" w:rsidP="00CC0BE1">
      <w:pPr>
        <w:rPr>
          <w:del w:id="286" w:author="Greg Landry" w:date="2017-03-01T10:59:00Z"/>
        </w:rPr>
      </w:pPr>
      <w:del w:id="287" w:author="Greg Landry" w:date="2017-03-01T10:59:00Z">
        <w:r w:rsidDel="009A4316">
          <w:delText>Click the red “Terminate” button to stop debugging. Once you terminate the debugger, you may want to switch back to the C/C++ perspective by clicking on the button at the top right corner.</w:delText>
        </w:r>
      </w:del>
    </w:p>
    <w:p w14:paraId="6D27EBDC" w14:textId="53EAEDF8" w:rsidR="00D10885" w:rsidDel="009A4316" w:rsidRDefault="0032349E" w:rsidP="002C76B0">
      <w:pPr>
        <w:jc w:val="center"/>
        <w:rPr>
          <w:del w:id="288" w:author="Greg Landry" w:date="2017-03-01T10:59:00Z"/>
          <w:rFonts w:ascii="Cambria" w:eastAsia="Times New Roman" w:hAnsi="Cambria"/>
          <w:b/>
          <w:bCs/>
          <w:color w:val="4F81BD"/>
          <w:sz w:val="26"/>
          <w:szCs w:val="26"/>
        </w:rPr>
      </w:pPr>
      <w:del w:id="289" w:author="Greg Landry" w:date="2017-03-01T10:59:00Z">
        <w:r w:rsidDel="009A4316">
          <w:rPr>
            <w:noProof/>
          </w:rPr>
          <w:drawing>
            <wp:inline distT="0" distB="0" distL="0" distR="0" wp14:anchorId="38F2BCE7" wp14:editId="71A0EC1A">
              <wp:extent cx="5943600" cy="1333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55071"/>
                      <a:stretch/>
                    </pic:blipFill>
                    <pic:spPr bwMode="auto">
                      <a:xfrm>
                        <a:off x="0" y="0"/>
                        <a:ext cx="5943600" cy="1333500"/>
                      </a:xfrm>
                      <a:prstGeom prst="rect">
                        <a:avLst/>
                      </a:prstGeom>
                      <a:ln>
                        <a:noFill/>
                      </a:ln>
                      <a:extLst>
                        <a:ext uri="{53640926-AAD7-44D8-BBD7-CCE9431645EC}">
                          <a14:shadowObscured xmlns:a14="http://schemas.microsoft.com/office/drawing/2010/main"/>
                        </a:ext>
                      </a:extLst>
                    </pic:spPr>
                  </pic:pic>
                </a:graphicData>
              </a:graphic>
            </wp:inline>
          </w:drawing>
        </w:r>
        <w:r w:rsidR="00D10885" w:rsidDel="009A4316">
          <w:br w:type="page"/>
        </w:r>
      </w:del>
    </w:p>
    <w:p w14:paraId="7D96EE86" w14:textId="0C031421" w:rsidR="0090117A" w:rsidRDefault="0090117A" w:rsidP="00177F74">
      <w:pPr>
        <w:pStyle w:val="Heading2"/>
      </w:pPr>
      <w:r>
        <w:t>Exercise(s)</w:t>
      </w:r>
    </w:p>
    <w:p w14:paraId="224972FB" w14:textId="69513CB0" w:rsidR="0090117A" w:rsidRDefault="0094613D" w:rsidP="00CC7B01">
      <w:pPr>
        <w:pStyle w:val="Heading3"/>
      </w:pPr>
      <w:r>
        <w:t xml:space="preserve">01 </w:t>
      </w:r>
      <w:r w:rsidR="0090117A">
        <w:t>(</w:t>
      </w:r>
      <w:r>
        <w:t>THREAD</w:t>
      </w:r>
      <w:r w:rsidR="0090117A">
        <w:t>) Create a thread</w:t>
      </w:r>
      <w:r w:rsidR="00DA53AD">
        <w:t xml:space="preserve"> to blink </w:t>
      </w:r>
      <w:r w:rsidR="00E6156B">
        <w:t xml:space="preserve">an LED </w:t>
      </w:r>
      <w:r w:rsidR="00DA53AD">
        <w:t>every 500ms</w:t>
      </w:r>
    </w:p>
    <w:p w14:paraId="086E95F0" w14:textId="21020A8F" w:rsidR="00232483" w:rsidRDefault="00232483" w:rsidP="00232483">
      <w:pPr>
        <w:pStyle w:val="ListParagraph"/>
        <w:numPr>
          <w:ilvl w:val="0"/>
          <w:numId w:val="28"/>
        </w:numPr>
      </w:pPr>
      <w:r>
        <w:t>Make a new folder under the w</w:t>
      </w:r>
      <w:r w:rsidR="001E5C32">
        <w:t>w</w:t>
      </w:r>
      <w:r>
        <w:t>101 folder called 03</w:t>
      </w:r>
      <w:ins w:id="290" w:author="Greg Landry" w:date="2017-04-04T14:02:00Z">
        <w:r w:rsidR="00D04164">
          <w:t xml:space="preserve"> to hold the chapter 3 exercises</w:t>
        </w:r>
      </w:ins>
      <w:r>
        <w:t xml:space="preserve">. Copy the </w:t>
      </w:r>
      <w:r w:rsidR="000538DF">
        <w:t>02</w:t>
      </w:r>
      <w:r>
        <w:t>/03_blinkled project into the 03 folder. Rename the projec</w:t>
      </w:r>
      <w:r w:rsidR="008428F3">
        <w:t>t to 01_thread. Update the make</w:t>
      </w:r>
      <w:r>
        <w:t>file and create a make target.</w:t>
      </w:r>
    </w:p>
    <w:p w14:paraId="3E6A23B2" w14:textId="4277223A" w:rsidR="00232483" w:rsidRDefault="00232483" w:rsidP="00232483">
      <w:pPr>
        <w:pStyle w:val="ListParagraph"/>
        <w:numPr>
          <w:ilvl w:val="0"/>
          <w:numId w:val="28"/>
        </w:numPr>
      </w:pPr>
      <w:r>
        <w:t xml:space="preserve">Setup a new thread to blink the LED </w:t>
      </w:r>
      <w:r w:rsidR="00FF56FF">
        <w:t xml:space="preserve">on/off </w:t>
      </w:r>
      <w:r>
        <w:t>ever</w:t>
      </w:r>
      <w:r w:rsidR="00BC1DF6">
        <w:t>y</w:t>
      </w:r>
      <w:r>
        <w:t xml:space="preserve"> 500ms.</w:t>
      </w:r>
    </w:p>
    <w:p w14:paraId="1A3C6DF7" w14:textId="77777777" w:rsidR="003A6AAD" w:rsidRDefault="00232483" w:rsidP="00232483">
      <w:pPr>
        <w:pStyle w:val="ListParagraph"/>
        <w:numPr>
          <w:ilvl w:val="1"/>
          <w:numId w:val="28"/>
        </w:numPr>
      </w:pPr>
      <w:r>
        <w:t xml:space="preserve">Hint: </w:t>
      </w:r>
      <w:r w:rsidR="00BC1DF6">
        <w:t>Move the code from the 03_blinkled project</w:t>
      </w:r>
      <w:r w:rsidR="00E81FE7">
        <w:t>’s</w:t>
      </w:r>
      <w:r w:rsidR="00BC1DF6">
        <w:t xml:space="preserve"> </w:t>
      </w:r>
      <w:r w:rsidR="00BD189B">
        <w:t xml:space="preserve">main application loop </w:t>
      </w:r>
      <w:r w:rsidR="00BC1DF6">
        <w:t>into the thread</w:t>
      </w:r>
      <w:r w:rsidR="00BD189B">
        <w:t>’s loop</w:t>
      </w:r>
      <w:r w:rsidR="003A6AAD">
        <w:t>.</w:t>
      </w:r>
    </w:p>
    <w:p w14:paraId="65C6B094" w14:textId="42E25F6A" w:rsidR="003A6AAD" w:rsidRDefault="003A6AAD" w:rsidP="00232483">
      <w:pPr>
        <w:pStyle w:val="ListParagraph"/>
        <w:numPr>
          <w:ilvl w:val="1"/>
          <w:numId w:val="28"/>
        </w:numPr>
      </w:pPr>
      <w:r>
        <w:t xml:space="preserve">Hint: </w:t>
      </w:r>
      <w:ins w:id="291" w:author="Greg Landry" w:date="2017-04-11T15:33:00Z">
        <w:r w:rsidR="009E0814">
          <w:t>If there is nothing to be done in the main application loop, then you can just remove the while(1) loop entirely</w:t>
        </w:r>
      </w:ins>
      <w:ins w:id="292" w:author="Greg Landry" w:date="2017-04-11T15:34:00Z">
        <w:r w:rsidR="00227491">
          <w:t xml:space="preserve"> from application_start</w:t>
        </w:r>
      </w:ins>
      <w:ins w:id="293" w:author="Greg Landry" w:date="2017-04-11T15:33:00Z">
        <w:r w:rsidR="009E0814">
          <w:t xml:space="preserve">. If you leave the loop in, you </w:t>
        </w:r>
      </w:ins>
      <w:del w:id="294" w:author="Greg Landry" w:date="2017-04-11T15:33:00Z">
        <w:r w:rsidDel="009E0814">
          <w:delText xml:space="preserve">The main application </w:delText>
        </w:r>
        <w:r w:rsidR="000E59EC" w:rsidDel="009E0814">
          <w:delText>loop</w:delText>
        </w:r>
        <w:r w:rsidDel="009E0814">
          <w:delText xml:space="preserve"> </w:delText>
        </w:r>
      </w:del>
      <w:r w:rsidR="000E59EC">
        <w:t>need</w:t>
      </w:r>
      <w:del w:id="295" w:author="Greg Landry" w:date="2017-04-11T15:33:00Z">
        <w:r w:rsidR="000E59EC" w:rsidDel="009E0814">
          <w:delText>s</w:delText>
        </w:r>
      </w:del>
      <w:r w:rsidR="000E59EC">
        <w:t xml:space="preserve"> a delay such as </w:t>
      </w:r>
      <w:r w:rsidR="000E59EC" w:rsidRPr="003A6AAD">
        <w:rPr>
          <w:i/>
        </w:rPr>
        <w:t>wiced_rtos_delay_milliseconds(1)</w:t>
      </w:r>
      <w:r>
        <w:t xml:space="preserve"> </w:t>
      </w:r>
      <w:del w:id="296" w:author="Greg Landry" w:date="2017-04-11T15:34:00Z">
        <w:r w:rsidDel="009E0814">
          <w:delText xml:space="preserve">– if </w:delText>
        </w:r>
        <w:r w:rsidR="000E59EC" w:rsidDel="009E0814">
          <w:delText>you don’t include this,</w:delText>
        </w:r>
        <w:r w:rsidDel="009E0814">
          <w:delText xml:space="preserve"> the</w:delText>
        </w:r>
      </w:del>
      <w:ins w:id="297" w:author="Greg Landry" w:date="2017-04-11T15:34:00Z">
        <w:r w:rsidR="009E0814">
          <w:t>so that the</w:t>
        </w:r>
      </w:ins>
      <w:r>
        <w:t xml:space="preserve"> </w:t>
      </w:r>
      <w:r w:rsidR="000E59EC">
        <w:t xml:space="preserve">LED </w:t>
      </w:r>
      <w:r>
        <w:t xml:space="preserve">thread </w:t>
      </w:r>
      <w:del w:id="298" w:author="Greg Landry" w:date="2017-04-11T15:34:00Z">
        <w:r w:rsidDel="009E0814">
          <w:delText xml:space="preserve">won’t </w:delText>
        </w:r>
      </w:del>
      <w:r w:rsidR="000E59EC">
        <w:t>get</w:t>
      </w:r>
      <w:ins w:id="299" w:author="Greg Landry" w:date="2017-04-11T15:34:00Z">
        <w:r w:rsidR="009E0814">
          <w:t>s</w:t>
        </w:r>
      </w:ins>
      <w:r w:rsidR="000E59EC">
        <w:t xml:space="preserve"> a chance to run</w:t>
      </w:r>
      <w:del w:id="300" w:author="Greg Landry" w:date="2017-04-11T15:34:00Z">
        <w:r w:rsidR="000E59EC" w:rsidDel="009E0814">
          <w:delText xml:space="preserve"> because the main application thread will never suspend</w:delText>
        </w:r>
      </w:del>
      <w:r>
        <w:t>.</w:t>
      </w:r>
    </w:p>
    <w:p w14:paraId="7E4147F0" w14:textId="06913354" w:rsidR="00BC1DF6" w:rsidRDefault="00BC1DF6" w:rsidP="00BC1DF6">
      <w:pPr>
        <w:pStyle w:val="ListParagraph"/>
        <w:numPr>
          <w:ilvl w:val="0"/>
          <w:numId w:val="28"/>
        </w:numPr>
      </w:pPr>
      <w:r>
        <w:t>Program your project to the board.</w:t>
      </w:r>
    </w:p>
    <w:p w14:paraId="76CCDB06" w14:textId="171A3E2F" w:rsidR="0090117A" w:rsidRDefault="0094613D" w:rsidP="00CC7B01">
      <w:pPr>
        <w:pStyle w:val="Heading3"/>
      </w:pPr>
      <w:r>
        <w:t xml:space="preserve">02 </w:t>
      </w:r>
      <w:r w:rsidR="0090117A">
        <w:t>(</w:t>
      </w:r>
      <w:r>
        <w:t>SEMAPHORE</w:t>
      </w:r>
      <w:r w:rsidR="0090117A">
        <w:t xml:space="preserve">) </w:t>
      </w:r>
      <w:r w:rsidR="00DA53AD">
        <w:t xml:space="preserve">Create a program where </w:t>
      </w:r>
      <w:r w:rsidR="000510C4">
        <w:t>the main</w:t>
      </w:r>
      <w:r w:rsidR="00DA53AD">
        <w:t xml:space="preserve"> thread looks for a b</w:t>
      </w:r>
      <w:r w:rsidR="0090117A">
        <w:t xml:space="preserve">utton press </w:t>
      </w:r>
      <w:r w:rsidR="00DA53AD">
        <w:t>the</w:t>
      </w:r>
      <w:r w:rsidR="00186640">
        <w:t>n</w:t>
      </w:r>
      <w:r w:rsidR="00DA53AD">
        <w:t xml:space="preserve"> uses a semaphore to </w:t>
      </w:r>
      <w:r w:rsidR="00B4608D">
        <w:t>communicate to the</w:t>
      </w:r>
      <w:r w:rsidR="00DA53AD">
        <w:t xml:space="preserve"> toggle </w:t>
      </w:r>
      <w:r w:rsidR="00914339">
        <w:t>LED</w:t>
      </w:r>
      <w:r w:rsidR="0090117A">
        <w:t xml:space="preserve"> thread</w:t>
      </w:r>
    </w:p>
    <w:p w14:paraId="7A60E452" w14:textId="266F4AA5" w:rsidR="002F255C" w:rsidRDefault="009A7BB9" w:rsidP="002F255C">
      <w:pPr>
        <w:pStyle w:val="ListParagraph"/>
        <w:numPr>
          <w:ilvl w:val="0"/>
          <w:numId w:val="29"/>
        </w:numPr>
      </w:pPr>
      <w:r>
        <w:t>Copy 01_thread to 02_semaphore. Update the makefile and create a make target.</w:t>
      </w:r>
    </w:p>
    <w:p w14:paraId="51F3C314" w14:textId="52D4153F" w:rsidR="000E59EC" w:rsidRDefault="000E59EC" w:rsidP="000E59EC">
      <w:pPr>
        <w:pStyle w:val="ListParagraph"/>
        <w:numPr>
          <w:ilvl w:val="0"/>
          <w:numId w:val="29"/>
        </w:numPr>
      </w:pPr>
      <w:r>
        <w:t>Create a new semaphore.</w:t>
      </w:r>
    </w:p>
    <w:p w14:paraId="7F51480A" w14:textId="7CF1291E" w:rsidR="00C33320" w:rsidRDefault="000E59EC" w:rsidP="002F255C">
      <w:pPr>
        <w:pStyle w:val="ListParagraph"/>
        <w:numPr>
          <w:ilvl w:val="0"/>
          <w:numId w:val="29"/>
        </w:numPr>
      </w:pPr>
      <w:r>
        <w:t>Look</w:t>
      </w:r>
      <w:r w:rsidR="009A7BB9">
        <w:t xml:space="preserve"> for a button press</w:t>
      </w:r>
      <w:r>
        <w:t xml:space="preserve"> in the main application </w:t>
      </w:r>
      <w:del w:id="301" w:author="Greg Landry" w:date="2017-06-03T09:36:00Z">
        <w:r w:rsidDel="002E096C">
          <w:delText xml:space="preserve">thread </w:delText>
        </w:r>
      </w:del>
      <w:ins w:id="302" w:author="Greg Landry" w:date="2017-06-03T09:36:00Z">
        <w:r w:rsidR="002E096C">
          <w:t xml:space="preserve">loop </w:t>
        </w:r>
      </w:ins>
      <w:r>
        <w:t>and set the semaphore when the button is pressed.</w:t>
      </w:r>
    </w:p>
    <w:p w14:paraId="32A3B848" w14:textId="3221E788" w:rsidR="009A7BB9" w:rsidRDefault="00C33320" w:rsidP="00C33320">
      <w:pPr>
        <w:pStyle w:val="ListParagraph"/>
        <w:numPr>
          <w:ilvl w:val="1"/>
          <w:numId w:val="29"/>
        </w:numPr>
      </w:pPr>
      <w:r>
        <w:t xml:space="preserve">Hint: You can use a pin interrupt to </w:t>
      </w:r>
      <w:r w:rsidR="000E59EC">
        <w:t>detect the button press and set the semaphore.</w:t>
      </w:r>
    </w:p>
    <w:p w14:paraId="071F0ECA" w14:textId="5F9C0F40" w:rsidR="00540B07" w:rsidRDefault="00540B07" w:rsidP="00C33320">
      <w:pPr>
        <w:pStyle w:val="ListParagraph"/>
        <w:numPr>
          <w:ilvl w:val="1"/>
          <w:numId w:val="29"/>
        </w:numPr>
      </w:pPr>
      <w:r>
        <w:t xml:space="preserve">Hint: Make sure you add a delay to the </w:t>
      </w:r>
      <w:r w:rsidR="000E59EC">
        <w:t>main</w:t>
      </w:r>
      <w:r>
        <w:t xml:space="preserve"> </w:t>
      </w:r>
      <w:r w:rsidR="00064CE9">
        <w:t>thread so that the other thread</w:t>
      </w:r>
      <w:r>
        <w:t xml:space="preserve"> get</w:t>
      </w:r>
      <w:r w:rsidR="00064CE9">
        <w:t>s</w:t>
      </w:r>
      <w:r>
        <w:t xml:space="preserve"> a chance to run.</w:t>
      </w:r>
    </w:p>
    <w:p w14:paraId="3C6BFBBD" w14:textId="17FEC652" w:rsidR="00C33320" w:rsidRDefault="00017A82" w:rsidP="00C33320">
      <w:pPr>
        <w:pStyle w:val="ListParagraph"/>
        <w:numPr>
          <w:ilvl w:val="0"/>
          <w:numId w:val="29"/>
        </w:numPr>
      </w:pPr>
      <w:r>
        <w:t xml:space="preserve">Use </w:t>
      </w:r>
      <w:r w:rsidRPr="00017A82">
        <w:rPr>
          <w:i/>
        </w:rPr>
        <w:t>wiced_rtos_get_semaphore</w:t>
      </w:r>
      <w:r w:rsidR="00F02A4D">
        <w:rPr>
          <w:i/>
        </w:rPr>
        <w:t>()</w:t>
      </w:r>
      <w:r>
        <w:t xml:space="preserve"> inside</w:t>
      </w:r>
      <w:r w:rsidR="00C33320">
        <w:t xml:space="preserve"> the LED thread so th</w:t>
      </w:r>
      <w:r w:rsidR="00FB7912">
        <w:t xml:space="preserve">at </w:t>
      </w:r>
      <w:r w:rsidR="003F677F">
        <w:t xml:space="preserve">it </w:t>
      </w:r>
      <w:r w:rsidR="009F5407">
        <w:t xml:space="preserve">waits for the semaphore forever and then </w:t>
      </w:r>
      <w:r w:rsidR="00FB7912">
        <w:t xml:space="preserve">toggles the LED </w:t>
      </w:r>
      <w:r w:rsidR="00C33320">
        <w:t>rather than blinking constantly.</w:t>
      </w:r>
    </w:p>
    <w:p w14:paraId="680900AE" w14:textId="726B5A02" w:rsidR="00C33320" w:rsidRDefault="00FB7912" w:rsidP="009F5407">
      <w:pPr>
        <w:pStyle w:val="ListParagraph"/>
        <w:numPr>
          <w:ilvl w:val="1"/>
          <w:numId w:val="29"/>
        </w:numPr>
      </w:pPr>
      <w:r>
        <w:t>Hint: If the thread has “blink” in its name you should rename it to be consistent with what it now does.</w:t>
      </w:r>
    </w:p>
    <w:p w14:paraId="1D89545A" w14:textId="50BA31FF" w:rsidR="00D72784" w:rsidRPr="00D72784" w:rsidRDefault="00D72784" w:rsidP="00D72784">
      <w:pPr>
        <w:ind w:left="360"/>
        <w:rPr>
          <w:u w:val="single"/>
        </w:rPr>
      </w:pPr>
      <w:r w:rsidRPr="00D72784">
        <w:rPr>
          <w:u w:val="single"/>
        </w:rPr>
        <w:t>Questions to answer:</w:t>
      </w:r>
    </w:p>
    <w:p w14:paraId="57375724" w14:textId="4AA27414" w:rsidR="00D72784" w:rsidRDefault="00D72784" w:rsidP="00D72784">
      <w:pPr>
        <w:ind w:left="360"/>
      </w:pPr>
      <w:r>
        <w:t xml:space="preserve">Do you need </w:t>
      </w:r>
      <w:r w:rsidRPr="00B02F1E">
        <w:rPr>
          <w:i/>
        </w:rPr>
        <w:t>wiced_rtos_delay_millisecon</w:t>
      </w:r>
      <w:r>
        <w:t>ds</w:t>
      </w:r>
      <w:r w:rsidR="00F53ECC">
        <w:t>()</w:t>
      </w:r>
      <w:r>
        <w:t xml:space="preserve"> in the LED thread? Why or why not?</w:t>
      </w:r>
    </w:p>
    <w:p w14:paraId="29AF9A2B" w14:textId="217AAFE2" w:rsidR="00D72784" w:rsidRDefault="00D72784" w:rsidP="00D72784">
      <w:pPr>
        <w:ind w:left="360"/>
      </w:pPr>
      <w:r>
        <w:t>What happens if you use a value of 100 for the semaphore timeout? Why?</w:t>
      </w:r>
    </w:p>
    <w:p w14:paraId="2BFB7F33" w14:textId="45EC0A2E" w:rsidR="0090117A" w:rsidRDefault="0094613D" w:rsidP="00CC7B01">
      <w:pPr>
        <w:pStyle w:val="Heading3"/>
      </w:pPr>
      <w:r>
        <w:t xml:space="preserve">03 </w:t>
      </w:r>
      <w:r w:rsidR="00794429">
        <w:t>(</w:t>
      </w:r>
      <w:r w:rsidR="003E5867">
        <w:t>Advanced</w:t>
      </w:r>
      <w:r w:rsidR="00794429">
        <w:t>)</w:t>
      </w:r>
      <w:r w:rsidR="003E5867">
        <w:t xml:space="preserve"> </w:t>
      </w:r>
      <w:r w:rsidR="0090117A">
        <w:t>(</w:t>
      </w:r>
      <w:r>
        <w:t>MUTEX</w:t>
      </w:r>
      <w:r w:rsidR="0090117A">
        <w:t xml:space="preserve">) </w:t>
      </w:r>
      <w:r w:rsidR="00DA53AD">
        <w:t xml:space="preserve">The WPRINT_APP_INFO </w:t>
      </w:r>
      <w:r w:rsidR="0051098E">
        <w:t>may</w:t>
      </w:r>
      <w:r w:rsidR="00DA53AD">
        <w:t xml:space="preserve"> go haywire if two thread</w:t>
      </w:r>
      <w:r w:rsidR="009A7BB9">
        <w:t>s</w:t>
      </w:r>
      <w:r w:rsidR="00DA53AD">
        <w:t xml:space="preserve"> write to it at the same time.  </w:t>
      </w:r>
      <w:r w:rsidR="009A7BB9">
        <w:t>Use a</w:t>
      </w:r>
      <w:r w:rsidR="00DA53AD">
        <w:t xml:space="preserve"> mutex to </w:t>
      </w:r>
      <w:r w:rsidR="0090117A">
        <w:t>lock printing</w:t>
      </w:r>
      <w:r w:rsidR="00186640">
        <w:t>.</w:t>
      </w:r>
    </w:p>
    <w:p w14:paraId="620CF9F3" w14:textId="10740580" w:rsidR="002F255C" w:rsidRDefault="009A7BB9" w:rsidP="002F255C">
      <w:pPr>
        <w:pStyle w:val="ListParagraph"/>
        <w:numPr>
          <w:ilvl w:val="0"/>
          <w:numId w:val="30"/>
        </w:numPr>
      </w:pPr>
      <w:r>
        <w:t>Copy 01_threa</w:t>
      </w:r>
      <w:r w:rsidR="00DE761B">
        <w:t>d to 03_mutex.  Update the make</w:t>
      </w:r>
      <w:r>
        <w:t>file and create a make target.</w:t>
      </w:r>
    </w:p>
    <w:p w14:paraId="5713DF52" w14:textId="70D808AF" w:rsidR="009A7BB9" w:rsidRDefault="009A7BB9" w:rsidP="002F255C">
      <w:pPr>
        <w:pStyle w:val="ListParagraph"/>
        <w:numPr>
          <w:ilvl w:val="0"/>
          <w:numId w:val="30"/>
        </w:numPr>
      </w:pPr>
      <w:r>
        <w:t xml:space="preserve">Add a second thread that blinks </w:t>
      </w:r>
      <w:del w:id="303" w:author="Greg Landry" w:date="2017-04-03T15:23:00Z">
        <w:r w:rsidDel="006151B8">
          <w:delText xml:space="preserve">LED2 </w:delText>
        </w:r>
      </w:del>
      <w:ins w:id="304" w:author="Greg Landry" w:date="2017-04-03T15:23:00Z">
        <w:r w:rsidR="006151B8">
          <w:t xml:space="preserve">LED0 </w:t>
        </w:r>
      </w:ins>
      <w:r>
        <w:t xml:space="preserve">at a rate of </w:t>
      </w:r>
      <w:r w:rsidR="001F1D25">
        <w:t>498</w:t>
      </w:r>
      <w:r>
        <w:t>ms.</w:t>
      </w:r>
    </w:p>
    <w:p w14:paraId="14F2DEE1" w14:textId="0B67FC08" w:rsidR="00964490" w:rsidRDefault="00964490" w:rsidP="00964490">
      <w:pPr>
        <w:pStyle w:val="ListParagraph"/>
        <w:numPr>
          <w:ilvl w:val="1"/>
          <w:numId w:val="30"/>
        </w:numPr>
      </w:pPr>
      <w:r>
        <w:t>Hint: Use a delay of 250ms in one thread and a delay of 249</w:t>
      </w:r>
      <w:r w:rsidR="0038039F">
        <w:t>ms</w:t>
      </w:r>
      <w:r>
        <w:t xml:space="preserve"> in the other thread.</w:t>
      </w:r>
    </w:p>
    <w:p w14:paraId="78B98F2E" w14:textId="1B569620" w:rsidR="009A7BB9" w:rsidRDefault="009A7BB9" w:rsidP="002F255C">
      <w:pPr>
        <w:pStyle w:val="ListParagraph"/>
        <w:numPr>
          <w:ilvl w:val="0"/>
          <w:numId w:val="30"/>
        </w:numPr>
      </w:pPr>
      <w:r>
        <w:t>Add a WPRINT_APP_INFO to each of the threads with different messages.</w:t>
      </w:r>
    </w:p>
    <w:p w14:paraId="4F200B19" w14:textId="7DEB0E57" w:rsidR="009A7BB9" w:rsidRDefault="009A7BB9" w:rsidP="002F255C">
      <w:pPr>
        <w:pStyle w:val="ListParagraph"/>
        <w:numPr>
          <w:ilvl w:val="0"/>
          <w:numId w:val="30"/>
        </w:numPr>
      </w:pPr>
      <w:r>
        <w:t>Program your project to the board.</w:t>
      </w:r>
    </w:p>
    <w:p w14:paraId="3D921984" w14:textId="6A6D26EE" w:rsidR="009A7BB9" w:rsidRDefault="009A7BB9" w:rsidP="002F255C">
      <w:pPr>
        <w:pStyle w:val="ListParagraph"/>
        <w:numPr>
          <w:ilvl w:val="0"/>
          <w:numId w:val="30"/>
        </w:numPr>
      </w:pPr>
      <w:r>
        <w:t xml:space="preserve">Open a terminal and look at how the messages are printed. Do you see </w:t>
      </w:r>
      <w:r w:rsidR="00C64BB4">
        <w:t>any issues</w:t>
      </w:r>
      <w:r>
        <w:t>?</w:t>
      </w:r>
    </w:p>
    <w:p w14:paraId="28E9A4D0" w14:textId="76E84731" w:rsidR="009A7BB9" w:rsidRDefault="00F83F9B" w:rsidP="002F255C">
      <w:pPr>
        <w:pStyle w:val="ListParagraph"/>
        <w:numPr>
          <w:ilvl w:val="0"/>
          <w:numId w:val="30"/>
        </w:numPr>
      </w:pPr>
      <w:r>
        <w:t>Add a m</w:t>
      </w:r>
      <w:r w:rsidR="009A7BB9">
        <w:t>utex to the project so that each thread can print properly.</w:t>
      </w:r>
    </w:p>
    <w:p w14:paraId="77E99C91" w14:textId="77777777" w:rsidR="00E7644F" w:rsidRDefault="00E7644F" w:rsidP="00E7644F">
      <w:pPr>
        <w:pStyle w:val="ListParagraph"/>
        <w:rPr>
          <w:u w:val="single"/>
        </w:rPr>
      </w:pPr>
    </w:p>
    <w:p w14:paraId="5C29F111" w14:textId="77777777" w:rsidR="00E7644F" w:rsidRPr="00E7644F" w:rsidRDefault="00E7644F" w:rsidP="00F83F9B">
      <w:pPr>
        <w:pStyle w:val="ListParagraph"/>
        <w:ind w:left="360"/>
        <w:rPr>
          <w:u w:val="single"/>
        </w:rPr>
      </w:pPr>
      <w:r w:rsidRPr="00E7644F">
        <w:rPr>
          <w:u w:val="single"/>
        </w:rPr>
        <w:t>Questions to answer:</w:t>
      </w:r>
    </w:p>
    <w:p w14:paraId="11FAC37B" w14:textId="1075978F" w:rsidR="00E7644F" w:rsidRDefault="00E7644F" w:rsidP="00F83F9B">
      <w:pPr>
        <w:pStyle w:val="ListParagraph"/>
        <w:ind w:left="360"/>
      </w:pPr>
      <w:r>
        <w:t>What happe</w:t>
      </w:r>
      <w:r w:rsidR="00F83F9B">
        <w:t>ns if you forget to unlock the m</w:t>
      </w:r>
      <w:r>
        <w:t>utex in one of the threads? Why?</w:t>
      </w:r>
    </w:p>
    <w:p w14:paraId="212708E3" w14:textId="77777777" w:rsidR="001C498E" w:rsidRDefault="001C498E" w:rsidP="00F83F9B">
      <w:pPr>
        <w:pStyle w:val="ListParagraph"/>
        <w:ind w:left="360"/>
      </w:pPr>
    </w:p>
    <w:p w14:paraId="0A4413A8" w14:textId="70B2CB2D" w:rsidR="0034157F" w:rsidRDefault="0034157F" w:rsidP="00F83F9B">
      <w:pPr>
        <w:pStyle w:val="ListParagraph"/>
        <w:ind w:left="360"/>
      </w:pPr>
      <w:r>
        <w:t>Do the LEDs still blink? Why?</w:t>
      </w:r>
    </w:p>
    <w:p w14:paraId="6A4B917B" w14:textId="65BF43ED" w:rsidR="0090117A" w:rsidRDefault="0094613D" w:rsidP="00CC7B01">
      <w:pPr>
        <w:pStyle w:val="Heading3"/>
      </w:pPr>
      <w:r>
        <w:t xml:space="preserve">04 </w:t>
      </w:r>
      <w:r w:rsidR="00794429">
        <w:t>(</w:t>
      </w:r>
      <w:r w:rsidR="003E5867">
        <w:t>Advanced</w:t>
      </w:r>
      <w:r w:rsidR="00794429">
        <w:t>)</w:t>
      </w:r>
      <w:r w:rsidR="003E5867">
        <w:t xml:space="preserve"> </w:t>
      </w:r>
      <w:r w:rsidR="0090117A">
        <w:t>(</w:t>
      </w:r>
      <w:r>
        <w:t>QUEUES</w:t>
      </w:r>
      <w:r w:rsidR="0090117A">
        <w:t xml:space="preserve">) </w:t>
      </w:r>
      <w:r w:rsidR="00DA53AD">
        <w:t xml:space="preserve">Use a queue to </w:t>
      </w:r>
      <w:r w:rsidR="0090117A">
        <w:t xml:space="preserve">send a message to </w:t>
      </w:r>
      <w:r w:rsidR="00DA53AD">
        <w:t xml:space="preserve">indicate the number </w:t>
      </w:r>
      <w:r w:rsidR="0090117A">
        <w:t>of times to blink</w:t>
      </w:r>
      <w:r>
        <w:t xml:space="preserve"> an </w:t>
      </w:r>
      <w:r w:rsidR="00DA53AD">
        <w:t>LED</w:t>
      </w:r>
      <w:r w:rsidR="00186640">
        <w:t>.</w:t>
      </w:r>
    </w:p>
    <w:p w14:paraId="68E7CE09" w14:textId="0D5FDFED" w:rsidR="002F255C" w:rsidRDefault="005A0A76" w:rsidP="002F255C">
      <w:pPr>
        <w:pStyle w:val="ListParagraph"/>
        <w:numPr>
          <w:ilvl w:val="0"/>
          <w:numId w:val="31"/>
        </w:numPr>
      </w:pPr>
      <w:r>
        <w:t>Copy 02_semapho</w:t>
      </w:r>
      <w:r w:rsidR="00450CDA">
        <w:t>re to 04_queue. Update the make</w:t>
      </w:r>
      <w:r>
        <w:t>file and create a make target.</w:t>
      </w:r>
    </w:p>
    <w:p w14:paraId="353FF36F" w14:textId="430CD12D" w:rsidR="00FC65C6" w:rsidRDefault="00FC65C6" w:rsidP="002F255C">
      <w:pPr>
        <w:pStyle w:val="ListParagraph"/>
        <w:numPr>
          <w:ilvl w:val="0"/>
          <w:numId w:val="31"/>
        </w:numPr>
      </w:pPr>
      <w:r>
        <w:t xml:space="preserve">Remove the semaphore from the project and instead </w:t>
      </w:r>
      <w:r w:rsidR="00A56E90">
        <w:t>create</w:t>
      </w:r>
      <w:r>
        <w:t xml:space="preserve"> a queue.</w:t>
      </w:r>
    </w:p>
    <w:p w14:paraId="4C94181F" w14:textId="738FA3CA" w:rsidR="005A0A76" w:rsidRDefault="005A0A76" w:rsidP="002F255C">
      <w:pPr>
        <w:pStyle w:val="ListParagraph"/>
        <w:numPr>
          <w:ilvl w:val="0"/>
          <w:numId w:val="31"/>
        </w:numPr>
        <w:rPr>
          <w:ins w:id="305" w:author="Greg Landry" w:date="2017-04-20T13:47:00Z"/>
        </w:rPr>
      </w:pPr>
      <w:r>
        <w:t xml:space="preserve">Add </w:t>
      </w:r>
      <w:r w:rsidR="002155BD">
        <w:t xml:space="preserve">a </w:t>
      </w:r>
      <w:r w:rsidR="00FC65C6">
        <w:t xml:space="preserve">static </w:t>
      </w:r>
      <w:r>
        <w:t xml:space="preserve">variable to </w:t>
      </w:r>
      <w:r w:rsidR="00FC65C6">
        <w:t xml:space="preserve">the ISR that </w:t>
      </w:r>
      <w:r>
        <w:t>increment</w:t>
      </w:r>
      <w:r w:rsidR="00FC65C6">
        <w:t>s</w:t>
      </w:r>
      <w:r>
        <w:t xml:space="preserve"> each time the button is pressed</w:t>
      </w:r>
      <w:r w:rsidR="00FC65C6">
        <w:t xml:space="preserve">. </w:t>
      </w:r>
      <w:r w:rsidR="00D53315">
        <w:t xml:space="preserve">Push the value onto the queue to give the </w:t>
      </w:r>
      <w:r w:rsidR="00FC65C6">
        <w:t>LED thread</w:t>
      </w:r>
      <w:r w:rsidR="00D53315">
        <w:t xml:space="preserve"> access to it</w:t>
      </w:r>
      <w:r w:rsidR="00FC65C6">
        <w:t>.</w:t>
      </w:r>
    </w:p>
    <w:p w14:paraId="0F26B648" w14:textId="0810AFEB" w:rsidR="004B3C68" w:rsidRDefault="004B3C68">
      <w:pPr>
        <w:pStyle w:val="ListParagraph"/>
        <w:numPr>
          <w:ilvl w:val="1"/>
          <w:numId w:val="31"/>
        </w:numPr>
        <w:pPrChange w:id="306" w:author="Greg Landry" w:date="2017-04-20T13:47:00Z">
          <w:pPr>
            <w:pStyle w:val="ListParagraph"/>
            <w:numPr>
              <w:numId w:val="31"/>
            </w:numPr>
            <w:ind w:hanging="360"/>
          </w:pPr>
        </w:pPrChange>
      </w:pPr>
      <w:ins w:id="307" w:author="Greg Landry" w:date="2017-04-20T13:47:00Z">
        <w:r>
          <w:t>Hint: remember to use WICED_NO_</w:t>
        </w:r>
      </w:ins>
      <w:ins w:id="308" w:author="Greg Landry" w:date="2017-04-20T13:48:00Z">
        <w:r>
          <w:t>W</w:t>
        </w:r>
        <w:r w:rsidR="00854D12">
          <w:t>AIT for the timeout parameter in the ISR. Otherwise the push function will not work.</w:t>
        </w:r>
      </w:ins>
      <w:ins w:id="309" w:author="Greg Landry" w:date="2017-04-20T13:47:00Z">
        <w:r>
          <w:t xml:space="preserve"> </w:t>
        </w:r>
      </w:ins>
    </w:p>
    <w:p w14:paraId="2BA17BCE" w14:textId="746CBD81" w:rsidR="00FC65C6" w:rsidRDefault="00FC65C6" w:rsidP="002F255C">
      <w:pPr>
        <w:pStyle w:val="ListParagraph"/>
        <w:numPr>
          <w:ilvl w:val="0"/>
          <w:numId w:val="31"/>
        </w:numPr>
      </w:pPr>
      <w:r>
        <w:t xml:space="preserve">In the LED thread, </w:t>
      </w:r>
      <w:r w:rsidR="00D53315">
        <w:t>pop</w:t>
      </w:r>
      <w:r>
        <w:t xml:space="preserve"> the value from the queue to determine how many times to blink the LED</w:t>
      </w:r>
    </w:p>
    <w:p w14:paraId="760967EC" w14:textId="5FEA45BA" w:rsidR="005A0A76" w:rsidRDefault="005A0A76" w:rsidP="005A0A76">
      <w:pPr>
        <w:pStyle w:val="ListParagraph"/>
        <w:numPr>
          <w:ilvl w:val="0"/>
          <w:numId w:val="31"/>
        </w:numPr>
      </w:pPr>
      <w:r>
        <w:t>Program your project to the board. Press the button a few times to see how the number of blinks is increased with each press.</w:t>
      </w:r>
    </w:p>
    <w:p w14:paraId="7019003C" w14:textId="61EC8654" w:rsidR="0090117A" w:rsidRDefault="0094613D" w:rsidP="00CC7B01">
      <w:pPr>
        <w:pStyle w:val="Heading3"/>
      </w:pPr>
      <w:r>
        <w:t xml:space="preserve">05 </w:t>
      </w:r>
      <w:r w:rsidR="00794429">
        <w:t>(</w:t>
      </w:r>
      <w:r w:rsidR="003E5867">
        <w:t>Advanced</w:t>
      </w:r>
      <w:r w:rsidR="00794429">
        <w:t>)</w:t>
      </w:r>
      <w:r w:rsidR="003E5867">
        <w:t xml:space="preserve"> </w:t>
      </w:r>
      <w:r w:rsidR="0090117A">
        <w:t>(</w:t>
      </w:r>
      <w:r>
        <w:t>TIMERS</w:t>
      </w:r>
      <w:r w:rsidR="0090117A">
        <w:t xml:space="preserve">) </w:t>
      </w:r>
      <w:r w:rsidR="00DA53AD">
        <w:t>M</w:t>
      </w:r>
      <w:r w:rsidR="0090117A">
        <w:t xml:space="preserve">ake </w:t>
      </w:r>
      <w:r w:rsidR="004A785F">
        <w:t>an</w:t>
      </w:r>
      <w:r w:rsidR="0090117A">
        <w:t xml:space="preserve"> </w:t>
      </w:r>
      <w:r>
        <w:t>LED</w:t>
      </w:r>
      <w:r w:rsidR="0090117A">
        <w:t xml:space="preserve"> </w:t>
      </w:r>
      <w:r w:rsidR="004A785F">
        <w:t>blink using</w:t>
      </w:r>
      <w:r w:rsidR="0090117A">
        <w:t xml:space="preserve"> </w:t>
      </w:r>
      <w:r w:rsidR="004A785F">
        <w:t>a</w:t>
      </w:r>
      <w:r w:rsidR="0090117A">
        <w:t xml:space="preserve"> timer</w:t>
      </w:r>
      <w:r w:rsidR="00186640">
        <w:t>.</w:t>
      </w:r>
    </w:p>
    <w:p w14:paraId="6F8A8B09" w14:textId="76995E61" w:rsidR="002F255C" w:rsidRDefault="005A0A76" w:rsidP="002F255C">
      <w:pPr>
        <w:pStyle w:val="ListParagraph"/>
        <w:numPr>
          <w:ilvl w:val="0"/>
          <w:numId w:val="32"/>
        </w:numPr>
      </w:pPr>
      <w:r>
        <w:t>Copy 01_thread to 0</w:t>
      </w:r>
      <w:r w:rsidR="00D73A3E">
        <w:t>5</w:t>
      </w:r>
      <w:r>
        <w:t>_</w:t>
      </w:r>
      <w:r w:rsidR="00DD448C">
        <w:t>timer</w:t>
      </w:r>
      <w:r w:rsidR="003B5C41">
        <w:t>.  Update the make</w:t>
      </w:r>
      <w:r>
        <w:t>file and create a make target.</w:t>
      </w:r>
    </w:p>
    <w:p w14:paraId="4B54BE2C" w14:textId="296A3C32" w:rsidR="00DD448C" w:rsidRDefault="00DD448C" w:rsidP="00DD448C">
      <w:pPr>
        <w:pStyle w:val="ListParagraph"/>
        <w:numPr>
          <w:ilvl w:val="0"/>
          <w:numId w:val="32"/>
        </w:numPr>
      </w:pPr>
      <w:r>
        <w:t xml:space="preserve">Update the LED thread function so that it is just a simple function to toggle the LED with no </w:t>
      </w:r>
      <w:r w:rsidRPr="00A40A40">
        <w:rPr>
          <w:i/>
        </w:rPr>
        <w:t>while(1)</w:t>
      </w:r>
      <w:r>
        <w:t xml:space="preserve"> loop and no </w:t>
      </w:r>
      <w:r w:rsidRPr="00DD448C">
        <w:rPr>
          <w:i/>
        </w:rPr>
        <w:t>wiced_rtos_delay_milliseconds</w:t>
      </w:r>
      <w:r w:rsidR="00B205C6">
        <w:rPr>
          <w:i/>
        </w:rPr>
        <w:t>()</w:t>
      </w:r>
      <w:r>
        <w:t>.</w:t>
      </w:r>
    </w:p>
    <w:p w14:paraId="51076579" w14:textId="23CCB950" w:rsidR="00983676" w:rsidRDefault="00983676" w:rsidP="00983676">
      <w:pPr>
        <w:pStyle w:val="ListParagraph"/>
        <w:numPr>
          <w:ilvl w:val="1"/>
          <w:numId w:val="32"/>
        </w:numPr>
      </w:pPr>
      <w:r>
        <w:t>Hint: the variable to remember the state of the LED must be static since the function will exit each time it completes rather than running infinitely like the thread.</w:t>
      </w:r>
    </w:p>
    <w:p w14:paraId="5F1CA882" w14:textId="23AB00C7" w:rsidR="005A0A76" w:rsidRDefault="005A0A76" w:rsidP="00DD448C">
      <w:pPr>
        <w:pStyle w:val="ListParagraph"/>
        <w:numPr>
          <w:ilvl w:val="0"/>
          <w:numId w:val="32"/>
        </w:numPr>
      </w:pPr>
      <w:r>
        <w:t xml:space="preserve">Remove </w:t>
      </w:r>
      <w:r w:rsidR="00DD448C">
        <w:t>the thread creation function call and instead setup an RTOS timer that will call the LED function every 250ms.</w:t>
      </w:r>
    </w:p>
    <w:p w14:paraId="0A2AF4DD" w14:textId="1DAD2E55" w:rsidR="0090117A" w:rsidRDefault="00A0392D" w:rsidP="00CC7B01">
      <w:pPr>
        <w:pStyle w:val="ListParagraph"/>
        <w:numPr>
          <w:ilvl w:val="0"/>
          <w:numId w:val="32"/>
        </w:numPr>
      </w:pPr>
      <w:r>
        <w:t>Program your project to the board.</w:t>
      </w:r>
    </w:p>
    <w:p w14:paraId="617A4B49" w14:textId="5F62854F" w:rsidR="00D73A3E" w:rsidRDefault="00D73A3E" w:rsidP="00D73A3E">
      <w:pPr>
        <w:ind w:left="360"/>
      </w:pPr>
      <w:r w:rsidRPr="00D73A3E">
        <w:rPr>
          <w:u w:val="single"/>
        </w:rPr>
        <w:t>Questions to answer</w:t>
      </w:r>
      <w:r>
        <w:t>:</w:t>
      </w:r>
    </w:p>
    <w:p w14:paraId="1AB347BF" w14:textId="67FC4F8F" w:rsidR="00EA3E92" w:rsidDel="00227491" w:rsidRDefault="00EA3E92" w:rsidP="00D73A3E">
      <w:pPr>
        <w:ind w:left="360"/>
        <w:rPr>
          <w:del w:id="310" w:author="Greg Landry" w:date="2017-04-11T15:39:00Z"/>
        </w:rPr>
      </w:pPr>
      <w:del w:id="311" w:author="Greg Landry" w:date="2017-04-11T15:39:00Z">
        <w:r w:rsidDel="00227491">
          <w:delText xml:space="preserve">Can the main application loop be </w:delText>
        </w:r>
      </w:del>
      <w:del w:id="312" w:author="Greg Landry" w:date="2017-04-11T15:38:00Z">
        <w:r w:rsidDel="00227491">
          <w:delText>empty in this case</w:delText>
        </w:r>
      </w:del>
      <w:del w:id="313" w:author="Greg Landry" w:date="2017-04-11T15:39:00Z">
        <w:r w:rsidDel="00227491">
          <w:delText>? Why?</w:delText>
        </w:r>
      </w:del>
    </w:p>
    <w:p w14:paraId="67B995F9" w14:textId="396632C8" w:rsidR="001E634E" w:rsidRDefault="001E634E" w:rsidP="00D73A3E">
      <w:pPr>
        <w:ind w:left="360"/>
        <w:rPr>
          <w:ins w:id="314" w:author="Greg Landry" w:date="2017-04-11T16:10:00Z"/>
        </w:rPr>
      </w:pPr>
      <w:r>
        <w:t xml:space="preserve">What happens if you don’t remove the </w:t>
      </w:r>
      <w:r w:rsidRPr="003A6885">
        <w:rPr>
          <w:i/>
        </w:rPr>
        <w:t>while(1)</w:t>
      </w:r>
      <w:r>
        <w:t xml:space="preserve"> loop from the function that blinks the LED? Why?</w:t>
      </w:r>
    </w:p>
    <w:p w14:paraId="7467A785" w14:textId="395165ED" w:rsidR="0049344F" w:rsidRDefault="0049344F" w:rsidP="00D73A3E">
      <w:pPr>
        <w:ind w:left="360"/>
        <w:rPr>
          <w:ins w:id="315" w:author="Greg Landry" w:date="2017-04-11T16:13:00Z"/>
        </w:rPr>
      </w:pPr>
      <w:ins w:id="316" w:author="Greg Landry" w:date="2017-04-11T16:10:00Z">
        <w:r>
          <w:t>What happens if the application_start doesn’t have a while(1) loop? Why?</w:t>
        </w:r>
      </w:ins>
    </w:p>
    <w:p w14:paraId="2B7B1639" w14:textId="262FF740" w:rsidR="00D01D06" w:rsidRDefault="00D01D06" w:rsidP="00D73A3E">
      <w:pPr>
        <w:ind w:left="360"/>
      </w:pPr>
      <w:ins w:id="317" w:author="Greg Landry" w:date="2017-04-11T16:13:00Z">
        <w:r>
          <w:t>Does the while(1) loop in application_start need a delay? Why or why not?</w:t>
        </w:r>
      </w:ins>
    </w:p>
    <w:p w14:paraId="4E281051" w14:textId="77777777" w:rsidR="00854D12" w:rsidRDefault="00854D12">
      <w:pPr>
        <w:rPr>
          <w:ins w:id="318" w:author="Greg Landry" w:date="2017-04-20T13:48:00Z"/>
          <w:rFonts w:ascii="Cambria" w:eastAsia="Times New Roman" w:hAnsi="Cambria"/>
          <w:b/>
          <w:bCs/>
          <w:color w:val="4F81BD"/>
        </w:rPr>
      </w:pPr>
      <w:ins w:id="319" w:author="Greg Landry" w:date="2017-04-20T13:48:00Z">
        <w:r>
          <w:br w:type="page"/>
        </w:r>
      </w:ins>
    </w:p>
    <w:p w14:paraId="76B81271" w14:textId="0339741C" w:rsidR="009A4316" w:rsidRDefault="009A4316" w:rsidP="009A4316">
      <w:pPr>
        <w:pStyle w:val="Heading3"/>
        <w:rPr>
          <w:ins w:id="320" w:author="Greg Landry" w:date="2017-03-01T10:59:00Z"/>
        </w:rPr>
      </w:pPr>
      <w:ins w:id="321" w:author="Greg Landry" w:date="2017-03-01T10:59:00Z">
        <w:r>
          <w:lastRenderedPageBreak/>
          <w:t>0</w:t>
        </w:r>
      </w:ins>
      <w:ins w:id="322" w:author="Greg Landry" w:date="2017-03-01T11:04:00Z">
        <w:r w:rsidR="00905CE3">
          <w:t>6</w:t>
        </w:r>
      </w:ins>
      <w:ins w:id="323" w:author="Greg Landry" w:date="2017-03-01T10:59:00Z">
        <w:r>
          <w:t xml:space="preserve"> (Advanced) (DEBUGGING) Setup and Run the Debugger</w:t>
        </w:r>
      </w:ins>
    </w:p>
    <w:p w14:paraId="0EA8609B" w14:textId="77777777" w:rsidR="009A4316" w:rsidRDefault="009A4316" w:rsidP="009A4316">
      <w:pPr>
        <w:pStyle w:val="Heading4"/>
        <w:rPr>
          <w:ins w:id="324" w:author="Greg Landry" w:date="2017-03-01T10:59:00Z"/>
        </w:rPr>
      </w:pPr>
      <w:ins w:id="325" w:author="Greg Landry" w:date="2017-03-01T10:59:00Z">
        <w:r>
          <w:t>Make Target</w:t>
        </w:r>
      </w:ins>
    </w:p>
    <w:p w14:paraId="6C8ECEFB" w14:textId="70035510" w:rsidR="009A4316" w:rsidRPr="006A73BB" w:rsidRDefault="009A4316" w:rsidP="009A4316">
      <w:pPr>
        <w:rPr>
          <w:ins w:id="326" w:author="Greg Landry" w:date="2017-03-01T10:59:00Z"/>
        </w:rPr>
      </w:pPr>
      <w:ins w:id="327" w:author="Greg Landry" w:date="2017-03-01T10:59:00Z">
        <w:r w:rsidRPr="006A73BB">
          <w:t xml:space="preserve">In order to use the debugger, </w:t>
        </w:r>
      </w:ins>
      <w:ins w:id="328" w:author="Greg Landry" w:date="2017-03-01T11:01:00Z">
        <w:r>
          <w:t xml:space="preserve">create a new </w:t>
        </w:r>
      </w:ins>
      <w:ins w:id="329" w:author="Greg Landry" w:date="2017-03-01T10:59:00Z">
        <w:r w:rsidRPr="006A73BB">
          <w:t xml:space="preserve">make target </w:t>
        </w:r>
      </w:ins>
      <w:ins w:id="330" w:author="Greg Landry" w:date="2017-03-01T11:01:00Z">
        <w:r>
          <w:t xml:space="preserve">for an existing project </w:t>
        </w:r>
      </w:ins>
      <w:ins w:id="331" w:author="Greg Landry" w:date="2017-03-01T10:59:00Z">
        <w:r w:rsidRPr="006A73BB">
          <w:t xml:space="preserve">so that </w:t>
        </w:r>
        <w:r w:rsidRPr="003E5867">
          <w:rPr>
            <w:i/>
          </w:rPr>
          <w:t>–debug</w:t>
        </w:r>
        <w:r w:rsidRPr="006A73BB">
          <w:t xml:space="preserve"> is added after the platform name</w:t>
        </w:r>
        <w:r>
          <w:t xml:space="preserve"> (with no space)</w:t>
        </w:r>
        <w:r w:rsidRPr="006A73BB">
          <w:t xml:space="preserve"> and remove run from the end of the target. That is, the target should look like:</w:t>
        </w:r>
      </w:ins>
    </w:p>
    <w:p w14:paraId="3DA7679F" w14:textId="77777777" w:rsidR="009A4316" w:rsidRPr="00FB49AC" w:rsidRDefault="009A4316" w:rsidP="009A4316">
      <w:pPr>
        <w:ind w:left="720"/>
        <w:rPr>
          <w:ins w:id="332" w:author="Greg Landry" w:date="2017-03-01T10:59:00Z"/>
          <w:i/>
        </w:rPr>
      </w:pPr>
      <w:ins w:id="333" w:author="Greg Landry" w:date="2017-03-01T10:59:00Z">
        <w:r w:rsidRPr="00FB49AC">
          <w:rPr>
            <w:i/>
          </w:rPr>
          <w:t>&lt;folder1&gt;.</w:t>
        </w:r>
        <w:r>
          <w:rPr>
            <w:i/>
          </w:rPr>
          <w:t>[</w:t>
        </w:r>
        <w:r w:rsidRPr="00FB49AC">
          <w:rPr>
            <w:i/>
          </w:rPr>
          <w:t>&lt;folder</w:t>
        </w:r>
        <w:r>
          <w:rPr>
            <w:i/>
          </w:rPr>
          <w:t>2</w:t>
        </w:r>
        <w:r w:rsidRPr="00FB49AC">
          <w:rPr>
            <w:i/>
          </w:rPr>
          <w:t>&gt;</w:t>
        </w:r>
        <w:r>
          <w:rPr>
            <w:i/>
          </w:rPr>
          <w:t>…]</w:t>
        </w:r>
        <w:r w:rsidRPr="00FB49AC">
          <w:rPr>
            <w:i/>
          </w:rPr>
          <w:t>.&lt;project&gt;-&lt;platform&gt;</w:t>
        </w:r>
        <w:r>
          <w:rPr>
            <w:i/>
          </w:rPr>
          <w:t>-debug</w:t>
        </w:r>
        <w:r w:rsidRPr="00FB49AC">
          <w:rPr>
            <w:i/>
          </w:rPr>
          <w:t xml:space="preserve"> download </w:t>
        </w:r>
      </w:ins>
    </w:p>
    <w:p w14:paraId="5A3F2317" w14:textId="15334A91" w:rsidR="009A4316" w:rsidRPr="006A73BB" w:rsidRDefault="009A4316" w:rsidP="009A4316">
      <w:pPr>
        <w:rPr>
          <w:ins w:id="334" w:author="Greg Landry" w:date="2017-03-01T10:59:00Z"/>
        </w:rPr>
      </w:pPr>
      <w:ins w:id="335" w:author="Greg Landry" w:date="2017-03-01T10:59:00Z">
        <w:r w:rsidRPr="006A73BB">
          <w:t>For exa</w:t>
        </w:r>
        <w:r>
          <w:t>mple, the make target for the 02</w:t>
        </w:r>
        <w:r w:rsidRPr="006A73BB">
          <w:t>_blinkled project from the previous chapter would be:</w:t>
        </w:r>
      </w:ins>
    </w:p>
    <w:p w14:paraId="43320B83" w14:textId="6E5A5AD8" w:rsidR="009A4316" w:rsidRDefault="009A4316" w:rsidP="009A4316">
      <w:pPr>
        <w:ind w:left="720"/>
        <w:rPr>
          <w:ins w:id="336" w:author="Greg Landry" w:date="2017-03-01T10:59:00Z"/>
          <w:i/>
        </w:rPr>
      </w:pPr>
      <w:ins w:id="337" w:author="Greg Landry" w:date="2017-03-01T10:59:00Z">
        <w:r w:rsidRPr="00FB49AC">
          <w:rPr>
            <w:i/>
          </w:rPr>
          <w:t>w</w:t>
        </w:r>
        <w:r>
          <w:rPr>
            <w:i/>
          </w:rPr>
          <w:t>w</w:t>
        </w:r>
        <w:r w:rsidRPr="00FB49AC">
          <w:rPr>
            <w:i/>
          </w:rPr>
          <w:t>101.0</w:t>
        </w:r>
        <w:r>
          <w:rPr>
            <w:i/>
          </w:rPr>
          <w:t>2</w:t>
        </w:r>
        <w:r w:rsidRPr="00FB49AC">
          <w:rPr>
            <w:i/>
          </w:rPr>
          <w:t>.0</w:t>
        </w:r>
      </w:ins>
      <w:ins w:id="338" w:author="Greg Landry" w:date="2017-03-01T11:00:00Z">
        <w:r>
          <w:rPr>
            <w:i/>
          </w:rPr>
          <w:t>2</w:t>
        </w:r>
      </w:ins>
      <w:ins w:id="339" w:author="Greg Landry" w:date="2017-03-01T10:59:00Z">
        <w:r w:rsidRPr="00FB49AC">
          <w:rPr>
            <w:i/>
          </w:rPr>
          <w:t>_blinkled-</w:t>
        </w:r>
      </w:ins>
      <w:ins w:id="340" w:author="Greg Landry" w:date="2017-05-23T10:19:00Z">
        <w:r w:rsidR="00A87DB1">
          <w:rPr>
            <w:i/>
          </w:rPr>
          <w:t>CYW</w:t>
        </w:r>
      </w:ins>
      <w:ins w:id="341" w:author="Greg Landry" w:date="2017-03-01T10:59:00Z">
        <w:r w:rsidRPr="00FB49AC">
          <w:rPr>
            <w:i/>
          </w:rPr>
          <w:t>943</w:t>
        </w:r>
      </w:ins>
      <w:ins w:id="342" w:author="Greg Landry" w:date="2017-03-01T11:00:00Z">
        <w:r>
          <w:rPr>
            <w:i/>
          </w:rPr>
          <w:t>907</w:t>
        </w:r>
      </w:ins>
      <w:ins w:id="343" w:author="Greg Landry" w:date="2017-05-23T10:19:00Z">
        <w:r w:rsidR="00A87DB1">
          <w:rPr>
            <w:i/>
          </w:rPr>
          <w:t>AEVAL1F</w:t>
        </w:r>
      </w:ins>
      <w:ins w:id="344" w:author="Greg Landry" w:date="2017-03-01T11:00:00Z">
        <w:r>
          <w:rPr>
            <w:i/>
          </w:rPr>
          <w:t>_WW101</w:t>
        </w:r>
      </w:ins>
      <w:ins w:id="345" w:author="Greg Landry" w:date="2017-03-01T10:59:00Z">
        <w:r>
          <w:rPr>
            <w:i/>
          </w:rPr>
          <w:t>-debug download</w:t>
        </w:r>
      </w:ins>
    </w:p>
    <w:p w14:paraId="66633D02" w14:textId="77777777" w:rsidR="009A4316" w:rsidRDefault="009A4316" w:rsidP="009A4316">
      <w:pPr>
        <w:pStyle w:val="Heading4"/>
        <w:rPr>
          <w:ins w:id="346" w:author="Greg Landry" w:date="2017-03-01T10:59:00Z"/>
        </w:rPr>
      </w:pPr>
      <w:ins w:id="347" w:author="Greg Landry" w:date="2017-03-01T10:59:00Z">
        <w:r>
          <w:t>Running the Debugger</w:t>
        </w:r>
      </w:ins>
    </w:p>
    <w:p w14:paraId="082867C5" w14:textId="5A2A2AA9" w:rsidR="009A4316" w:rsidRDefault="007056B1" w:rsidP="009A4316">
      <w:pPr>
        <w:rPr>
          <w:ins w:id="348" w:author="Greg Landry" w:date="2017-03-01T10:59:00Z"/>
        </w:rPr>
      </w:pPr>
      <w:ins w:id="349" w:author="Greg Landry" w:date="2017-05-23T09:44:00Z">
        <w:r>
          <w:t>First, e</w:t>
        </w:r>
      </w:ins>
      <w:ins w:id="350" w:author="Greg Landry" w:date="2017-03-01T10:59:00Z">
        <w:r w:rsidR="009A4316">
          <w:t xml:space="preserve">xecute the make target </w:t>
        </w:r>
      </w:ins>
      <w:ins w:id="351" w:author="Greg Landry" w:date="2017-05-23T10:20:00Z">
        <w:r w:rsidR="00F11A44">
          <w:t xml:space="preserve">created above </w:t>
        </w:r>
      </w:ins>
      <w:ins w:id="352" w:author="Greg Landry" w:date="2017-03-01T10:59:00Z">
        <w:r w:rsidR="009A4316">
          <w:t>to download the program to the board. Once the project is downloaded, click the down arrow next to the green bug icon and select “43xxx_Wi-Fi_Debug_Windows”. If you get a message asking if you want to open the debug perspective, click “Yes”. You can click the check box to tell the tool to switch automatically in the future.</w:t>
        </w:r>
      </w:ins>
    </w:p>
    <w:p w14:paraId="1121B594" w14:textId="77777777" w:rsidR="009A4316" w:rsidRDefault="009A4316" w:rsidP="009A4316">
      <w:pPr>
        <w:rPr>
          <w:ins w:id="353" w:author="Greg Landry" w:date="2017-03-01T10:59:00Z"/>
        </w:rPr>
      </w:pPr>
      <w:ins w:id="354" w:author="Greg Landry" w:date="2017-03-01T10:59:00Z">
        <w:r>
          <w:rPr>
            <w:noProof/>
          </w:rPr>
          <w:drawing>
            <wp:inline distT="0" distB="0" distL="0" distR="0" wp14:anchorId="5ADB2BE3" wp14:editId="252F94D5">
              <wp:extent cx="5943600" cy="1057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057275"/>
                      </a:xfrm>
                      <a:prstGeom prst="rect">
                        <a:avLst/>
                      </a:prstGeom>
                    </pic:spPr>
                  </pic:pic>
                </a:graphicData>
              </a:graphic>
            </wp:inline>
          </w:drawing>
        </w:r>
      </w:ins>
    </w:p>
    <w:p w14:paraId="553FAD68" w14:textId="6EB89154" w:rsidR="009A4316" w:rsidRDefault="009A4316" w:rsidP="009A4316">
      <w:pPr>
        <w:rPr>
          <w:ins w:id="355" w:author="Greg Landry" w:date="2017-03-01T10:59:00Z"/>
        </w:rPr>
      </w:pPr>
      <w:ins w:id="356" w:author="Greg Landry" w:date="2017-03-01T10:59:00Z">
        <w:r>
          <w:t xml:space="preserve">Note: If you get an error when trying to launch the debugger you may need to terminate an existing debug process. Open the Windows Task Manager, select the Process tab, click on “Image Name” to sort by the process name and terminate all “arm-none-eabi-gdb” processes. </w:t>
        </w:r>
      </w:ins>
    </w:p>
    <w:p w14:paraId="06EC42EE" w14:textId="77777777" w:rsidR="009A4316" w:rsidRDefault="009A4316" w:rsidP="009A4316">
      <w:pPr>
        <w:jc w:val="center"/>
        <w:rPr>
          <w:ins w:id="357" w:author="Greg Landry" w:date="2017-05-23T09:58:00Z"/>
        </w:rPr>
      </w:pPr>
      <w:ins w:id="358" w:author="Greg Landry" w:date="2017-03-01T10:59:00Z">
        <w:r>
          <w:rPr>
            <w:noProof/>
          </w:rPr>
          <w:drawing>
            <wp:inline distT="0" distB="0" distL="0" distR="0" wp14:anchorId="2D6D8267" wp14:editId="386C0196">
              <wp:extent cx="5188436" cy="2911288"/>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37354" cy="2938736"/>
                      </a:xfrm>
                      <a:prstGeom prst="rect">
                        <a:avLst/>
                      </a:prstGeom>
                    </pic:spPr>
                  </pic:pic>
                </a:graphicData>
              </a:graphic>
            </wp:inline>
          </w:drawing>
        </w:r>
      </w:ins>
    </w:p>
    <w:p w14:paraId="667F8D9C" w14:textId="4963DF98" w:rsidR="00095126" w:rsidRDefault="00B04F1D">
      <w:pPr>
        <w:rPr>
          <w:ins w:id="359" w:author="Greg Landry" w:date="2017-05-23T09:59:00Z"/>
        </w:rPr>
        <w:pPrChange w:id="360" w:author="Greg Landry" w:date="2017-05-23T09:59:00Z">
          <w:pPr>
            <w:keepNext/>
          </w:pPr>
        </w:pPrChange>
      </w:pPr>
      <w:ins w:id="361" w:author="Greg Landry" w:date="2017-05-23T09:58:00Z">
        <w:r>
          <w:lastRenderedPageBreak/>
          <w:t>If you still get an error, execute the “clean” make target and then re-execute the make target for the project that you want to debug.</w:t>
        </w:r>
      </w:ins>
    </w:p>
    <w:p w14:paraId="30D05743" w14:textId="5DD71E96" w:rsidR="009A4316" w:rsidRDefault="009A4316" w:rsidP="009A4316">
      <w:pPr>
        <w:keepNext/>
        <w:rPr>
          <w:ins w:id="362" w:author="Greg Landry" w:date="2017-03-01T10:59:00Z"/>
        </w:rPr>
      </w:pPr>
      <w:ins w:id="363" w:author="Greg Landry" w:date="2017-03-01T10:59:00Z">
        <w:r>
          <w:t>When the debugger starts</w:t>
        </w:r>
      </w:ins>
      <w:ins w:id="364" w:author="Greg Landry" w:date="2017-05-23T10:00:00Z">
        <w:r w:rsidR="00095126">
          <w:t>, you will be in the “</w:t>
        </w:r>
      </w:ins>
      <w:ins w:id="365" w:author="Greg Landry" w:date="2017-05-23T09:59:00Z">
        <w:r w:rsidR="00095126">
          <w:t>Debug Perspective”.</w:t>
        </w:r>
      </w:ins>
      <w:ins w:id="366" w:author="Greg Landry" w:date="2017-05-23T10:00:00Z">
        <w:r w:rsidR="00095126">
          <w:t xml:space="preserve"> </w:t>
        </w:r>
      </w:ins>
      <w:ins w:id="367" w:author="Greg Landry" w:date="2017-05-23T10:01:00Z">
        <w:r w:rsidR="00C767CB">
          <w:t xml:space="preserve">The session will halt in the start_GCC.s file. </w:t>
        </w:r>
      </w:ins>
      <w:ins w:id="368" w:author="Greg Landry" w:date="2017-05-23T10:00:00Z">
        <w:r w:rsidR="00095126">
          <w:t xml:space="preserve">The </w:t>
        </w:r>
      </w:ins>
      <w:ins w:id="369" w:author="Greg Landry" w:date="2017-05-23T10:02:00Z">
        <w:r w:rsidR="000769CC">
          <w:t xml:space="preserve">top of the </w:t>
        </w:r>
      </w:ins>
      <w:ins w:id="370" w:author="Greg Landry" w:date="2017-05-23T10:00:00Z">
        <w:r w:rsidR="00095126">
          <w:t xml:space="preserve">window will look </w:t>
        </w:r>
      </w:ins>
      <w:ins w:id="371" w:author="Greg Landry" w:date="2017-05-23T10:02:00Z">
        <w:r w:rsidR="000769CC">
          <w:t xml:space="preserve">something </w:t>
        </w:r>
      </w:ins>
      <w:ins w:id="372" w:author="Greg Landry" w:date="2017-05-23T10:00:00Z">
        <w:r w:rsidR="00095126">
          <w:t>like this:</w:t>
        </w:r>
      </w:ins>
    </w:p>
    <w:p w14:paraId="43B08506" w14:textId="6CC8FA47" w:rsidR="009A4316" w:rsidRDefault="00DC4F38" w:rsidP="009A4316">
      <w:pPr>
        <w:jc w:val="both"/>
        <w:rPr>
          <w:ins w:id="373" w:author="Greg Landry" w:date="2017-03-01T10:59:00Z"/>
        </w:rPr>
      </w:pPr>
      <w:ins w:id="374" w:author="Greg Landry" w:date="2017-05-23T10:22:00Z">
        <w:r>
          <w:rPr>
            <w:noProof/>
          </w:rPr>
          <w:drawing>
            <wp:inline distT="0" distB="0" distL="0" distR="0" wp14:anchorId="75366476" wp14:editId="455D684B">
              <wp:extent cx="5841993" cy="2023782"/>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52623"/>
                      <a:stretch/>
                    </pic:blipFill>
                    <pic:spPr bwMode="auto">
                      <a:xfrm>
                        <a:off x="0" y="0"/>
                        <a:ext cx="5844914" cy="2024794"/>
                      </a:xfrm>
                      <a:prstGeom prst="rect">
                        <a:avLst/>
                      </a:prstGeom>
                      <a:ln>
                        <a:noFill/>
                      </a:ln>
                      <a:extLst>
                        <a:ext uri="{53640926-AAD7-44D8-BBD7-CCE9431645EC}">
                          <a14:shadowObscured xmlns:a14="http://schemas.microsoft.com/office/drawing/2010/main"/>
                        </a:ext>
                      </a:extLst>
                    </pic:spPr>
                  </pic:pic>
                </a:graphicData>
              </a:graphic>
            </wp:inline>
          </w:drawing>
        </w:r>
      </w:ins>
    </w:p>
    <w:p w14:paraId="2C71EC5C" w14:textId="1C2AF326" w:rsidR="00095126" w:rsidRPr="00A86505" w:rsidRDefault="00FA2251">
      <w:pPr>
        <w:rPr>
          <w:ins w:id="375" w:author="Greg Landry" w:date="2017-05-23T10:00:00Z"/>
          <w:rPrChange w:id="376" w:author="Greg Landry" w:date="2017-05-23T10:05:00Z">
            <w:rPr>
              <w:ins w:id="377" w:author="Greg Landry" w:date="2017-05-23T10:00:00Z"/>
              <w:u w:val="single"/>
            </w:rPr>
          </w:rPrChange>
        </w:rPr>
        <w:pPrChange w:id="378" w:author="Greg Landry" w:date="2017-05-23T10:05:00Z">
          <w:pPr>
            <w:keepNext/>
          </w:pPr>
        </w:pPrChange>
      </w:pPr>
      <w:ins w:id="379" w:author="Greg Landry" w:date="2017-05-23T10:02:00Z">
        <w:r w:rsidRPr="00A86505">
          <w:rPr>
            <w:rPrChange w:id="380" w:author="Greg Landry" w:date="2017-05-23T10:05:00Z">
              <w:rPr>
                <w:u w:val="single"/>
              </w:rPr>
            </w:rPrChange>
          </w:rPr>
          <w:t>In order to add a breakpoint, open the source file (such as 02_blinkled.c)</w:t>
        </w:r>
      </w:ins>
      <w:ins w:id="381" w:author="Greg Landry" w:date="2017-05-23T10:03:00Z">
        <w:r w:rsidRPr="00A86505">
          <w:rPr>
            <w:rPrChange w:id="382" w:author="Greg Landry" w:date="2017-05-23T10:05:00Z">
              <w:rPr>
                <w:u w:val="single"/>
              </w:rPr>
            </w:rPrChange>
          </w:rPr>
          <w:t>, click on the line where you want a breakpoint</w:t>
        </w:r>
      </w:ins>
      <w:ins w:id="383" w:author="Greg Landry" w:date="2017-05-23T10:02:00Z">
        <w:r w:rsidRPr="00A86505">
          <w:rPr>
            <w:rPrChange w:id="384" w:author="Greg Landry" w:date="2017-05-23T10:05:00Z">
              <w:rPr>
                <w:u w:val="single"/>
              </w:rPr>
            </w:rPrChange>
          </w:rPr>
          <w:t xml:space="preserve"> and </w:t>
        </w:r>
      </w:ins>
      <w:ins w:id="385" w:author="Greg Landry" w:date="2017-05-23T10:03:00Z">
        <w:r w:rsidRPr="00A86505">
          <w:rPr>
            <w:rPrChange w:id="386" w:author="Greg Landry" w:date="2017-05-23T10:05:00Z">
              <w:rPr>
                <w:u w:val="single"/>
              </w:rPr>
            </w:rPrChange>
          </w:rPr>
          <w:t xml:space="preserve">press Ctrl-Shift-B or </w:t>
        </w:r>
      </w:ins>
      <w:ins w:id="387" w:author="Greg Landry" w:date="2017-05-23T10:23:00Z">
        <w:r w:rsidR="00DC4F38">
          <w:t>from the menu select “Run &gt; Toggle Breakpoint”</w:t>
        </w:r>
      </w:ins>
      <w:ins w:id="388" w:author="Greg Landry" w:date="2017-05-23T10:03:00Z">
        <w:r w:rsidRPr="00A86505">
          <w:rPr>
            <w:rPrChange w:id="389" w:author="Greg Landry" w:date="2017-05-23T10:05:00Z">
              <w:rPr>
                <w:u w:val="single"/>
              </w:rPr>
            </w:rPrChange>
          </w:rPr>
          <w:t>.</w:t>
        </w:r>
      </w:ins>
      <w:ins w:id="390" w:author="Greg Landry" w:date="2017-05-23T10:07:00Z">
        <w:r w:rsidR="00E742EA">
          <w:t xml:space="preserve"> If you need to see the project explorer window </w:t>
        </w:r>
      </w:ins>
      <w:ins w:id="391" w:author="Greg Landry" w:date="2017-05-23T10:08:00Z">
        <w:r w:rsidR="00DC4F38">
          <w:t>in order to open the</w:t>
        </w:r>
        <w:r w:rsidR="00E742EA">
          <w:t xml:space="preserve"> source file, click on “C/C++” in the upper right corner in order to switch to the C/C++ Perspective. Once you have opened the file, switch back to the Debug Perspective.</w:t>
        </w:r>
      </w:ins>
    </w:p>
    <w:p w14:paraId="38594409" w14:textId="39013D22" w:rsidR="009A4316" w:rsidRDefault="009A4316">
      <w:pPr>
        <w:rPr>
          <w:ins w:id="392" w:author="Greg Landry" w:date="2017-03-01T10:59:00Z"/>
        </w:rPr>
        <w:pPrChange w:id="393" w:author="Greg Landry" w:date="2017-05-23T10:05:00Z">
          <w:pPr>
            <w:keepNext/>
          </w:pPr>
        </w:pPrChange>
      </w:pPr>
      <w:ins w:id="394" w:author="Greg Landry" w:date="2017-03-01T10:59:00Z">
        <w:r w:rsidRPr="00A86505">
          <w:t xml:space="preserve">Click the “Resume” button (shown in the figure above) </w:t>
        </w:r>
      </w:ins>
      <w:ins w:id="395" w:author="Greg Landry" w:date="2017-05-23T10:04:00Z">
        <w:r w:rsidR="00FA2251" w:rsidRPr="00A86505">
          <w:rPr>
            <w:rPrChange w:id="396" w:author="Greg Landry" w:date="2017-05-23T10:05:00Z">
              <w:rPr>
                <w:u w:val="single"/>
              </w:rPr>
            </w:rPrChange>
          </w:rPr>
          <w:t>to resume execution. The program will halt once it reaches the breakpoint.</w:t>
        </w:r>
      </w:ins>
    </w:p>
    <w:p w14:paraId="5393DD4B" w14:textId="0DD8D41B" w:rsidR="009A4316" w:rsidRDefault="00DC4F38">
      <w:pPr>
        <w:jc w:val="center"/>
        <w:rPr>
          <w:ins w:id="397" w:author="Greg Landry" w:date="2017-03-01T10:59:00Z"/>
        </w:rPr>
        <w:pPrChange w:id="398" w:author="Greg Landry" w:date="2017-05-23T10:05:00Z">
          <w:pPr>
            <w:keepNext/>
            <w:jc w:val="center"/>
          </w:pPr>
        </w:pPrChange>
      </w:pPr>
      <w:ins w:id="399" w:author="Greg Landry" w:date="2017-05-23T10:25:00Z">
        <w:r>
          <w:rPr>
            <w:noProof/>
          </w:rPr>
          <w:drawing>
            <wp:inline distT="0" distB="0" distL="0" distR="0" wp14:anchorId="524DC442" wp14:editId="71E57FD0">
              <wp:extent cx="2932505" cy="804559"/>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72972" cy="815661"/>
                      </a:xfrm>
                      <a:prstGeom prst="rect">
                        <a:avLst/>
                      </a:prstGeom>
                    </pic:spPr>
                  </pic:pic>
                </a:graphicData>
              </a:graphic>
            </wp:inline>
          </w:drawing>
        </w:r>
      </w:ins>
    </w:p>
    <w:p w14:paraId="6A9D5FC8" w14:textId="77777777" w:rsidR="009A4316" w:rsidRDefault="009A4316">
      <w:pPr>
        <w:rPr>
          <w:ins w:id="400" w:author="Greg Landry" w:date="2017-03-01T10:59:00Z"/>
        </w:rPr>
        <w:pPrChange w:id="401" w:author="Greg Landry" w:date="2017-05-23T10:05:00Z">
          <w:pPr>
            <w:keepNext/>
          </w:pPr>
        </w:pPrChange>
      </w:pPr>
      <w:ins w:id="402" w:author="Greg Landry" w:date="2017-03-01T10:59:00Z">
        <w:r>
          <w:t>Once a thread suspends due to a breakpoint you will see that line of code highlighted in green as shown above and you will see that the thread is suspended due to the breakpoint in the debug window as shown below.</w:t>
        </w:r>
      </w:ins>
    </w:p>
    <w:p w14:paraId="32707E2F" w14:textId="5264B9D4" w:rsidR="009A4316" w:rsidRDefault="00DC4F38" w:rsidP="009A4316">
      <w:pPr>
        <w:jc w:val="center"/>
        <w:rPr>
          <w:ins w:id="403" w:author="Greg Landry" w:date="2017-03-01T10:59:00Z"/>
        </w:rPr>
      </w:pPr>
      <w:ins w:id="404" w:author="Greg Landry" w:date="2017-05-23T10:26:00Z">
        <w:r>
          <w:rPr>
            <w:noProof/>
          </w:rPr>
          <w:drawing>
            <wp:inline distT="0" distB="0" distL="0" distR="0" wp14:anchorId="7D39E83B" wp14:editId="32560A47">
              <wp:extent cx="4156475" cy="1842247"/>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84542" cy="1854687"/>
                      </a:xfrm>
                      <a:prstGeom prst="rect">
                        <a:avLst/>
                      </a:prstGeom>
                    </pic:spPr>
                  </pic:pic>
                </a:graphicData>
              </a:graphic>
            </wp:inline>
          </w:drawing>
        </w:r>
      </w:ins>
    </w:p>
    <w:p w14:paraId="04B6B32B" w14:textId="29D525A1" w:rsidR="00A307C7" w:rsidRDefault="00A307C7" w:rsidP="009A4316">
      <w:pPr>
        <w:rPr>
          <w:ins w:id="405" w:author="Greg Landry" w:date="2017-05-23T10:10:00Z"/>
        </w:rPr>
      </w:pPr>
      <w:ins w:id="406" w:author="Greg Landry" w:date="2017-05-23T10:09:00Z">
        <w:r>
          <w:lastRenderedPageBreak/>
          <w:t>You can enable or disable breakpoints</w:t>
        </w:r>
      </w:ins>
      <w:ins w:id="407" w:author="Greg Landry" w:date="2017-05-23T10:27:00Z">
        <w:r w:rsidR="00DC4F38">
          <w:t xml:space="preserve"> by double clicking on the green circle next to the line in the source code or</w:t>
        </w:r>
      </w:ins>
      <w:ins w:id="408" w:author="Greg Landry" w:date="2017-05-23T10:09:00Z">
        <w:r>
          <w:t xml:space="preserve"> from the </w:t>
        </w:r>
      </w:ins>
      <w:ins w:id="409" w:author="Greg Landry" w:date="2017-05-23T10:10:00Z">
        <w:r>
          <w:t>“Breakpoints” window. If you don’t see the Breakpo</w:t>
        </w:r>
      </w:ins>
      <w:ins w:id="410" w:author="Greg Landry" w:date="2017-05-23T10:11:00Z">
        <w:r>
          <w:t>i</w:t>
        </w:r>
      </w:ins>
      <w:ins w:id="411" w:author="Greg Landry" w:date="2017-05-23T10:10:00Z">
        <w:r>
          <w:t xml:space="preserve">nts </w:t>
        </w:r>
      </w:ins>
      <w:ins w:id="412" w:author="Greg Landry" w:date="2017-05-23T10:15:00Z">
        <w:r w:rsidR="00803D55">
          <w:t>tab</w:t>
        </w:r>
      </w:ins>
      <w:ins w:id="413" w:author="Greg Landry" w:date="2017-05-23T10:10:00Z">
        <w:r>
          <w:t>, use the menu</w:t>
        </w:r>
      </w:ins>
      <w:ins w:id="414" w:author="Greg Landry" w:date="2017-05-23T10:15:00Z">
        <w:r>
          <w:t xml:space="preserve"> item</w:t>
        </w:r>
      </w:ins>
      <w:ins w:id="415" w:author="Greg Landry" w:date="2017-05-23T10:10:00Z">
        <w:r>
          <w:t xml:space="preserve"> “Window &gt; Show View &gt; Breakpoints”.</w:t>
        </w:r>
      </w:ins>
    </w:p>
    <w:p w14:paraId="7E6D294E" w14:textId="3419BA7B" w:rsidR="00A307C7" w:rsidRDefault="006927A6" w:rsidP="009A4316">
      <w:pPr>
        <w:rPr>
          <w:ins w:id="416" w:author="Greg Landry" w:date="2017-05-23T10:13:00Z"/>
        </w:rPr>
      </w:pPr>
      <w:ins w:id="417" w:author="Greg Landry" w:date="2017-05-23T10:11:00Z">
        <w:r>
          <w:t>If b</w:t>
        </w:r>
        <w:r w:rsidR="00A307C7" w:rsidRPr="00A307C7">
          <w:t>reakpoints are created</w:t>
        </w:r>
        <w:r>
          <w:t xml:space="preserve"> prior to starting the current d</w:t>
        </w:r>
        <w:r w:rsidR="00A307C7" w:rsidRPr="00A307C7">
          <w:t xml:space="preserve">ebug session, they will not be associated with the current thread and will be indicated with a </w:t>
        </w:r>
        <w:r>
          <w:t>b</w:t>
        </w:r>
        <w:r w:rsidR="00A307C7" w:rsidRPr="00A307C7">
          <w:t xml:space="preserve">lue circle without a check </w:t>
        </w:r>
        <w:r>
          <w:t>mark. To enable the b</w:t>
        </w:r>
        <w:r w:rsidR="00A307C7" w:rsidRPr="00A307C7">
          <w:t xml:space="preserve">reakpoints in the current thread, </w:t>
        </w:r>
      </w:ins>
      <w:ins w:id="418" w:author="Greg Landry" w:date="2017-05-23T10:12:00Z">
        <w:r>
          <w:t>r</w:t>
        </w:r>
        <w:r w:rsidR="00A307C7" w:rsidRPr="00A307C7">
          <w:t xml:space="preserve">ight-click the desired breakpoint and </w:t>
        </w:r>
      </w:ins>
      <w:ins w:id="419" w:author="Greg Landry" w:date="2017-05-23T10:28:00Z">
        <w:r w:rsidR="00DC4F38">
          <w:t>select</w:t>
        </w:r>
      </w:ins>
      <w:ins w:id="420" w:author="Greg Landry" w:date="2017-05-23T10:12:00Z">
        <w:r w:rsidR="00A307C7" w:rsidRPr="00A307C7">
          <w:t xml:space="preserve"> “</w:t>
        </w:r>
        <w:r w:rsidR="00A307C7" w:rsidRPr="00A307C7">
          <w:rPr>
            <w:rPrChange w:id="421" w:author="Greg Landry" w:date="2017-05-23T10:13:00Z">
              <w:rPr>
                <w:b/>
              </w:rPr>
            </w:rPrChange>
          </w:rPr>
          <w:t>Breakpoint Properties…”</w:t>
        </w:r>
        <w:r w:rsidR="00A307C7" w:rsidRPr="00A307C7">
          <w:t xml:space="preserve"> </w:t>
        </w:r>
      </w:ins>
      <w:ins w:id="422" w:author="Greg Landry" w:date="2017-05-23T10:28:00Z">
        <w:r w:rsidR="00DC4F38">
          <w:t xml:space="preserve">Click on “Filter” and </w:t>
        </w:r>
      </w:ins>
      <w:ins w:id="423" w:author="Greg Landry" w:date="2017-05-23T10:13:00Z">
        <w:r w:rsidR="00DC4F38">
          <w:t>t</w:t>
        </w:r>
        <w:r w:rsidR="00A307C7" w:rsidRPr="00A307C7">
          <w:t xml:space="preserve">hen </w:t>
        </w:r>
      </w:ins>
      <w:ins w:id="424" w:author="Greg Landry" w:date="2017-05-23T10:17:00Z">
        <w:r>
          <w:t>select</w:t>
        </w:r>
      </w:ins>
      <w:ins w:id="425" w:author="Greg Landry" w:date="2017-05-23T10:12:00Z">
        <w:r w:rsidR="00A307C7" w:rsidRPr="00A307C7">
          <w:t xml:space="preserve"> the </w:t>
        </w:r>
      </w:ins>
      <w:ins w:id="426" w:author="Greg Landry" w:date="2017-05-23T10:13:00Z">
        <w:r w:rsidR="00A307C7" w:rsidRPr="00A307C7">
          <w:t>“</w:t>
        </w:r>
      </w:ins>
      <w:ins w:id="427" w:author="Greg Landry" w:date="2017-05-23T10:12:00Z">
        <w:r w:rsidR="00A307C7" w:rsidRPr="00A307C7">
          <w:rPr>
            <w:rPrChange w:id="428" w:author="Greg Landry" w:date="2017-05-23T10:13:00Z">
              <w:rPr>
                <w:b/>
              </w:rPr>
            </w:rPrChange>
          </w:rPr>
          <w:t>last_built.elf</w:t>
        </w:r>
      </w:ins>
      <w:ins w:id="429" w:author="Greg Landry" w:date="2017-05-23T10:13:00Z">
        <w:r w:rsidR="00A307C7" w:rsidRPr="00A307C7">
          <w:rPr>
            <w:rPrChange w:id="430" w:author="Greg Landry" w:date="2017-05-23T10:13:00Z">
              <w:rPr>
                <w:b/>
              </w:rPr>
            </w:rPrChange>
          </w:rPr>
          <w:t>”</w:t>
        </w:r>
      </w:ins>
      <w:ins w:id="431" w:author="Greg Landry" w:date="2017-05-23T10:12:00Z">
        <w:r w:rsidR="00A307C7" w:rsidRPr="00A307C7">
          <w:rPr>
            <w:rPrChange w:id="432" w:author="Greg Landry" w:date="2017-05-23T10:13:00Z">
              <w:rPr>
                <w:b/>
              </w:rPr>
            </w:rPrChange>
          </w:rPr>
          <w:t xml:space="preserve"> </w:t>
        </w:r>
        <w:r w:rsidR="00A307C7" w:rsidRPr="00A307C7">
          <w:t>check box</w:t>
        </w:r>
      </w:ins>
      <w:ins w:id="433" w:author="Greg Landry" w:date="2017-05-23T10:13:00Z">
        <w:r w:rsidR="00A307C7">
          <w:t xml:space="preserve"> as shown below.</w:t>
        </w:r>
      </w:ins>
    </w:p>
    <w:p w14:paraId="7FE54C89" w14:textId="777F55ED" w:rsidR="00A307C7" w:rsidRPr="00A307C7" w:rsidRDefault="00A307C7" w:rsidP="009A4316">
      <w:pPr>
        <w:rPr>
          <w:ins w:id="434" w:author="Greg Landry" w:date="2017-05-23T10:11:00Z"/>
        </w:rPr>
      </w:pPr>
      <w:ins w:id="435" w:author="Greg Landry" w:date="2017-05-23T10:13:00Z">
        <w:r>
          <w:rPr>
            <w:noProof/>
          </w:rPr>
          <w:drawing>
            <wp:inline distT="0" distB="0" distL="0" distR="0" wp14:anchorId="6B106A2B" wp14:editId="5EB31A8A">
              <wp:extent cx="5943244" cy="1822076"/>
              <wp:effectExtent l="0" t="0" r="635" b="698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943907_14_screen_shot.JPG"/>
                      <pic:cNvPicPr/>
                    </pic:nvPicPr>
                    <pic:blipFill rotWithShape="1">
                      <a:blip r:embed="rId30">
                        <a:extLst>
                          <a:ext uri="{28A0092B-C50C-407E-A947-70E740481C1C}">
                            <a14:useLocalDpi xmlns:a14="http://schemas.microsoft.com/office/drawing/2010/main" val="0"/>
                          </a:ext>
                        </a:extLst>
                      </a:blip>
                      <a:srcRect b="64939"/>
                      <a:stretch/>
                    </pic:blipFill>
                    <pic:spPr bwMode="auto">
                      <a:xfrm>
                        <a:off x="0" y="0"/>
                        <a:ext cx="5943600" cy="1822185"/>
                      </a:xfrm>
                      <a:prstGeom prst="rect">
                        <a:avLst/>
                      </a:prstGeom>
                      <a:ln>
                        <a:noFill/>
                      </a:ln>
                      <a:extLst>
                        <a:ext uri="{53640926-AAD7-44D8-BBD7-CCE9431645EC}">
                          <a14:shadowObscured xmlns:a14="http://schemas.microsoft.com/office/drawing/2010/main"/>
                        </a:ext>
                      </a:extLst>
                    </pic:spPr>
                  </pic:pic>
                </a:graphicData>
              </a:graphic>
            </wp:inline>
          </w:drawing>
        </w:r>
      </w:ins>
    </w:p>
    <w:p w14:paraId="6F5702BD" w14:textId="283C567F" w:rsidR="00A307C7" w:rsidRDefault="00A307C7" w:rsidP="009A4316">
      <w:pPr>
        <w:rPr>
          <w:ins w:id="436" w:author="Greg Landry" w:date="2017-05-23T10:12:00Z"/>
        </w:rPr>
      </w:pPr>
      <w:ins w:id="437" w:author="Greg Landry" w:date="2017-05-23T10:13:00Z">
        <w:r>
          <w:t xml:space="preserve">Note: </w:t>
        </w:r>
      </w:ins>
      <w:ins w:id="438" w:author="Greg Landry" w:date="2017-05-23T10:11:00Z">
        <w:r>
          <w:t xml:space="preserve">If you do not see any breakpoints in the Breakpoints window, click the </w:t>
        </w:r>
      </w:ins>
      <w:ins w:id="439" w:author="Greg Landry" w:date="2017-05-23T10:12:00Z">
        <w:r>
          <w:t>“</w:t>
        </w:r>
      </w:ins>
      <w:ins w:id="440" w:author="Greg Landry" w:date="2017-05-23T10:11:00Z">
        <w:r w:rsidRPr="00A307C7">
          <w:rPr>
            <w:rPrChange w:id="441" w:author="Greg Landry" w:date="2017-05-23T10:11:00Z">
              <w:rPr>
                <w:b/>
              </w:rPr>
            </w:rPrChange>
          </w:rPr>
          <w:t>Show Breakpoints Supported by Selected Target</w:t>
        </w:r>
      </w:ins>
      <w:ins w:id="442" w:author="Greg Landry" w:date="2017-05-23T10:12:00Z">
        <w:r>
          <w:t>”</w:t>
        </w:r>
      </w:ins>
      <w:ins w:id="443" w:author="Greg Landry" w:date="2017-05-23T10:11:00Z">
        <w:r w:rsidRPr="00A307C7">
          <w:t xml:space="preserve"> </w:t>
        </w:r>
      </w:ins>
      <w:ins w:id="444" w:author="Greg Landry" w:date="2017-05-23T10:17:00Z">
        <w:r w:rsidR="006927A6">
          <w:t>button</w:t>
        </w:r>
      </w:ins>
      <w:ins w:id="445" w:author="Greg Landry" w:date="2017-05-23T10:11:00Z">
        <w:r>
          <w:t xml:space="preserve"> as shown</w:t>
        </w:r>
      </w:ins>
      <w:ins w:id="446" w:author="Greg Landry" w:date="2017-05-23T10:12:00Z">
        <w:r>
          <w:t xml:space="preserve"> below.</w:t>
        </w:r>
      </w:ins>
      <w:ins w:id="447" w:author="Greg Landry" w:date="2017-05-23T10:14:00Z">
        <w:r w:rsidRPr="00A307C7">
          <w:rPr>
            <w:noProof/>
          </w:rPr>
          <w:t xml:space="preserve"> </w:t>
        </w:r>
      </w:ins>
    </w:p>
    <w:p w14:paraId="726DFCBF" w14:textId="62CFE8F7" w:rsidR="00A307C7" w:rsidRDefault="00A307C7" w:rsidP="009A4316">
      <w:pPr>
        <w:rPr>
          <w:ins w:id="448" w:author="Greg Landry" w:date="2017-05-23T10:09:00Z"/>
        </w:rPr>
      </w:pPr>
      <w:ins w:id="449" w:author="Greg Landry" w:date="2017-05-23T10:14:00Z">
        <w:r>
          <w:rPr>
            <w:noProof/>
          </w:rPr>
          <mc:AlternateContent>
            <mc:Choice Requires="wps">
              <w:drawing>
                <wp:anchor distT="0" distB="0" distL="114300" distR="114300" simplePos="0" relativeHeight="251659264" behindDoc="0" locked="0" layoutInCell="1" allowOverlap="1" wp14:anchorId="7F79AE4C" wp14:editId="3D10EAC8">
                  <wp:simplePos x="0" y="0"/>
                  <wp:positionH relativeFrom="margin">
                    <wp:posOffset>5560359</wp:posOffset>
                  </wp:positionH>
                  <wp:positionV relativeFrom="paragraph">
                    <wp:posOffset>366432</wp:posOffset>
                  </wp:positionV>
                  <wp:extent cx="152400" cy="161925"/>
                  <wp:effectExtent l="19050" t="19050" r="19050" b="28575"/>
                  <wp:wrapNone/>
                  <wp:docPr id="1005" name="Rectangle 1005"/>
                  <wp:cNvGraphicFramePr/>
                  <a:graphic xmlns:a="http://schemas.openxmlformats.org/drawingml/2006/main">
                    <a:graphicData uri="http://schemas.microsoft.com/office/word/2010/wordprocessingShape">
                      <wps:wsp>
                        <wps:cNvSpPr/>
                        <wps:spPr>
                          <a:xfrm>
                            <a:off x="0" y="0"/>
                            <a:ext cx="152400" cy="161925"/>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EE7665" id="Rectangle 1005" o:spid="_x0000_s1026" style="position:absolute;margin-left:437.8pt;margin-top:28.85pt;width:12pt;height:12.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" filled="f" strokecolor="red" strokeweight="2.25pt">
                  <w10:wrap anchorx="margin"/>
                </v:rect>
              </w:pict>
            </mc:Fallback>
          </mc:AlternateContent>
        </w:r>
        <w:r>
          <w:rPr>
            <w:noProof/>
          </w:rPr>
          <w:drawing>
            <wp:inline distT="0" distB="0" distL="0" distR="0" wp14:anchorId="38E57505" wp14:editId="66F7E8D9">
              <wp:extent cx="5942794" cy="1606923"/>
              <wp:effectExtent l="0" t="0" r="1270" b="0"/>
              <wp:docPr id="1003" name="Picture 1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58552"/>
                      <a:stretch/>
                    </pic:blipFill>
                    <pic:spPr bwMode="auto">
                      <a:xfrm>
                        <a:off x="0" y="0"/>
                        <a:ext cx="5943600" cy="1607141"/>
                      </a:xfrm>
                      <a:prstGeom prst="rect">
                        <a:avLst/>
                      </a:prstGeom>
                      <a:ln>
                        <a:noFill/>
                      </a:ln>
                      <a:extLst>
                        <a:ext uri="{53640926-AAD7-44D8-BBD7-CCE9431645EC}">
                          <a14:shadowObscured xmlns:a14="http://schemas.microsoft.com/office/drawing/2010/main"/>
                        </a:ext>
                      </a:extLst>
                    </pic:spPr>
                  </pic:pic>
                </a:graphicData>
              </a:graphic>
            </wp:inline>
          </w:drawing>
        </w:r>
      </w:ins>
    </w:p>
    <w:p w14:paraId="20A59496" w14:textId="12811E1E" w:rsidR="009A4316" w:rsidRDefault="009A4316">
      <w:pPr>
        <w:keepNext/>
        <w:rPr>
          <w:ins w:id="450" w:author="Greg Landry" w:date="2017-03-01T10:59:00Z"/>
        </w:rPr>
        <w:pPrChange w:id="451" w:author="Greg Landry" w:date="2017-05-23T10:17:00Z">
          <w:pPr/>
        </w:pPrChange>
      </w:pPr>
      <w:ins w:id="452" w:author="Greg Landry" w:date="2017-03-01T10:59:00Z">
        <w:r>
          <w:t xml:space="preserve">Click the red “Terminate” button to stop debugging. Once you terminate the debugger, you </w:t>
        </w:r>
      </w:ins>
      <w:ins w:id="453" w:author="Greg Landry" w:date="2017-05-23T10:09:00Z">
        <w:r w:rsidR="00A307C7">
          <w:t>will</w:t>
        </w:r>
      </w:ins>
      <w:ins w:id="454" w:author="Greg Landry" w:date="2017-03-01T10:59:00Z">
        <w:r>
          <w:t xml:space="preserve"> wa</w:t>
        </w:r>
        <w:r w:rsidR="00A307C7">
          <w:t>nt to switch back to the C/C++ P</w:t>
        </w:r>
        <w:r>
          <w:t>erspective by clicking on the button at the top right corner.</w:t>
        </w:r>
      </w:ins>
    </w:p>
    <w:p w14:paraId="0B420B39" w14:textId="77777777" w:rsidR="009A4316" w:rsidRDefault="009A4316" w:rsidP="009A4316">
      <w:pPr>
        <w:jc w:val="center"/>
        <w:rPr>
          <w:ins w:id="455" w:author="Greg Landry" w:date="2017-03-01T10:59:00Z"/>
          <w:rFonts w:ascii="Cambria" w:eastAsia="Times New Roman" w:hAnsi="Cambria"/>
          <w:b/>
          <w:bCs/>
          <w:color w:val="4F81BD"/>
          <w:sz w:val="26"/>
          <w:szCs w:val="26"/>
        </w:rPr>
      </w:pPr>
      <w:ins w:id="456" w:author="Greg Landry" w:date="2017-03-01T10:59:00Z">
        <w:r>
          <w:rPr>
            <w:noProof/>
          </w:rPr>
          <w:drawing>
            <wp:inline distT="0" distB="0" distL="0" distR="0" wp14:anchorId="1070EE9E" wp14:editId="577EEB8E">
              <wp:extent cx="5943600" cy="1333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55071"/>
                      <a:stretch/>
                    </pic:blipFill>
                    <pic:spPr bwMode="auto">
                      <a:xfrm>
                        <a:off x="0" y="0"/>
                        <a:ext cx="5943600" cy="1333500"/>
                      </a:xfrm>
                      <a:prstGeom prst="rect">
                        <a:avLst/>
                      </a:prstGeom>
                      <a:ln>
                        <a:noFill/>
                      </a:ln>
                      <a:extLst>
                        <a:ext uri="{53640926-AAD7-44D8-BBD7-CCE9431645EC}">
                          <a14:shadowObscured xmlns:a14="http://schemas.microsoft.com/office/drawing/2010/main"/>
                        </a:ext>
                      </a:extLst>
                    </pic:spPr>
                  </pic:pic>
                </a:graphicData>
              </a:graphic>
            </wp:inline>
          </w:drawing>
        </w:r>
        <w:r>
          <w:br w:type="page"/>
        </w:r>
      </w:ins>
    </w:p>
    <w:p w14:paraId="4AA4B7D1" w14:textId="6E39C0F0" w:rsidR="00F32A41" w:rsidDel="009A4316" w:rsidRDefault="00F32A41">
      <w:pPr>
        <w:pStyle w:val="Heading3"/>
        <w:rPr>
          <w:del w:id="457" w:author="Greg Landry" w:date="2017-03-01T10:58:00Z"/>
        </w:rPr>
        <w:pPrChange w:id="458" w:author="Greg Landry" w:date="2017-03-01T10:59:00Z">
          <w:pPr>
            <w:ind w:left="360"/>
          </w:pPr>
        </w:pPrChange>
      </w:pPr>
      <w:del w:id="459" w:author="Greg Landry" w:date="2017-03-01T10:58:00Z">
        <w:r w:rsidDel="009A4316">
          <w:lastRenderedPageBreak/>
          <w:delText xml:space="preserve">Run the debugger. How many threads are in </w:delText>
        </w:r>
        <w:r w:rsidR="009501D7" w:rsidDel="009A4316">
          <w:delText>this application</w:delText>
        </w:r>
        <w:r w:rsidDel="009A4316">
          <w:delText>?</w:delText>
        </w:r>
      </w:del>
    </w:p>
    <w:p w14:paraId="2028EE70" w14:textId="1D4EF220" w:rsidR="00A4421A" w:rsidDel="002346F3" w:rsidRDefault="00A4421A">
      <w:pPr>
        <w:pStyle w:val="Heading3"/>
        <w:rPr>
          <w:del w:id="460" w:author="Greg Landry" w:date="2017-03-01T11:02:00Z"/>
          <w:sz w:val="26"/>
          <w:szCs w:val="26"/>
        </w:rPr>
        <w:pPrChange w:id="461" w:author="Greg Landry" w:date="2017-03-01T10:59:00Z">
          <w:pPr/>
        </w:pPrChange>
      </w:pPr>
      <w:del w:id="462" w:author="Greg Landry" w:date="2017-03-01T11:02:00Z">
        <w:r w:rsidDel="002346F3">
          <w:br w:type="page"/>
        </w:r>
      </w:del>
    </w:p>
    <w:p w14:paraId="7ADDA91D" w14:textId="39D7A02F" w:rsidR="003C0BC5" w:rsidRDefault="003C0BC5" w:rsidP="003C0BC5">
      <w:pPr>
        <w:pStyle w:val="Heading2"/>
      </w:pPr>
      <w:r>
        <w:t>Related Example “Apps”</w:t>
      </w:r>
    </w:p>
    <w:tbl>
      <w:tblPr>
        <w:tblStyle w:val="TableGrid"/>
        <w:tblW w:w="9699" w:type="dxa"/>
        <w:tblLook w:val="04A0" w:firstRow="1" w:lastRow="0" w:firstColumn="1" w:lastColumn="0" w:noHBand="0" w:noVBand="1"/>
      </w:tblPr>
      <w:tblGrid>
        <w:gridCol w:w="2001"/>
        <w:gridCol w:w="7698"/>
      </w:tblGrid>
      <w:tr w:rsidR="003C0BC5" w14:paraId="287AEC1E" w14:textId="77777777" w:rsidTr="00287DDA">
        <w:trPr>
          <w:trHeight w:val="356"/>
        </w:trPr>
        <w:tc>
          <w:tcPr>
            <w:tcW w:w="2001" w:type="dxa"/>
          </w:tcPr>
          <w:p w14:paraId="24ADB8DE" w14:textId="77777777" w:rsidR="003C0BC5" w:rsidRPr="00ED587E" w:rsidRDefault="003C0BC5" w:rsidP="00D63692">
            <w:pPr>
              <w:jc w:val="center"/>
              <w:rPr>
                <w:b/>
              </w:rPr>
            </w:pPr>
            <w:r w:rsidRPr="00ED587E">
              <w:rPr>
                <w:b/>
              </w:rPr>
              <w:t>App Name</w:t>
            </w:r>
          </w:p>
        </w:tc>
        <w:tc>
          <w:tcPr>
            <w:tcW w:w="7698" w:type="dxa"/>
          </w:tcPr>
          <w:p w14:paraId="3799F5E4" w14:textId="77777777" w:rsidR="003C0BC5" w:rsidRPr="00ED587E" w:rsidRDefault="003C0BC5" w:rsidP="00D63692">
            <w:pPr>
              <w:jc w:val="center"/>
              <w:rPr>
                <w:b/>
              </w:rPr>
            </w:pPr>
            <w:r w:rsidRPr="00ED587E">
              <w:rPr>
                <w:b/>
              </w:rPr>
              <w:t>Function</w:t>
            </w:r>
          </w:p>
        </w:tc>
      </w:tr>
      <w:tr w:rsidR="003C0BC5" w14:paraId="57A49146" w14:textId="77777777" w:rsidTr="00287DDA">
        <w:trPr>
          <w:trHeight w:val="356"/>
        </w:trPr>
        <w:tc>
          <w:tcPr>
            <w:tcW w:w="2001" w:type="dxa"/>
          </w:tcPr>
          <w:p w14:paraId="6AACDB79" w14:textId="476ED40A" w:rsidR="003C0BC5" w:rsidRDefault="00E93965" w:rsidP="00D63692">
            <w:r>
              <w:t>snip.thraed_monitor</w:t>
            </w:r>
          </w:p>
        </w:tc>
        <w:tc>
          <w:tcPr>
            <w:tcW w:w="7698" w:type="dxa"/>
          </w:tcPr>
          <w:p w14:paraId="046CA939" w14:textId="597BBBC6" w:rsidR="003C0BC5" w:rsidRDefault="00E93965" w:rsidP="00E93965">
            <w:r>
              <w:t>Demonstrates using the system monitor API to monitor operation of an application thread.</w:t>
            </w:r>
          </w:p>
        </w:tc>
      </w:tr>
      <w:tr w:rsidR="00E93965" w14:paraId="4B5F430E" w14:textId="77777777" w:rsidTr="00287DDA">
        <w:trPr>
          <w:trHeight w:val="356"/>
        </w:trPr>
        <w:tc>
          <w:tcPr>
            <w:tcW w:w="2001" w:type="dxa"/>
          </w:tcPr>
          <w:p w14:paraId="5F6612A7" w14:textId="2465929A" w:rsidR="00E93965" w:rsidRDefault="00E93965" w:rsidP="00E93965">
            <w:r>
              <w:t>snip.stack_overflow</w:t>
            </w:r>
          </w:p>
        </w:tc>
        <w:tc>
          <w:tcPr>
            <w:tcW w:w="7698" w:type="dxa"/>
          </w:tcPr>
          <w:p w14:paraId="69E683E8" w14:textId="23D018D5" w:rsidR="00E93965" w:rsidRDefault="00E93965" w:rsidP="00E93965">
            <w:r>
              <w:t>Demonstrates a stack overflow condition.</w:t>
            </w:r>
          </w:p>
        </w:tc>
      </w:tr>
    </w:tbl>
    <w:p w14:paraId="23E1834E" w14:textId="77777777" w:rsidR="003C0BC5" w:rsidRPr="00ED587E" w:rsidRDefault="003C0BC5" w:rsidP="003C0BC5">
      <w:pPr>
        <w:pStyle w:val="Heading2"/>
      </w:pPr>
      <w:r>
        <w:t>Known Errata + Enhancements + Comments</w:t>
      </w:r>
    </w:p>
    <w:p w14:paraId="1D770501" w14:textId="309B9F95" w:rsidR="006105AD" w:rsidRDefault="005B72F4" w:rsidP="003C0BC5">
      <w:pPr>
        <w:rPr>
          <w:ins w:id="463" w:author="Greg Landry" w:date="2017-05-23T10:29:00Z"/>
        </w:rPr>
      </w:pPr>
      <w:r>
        <w:t>How do you</w:t>
      </w:r>
      <w:r w:rsidR="003C0BC5">
        <w:t xml:space="preserve"> know what size stack</w:t>
      </w:r>
      <w:r>
        <w:t xml:space="preserve"> is required for a given thread?</w:t>
      </w:r>
    </w:p>
    <w:p w14:paraId="5D45E2E1" w14:textId="77777777" w:rsidR="006105AD" w:rsidRDefault="006105AD">
      <w:pPr>
        <w:rPr>
          <w:ins w:id="464" w:author="Greg Landry" w:date="2017-05-23T10:29:00Z"/>
        </w:rPr>
      </w:pPr>
      <w:ins w:id="465" w:author="Greg Landry" w:date="2017-05-23T10:29:00Z">
        <w:r>
          <w:br w:type="page"/>
        </w:r>
      </w:ins>
    </w:p>
    <w:p w14:paraId="6E64EB16" w14:textId="77777777" w:rsidR="003C0BC5" w:rsidRPr="00F377DB" w:rsidRDefault="003C0BC5" w:rsidP="003C0BC5"/>
    <w:sectPr w:rsidR="003C0BC5" w:rsidRPr="00F377DB">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00B5BD" w14:textId="77777777" w:rsidR="00EC6EDB" w:rsidRDefault="00EC6EDB" w:rsidP="00B93846">
      <w:r>
        <w:separator/>
      </w:r>
    </w:p>
  </w:endnote>
  <w:endnote w:type="continuationSeparator" w:id="0">
    <w:p w14:paraId="2DE5757B" w14:textId="77777777" w:rsidR="00EC6EDB" w:rsidRDefault="00EC6EDB" w:rsidP="00B938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0696326"/>
      <w:docPartObj>
        <w:docPartGallery w:val="Page Numbers (Bottom of Page)"/>
        <w:docPartUnique/>
      </w:docPartObj>
    </w:sdtPr>
    <w:sdtEndPr/>
    <w:sdtContent>
      <w:sdt>
        <w:sdtPr>
          <w:id w:val="1728636285"/>
          <w:docPartObj>
            <w:docPartGallery w:val="Page Numbers (Top of Page)"/>
            <w:docPartUnique/>
          </w:docPartObj>
        </w:sdtPr>
        <w:sdtEndPr/>
        <w:sdtContent>
          <w:p w14:paraId="181F2CEC" w14:textId="55F47DA7" w:rsidR="00B93846" w:rsidRDefault="00B93846">
            <w:pPr>
              <w:pStyle w:val="Footer"/>
              <w:jc w:val="center"/>
            </w:pPr>
            <w:r>
              <w:t xml:space="preserve">Page </w:t>
            </w:r>
            <w:r>
              <w:rPr>
                <w:b/>
                <w:bCs/>
              </w:rPr>
              <w:fldChar w:fldCharType="begin"/>
            </w:r>
            <w:r>
              <w:rPr>
                <w:b/>
                <w:bCs/>
              </w:rPr>
              <w:instrText xml:space="preserve"> PAGE </w:instrText>
            </w:r>
            <w:r>
              <w:rPr>
                <w:b/>
                <w:bCs/>
              </w:rPr>
              <w:fldChar w:fldCharType="separate"/>
            </w:r>
            <w:r w:rsidR="001B31F5">
              <w:rPr>
                <w:b/>
                <w:bCs/>
                <w:noProof/>
              </w:rPr>
              <w:t>1</w:t>
            </w:r>
            <w:r>
              <w:rPr>
                <w:b/>
                <w:bCs/>
              </w:rPr>
              <w:fldChar w:fldCharType="end"/>
            </w:r>
            <w:r>
              <w:t xml:space="preserve"> of </w:t>
            </w:r>
            <w:r>
              <w:rPr>
                <w:b/>
                <w:bCs/>
              </w:rPr>
              <w:fldChar w:fldCharType="begin"/>
            </w:r>
            <w:r>
              <w:rPr>
                <w:b/>
                <w:bCs/>
              </w:rPr>
              <w:instrText xml:space="preserve"> NUMPAGES  </w:instrText>
            </w:r>
            <w:r>
              <w:rPr>
                <w:b/>
                <w:bCs/>
              </w:rPr>
              <w:fldChar w:fldCharType="separate"/>
            </w:r>
            <w:r w:rsidR="001B31F5">
              <w:rPr>
                <w:b/>
                <w:bCs/>
                <w:noProof/>
              </w:rPr>
              <w:t>16</w:t>
            </w:r>
            <w:r>
              <w:rPr>
                <w:b/>
                <w:bCs/>
              </w:rPr>
              <w:fldChar w:fldCharType="end"/>
            </w:r>
          </w:p>
        </w:sdtContent>
      </w:sdt>
    </w:sdtContent>
  </w:sdt>
  <w:p w14:paraId="7A3DD622" w14:textId="77777777" w:rsidR="00B93846" w:rsidRDefault="00B938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215F85" w14:textId="77777777" w:rsidR="00EC6EDB" w:rsidRDefault="00EC6EDB" w:rsidP="00B93846">
      <w:r>
        <w:separator/>
      </w:r>
    </w:p>
  </w:footnote>
  <w:footnote w:type="continuationSeparator" w:id="0">
    <w:p w14:paraId="69983684" w14:textId="77777777" w:rsidR="00EC6EDB" w:rsidRDefault="00EC6EDB" w:rsidP="00B9384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61B4B"/>
    <w:multiLevelType w:val="hybridMultilevel"/>
    <w:tmpl w:val="98BE5DEC"/>
    <w:lvl w:ilvl="0" w:tplc="04090001">
      <w:start w:val="1"/>
      <w:numFmt w:val="bullet"/>
      <w:lvlText w:val=""/>
      <w:lvlJc w:val="left"/>
      <w:pPr>
        <w:ind w:left="180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1">
      <w:start w:val="1"/>
      <w:numFmt w:val="bullet"/>
      <w:lvlText w:val=""/>
      <w:lvlJc w:val="left"/>
      <w:pPr>
        <w:ind w:left="2520" w:hanging="180"/>
      </w:pPr>
      <w:rPr>
        <w:rFonts w:ascii="Symbol" w:hAnsi="Symbol" w:hint="default"/>
      </w:r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543757"/>
    <w:multiLevelType w:val="hybridMultilevel"/>
    <w:tmpl w:val="6C4AC8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DF127C"/>
    <w:multiLevelType w:val="hybridMultilevel"/>
    <w:tmpl w:val="680C0D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7A2185"/>
    <w:multiLevelType w:val="hybridMultilevel"/>
    <w:tmpl w:val="27C4E6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CF3F66"/>
    <w:multiLevelType w:val="hybridMultilevel"/>
    <w:tmpl w:val="9640A3E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B02049"/>
    <w:multiLevelType w:val="hybridMultilevel"/>
    <w:tmpl w:val="49B887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8B3026"/>
    <w:multiLevelType w:val="hybridMultilevel"/>
    <w:tmpl w:val="A21CAF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696B40"/>
    <w:multiLevelType w:val="hybridMultilevel"/>
    <w:tmpl w:val="AF1E8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321BD4"/>
    <w:multiLevelType w:val="hybridMultilevel"/>
    <w:tmpl w:val="93246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E43F91"/>
    <w:multiLevelType w:val="hybridMultilevel"/>
    <w:tmpl w:val="BDC4A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366682"/>
    <w:multiLevelType w:val="hybridMultilevel"/>
    <w:tmpl w:val="3FAE87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F96C77"/>
    <w:multiLevelType w:val="hybridMultilevel"/>
    <w:tmpl w:val="A0820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3B4EC7"/>
    <w:multiLevelType w:val="hybridMultilevel"/>
    <w:tmpl w:val="B7EAFA64"/>
    <w:lvl w:ilvl="0" w:tplc="910AC9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8A366D"/>
    <w:multiLevelType w:val="hybridMultilevel"/>
    <w:tmpl w:val="56EC24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C279C6"/>
    <w:multiLevelType w:val="hybridMultilevel"/>
    <w:tmpl w:val="0B5E56A8"/>
    <w:lvl w:ilvl="0" w:tplc="F9782700">
      <w:start w:val="1"/>
      <w:numFmt w:val="decimal"/>
      <w:lvlText w:val="%1."/>
      <w:lvlJc w:val="left"/>
      <w:pPr>
        <w:ind w:left="720" w:hanging="360"/>
      </w:pPr>
    </w:lvl>
    <w:lvl w:ilvl="1" w:tplc="892E4E50">
      <w:start w:val="1"/>
      <w:numFmt w:val="lowerLetter"/>
      <w:lvlText w:val="%2."/>
      <w:lvlJc w:val="left"/>
      <w:pPr>
        <w:ind w:left="1440" w:hanging="360"/>
      </w:pPr>
    </w:lvl>
    <w:lvl w:ilvl="2" w:tplc="D77E929E">
      <w:start w:val="1"/>
      <w:numFmt w:val="lowerRoman"/>
      <w:lvlText w:val="%3."/>
      <w:lvlJc w:val="right"/>
      <w:pPr>
        <w:ind w:left="2160" w:hanging="180"/>
      </w:pPr>
    </w:lvl>
    <w:lvl w:ilvl="3" w:tplc="1DD4D6DC">
      <w:start w:val="1"/>
      <w:numFmt w:val="decimal"/>
      <w:lvlText w:val="%4."/>
      <w:lvlJc w:val="left"/>
      <w:pPr>
        <w:ind w:left="2880" w:hanging="360"/>
      </w:pPr>
    </w:lvl>
    <w:lvl w:ilvl="4" w:tplc="4B7E82E4">
      <w:start w:val="1"/>
      <w:numFmt w:val="lowerLetter"/>
      <w:lvlText w:val="%5."/>
      <w:lvlJc w:val="left"/>
      <w:pPr>
        <w:ind w:left="3600" w:hanging="360"/>
      </w:pPr>
    </w:lvl>
    <w:lvl w:ilvl="5" w:tplc="F7C49E4E">
      <w:start w:val="1"/>
      <w:numFmt w:val="lowerRoman"/>
      <w:lvlText w:val="%6."/>
      <w:lvlJc w:val="right"/>
      <w:pPr>
        <w:ind w:left="4320" w:hanging="180"/>
      </w:pPr>
    </w:lvl>
    <w:lvl w:ilvl="6" w:tplc="AADA2206">
      <w:start w:val="1"/>
      <w:numFmt w:val="decimal"/>
      <w:lvlText w:val="%7."/>
      <w:lvlJc w:val="left"/>
      <w:pPr>
        <w:ind w:left="5040" w:hanging="360"/>
      </w:pPr>
    </w:lvl>
    <w:lvl w:ilvl="7" w:tplc="CB54D4D8">
      <w:start w:val="1"/>
      <w:numFmt w:val="lowerLetter"/>
      <w:lvlText w:val="%8."/>
      <w:lvlJc w:val="left"/>
      <w:pPr>
        <w:ind w:left="5760" w:hanging="360"/>
      </w:pPr>
    </w:lvl>
    <w:lvl w:ilvl="8" w:tplc="0DFCE018">
      <w:start w:val="1"/>
      <w:numFmt w:val="lowerRoman"/>
      <w:lvlText w:val="%9."/>
      <w:lvlJc w:val="right"/>
      <w:pPr>
        <w:ind w:left="6480" w:hanging="180"/>
      </w:pPr>
    </w:lvl>
  </w:abstractNum>
  <w:abstractNum w:abstractNumId="15" w15:restartNumberingAfterBreak="0">
    <w:nsid w:val="3DA51505"/>
    <w:multiLevelType w:val="hybridMultilevel"/>
    <w:tmpl w:val="257C8F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E7742C"/>
    <w:multiLevelType w:val="hybridMultilevel"/>
    <w:tmpl w:val="0DDC1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D6B48A5"/>
    <w:multiLevelType w:val="hybridMultilevel"/>
    <w:tmpl w:val="CC2EAB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DCB17C4"/>
    <w:multiLevelType w:val="hybridMultilevel"/>
    <w:tmpl w:val="847E7E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E682716"/>
    <w:multiLevelType w:val="hybridMultilevel"/>
    <w:tmpl w:val="62083C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5AE4256"/>
    <w:multiLevelType w:val="hybridMultilevel"/>
    <w:tmpl w:val="4D3EA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A0D7024"/>
    <w:multiLevelType w:val="hybridMultilevel"/>
    <w:tmpl w:val="D06C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AB05BC1"/>
    <w:multiLevelType w:val="hybridMultilevel"/>
    <w:tmpl w:val="A43AB8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C781F7D"/>
    <w:multiLevelType w:val="hybridMultilevel"/>
    <w:tmpl w:val="64C8EB9A"/>
    <w:lvl w:ilvl="0" w:tplc="7B200F20">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0124E8B"/>
    <w:multiLevelType w:val="hybridMultilevel"/>
    <w:tmpl w:val="69B4A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7236A12"/>
    <w:multiLevelType w:val="hybridMultilevel"/>
    <w:tmpl w:val="19B0C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E5E6063"/>
    <w:multiLevelType w:val="hybridMultilevel"/>
    <w:tmpl w:val="62083C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236DCC"/>
    <w:multiLevelType w:val="hybridMultilevel"/>
    <w:tmpl w:val="4DBA45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43739C9"/>
    <w:multiLevelType w:val="hybridMultilevel"/>
    <w:tmpl w:val="4D1694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782175F"/>
    <w:multiLevelType w:val="hybridMultilevel"/>
    <w:tmpl w:val="77F21D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83E41CA"/>
    <w:multiLevelType w:val="hybridMultilevel"/>
    <w:tmpl w:val="664AA8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F9D6C64"/>
    <w:multiLevelType w:val="hybridMultilevel"/>
    <w:tmpl w:val="08C2464E"/>
    <w:lvl w:ilvl="0" w:tplc="B37E6A2C">
      <w:start w:val="1"/>
      <w:numFmt w:val="decimal"/>
      <w:lvlText w:val="%1."/>
      <w:lvlJc w:val="left"/>
      <w:pPr>
        <w:ind w:left="360" w:hanging="360"/>
      </w:pPr>
    </w:lvl>
    <w:lvl w:ilvl="1" w:tplc="91FAB8DE">
      <w:start w:val="1"/>
      <w:numFmt w:val="lowerLetter"/>
      <w:lvlText w:val="%2."/>
      <w:lvlJc w:val="left"/>
      <w:pPr>
        <w:ind w:left="1080" w:hanging="360"/>
      </w:pPr>
    </w:lvl>
    <w:lvl w:ilvl="2" w:tplc="B70CE3E8">
      <w:start w:val="1"/>
      <w:numFmt w:val="lowerRoman"/>
      <w:lvlText w:val="%3."/>
      <w:lvlJc w:val="right"/>
      <w:pPr>
        <w:ind w:left="1800" w:hanging="180"/>
      </w:pPr>
    </w:lvl>
    <w:lvl w:ilvl="3" w:tplc="EC88CF78">
      <w:start w:val="1"/>
      <w:numFmt w:val="decimal"/>
      <w:lvlText w:val="%4."/>
      <w:lvlJc w:val="left"/>
      <w:pPr>
        <w:ind w:left="2520" w:hanging="360"/>
      </w:pPr>
    </w:lvl>
    <w:lvl w:ilvl="4" w:tplc="CB1C95DC">
      <w:start w:val="1"/>
      <w:numFmt w:val="lowerLetter"/>
      <w:lvlText w:val="%5."/>
      <w:lvlJc w:val="left"/>
      <w:pPr>
        <w:ind w:left="3240" w:hanging="360"/>
      </w:pPr>
    </w:lvl>
    <w:lvl w:ilvl="5" w:tplc="9FC4A1C6">
      <w:start w:val="1"/>
      <w:numFmt w:val="lowerRoman"/>
      <w:lvlText w:val="%6."/>
      <w:lvlJc w:val="right"/>
      <w:pPr>
        <w:ind w:left="3960" w:hanging="180"/>
      </w:pPr>
    </w:lvl>
    <w:lvl w:ilvl="6" w:tplc="D5D26060">
      <w:start w:val="1"/>
      <w:numFmt w:val="decimal"/>
      <w:lvlText w:val="%7."/>
      <w:lvlJc w:val="left"/>
      <w:pPr>
        <w:ind w:left="4680" w:hanging="360"/>
      </w:pPr>
    </w:lvl>
    <w:lvl w:ilvl="7" w:tplc="A1CEEA58">
      <w:start w:val="1"/>
      <w:numFmt w:val="lowerLetter"/>
      <w:lvlText w:val="%8."/>
      <w:lvlJc w:val="left"/>
      <w:pPr>
        <w:ind w:left="5400" w:hanging="360"/>
      </w:pPr>
    </w:lvl>
    <w:lvl w:ilvl="8" w:tplc="E0B4E890">
      <w:start w:val="1"/>
      <w:numFmt w:val="lowerRoman"/>
      <w:lvlText w:val="%9."/>
      <w:lvlJc w:val="right"/>
      <w:pPr>
        <w:ind w:left="6120" w:hanging="180"/>
      </w:pPr>
    </w:lvl>
  </w:abstractNum>
  <w:num w:numId="1">
    <w:abstractNumId w:val="31"/>
  </w:num>
  <w:num w:numId="2">
    <w:abstractNumId w:val="14"/>
  </w:num>
  <w:num w:numId="3">
    <w:abstractNumId w:val="7"/>
  </w:num>
  <w:num w:numId="4">
    <w:abstractNumId w:val="1"/>
  </w:num>
  <w:num w:numId="5">
    <w:abstractNumId w:val="28"/>
  </w:num>
  <w:num w:numId="6">
    <w:abstractNumId w:val="8"/>
  </w:num>
  <w:num w:numId="7">
    <w:abstractNumId w:val="24"/>
  </w:num>
  <w:num w:numId="8">
    <w:abstractNumId w:val="2"/>
  </w:num>
  <w:num w:numId="9">
    <w:abstractNumId w:val="18"/>
  </w:num>
  <w:num w:numId="10">
    <w:abstractNumId w:val="23"/>
  </w:num>
  <w:num w:numId="11">
    <w:abstractNumId w:val="0"/>
  </w:num>
  <w:num w:numId="12">
    <w:abstractNumId w:val="25"/>
  </w:num>
  <w:num w:numId="13">
    <w:abstractNumId w:val="12"/>
  </w:num>
  <w:num w:numId="14">
    <w:abstractNumId w:val="17"/>
  </w:num>
  <w:num w:numId="15">
    <w:abstractNumId w:val="22"/>
  </w:num>
  <w:num w:numId="16">
    <w:abstractNumId w:val="5"/>
  </w:num>
  <w:num w:numId="17">
    <w:abstractNumId w:val="15"/>
  </w:num>
  <w:num w:numId="18">
    <w:abstractNumId w:val="6"/>
  </w:num>
  <w:num w:numId="19">
    <w:abstractNumId w:val="4"/>
  </w:num>
  <w:num w:numId="20">
    <w:abstractNumId w:val="16"/>
  </w:num>
  <w:num w:numId="21">
    <w:abstractNumId w:val="30"/>
  </w:num>
  <w:num w:numId="22">
    <w:abstractNumId w:val="9"/>
  </w:num>
  <w:num w:numId="23">
    <w:abstractNumId w:val="21"/>
  </w:num>
  <w:num w:numId="24">
    <w:abstractNumId w:val="20"/>
  </w:num>
  <w:num w:numId="25">
    <w:abstractNumId w:val="11"/>
  </w:num>
  <w:num w:numId="26">
    <w:abstractNumId w:val="29"/>
  </w:num>
  <w:num w:numId="27">
    <w:abstractNumId w:val="13"/>
  </w:num>
  <w:num w:numId="28">
    <w:abstractNumId w:val="3"/>
  </w:num>
  <w:num w:numId="29">
    <w:abstractNumId w:val="27"/>
  </w:num>
  <w:num w:numId="30">
    <w:abstractNumId w:val="10"/>
  </w:num>
  <w:num w:numId="31">
    <w:abstractNumId w:val="26"/>
  </w:num>
  <w:num w:numId="32">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reg Landry">
    <w15:presenceInfo w15:providerId="None" w15:userId="Greg Landr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linkStyles/>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722FFD3"/>
    <w:rsid w:val="00006658"/>
    <w:rsid w:val="00012180"/>
    <w:rsid w:val="000163E5"/>
    <w:rsid w:val="00017A82"/>
    <w:rsid w:val="00020D29"/>
    <w:rsid w:val="00030046"/>
    <w:rsid w:val="00031FF5"/>
    <w:rsid w:val="00043251"/>
    <w:rsid w:val="000510C4"/>
    <w:rsid w:val="000538DF"/>
    <w:rsid w:val="00064CE9"/>
    <w:rsid w:val="000671F1"/>
    <w:rsid w:val="000769CC"/>
    <w:rsid w:val="00095126"/>
    <w:rsid w:val="00096124"/>
    <w:rsid w:val="000A10C2"/>
    <w:rsid w:val="000A4ACD"/>
    <w:rsid w:val="000B39A3"/>
    <w:rsid w:val="000B6495"/>
    <w:rsid w:val="000C5FAA"/>
    <w:rsid w:val="000D2532"/>
    <w:rsid w:val="000E3EAA"/>
    <w:rsid w:val="000E467D"/>
    <w:rsid w:val="000E4DE0"/>
    <w:rsid w:val="000E59EC"/>
    <w:rsid w:val="0011176F"/>
    <w:rsid w:val="00124621"/>
    <w:rsid w:val="00130A83"/>
    <w:rsid w:val="00134655"/>
    <w:rsid w:val="001456B7"/>
    <w:rsid w:val="00147A33"/>
    <w:rsid w:val="00154B77"/>
    <w:rsid w:val="0016340F"/>
    <w:rsid w:val="0017702F"/>
    <w:rsid w:val="00177F74"/>
    <w:rsid w:val="00186640"/>
    <w:rsid w:val="001B31F5"/>
    <w:rsid w:val="001B7333"/>
    <w:rsid w:val="001C498E"/>
    <w:rsid w:val="001D3AD8"/>
    <w:rsid w:val="001E5C32"/>
    <w:rsid w:val="001E634E"/>
    <w:rsid w:val="001F1D25"/>
    <w:rsid w:val="001F77B5"/>
    <w:rsid w:val="00203A4C"/>
    <w:rsid w:val="00203EBC"/>
    <w:rsid w:val="00204D2C"/>
    <w:rsid w:val="002155BD"/>
    <w:rsid w:val="00222109"/>
    <w:rsid w:val="00225C98"/>
    <w:rsid w:val="00227150"/>
    <w:rsid w:val="00227491"/>
    <w:rsid w:val="00232483"/>
    <w:rsid w:val="00232B96"/>
    <w:rsid w:val="002346F3"/>
    <w:rsid w:val="00247CCA"/>
    <w:rsid w:val="00250ACA"/>
    <w:rsid w:val="00266D12"/>
    <w:rsid w:val="00266D14"/>
    <w:rsid w:val="0027755D"/>
    <w:rsid w:val="0028000A"/>
    <w:rsid w:val="00287DDA"/>
    <w:rsid w:val="0029288C"/>
    <w:rsid w:val="002A0254"/>
    <w:rsid w:val="002A33B3"/>
    <w:rsid w:val="002B64B2"/>
    <w:rsid w:val="002C4163"/>
    <w:rsid w:val="002C4E80"/>
    <w:rsid w:val="002C5818"/>
    <w:rsid w:val="002C76B0"/>
    <w:rsid w:val="002E096C"/>
    <w:rsid w:val="002E3161"/>
    <w:rsid w:val="002F1360"/>
    <w:rsid w:val="002F255C"/>
    <w:rsid w:val="00301BFC"/>
    <w:rsid w:val="00323265"/>
    <w:rsid w:val="0032349E"/>
    <w:rsid w:val="00325D1A"/>
    <w:rsid w:val="00327209"/>
    <w:rsid w:val="00330C2F"/>
    <w:rsid w:val="00335D11"/>
    <w:rsid w:val="0034157F"/>
    <w:rsid w:val="003445E6"/>
    <w:rsid w:val="00354A36"/>
    <w:rsid w:val="00365D4B"/>
    <w:rsid w:val="00374C86"/>
    <w:rsid w:val="0038039F"/>
    <w:rsid w:val="003817F7"/>
    <w:rsid w:val="003853D7"/>
    <w:rsid w:val="00392978"/>
    <w:rsid w:val="00397ACA"/>
    <w:rsid w:val="003A1412"/>
    <w:rsid w:val="003A2691"/>
    <w:rsid w:val="003A6885"/>
    <w:rsid w:val="003A6AAD"/>
    <w:rsid w:val="003A71CA"/>
    <w:rsid w:val="003B5329"/>
    <w:rsid w:val="003B5C41"/>
    <w:rsid w:val="003C0BC5"/>
    <w:rsid w:val="003C179C"/>
    <w:rsid w:val="003C5CD2"/>
    <w:rsid w:val="003D667D"/>
    <w:rsid w:val="003E3652"/>
    <w:rsid w:val="003E39EE"/>
    <w:rsid w:val="003E5867"/>
    <w:rsid w:val="003F44B6"/>
    <w:rsid w:val="003F677F"/>
    <w:rsid w:val="00406CF9"/>
    <w:rsid w:val="004119D6"/>
    <w:rsid w:val="004320E0"/>
    <w:rsid w:val="004417C2"/>
    <w:rsid w:val="00450CDA"/>
    <w:rsid w:val="00451FB6"/>
    <w:rsid w:val="00480219"/>
    <w:rsid w:val="0048758E"/>
    <w:rsid w:val="0049253A"/>
    <w:rsid w:val="0049344F"/>
    <w:rsid w:val="0049476C"/>
    <w:rsid w:val="004A785F"/>
    <w:rsid w:val="004B29F6"/>
    <w:rsid w:val="004B3C68"/>
    <w:rsid w:val="004C0085"/>
    <w:rsid w:val="004C151F"/>
    <w:rsid w:val="004D2DCC"/>
    <w:rsid w:val="004D3236"/>
    <w:rsid w:val="004D51FE"/>
    <w:rsid w:val="004E50B8"/>
    <w:rsid w:val="005022C5"/>
    <w:rsid w:val="00506E29"/>
    <w:rsid w:val="0051098E"/>
    <w:rsid w:val="00531328"/>
    <w:rsid w:val="00540B07"/>
    <w:rsid w:val="00542D5D"/>
    <w:rsid w:val="00551B0E"/>
    <w:rsid w:val="00552EDD"/>
    <w:rsid w:val="00553C01"/>
    <w:rsid w:val="00562AF8"/>
    <w:rsid w:val="005716DE"/>
    <w:rsid w:val="00572922"/>
    <w:rsid w:val="00583ABA"/>
    <w:rsid w:val="00593945"/>
    <w:rsid w:val="00597D28"/>
    <w:rsid w:val="005A0A76"/>
    <w:rsid w:val="005B5E0C"/>
    <w:rsid w:val="005B72F4"/>
    <w:rsid w:val="005C2D41"/>
    <w:rsid w:val="005C6322"/>
    <w:rsid w:val="005D48B6"/>
    <w:rsid w:val="005F3959"/>
    <w:rsid w:val="005F52BF"/>
    <w:rsid w:val="005F67C7"/>
    <w:rsid w:val="00602B95"/>
    <w:rsid w:val="006072E4"/>
    <w:rsid w:val="006105AD"/>
    <w:rsid w:val="006151B8"/>
    <w:rsid w:val="006168FC"/>
    <w:rsid w:val="00625C0B"/>
    <w:rsid w:val="00640EA5"/>
    <w:rsid w:val="00653120"/>
    <w:rsid w:val="0065757C"/>
    <w:rsid w:val="006614E2"/>
    <w:rsid w:val="00666361"/>
    <w:rsid w:val="0067252F"/>
    <w:rsid w:val="00675BB1"/>
    <w:rsid w:val="00686EF4"/>
    <w:rsid w:val="006909FE"/>
    <w:rsid w:val="006927A6"/>
    <w:rsid w:val="006958C3"/>
    <w:rsid w:val="006A2DA2"/>
    <w:rsid w:val="006A73BB"/>
    <w:rsid w:val="006B442B"/>
    <w:rsid w:val="006C37B2"/>
    <w:rsid w:val="006C4A51"/>
    <w:rsid w:val="006D30AB"/>
    <w:rsid w:val="006D311A"/>
    <w:rsid w:val="006D675D"/>
    <w:rsid w:val="006E1AB1"/>
    <w:rsid w:val="007056B1"/>
    <w:rsid w:val="007129BF"/>
    <w:rsid w:val="00726AAC"/>
    <w:rsid w:val="00730327"/>
    <w:rsid w:val="00730343"/>
    <w:rsid w:val="00740471"/>
    <w:rsid w:val="00746AEE"/>
    <w:rsid w:val="00747817"/>
    <w:rsid w:val="00757332"/>
    <w:rsid w:val="00762E87"/>
    <w:rsid w:val="007707C6"/>
    <w:rsid w:val="00774C33"/>
    <w:rsid w:val="00781A62"/>
    <w:rsid w:val="00782D82"/>
    <w:rsid w:val="00784721"/>
    <w:rsid w:val="00794429"/>
    <w:rsid w:val="007B104F"/>
    <w:rsid w:val="007B3030"/>
    <w:rsid w:val="007B6D21"/>
    <w:rsid w:val="007C37FE"/>
    <w:rsid w:val="007E0232"/>
    <w:rsid w:val="007E6956"/>
    <w:rsid w:val="007E6B13"/>
    <w:rsid w:val="007F159F"/>
    <w:rsid w:val="00803D55"/>
    <w:rsid w:val="00804EE3"/>
    <w:rsid w:val="0081200B"/>
    <w:rsid w:val="00820349"/>
    <w:rsid w:val="008249B3"/>
    <w:rsid w:val="00841CC7"/>
    <w:rsid w:val="008428F3"/>
    <w:rsid w:val="008509BA"/>
    <w:rsid w:val="008544E1"/>
    <w:rsid w:val="00854D12"/>
    <w:rsid w:val="00856DAD"/>
    <w:rsid w:val="0086442A"/>
    <w:rsid w:val="00871379"/>
    <w:rsid w:val="0088090B"/>
    <w:rsid w:val="00890FA8"/>
    <w:rsid w:val="00891196"/>
    <w:rsid w:val="008913C2"/>
    <w:rsid w:val="00896244"/>
    <w:rsid w:val="008A56F3"/>
    <w:rsid w:val="008A688E"/>
    <w:rsid w:val="008C0FF0"/>
    <w:rsid w:val="008C197E"/>
    <w:rsid w:val="008E0A16"/>
    <w:rsid w:val="0090117A"/>
    <w:rsid w:val="00905CE3"/>
    <w:rsid w:val="00914339"/>
    <w:rsid w:val="00914CE3"/>
    <w:rsid w:val="00921E34"/>
    <w:rsid w:val="00924679"/>
    <w:rsid w:val="0092540F"/>
    <w:rsid w:val="00926EE8"/>
    <w:rsid w:val="00926F83"/>
    <w:rsid w:val="009401B8"/>
    <w:rsid w:val="0094613D"/>
    <w:rsid w:val="009501D7"/>
    <w:rsid w:val="00952746"/>
    <w:rsid w:val="009600E6"/>
    <w:rsid w:val="00960E6F"/>
    <w:rsid w:val="00964490"/>
    <w:rsid w:val="00974A87"/>
    <w:rsid w:val="00983676"/>
    <w:rsid w:val="0098674F"/>
    <w:rsid w:val="00991404"/>
    <w:rsid w:val="00997A9B"/>
    <w:rsid w:val="009A4316"/>
    <w:rsid w:val="009A44DD"/>
    <w:rsid w:val="009A7BB9"/>
    <w:rsid w:val="009B51E0"/>
    <w:rsid w:val="009E0814"/>
    <w:rsid w:val="009E7EAB"/>
    <w:rsid w:val="009F5407"/>
    <w:rsid w:val="009F7B17"/>
    <w:rsid w:val="00A0392D"/>
    <w:rsid w:val="00A10666"/>
    <w:rsid w:val="00A26F83"/>
    <w:rsid w:val="00A307C7"/>
    <w:rsid w:val="00A34640"/>
    <w:rsid w:val="00A40A40"/>
    <w:rsid w:val="00A431B1"/>
    <w:rsid w:val="00A43F65"/>
    <w:rsid w:val="00A4421A"/>
    <w:rsid w:val="00A46D45"/>
    <w:rsid w:val="00A56E90"/>
    <w:rsid w:val="00A604C5"/>
    <w:rsid w:val="00A636DC"/>
    <w:rsid w:val="00A65E32"/>
    <w:rsid w:val="00A666C0"/>
    <w:rsid w:val="00A74A92"/>
    <w:rsid w:val="00A75971"/>
    <w:rsid w:val="00A807FE"/>
    <w:rsid w:val="00A81686"/>
    <w:rsid w:val="00A86505"/>
    <w:rsid w:val="00A8704B"/>
    <w:rsid w:val="00A87DB1"/>
    <w:rsid w:val="00A9543C"/>
    <w:rsid w:val="00A97B10"/>
    <w:rsid w:val="00A97E47"/>
    <w:rsid w:val="00AA34E7"/>
    <w:rsid w:val="00AC02B5"/>
    <w:rsid w:val="00AD162F"/>
    <w:rsid w:val="00AD4850"/>
    <w:rsid w:val="00AD55D5"/>
    <w:rsid w:val="00AE188C"/>
    <w:rsid w:val="00AE38BA"/>
    <w:rsid w:val="00AE46CA"/>
    <w:rsid w:val="00AE66A3"/>
    <w:rsid w:val="00AF399B"/>
    <w:rsid w:val="00B02F1E"/>
    <w:rsid w:val="00B04F1D"/>
    <w:rsid w:val="00B15F42"/>
    <w:rsid w:val="00B205C6"/>
    <w:rsid w:val="00B210AF"/>
    <w:rsid w:val="00B30D40"/>
    <w:rsid w:val="00B34567"/>
    <w:rsid w:val="00B42EEA"/>
    <w:rsid w:val="00B4608D"/>
    <w:rsid w:val="00B527A0"/>
    <w:rsid w:val="00B616D1"/>
    <w:rsid w:val="00B73DF5"/>
    <w:rsid w:val="00B85D2F"/>
    <w:rsid w:val="00B93846"/>
    <w:rsid w:val="00BB7140"/>
    <w:rsid w:val="00BC1DF6"/>
    <w:rsid w:val="00BD189B"/>
    <w:rsid w:val="00BD3E13"/>
    <w:rsid w:val="00BF18E3"/>
    <w:rsid w:val="00C021BA"/>
    <w:rsid w:val="00C049F8"/>
    <w:rsid w:val="00C04C2A"/>
    <w:rsid w:val="00C06A4D"/>
    <w:rsid w:val="00C16CAC"/>
    <w:rsid w:val="00C200D4"/>
    <w:rsid w:val="00C25AFA"/>
    <w:rsid w:val="00C33320"/>
    <w:rsid w:val="00C4656A"/>
    <w:rsid w:val="00C61F72"/>
    <w:rsid w:val="00C63FFD"/>
    <w:rsid w:val="00C64BB4"/>
    <w:rsid w:val="00C75150"/>
    <w:rsid w:val="00C767CB"/>
    <w:rsid w:val="00C856FE"/>
    <w:rsid w:val="00C930DE"/>
    <w:rsid w:val="00C97A54"/>
    <w:rsid w:val="00CB3ED0"/>
    <w:rsid w:val="00CB5A4E"/>
    <w:rsid w:val="00CC0BE1"/>
    <w:rsid w:val="00CC7B01"/>
    <w:rsid w:val="00CD161E"/>
    <w:rsid w:val="00D01907"/>
    <w:rsid w:val="00D01D06"/>
    <w:rsid w:val="00D04164"/>
    <w:rsid w:val="00D10885"/>
    <w:rsid w:val="00D15BE4"/>
    <w:rsid w:val="00D26F33"/>
    <w:rsid w:val="00D53315"/>
    <w:rsid w:val="00D53EAC"/>
    <w:rsid w:val="00D61106"/>
    <w:rsid w:val="00D65D87"/>
    <w:rsid w:val="00D67344"/>
    <w:rsid w:val="00D71358"/>
    <w:rsid w:val="00D72784"/>
    <w:rsid w:val="00D73A3E"/>
    <w:rsid w:val="00D825CB"/>
    <w:rsid w:val="00D838A6"/>
    <w:rsid w:val="00D95B97"/>
    <w:rsid w:val="00DA1B06"/>
    <w:rsid w:val="00DA2A5F"/>
    <w:rsid w:val="00DA53AD"/>
    <w:rsid w:val="00DB5897"/>
    <w:rsid w:val="00DC4F38"/>
    <w:rsid w:val="00DC7DEF"/>
    <w:rsid w:val="00DD0358"/>
    <w:rsid w:val="00DD448C"/>
    <w:rsid w:val="00DE180B"/>
    <w:rsid w:val="00DE35E2"/>
    <w:rsid w:val="00DE761B"/>
    <w:rsid w:val="00DF1A23"/>
    <w:rsid w:val="00DF3BDB"/>
    <w:rsid w:val="00E043FD"/>
    <w:rsid w:val="00E106AA"/>
    <w:rsid w:val="00E1216F"/>
    <w:rsid w:val="00E1417F"/>
    <w:rsid w:val="00E6156B"/>
    <w:rsid w:val="00E63230"/>
    <w:rsid w:val="00E63761"/>
    <w:rsid w:val="00E742EA"/>
    <w:rsid w:val="00E7644F"/>
    <w:rsid w:val="00E81FE7"/>
    <w:rsid w:val="00E82666"/>
    <w:rsid w:val="00E85D3C"/>
    <w:rsid w:val="00E93965"/>
    <w:rsid w:val="00EA2941"/>
    <w:rsid w:val="00EA3E7C"/>
    <w:rsid w:val="00EA3E92"/>
    <w:rsid w:val="00EB1C66"/>
    <w:rsid w:val="00EB629E"/>
    <w:rsid w:val="00EC6EDB"/>
    <w:rsid w:val="00ED0FED"/>
    <w:rsid w:val="00ED5184"/>
    <w:rsid w:val="00ED5415"/>
    <w:rsid w:val="00EE5A51"/>
    <w:rsid w:val="00EF17B0"/>
    <w:rsid w:val="00EF5363"/>
    <w:rsid w:val="00EF67A9"/>
    <w:rsid w:val="00F02A4D"/>
    <w:rsid w:val="00F11A44"/>
    <w:rsid w:val="00F23501"/>
    <w:rsid w:val="00F25363"/>
    <w:rsid w:val="00F32A41"/>
    <w:rsid w:val="00F356CE"/>
    <w:rsid w:val="00F47401"/>
    <w:rsid w:val="00F5107D"/>
    <w:rsid w:val="00F51855"/>
    <w:rsid w:val="00F53ECC"/>
    <w:rsid w:val="00F57744"/>
    <w:rsid w:val="00F60FD0"/>
    <w:rsid w:val="00F635D0"/>
    <w:rsid w:val="00F6666A"/>
    <w:rsid w:val="00F672F4"/>
    <w:rsid w:val="00F73D45"/>
    <w:rsid w:val="00F804A5"/>
    <w:rsid w:val="00F81175"/>
    <w:rsid w:val="00F83F9B"/>
    <w:rsid w:val="00F94CE2"/>
    <w:rsid w:val="00F979D4"/>
    <w:rsid w:val="00FA2251"/>
    <w:rsid w:val="00FA7B67"/>
    <w:rsid w:val="00FB7912"/>
    <w:rsid w:val="00FC65C6"/>
    <w:rsid w:val="00FF1EA7"/>
    <w:rsid w:val="00FF56FF"/>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10D9C"/>
  <w15:chartTrackingRefBased/>
  <w15:docId w15:val="{016ECEAA-7A3D-420A-B9DB-B85230FE1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1B31F5"/>
  </w:style>
  <w:style w:type="paragraph" w:styleId="Heading1">
    <w:name w:val="heading 1"/>
    <w:basedOn w:val="Normal"/>
    <w:next w:val="Normal"/>
    <w:link w:val="Heading1Char"/>
    <w:autoRedefine/>
    <w:uiPriority w:val="9"/>
    <w:qFormat/>
    <w:rsid w:val="002B64B2"/>
    <w:pPr>
      <w:keepNext/>
      <w:keepLines/>
      <w:spacing w:before="480"/>
      <w:jc w:val="center"/>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2B64B2"/>
    <w:pPr>
      <w:keepNext/>
      <w:keepLines/>
      <w:spacing w:before="20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2B64B2"/>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5D48B6"/>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E0232"/>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1B31F5"/>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1B31F5"/>
  </w:style>
  <w:style w:type="paragraph" w:styleId="ListParagraph">
    <w:name w:val="List Paragraph"/>
    <w:basedOn w:val="Normal"/>
    <w:uiPriority w:val="34"/>
    <w:qFormat/>
    <w:rsid w:val="002B64B2"/>
    <w:pPr>
      <w:ind w:left="720"/>
      <w:contextualSpacing/>
    </w:pPr>
  </w:style>
  <w:style w:type="character" w:customStyle="1" w:styleId="Heading1Char">
    <w:name w:val="Heading 1 Char"/>
    <w:link w:val="Heading1"/>
    <w:uiPriority w:val="9"/>
    <w:rsid w:val="002B64B2"/>
    <w:rPr>
      <w:rFonts w:ascii="Cambria" w:eastAsia="Times New Roman" w:hAnsi="Cambria" w:cs="Times New Roman"/>
      <w:b/>
      <w:bCs/>
      <w:color w:val="365F91"/>
      <w:sz w:val="28"/>
      <w:szCs w:val="28"/>
    </w:rPr>
  </w:style>
  <w:style w:type="character" w:customStyle="1" w:styleId="Heading2Char">
    <w:name w:val="Heading 2 Char"/>
    <w:link w:val="Heading2"/>
    <w:uiPriority w:val="9"/>
    <w:rsid w:val="002B64B2"/>
    <w:rPr>
      <w:rFonts w:ascii="Cambria" w:eastAsia="Times New Roman" w:hAnsi="Cambria" w:cs="Times New Roman"/>
      <w:b/>
      <w:bCs/>
      <w:color w:val="4F81BD"/>
      <w:sz w:val="26"/>
      <w:szCs w:val="26"/>
    </w:rPr>
  </w:style>
  <w:style w:type="character" w:customStyle="1" w:styleId="Heading3Char">
    <w:name w:val="Heading 3 Char"/>
    <w:link w:val="Heading3"/>
    <w:uiPriority w:val="9"/>
    <w:rsid w:val="002B64B2"/>
    <w:rPr>
      <w:rFonts w:ascii="Cambria" w:eastAsia="Times New Roman" w:hAnsi="Cambria" w:cs="Times New Roman"/>
      <w:b/>
      <w:bCs/>
      <w:color w:val="4F81BD"/>
    </w:rPr>
  </w:style>
  <w:style w:type="character" w:customStyle="1" w:styleId="Heading4Char">
    <w:name w:val="Heading 4 Char"/>
    <w:basedOn w:val="DefaultParagraphFont"/>
    <w:link w:val="Heading4"/>
    <w:uiPriority w:val="9"/>
    <w:rsid w:val="005D48B6"/>
    <w:rPr>
      <w:rFonts w:asciiTheme="majorHAnsi" w:eastAsiaTheme="majorEastAsia" w:hAnsiTheme="majorHAnsi" w:cstheme="majorBidi"/>
      <w:i/>
      <w:iCs/>
      <w:color w:val="2E74B5" w:themeColor="accent1" w:themeShade="BF"/>
    </w:rPr>
  </w:style>
  <w:style w:type="character" w:styleId="Hyperlink">
    <w:name w:val="Hyperlink"/>
    <w:uiPriority w:val="99"/>
    <w:unhideWhenUsed/>
    <w:rsid w:val="002B64B2"/>
    <w:rPr>
      <w:color w:val="0000FF"/>
      <w:u w:val="single"/>
    </w:rPr>
  </w:style>
  <w:style w:type="character" w:customStyle="1" w:styleId="Heading5Char">
    <w:name w:val="Heading 5 Char"/>
    <w:basedOn w:val="DefaultParagraphFont"/>
    <w:link w:val="Heading5"/>
    <w:uiPriority w:val="9"/>
    <w:rsid w:val="007E0232"/>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2B64B2"/>
    <w:rPr>
      <w:rFonts w:ascii="Tahoma" w:hAnsi="Tahoma" w:cs="Tahoma"/>
      <w:sz w:val="16"/>
      <w:szCs w:val="16"/>
    </w:rPr>
  </w:style>
  <w:style w:type="character" w:customStyle="1" w:styleId="BalloonTextChar">
    <w:name w:val="Balloon Text Char"/>
    <w:link w:val="BalloonText"/>
    <w:uiPriority w:val="99"/>
    <w:semiHidden/>
    <w:rsid w:val="002B64B2"/>
    <w:rPr>
      <w:rFonts w:ascii="Tahoma" w:eastAsia="Calibri" w:hAnsi="Tahoma" w:cs="Tahoma"/>
      <w:sz w:val="16"/>
      <w:szCs w:val="16"/>
    </w:rPr>
  </w:style>
  <w:style w:type="paragraph" w:styleId="TOCHeading">
    <w:name w:val="TOC Heading"/>
    <w:basedOn w:val="Heading1"/>
    <w:next w:val="Normal"/>
    <w:uiPriority w:val="39"/>
    <w:unhideWhenUsed/>
    <w:qFormat/>
    <w:rsid w:val="002B64B2"/>
    <w:pPr>
      <w:outlineLvl w:val="9"/>
    </w:pPr>
  </w:style>
  <w:style w:type="paragraph" w:styleId="TOC2">
    <w:name w:val="toc 2"/>
    <w:basedOn w:val="Normal"/>
    <w:next w:val="Normal"/>
    <w:autoRedefine/>
    <w:uiPriority w:val="39"/>
    <w:unhideWhenUsed/>
    <w:qFormat/>
    <w:rsid w:val="002B64B2"/>
    <w:pPr>
      <w:tabs>
        <w:tab w:val="right" w:leader="dot" w:pos="9350"/>
      </w:tabs>
      <w:spacing w:after="100"/>
      <w:ind w:left="220"/>
    </w:pPr>
    <w:rPr>
      <w:rFonts w:eastAsia="Times New Roman"/>
      <w:noProof/>
    </w:rPr>
  </w:style>
  <w:style w:type="paragraph" w:styleId="TOC1">
    <w:name w:val="toc 1"/>
    <w:basedOn w:val="Normal"/>
    <w:next w:val="Normal"/>
    <w:autoRedefine/>
    <w:uiPriority w:val="39"/>
    <w:unhideWhenUsed/>
    <w:qFormat/>
    <w:rsid w:val="002B64B2"/>
    <w:pPr>
      <w:tabs>
        <w:tab w:val="right" w:leader="dot" w:pos="9350"/>
      </w:tabs>
      <w:spacing w:after="100"/>
    </w:pPr>
    <w:rPr>
      <w:rFonts w:eastAsia="Times New Roman"/>
    </w:rPr>
  </w:style>
  <w:style w:type="paragraph" w:styleId="TOC3">
    <w:name w:val="toc 3"/>
    <w:basedOn w:val="Normal"/>
    <w:next w:val="Normal"/>
    <w:autoRedefine/>
    <w:uiPriority w:val="39"/>
    <w:unhideWhenUsed/>
    <w:qFormat/>
    <w:rsid w:val="002B64B2"/>
    <w:pPr>
      <w:spacing w:after="100"/>
      <w:ind w:left="440"/>
    </w:pPr>
    <w:rPr>
      <w:rFonts w:eastAsia="Times New Roman"/>
    </w:rPr>
  </w:style>
  <w:style w:type="paragraph" w:styleId="Header">
    <w:name w:val="header"/>
    <w:basedOn w:val="Normal"/>
    <w:link w:val="HeaderChar"/>
    <w:uiPriority w:val="99"/>
    <w:unhideWhenUsed/>
    <w:rsid w:val="002B64B2"/>
    <w:pPr>
      <w:tabs>
        <w:tab w:val="center" w:pos="4680"/>
        <w:tab w:val="right" w:pos="9360"/>
      </w:tabs>
    </w:pPr>
  </w:style>
  <w:style w:type="character" w:customStyle="1" w:styleId="HeaderChar">
    <w:name w:val="Header Char"/>
    <w:basedOn w:val="DefaultParagraphFont"/>
    <w:link w:val="Header"/>
    <w:uiPriority w:val="99"/>
    <w:rsid w:val="002B64B2"/>
    <w:rPr>
      <w:rFonts w:ascii="Calibri" w:eastAsia="Calibri" w:hAnsi="Calibri" w:cs="Times New Roman"/>
    </w:rPr>
  </w:style>
  <w:style w:type="paragraph" w:styleId="Footer">
    <w:name w:val="footer"/>
    <w:basedOn w:val="Normal"/>
    <w:link w:val="FooterChar"/>
    <w:uiPriority w:val="99"/>
    <w:unhideWhenUsed/>
    <w:rsid w:val="002B64B2"/>
    <w:pPr>
      <w:tabs>
        <w:tab w:val="center" w:pos="4680"/>
        <w:tab w:val="right" w:pos="9360"/>
      </w:tabs>
    </w:pPr>
  </w:style>
  <w:style w:type="character" w:customStyle="1" w:styleId="FooterChar">
    <w:name w:val="Footer Char"/>
    <w:basedOn w:val="DefaultParagraphFont"/>
    <w:link w:val="Footer"/>
    <w:uiPriority w:val="99"/>
    <w:rsid w:val="002B64B2"/>
    <w:rPr>
      <w:rFonts w:ascii="Calibri" w:eastAsia="Calibri" w:hAnsi="Calibri" w:cs="Times New Roman"/>
    </w:rPr>
  </w:style>
  <w:style w:type="paragraph" w:styleId="Caption">
    <w:name w:val="caption"/>
    <w:basedOn w:val="Normal"/>
    <w:next w:val="Normal"/>
    <w:uiPriority w:val="35"/>
    <w:unhideWhenUsed/>
    <w:qFormat/>
    <w:rsid w:val="002B64B2"/>
    <w:rPr>
      <w:b/>
      <w:bCs/>
      <w:color w:val="4F81BD"/>
      <w:sz w:val="18"/>
      <w:szCs w:val="18"/>
    </w:rPr>
  </w:style>
  <w:style w:type="paragraph" w:customStyle="1" w:styleId="CCode">
    <w:name w:val="C_Code"/>
    <w:basedOn w:val="Normal"/>
    <w:link w:val="CCodeChar"/>
    <w:qFormat/>
    <w:rsid w:val="002B64B2"/>
    <w:pPr>
      <w:spacing w:after="120"/>
      <w:ind w:left="720"/>
    </w:pPr>
    <w:rPr>
      <w:rFonts w:eastAsia="Times New Roman"/>
      <w:color w:val="548DD4"/>
      <w:kern w:val="28"/>
      <w:sz w:val="18"/>
      <w:szCs w:val="18"/>
    </w:rPr>
  </w:style>
  <w:style w:type="character" w:customStyle="1" w:styleId="CCodeChar">
    <w:name w:val="C_Code Char"/>
    <w:link w:val="CCode"/>
    <w:rsid w:val="002B64B2"/>
    <w:rPr>
      <w:rFonts w:ascii="Calibri" w:eastAsia="Times New Roman" w:hAnsi="Calibri" w:cs="Times New Roman"/>
      <w:color w:val="548DD4"/>
      <w:kern w:val="28"/>
      <w:sz w:val="18"/>
      <w:szCs w:val="18"/>
    </w:rPr>
  </w:style>
  <w:style w:type="paragraph" w:styleId="DocumentMap">
    <w:name w:val="Document Map"/>
    <w:basedOn w:val="Normal"/>
    <w:link w:val="DocumentMapChar"/>
    <w:uiPriority w:val="99"/>
    <w:semiHidden/>
    <w:unhideWhenUsed/>
    <w:rsid w:val="002B64B2"/>
    <w:rPr>
      <w:rFonts w:ascii="Tahoma" w:hAnsi="Tahoma" w:cs="Tahoma"/>
      <w:sz w:val="16"/>
      <w:szCs w:val="16"/>
    </w:rPr>
  </w:style>
  <w:style w:type="character" w:customStyle="1" w:styleId="DocumentMapChar">
    <w:name w:val="Document Map Char"/>
    <w:link w:val="DocumentMap"/>
    <w:uiPriority w:val="99"/>
    <w:semiHidden/>
    <w:rsid w:val="002B64B2"/>
    <w:rPr>
      <w:rFonts w:ascii="Tahoma" w:eastAsia="Calibri" w:hAnsi="Tahoma" w:cs="Tahoma"/>
      <w:sz w:val="16"/>
      <w:szCs w:val="16"/>
    </w:rPr>
  </w:style>
  <w:style w:type="paragraph" w:styleId="TOC4">
    <w:name w:val="toc 4"/>
    <w:basedOn w:val="Normal"/>
    <w:next w:val="Normal"/>
    <w:autoRedefine/>
    <w:uiPriority w:val="39"/>
    <w:unhideWhenUsed/>
    <w:rsid w:val="002B64B2"/>
    <w:pPr>
      <w:spacing w:after="100"/>
      <w:ind w:left="660"/>
    </w:pPr>
    <w:rPr>
      <w:rFonts w:eastAsia="Times New Roman"/>
    </w:rPr>
  </w:style>
  <w:style w:type="paragraph" w:styleId="TOC5">
    <w:name w:val="toc 5"/>
    <w:basedOn w:val="Normal"/>
    <w:next w:val="Normal"/>
    <w:autoRedefine/>
    <w:uiPriority w:val="39"/>
    <w:unhideWhenUsed/>
    <w:rsid w:val="002B64B2"/>
    <w:pPr>
      <w:spacing w:after="100"/>
      <w:ind w:left="880"/>
    </w:pPr>
    <w:rPr>
      <w:rFonts w:eastAsia="Times New Roman"/>
    </w:rPr>
  </w:style>
  <w:style w:type="paragraph" w:styleId="TOC6">
    <w:name w:val="toc 6"/>
    <w:basedOn w:val="Normal"/>
    <w:next w:val="Normal"/>
    <w:autoRedefine/>
    <w:uiPriority w:val="39"/>
    <w:unhideWhenUsed/>
    <w:rsid w:val="002B64B2"/>
    <w:pPr>
      <w:spacing w:after="100"/>
      <w:ind w:left="1100"/>
    </w:pPr>
    <w:rPr>
      <w:rFonts w:eastAsia="Times New Roman"/>
    </w:rPr>
  </w:style>
  <w:style w:type="paragraph" w:styleId="TOC7">
    <w:name w:val="toc 7"/>
    <w:basedOn w:val="Normal"/>
    <w:next w:val="Normal"/>
    <w:autoRedefine/>
    <w:uiPriority w:val="39"/>
    <w:unhideWhenUsed/>
    <w:rsid w:val="002B64B2"/>
    <w:pPr>
      <w:spacing w:after="100"/>
      <w:ind w:left="1320"/>
    </w:pPr>
    <w:rPr>
      <w:rFonts w:eastAsia="Times New Roman"/>
    </w:rPr>
  </w:style>
  <w:style w:type="paragraph" w:styleId="TOC8">
    <w:name w:val="toc 8"/>
    <w:basedOn w:val="Normal"/>
    <w:next w:val="Normal"/>
    <w:autoRedefine/>
    <w:uiPriority w:val="39"/>
    <w:unhideWhenUsed/>
    <w:rsid w:val="002B64B2"/>
    <w:pPr>
      <w:spacing w:after="100"/>
      <w:ind w:left="1540"/>
    </w:pPr>
    <w:rPr>
      <w:rFonts w:eastAsia="Times New Roman"/>
    </w:rPr>
  </w:style>
  <w:style w:type="paragraph" w:styleId="TOC9">
    <w:name w:val="toc 9"/>
    <w:basedOn w:val="Normal"/>
    <w:next w:val="Normal"/>
    <w:autoRedefine/>
    <w:uiPriority w:val="39"/>
    <w:unhideWhenUsed/>
    <w:rsid w:val="002B64B2"/>
    <w:pPr>
      <w:spacing w:after="100"/>
      <w:ind w:left="1760"/>
    </w:pPr>
    <w:rPr>
      <w:rFonts w:eastAsia="Times New Roman"/>
    </w:rPr>
  </w:style>
  <w:style w:type="table" w:styleId="TableGrid">
    <w:name w:val="Table Grid"/>
    <w:basedOn w:val="TableNormal"/>
    <w:uiPriority w:val="59"/>
    <w:rsid w:val="002B64B2"/>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uiPriority w:val="99"/>
    <w:semiHidden/>
    <w:rsid w:val="002B64B2"/>
    <w:rPr>
      <w:color w:val="808080"/>
    </w:rPr>
  </w:style>
  <w:style w:type="character" w:styleId="CommentReference">
    <w:name w:val="annotation reference"/>
    <w:uiPriority w:val="99"/>
    <w:semiHidden/>
    <w:unhideWhenUsed/>
    <w:rsid w:val="002B64B2"/>
    <w:rPr>
      <w:sz w:val="16"/>
      <w:szCs w:val="16"/>
    </w:rPr>
  </w:style>
  <w:style w:type="paragraph" w:styleId="CommentText">
    <w:name w:val="annotation text"/>
    <w:basedOn w:val="Normal"/>
    <w:link w:val="CommentTextChar"/>
    <w:uiPriority w:val="99"/>
    <w:semiHidden/>
    <w:unhideWhenUsed/>
    <w:rsid w:val="002B64B2"/>
    <w:rPr>
      <w:sz w:val="20"/>
      <w:szCs w:val="20"/>
    </w:rPr>
  </w:style>
  <w:style w:type="character" w:customStyle="1" w:styleId="CommentTextChar">
    <w:name w:val="Comment Text Char"/>
    <w:basedOn w:val="DefaultParagraphFont"/>
    <w:link w:val="CommentText"/>
    <w:uiPriority w:val="99"/>
    <w:semiHidden/>
    <w:rsid w:val="002B64B2"/>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2B64B2"/>
    <w:rPr>
      <w:b/>
      <w:bCs/>
    </w:rPr>
  </w:style>
  <w:style w:type="character" w:customStyle="1" w:styleId="CommentSubjectChar">
    <w:name w:val="Comment Subject Char"/>
    <w:link w:val="CommentSubject"/>
    <w:uiPriority w:val="99"/>
    <w:semiHidden/>
    <w:rsid w:val="002B64B2"/>
    <w:rPr>
      <w:rFonts w:ascii="Calibri" w:eastAsia="Calibri" w:hAnsi="Calibri" w:cs="Times New Roman"/>
      <w:b/>
      <w:bCs/>
      <w:sz w:val="20"/>
      <w:szCs w:val="20"/>
    </w:rPr>
  </w:style>
  <w:style w:type="character" w:styleId="FollowedHyperlink">
    <w:name w:val="FollowedHyperlink"/>
    <w:basedOn w:val="DefaultParagraphFont"/>
    <w:uiPriority w:val="99"/>
    <w:semiHidden/>
    <w:unhideWhenUsed/>
    <w:rsid w:val="0087137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rtos.com/PDFs/What_Is_An_RTOS_and_Why_Use_One_Embedded.com_.pdf"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Semaphore_(programming)" TargetMode="External"/><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E9767A-67CD-4763-B895-15DACCCF63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2081</TotalTime>
  <Pages>1</Pages>
  <Words>3661</Words>
  <Characters>20868</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dc:creator>
  <cp:keywords/>
  <dc:description/>
  <cp:lastModifiedBy>Greg Landry</cp:lastModifiedBy>
  <cp:revision>286</cp:revision>
  <cp:lastPrinted>2017-06-05T17:27:00Z</cp:lastPrinted>
  <dcterms:created xsi:type="dcterms:W3CDTF">2016-10-10T22:52:00Z</dcterms:created>
  <dcterms:modified xsi:type="dcterms:W3CDTF">2017-06-05T17:28:00Z</dcterms:modified>
</cp:coreProperties>
</file>