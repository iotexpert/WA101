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proofErr w:type="spellStart"/>
      <w:proofErr w:type="gramStart"/>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proofErr w:type="spellEnd"/>
        <w:proofErr w:type="gramEnd"/>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7" w:author="Greg Landry" w:date="2017-04-03T15:35:00Z"/>
          <w:rFonts w:ascii="Consolas" w:hAnsi="Consolas" w:cs="Consolas"/>
          <w:color w:val="000000"/>
          <w:sz w:val="18"/>
          <w:szCs w:val="20"/>
          <w:rPrChange w:id="68" w:author="Greg Landry" w:date="2017-04-03T15:36:00Z">
            <w:rPr>
              <w:ins w:id="69" w:author="Greg Landry" w:date="2017-04-03T15:35:00Z"/>
              <w:rFonts w:ascii="Consolas" w:hAnsi="Consolas" w:cs="Consolas"/>
              <w:color w:val="000000"/>
              <w:sz w:val="20"/>
              <w:szCs w:val="20"/>
            </w:rPr>
          </w:rPrChange>
        </w:rPr>
        <w:pPrChange w:id="70" w:author="Greg Landry" w:date="2017-04-03T15:40:00Z">
          <w:pPr>
            <w:autoSpaceDE w:val="0"/>
            <w:autoSpaceDN w:val="0"/>
            <w:adjustRightInd w:val="0"/>
            <w:spacing w:after="0" w:line="240" w:lineRule="auto"/>
          </w:pPr>
        </w:pPrChange>
      </w:pPr>
      <w:ins w:id="71" w:author="Greg Landry" w:date="2017-04-03T15:35:00Z">
        <w:r w:rsidRPr="00602B95">
          <w:rPr>
            <w:rFonts w:ascii="Consolas" w:hAnsi="Consolas" w:cs="Consolas"/>
            <w:color w:val="000000"/>
            <w:sz w:val="18"/>
            <w:szCs w:val="20"/>
            <w:rPrChange w:id="72"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3" w:author="Greg Landry" w:date="2017-04-03T15:35:00Z"/>
          <w:rFonts w:ascii="Consolas" w:hAnsi="Consolas" w:cs="Consolas"/>
          <w:color w:val="000000"/>
          <w:sz w:val="18"/>
          <w:szCs w:val="20"/>
          <w:rPrChange w:id="74" w:author="Greg Landry" w:date="2017-04-03T15:36:00Z">
            <w:rPr>
              <w:ins w:id="75" w:author="Greg Landry" w:date="2017-04-03T15:35:00Z"/>
              <w:rFonts w:ascii="Consolas" w:hAnsi="Consolas" w:cs="Consolas"/>
              <w:color w:val="000000"/>
              <w:sz w:val="20"/>
              <w:szCs w:val="20"/>
            </w:rPr>
          </w:rPrChange>
        </w:rPr>
        <w:pPrChange w:id="76" w:author="Greg Landry" w:date="2017-04-03T15:36:00Z">
          <w:pPr>
            <w:autoSpaceDE w:val="0"/>
            <w:autoSpaceDN w:val="0"/>
            <w:adjustRightInd w:val="0"/>
            <w:spacing w:after="0" w:line="240" w:lineRule="auto"/>
          </w:pPr>
        </w:pPrChange>
      </w:pPr>
      <w:ins w:id="77" w:author="Greg Landry" w:date="2017-04-03T15:35:00Z">
        <w:r w:rsidRPr="00602B95">
          <w:rPr>
            <w:rFonts w:ascii="Consolas" w:hAnsi="Consolas" w:cs="Consolas"/>
            <w:color w:val="000000"/>
            <w:sz w:val="18"/>
            <w:szCs w:val="20"/>
            <w:rPrChange w:id="78"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9" w:author="Greg Landry" w:date="2017-04-03T15:35:00Z"/>
          <w:rFonts w:ascii="Consolas" w:hAnsi="Consolas" w:cs="Consolas"/>
          <w:sz w:val="18"/>
          <w:szCs w:val="20"/>
          <w:rPrChange w:id="80" w:author="Greg Landry" w:date="2017-04-03T15:36:00Z">
            <w:rPr>
              <w:ins w:id="81" w:author="Greg Landry" w:date="2017-04-03T15:35:00Z"/>
              <w:rFonts w:ascii="Consolas" w:hAnsi="Consolas" w:cs="Consolas"/>
              <w:sz w:val="20"/>
              <w:szCs w:val="20"/>
            </w:rPr>
          </w:rPrChange>
        </w:rPr>
        <w:pPrChange w:id="82" w:author="Greg Landry" w:date="2017-04-03T15:36:00Z">
          <w:pPr>
            <w:autoSpaceDE w:val="0"/>
            <w:autoSpaceDN w:val="0"/>
            <w:adjustRightInd w:val="0"/>
            <w:spacing w:after="0" w:line="240" w:lineRule="auto"/>
          </w:pPr>
        </w:pPrChange>
      </w:pPr>
      <w:proofErr w:type="spellStart"/>
      <w:ins w:id="83" w:author="Greg Landry" w:date="2017-04-03T15:35:00Z">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3" w:author="Greg Landry" w:date="2017-04-03T15:36:00Z">
              <w:rPr>
                <w:rFonts w:ascii="Consolas" w:hAnsi="Consolas" w:cs="Consolas"/>
                <w:color w:val="000000"/>
                <w:sz w:val="20"/>
                <w:szCs w:val="20"/>
              </w:rPr>
            </w:rPrChange>
          </w:rPr>
          <w:t xml:space="preserve">, </w:t>
        </w:r>
      </w:ins>
      <w:proofErr w:type="spellStart"/>
      <w:ins w:id="94" w:author="Greg Landry" w:date="2017-04-03T15:36:00Z">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mySpecial</w:t>
        </w:r>
      </w:ins>
      <w:ins w:id="96" w:author="Greg Landry" w:date="2017-04-03T15:35: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8"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100" w:author="Greg Landry" w:date="2017-04-03T15:30:00Z">
        <w:r w:rsidDel="00EF67A9">
          <w:delText xml:space="preserve">infinite loop of </w:delText>
        </w:r>
      </w:del>
      <w:r>
        <w:t>“main”</w:t>
      </w:r>
      <w:ins w:id="101" w:author="Greg Landry" w:date="2017-04-03T15:31:00Z">
        <w:r w:rsidR="00EF67A9">
          <w:t xml:space="preserve"> function</w:t>
        </w:r>
      </w:ins>
      <w:ins w:id="102" w:author="Greg Landry" w:date="2017-04-03T15:33:00Z">
        <w:r w:rsidR="00924679">
          <w:t xml:space="preserve"> of your application (in fact, the main function is really just a thread that gets initialized automatically)</w:t>
        </w:r>
      </w:ins>
      <w:r w:rsidR="005716DE">
        <w:t>.</w:t>
      </w:r>
      <w:ins w:id="103" w:author="Greg Landry" w:date="2017-04-03T15:31:00Z">
        <w:r w:rsidR="00EF67A9">
          <w:t xml:space="preserve"> Typically a thread </w:t>
        </w:r>
      </w:ins>
      <w:ins w:id="104" w:author="Greg Landry" w:date="2017-04-03T15:34:00Z">
        <w:r w:rsidR="00924679">
          <w:t>will</w:t>
        </w:r>
      </w:ins>
      <w:ins w:id="105" w:author="Greg Landry" w:date="2017-04-03T15:31:00Z">
        <w:r w:rsidR="00EF67A9">
          <w:t xml:space="preserve"> run forever (just like ‘main”</w:t>
        </w:r>
      </w:ins>
      <w:ins w:id="106" w:author="Greg Landry" w:date="2017-04-03T15:34:00Z">
        <w:r w:rsidR="00924679">
          <w:t>)</w:t>
        </w:r>
      </w:ins>
      <w:ins w:id="107"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08" w:author="Greg Landry" w:date="2017-04-03T15:36:00Z">
            <w:rPr/>
          </w:rPrChange>
        </w:rPr>
        <w:pPrChange w:id="109" w:author="Greg Landry" w:date="2017-04-03T15:38:00Z">
          <w:pPr>
            <w:pStyle w:val="CCode"/>
            <w:spacing w:after="0"/>
          </w:pPr>
        </w:pPrChange>
      </w:pPr>
      <w:proofErr w:type="gramStart"/>
      <w:r w:rsidRPr="00602B95">
        <w:rPr>
          <w:rFonts w:ascii="Consolas" w:eastAsiaTheme="minorHAnsi" w:hAnsi="Consolas" w:cs="Consolas"/>
          <w:b/>
          <w:bCs/>
          <w:color w:val="7F0055"/>
          <w:kern w:val="0"/>
          <w:szCs w:val="20"/>
          <w:rPrChange w:id="110" w:author="Greg Landry" w:date="2017-04-03T15:37:00Z">
            <w:rPr/>
          </w:rPrChange>
        </w:rPr>
        <w:t>void</w:t>
      </w:r>
      <w:proofErr w:type="gramEnd"/>
      <w:r w:rsidRPr="00602B95">
        <w:rPr>
          <w:rFonts w:ascii="Consolas" w:eastAsiaTheme="minorHAnsi" w:hAnsi="Consolas" w:cs="Consolas"/>
          <w:color w:val="005032"/>
          <w:kern w:val="0"/>
          <w:szCs w:val="20"/>
          <w:rPrChange w:id="111" w:author="Greg Landry" w:date="2017-04-03T15:36:00Z">
            <w:rPr/>
          </w:rPrChange>
        </w:rPr>
        <w:t xml:space="preserve"> </w:t>
      </w:r>
      <w:proofErr w:type="spellStart"/>
      <w:r w:rsidRPr="00602B95">
        <w:rPr>
          <w:rFonts w:ascii="Consolas" w:eastAsiaTheme="minorHAnsi" w:hAnsi="Consolas" w:cs="Consolas"/>
          <w:color w:val="000000"/>
          <w:kern w:val="0"/>
          <w:szCs w:val="20"/>
          <w:rPrChange w:id="112" w:author="Greg Landry" w:date="2017-04-03T15:37:00Z">
            <w:rPr/>
          </w:rPrChange>
        </w:rPr>
        <w:t>mySpecialThread</w:t>
      </w:r>
      <w:proofErr w:type="spellEnd"/>
      <w:r w:rsidRPr="00602B95">
        <w:rPr>
          <w:rFonts w:ascii="Consolas" w:eastAsiaTheme="minorHAnsi" w:hAnsi="Consolas" w:cs="Consolas"/>
          <w:color w:val="000000"/>
          <w:kern w:val="0"/>
          <w:szCs w:val="20"/>
          <w:rPrChange w:id="113" w:author="Greg Landry" w:date="2017-04-03T15:37:00Z">
            <w:rPr/>
          </w:rPrChange>
        </w:rPr>
        <w:t>(</w:t>
      </w:r>
      <w:proofErr w:type="spellStart"/>
      <w:r w:rsidR="005716DE" w:rsidRPr="00602B95">
        <w:rPr>
          <w:rFonts w:ascii="Consolas" w:eastAsiaTheme="minorHAnsi" w:hAnsi="Consolas" w:cs="Consolas"/>
          <w:color w:val="005032"/>
          <w:kern w:val="0"/>
          <w:szCs w:val="20"/>
          <w:rPrChange w:id="114"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5"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6" w:author="Greg Landry" w:date="2017-04-03T15:37:00Z">
            <w:rPr/>
          </w:rPrChange>
        </w:rPr>
        <w:t>arg</w:t>
      </w:r>
      <w:proofErr w:type="spellEnd"/>
      <w:r w:rsidRPr="00602B95">
        <w:rPr>
          <w:rFonts w:ascii="Consolas" w:eastAsiaTheme="minorHAnsi" w:hAnsi="Consolas" w:cs="Consolas"/>
          <w:color w:val="000000"/>
          <w:kern w:val="0"/>
          <w:szCs w:val="20"/>
          <w:rPrChange w:id="117"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18" w:author="Greg Landry" w:date="2017-04-03T15:36:00Z">
            <w:rPr/>
          </w:rPrChange>
        </w:rPr>
        <w:pPrChange w:id="119" w:author="Greg Landry" w:date="2017-04-03T15:38:00Z">
          <w:pPr>
            <w:pStyle w:val="CCode"/>
            <w:spacing w:after="0"/>
          </w:pPr>
        </w:pPrChange>
      </w:pPr>
      <w:r w:rsidRPr="00602B95">
        <w:rPr>
          <w:rFonts w:ascii="Consolas" w:eastAsiaTheme="minorHAnsi" w:hAnsi="Consolas" w:cs="Consolas"/>
          <w:color w:val="005032"/>
          <w:kern w:val="0"/>
          <w:szCs w:val="20"/>
          <w:rPrChange w:id="120"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1" w:author="Greg Landry" w:date="2017-04-03T15:36:00Z">
            <w:rPr/>
          </w:rPrChange>
        </w:rPr>
        <w:pPrChange w:id="12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3" w:author="Greg Landry" w:date="2017-04-03T15:36:00Z">
            <w:rPr/>
          </w:rPrChange>
        </w:rPr>
        <w:tab/>
      </w:r>
      <w:proofErr w:type="spellStart"/>
      <w:proofErr w:type="gramStart"/>
      <w:r w:rsidR="00020D29" w:rsidRPr="00602B95">
        <w:rPr>
          <w:rFonts w:ascii="Consolas" w:eastAsiaTheme="minorHAnsi" w:hAnsi="Consolas" w:cs="Consolas"/>
          <w:color w:val="005032"/>
          <w:kern w:val="0"/>
          <w:szCs w:val="20"/>
          <w:rPrChange w:id="124" w:author="Greg Landry" w:date="2017-04-03T15:36:00Z">
            <w:rPr/>
          </w:rPrChange>
        </w:rPr>
        <w:t>const</w:t>
      </w:r>
      <w:proofErr w:type="spellEnd"/>
      <w:proofErr w:type="gramEnd"/>
      <w:r w:rsidR="00020D29" w:rsidRPr="00602B95">
        <w:rPr>
          <w:rFonts w:ascii="Consolas" w:eastAsiaTheme="minorHAnsi" w:hAnsi="Consolas" w:cs="Consolas"/>
          <w:color w:val="005032"/>
          <w:kern w:val="0"/>
          <w:szCs w:val="20"/>
          <w:rPrChange w:id="125"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6" w:author="Greg Landry" w:date="2017-04-03T15:36:00Z">
            <w:rPr/>
          </w:rPrChange>
        </w:rPr>
        <w:t>int</w:t>
      </w:r>
      <w:proofErr w:type="spellEnd"/>
      <w:r w:rsidR="00020D29" w:rsidRPr="00602B95">
        <w:rPr>
          <w:rFonts w:ascii="Consolas" w:eastAsiaTheme="minorHAnsi" w:hAnsi="Consolas" w:cs="Consolas"/>
          <w:color w:val="005032"/>
          <w:kern w:val="0"/>
          <w:szCs w:val="20"/>
          <w:rPrChange w:id="127" w:author="Greg Landry" w:date="2017-04-03T15:36:00Z">
            <w:rPr/>
          </w:rPrChange>
        </w:rPr>
        <w:t xml:space="preserve"> </w:t>
      </w:r>
      <w:r w:rsidR="00020D29" w:rsidRPr="00602B95">
        <w:rPr>
          <w:rFonts w:ascii="Consolas" w:eastAsiaTheme="minorHAnsi" w:hAnsi="Consolas" w:cs="Consolas"/>
          <w:color w:val="000000"/>
          <w:kern w:val="0"/>
          <w:szCs w:val="20"/>
          <w:rPrChange w:id="128" w:author="Greg Landry" w:date="2017-04-03T15:37:00Z">
            <w:rPr/>
          </w:rPrChange>
        </w:rPr>
        <w:t>delay=100;</w:t>
      </w:r>
      <w:del w:id="129" w:author="Greg Landry" w:date="2017-04-03T15:36:00Z">
        <w:r w:rsidR="00020D29" w:rsidRPr="00602B95" w:rsidDel="00602B95">
          <w:rPr>
            <w:rFonts w:ascii="Consolas" w:eastAsiaTheme="minorHAnsi" w:hAnsi="Consolas" w:cs="Consolas"/>
            <w:color w:val="005032"/>
            <w:kern w:val="0"/>
            <w:szCs w:val="20"/>
            <w:rPrChange w:id="130"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1" w:author="Greg Landry" w:date="2017-04-03T15:37:00Z">
            <w:rPr/>
          </w:rPrChange>
        </w:rPr>
        <w:pPrChange w:id="13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3" w:author="Greg Landry" w:date="2017-04-03T15:36:00Z">
            <w:rPr/>
          </w:rPrChange>
        </w:rPr>
        <w:tab/>
      </w:r>
      <w:proofErr w:type="gramStart"/>
      <w:r w:rsidR="000C5FAA" w:rsidRPr="00602B95">
        <w:rPr>
          <w:rFonts w:ascii="Consolas" w:eastAsiaTheme="minorHAnsi" w:hAnsi="Consolas" w:cs="Consolas"/>
          <w:color w:val="000000"/>
          <w:kern w:val="0"/>
          <w:szCs w:val="20"/>
          <w:rPrChange w:id="134" w:author="Greg Landry" w:date="2017-04-03T15:37:00Z">
            <w:rPr/>
          </w:rPrChange>
        </w:rPr>
        <w:t>while(</w:t>
      </w:r>
      <w:proofErr w:type="gramEnd"/>
      <w:r w:rsidR="000C5FAA" w:rsidRPr="00602B95">
        <w:rPr>
          <w:rFonts w:ascii="Consolas" w:eastAsiaTheme="minorHAnsi" w:hAnsi="Consolas" w:cs="Consolas"/>
          <w:color w:val="000000"/>
          <w:kern w:val="0"/>
          <w:szCs w:val="20"/>
          <w:rPrChange w:id="135"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6" w:author="Greg Landry" w:date="2017-04-03T15:37:00Z">
            <w:rPr/>
          </w:rPrChange>
        </w:rPr>
        <w:pPrChange w:id="13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8" w:author="Greg Landry" w:date="2017-04-03T15:37:00Z">
            <w:rPr/>
          </w:rPrChange>
        </w:rPr>
        <w:tab/>
      </w:r>
      <w:r w:rsidR="00020D29" w:rsidRPr="00602B95">
        <w:rPr>
          <w:rFonts w:ascii="Consolas" w:eastAsiaTheme="minorHAnsi" w:hAnsi="Consolas" w:cs="Consolas"/>
          <w:color w:val="000000"/>
          <w:kern w:val="0"/>
          <w:szCs w:val="20"/>
          <w:rPrChange w:id="139"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0" w:author="Greg Landry" w:date="2017-04-03T15:37:00Z">
            <w:rPr/>
          </w:rPrChange>
        </w:rPr>
        <w:pPrChange w:id="141"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2" w:author="Greg Landry" w:date="2017-04-03T15:37:00Z">
            <w:rPr/>
          </w:rPrChange>
        </w:rPr>
        <w:tab/>
      </w:r>
      <w:r w:rsidRPr="00602B95">
        <w:rPr>
          <w:rFonts w:ascii="Consolas" w:eastAsiaTheme="minorHAnsi" w:hAnsi="Consolas" w:cs="Consolas"/>
          <w:color w:val="000000"/>
          <w:kern w:val="0"/>
          <w:szCs w:val="20"/>
          <w:rPrChange w:id="143"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4"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5" w:author="Greg Landry" w:date="2017-04-03T15:37:00Z">
            <w:rPr/>
          </w:rPrChange>
        </w:rPr>
        <w:t>(</w:t>
      </w:r>
      <w:proofErr w:type="gramEnd"/>
      <w:r w:rsidR="00020D29" w:rsidRPr="00602B95">
        <w:rPr>
          <w:rFonts w:ascii="Consolas" w:eastAsiaTheme="minorHAnsi" w:hAnsi="Consolas" w:cs="Consolas"/>
          <w:color w:val="000000"/>
          <w:kern w:val="0"/>
          <w:szCs w:val="20"/>
          <w:rPrChange w:id="146"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7" w:author="Greg Landry" w:date="2017-04-03T15:37:00Z">
            <w:rPr/>
          </w:rPrChange>
        </w:rPr>
        <w:pPrChange w:id="148"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9" w:author="Greg Landry" w:date="2017-04-03T15:37:00Z">
            <w:rPr/>
          </w:rPrChange>
        </w:rPr>
        <w:tab/>
      </w:r>
      <w:r w:rsidRPr="00602B95">
        <w:rPr>
          <w:rFonts w:ascii="Consolas" w:eastAsiaTheme="minorHAnsi" w:hAnsi="Consolas" w:cs="Consolas"/>
          <w:color w:val="000000"/>
          <w:kern w:val="0"/>
          <w:szCs w:val="20"/>
          <w:rPrChange w:id="150" w:author="Greg Landry" w:date="2017-04-03T15:37:00Z">
            <w:rPr/>
          </w:rPrChange>
        </w:rPr>
        <w:tab/>
      </w:r>
      <w:proofErr w:type="spellStart"/>
      <w:r w:rsidRPr="00602B95">
        <w:rPr>
          <w:rFonts w:ascii="Consolas" w:eastAsiaTheme="minorHAnsi" w:hAnsi="Consolas" w:cs="Consolas"/>
          <w:color w:val="000000"/>
          <w:kern w:val="0"/>
          <w:szCs w:val="20"/>
          <w:rPrChange w:id="151" w:author="Greg Landry" w:date="2017-04-03T15:37:00Z">
            <w:rPr/>
          </w:rPrChange>
        </w:rPr>
        <w:t>wiced_rtos_delay</w:t>
      </w:r>
      <w:r w:rsidR="00D65D87" w:rsidRPr="00602B95">
        <w:rPr>
          <w:rFonts w:ascii="Consolas" w:eastAsiaTheme="minorHAnsi" w:hAnsi="Consolas" w:cs="Consolas"/>
          <w:color w:val="000000"/>
          <w:kern w:val="0"/>
          <w:szCs w:val="20"/>
          <w:rPrChange w:id="152" w:author="Greg Landry" w:date="2017-04-03T15:37:00Z">
            <w:rPr/>
          </w:rPrChange>
        </w:rPr>
        <w:t>_</w:t>
      </w:r>
      <w:proofErr w:type="gramStart"/>
      <w:r w:rsidR="00D65D87" w:rsidRPr="00602B95">
        <w:rPr>
          <w:rFonts w:ascii="Consolas" w:eastAsiaTheme="minorHAnsi" w:hAnsi="Consolas" w:cs="Consolas"/>
          <w:color w:val="000000"/>
          <w:kern w:val="0"/>
          <w:szCs w:val="20"/>
          <w:rPrChange w:id="153" w:author="Greg Landry" w:date="2017-04-03T15:37:00Z">
            <w:rPr/>
          </w:rPrChange>
        </w:rPr>
        <w:t>milliseconds</w:t>
      </w:r>
      <w:proofErr w:type="spellEnd"/>
      <w:r w:rsidRPr="00602B95">
        <w:rPr>
          <w:rFonts w:ascii="Consolas" w:eastAsiaTheme="minorHAnsi" w:hAnsi="Consolas" w:cs="Consolas"/>
          <w:color w:val="000000"/>
          <w:kern w:val="0"/>
          <w:szCs w:val="20"/>
          <w:rPrChange w:id="154" w:author="Greg Landry" w:date="2017-04-03T15:37:00Z">
            <w:rPr/>
          </w:rPrChange>
        </w:rPr>
        <w:t>(</w:t>
      </w:r>
      <w:proofErr w:type="gramEnd"/>
      <w:r w:rsidRPr="00602B95">
        <w:rPr>
          <w:rFonts w:ascii="Consolas" w:eastAsiaTheme="minorHAnsi" w:hAnsi="Consolas" w:cs="Consolas"/>
          <w:color w:val="000000"/>
          <w:kern w:val="0"/>
          <w:szCs w:val="20"/>
          <w:rPrChange w:id="155"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6" w:author="Greg Landry" w:date="2017-04-03T15:37:00Z">
            <w:rPr/>
          </w:rPrChange>
        </w:rPr>
        <w:pPrChange w:id="15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8"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9" w:author="Greg Landry" w:date="2017-04-03T15:37:00Z">
            <w:rPr/>
          </w:rPrChange>
        </w:rPr>
      </w:pPr>
      <w:r w:rsidRPr="00602B95">
        <w:rPr>
          <w:rFonts w:ascii="Consolas" w:eastAsiaTheme="minorHAnsi" w:hAnsi="Consolas" w:cs="Consolas"/>
          <w:color w:val="000000"/>
          <w:kern w:val="0"/>
          <w:szCs w:val="20"/>
          <w:rPrChange w:id="160" w:author="Greg Landry" w:date="2017-04-03T15:37:00Z">
            <w:rPr/>
          </w:rPrChange>
        </w:rPr>
        <w:t>}</w:t>
      </w:r>
    </w:p>
    <w:p w14:paraId="533816AE" w14:textId="44DD336E" w:rsidR="00D65D87" w:rsidRDefault="00D65D87" w:rsidP="00B527A0">
      <w:pPr>
        <w:rPr>
          <w:ins w:id="161" w:author="Greg Landry" w:date="2017-04-11T15:30:00Z"/>
        </w:rPr>
      </w:pPr>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2" w:author="Greg Landry" w:date="2017-04-03T15:38:00Z">
        <w:r w:rsidR="001456B7">
          <w:t xml:space="preserve"> The exception is if you have some other thread control function such as a semaphore or queue which will cause the thread to periodically </w:t>
        </w:r>
      </w:ins>
      <w:ins w:id="163" w:author="Greg Landry" w:date="2017-04-03T15:39:00Z">
        <w:r w:rsidR="001456B7">
          <w:t>pause.</w:t>
        </w:r>
      </w:ins>
    </w:p>
    <w:p w14:paraId="0E390034" w14:textId="1E0C7D3A" w:rsidR="00952746" w:rsidRDefault="00952746" w:rsidP="00B527A0">
      <w:ins w:id="164" w:author="Greg Landry" w:date="2017-04-11T15:30:00Z">
        <w:r>
          <w:t xml:space="preserve">Note that if the main application thread </w:t>
        </w:r>
      </w:ins>
      <w:ins w:id="165" w:author="Greg Landry" w:date="2017-04-11T15:31:00Z">
        <w:r>
          <w:t>(</w:t>
        </w:r>
        <w:proofErr w:type="spellStart"/>
        <w:r>
          <w:t>application_start</w:t>
        </w:r>
        <w:proofErr w:type="spellEnd"/>
        <w:r>
          <w:t xml:space="preserve">) </w:t>
        </w:r>
      </w:ins>
      <w:ins w:id="166" w:author="Greg Landry" w:date="2017-04-11T15:30:00Z">
        <w:r>
          <w:t xml:space="preserve">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exist and will not take up any more CPU cycles.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4208C839" w14:textId="22D7C90F" w:rsidR="0086442A"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ins w:id="167" w:author="Greg Landry" w:date="2017-04-20T13:44:00Z">
        <w:r w:rsidR="0086442A">
          <w:t>If you want the project to continue on immediately if there isn’t room in the queue, then</w:t>
        </w:r>
        <w:r w:rsidR="0086442A" w:rsidRPr="00F5107D">
          <w:t xml:space="preserve"> </w:t>
        </w:r>
        <w:r w:rsidR="0086442A">
          <w:t xml:space="preserve">use WICED_NO_WAIT. </w:t>
        </w:r>
      </w:ins>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ins w:id="168" w:author="Greg Landry" w:date="2017-04-20T13:43:00Z">
        <w:r w:rsidR="0086442A">
          <w:t xml:space="preserve"> </w:t>
        </w:r>
      </w:ins>
      <w:ins w:id="169" w:author="Greg Landry" w:date="2017-04-20T13:44:00Z">
        <w:r w:rsidR="0086442A">
          <w:t>If you want the project to continue on immediately if there isn</w:t>
        </w:r>
      </w:ins>
      <w:ins w:id="170" w:author="Greg Landry" w:date="2017-04-20T13:45:00Z">
        <w:r w:rsidR="0086442A">
          <w:t>’t anything in the queue then use WICED_NO_WAIT.</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71" w:author="Greg Landry" w:date="2017-03-01T10:58:00Z">
            <w:rPr/>
          </w:rPrChange>
        </w:rPr>
        <w:t xml:space="preserve">The </w:t>
      </w:r>
      <w:del w:id="172" w:author="Greg Landry" w:date="2017-03-01T10:55:00Z">
        <w:r w:rsidRPr="00506E29" w:rsidDel="00506E29">
          <w:rPr>
            <w:u w:val="single"/>
            <w:rPrChange w:id="173" w:author="Greg Landry" w:date="2017-03-01T10:58:00Z">
              <w:rPr/>
            </w:rPrChange>
          </w:rPr>
          <w:delText xml:space="preserve">minimum </w:delText>
        </w:r>
      </w:del>
      <w:r w:rsidRPr="00506E29">
        <w:rPr>
          <w:u w:val="single"/>
          <w:rPrChange w:id="174" w:author="Greg Landry" w:date="2017-03-01T10:58:00Z">
            <w:rPr/>
          </w:rPrChange>
        </w:rPr>
        <w:t xml:space="preserve">message size </w:t>
      </w:r>
      <w:del w:id="175" w:author="Greg Landry" w:date="2017-03-01T10:55:00Z">
        <w:r w:rsidRPr="00506E29" w:rsidDel="00506E29">
          <w:rPr>
            <w:u w:val="single"/>
            <w:rPrChange w:id="176" w:author="Greg Landry" w:date="2017-03-01T10:58:00Z">
              <w:rPr/>
            </w:rPrChange>
          </w:rPr>
          <w:delText xml:space="preserve">allowed </w:delText>
        </w:r>
      </w:del>
      <w:r w:rsidRPr="00506E29">
        <w:rPr>
          <w:u w:val="single"/>
          <w:rPrChange w:id="177" w:author="Greg Landry" w:date="2017-03-01T10:58:00Z">
            <w:rPr/>
          </w:rPrChange>
        </w:rPr>
        <w:t xml:space="preserve">in a queue </w:t>
      </w:r>
      <w:ins w:id="178" w:author="Greg Landry" w:date="2017-03-01T10:55:00Z">
        <w:r w:rsidR="00506E29" w:rsidRPr="00506E29">
          <w:rPr>
            <w:u w:val="single"/>
            <w:rPrChange w:id="179" w:author="Greg Landry" w:date="2017-03-01T10:58:00Z">
              <w:rPr/>
            </w:rPrChange>
          </w:rPr>
          <w:t>must be a multiple of</w:t>
        </w:r>
      </w:ins>
      <w:del w:id="180" w:author="Greg Landry" w:date="2017-03-01T10:55:00Z">
        <w:r w:rsidRPr="00506E29" w:rsidDel="00506E29">
          <w:rPr>
            <w:u w:val="single"/>
            <w:rPrChange w:id="181" w:author="Greg Landry" w:date="2017-03-01T10:58:00Z">
              <w:rPr/>
            </w:rPrChange>
          </w:rPr>
          <w:delText>is</w:delText>
        </w:r>
      </w:del>
      <w:r w:rsidRPr="00506E29">
        <w:rPr>
          <w:u w:val="single"/>
          <w:rPrChange w:id="182" w:author="Greg Landry" w:date="2017-03-01T10:58:00Z">
            <w:rPr/>
          </w:rPrChange>
        </w:rPr>
        <w:t xml:space="preserve"> 4 bytes. Specifying a message size </w:t>
      </w:r>
      <w:del w:id="183" w:author="Greg Landry" w:date="2017-03-01T10:55:00Z">
        <w:r w:rsidRPr="00506E29" w:rsidDel="00506E29">
          <w:rPr>
            <w:u w:val="single"/>
            <w:rPrChange w:id="184" w:author="Greg Landry" w:date="2017-03-01T10:58:00Z">
              <w:rPr/>
            </w:rPrChange>
          </w:rPr>
          <w:delText>less than</w:delText>
        </w:r>
      </w:del>
      <w:ins w:id="185" w:author="Greg Landry" w:date="2017-03-01T10:55:00Z">
        <w:r w:rsidR="00506E29" w:rsidRPr="00506E29">
          <w:rPr>
            <w:u w:val="single"/>
            <w:rPrChange w:id="186" w:author="Greg Landry" w:date="2017-03-01T10:58:00Z">
              <w:rPr/>
            </w:rPrChange>
          </w:rPr>
          <w:t>that is not a multiple of</w:t>
        </w:r>
      </w:ins>
      <w:r w:rsidRPr="00506E29">
        <w:rPr>
          <w:u w:val="single"/>
          <w:rPrChange w:id="187" w:author="Greg Landry" w:date="2017-03-01T10:58:00Z">
            <w:rPr/>
          </w:rPrChange>
        </w:rPr>
        <w:t xml:space="preserve"> 4 bytes </w:t>
      </w:r>
      <w:del w:id="188" w:author="Greg Landry" w:date="2017-03-01T10:55:00Z">
        <w:r w:rsidRPr="00506E29" w:rsidDel="00506E29">
          <w:rPr>
            <w:u w:val="single"/>
            <w:rPrChange w:id="189" w:author="Greg Landry" w:date="2017-03-01T10:58:00Z">
              <w:rPr/>
            </w:rPrChange>
          </w:rPr>
          <w:delText xml:space="preserve">may </w:delText>
        </w:r>
      </w:del>
      <w:ins w:id="190" w:author="Greg Landry" w:date="2017-03-01T10:55:00Z">
        <w:r w:rsidR="00506E29" w:rsidRPr="00506E29">
          <w:rPr>
            <w:u w:val="single"/>
            <w:rPrChange w:id="191" w:author="Greg Landry" w:date="2017-03-01T10:58:00Z">
              <w:rPr/>
            </w:rPrChange>
          </w:rPr>
          <w:t xml:space="preserve">will </w:t>
        </w:r>
      </w:ins>
      <w:r w:rsidRPr="00506E29">
        <w:rPr>
          <w:u w:val="single"/>
          <w:rPrChange w:id="192"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193" w:author="Greg Landry" w:date="2017-04-20T13:45:00Z"/>
          <w:b/>
          <w:u w:val="single"/>
          <w:rPrChange w:id="194" w:author="Greg Landry" w:date="2017-04-20T13:46:00Z">
            <w:rPr>
              <w:ins w:id="195" w:author="Greg Landry" w:date="2017-04-20T13:45:00Z"/>
              <w:u w:val="single"/>
            </w:rPr>
          </w:rPrChange>
        </w:rPr>
      </w:pPr>
      <w:ins w:id="196" w:author="Greg Landry" w:date="2017-04-20T13:45:00Z">
        <w:r w:rsidRPr="0086442A">
          <w:rPr>
            <w:b/>
            <w:u w:val="single"/>
            <w:rPrChange w:id="197" w:author="Greg Landry" w:date="2017-04-20T13:46:00Z">
              <w:rPr>
                <w:u w:val="single"/>
              </w:rPr>
            </w:rPrChange>
          </w:rPr>
          <w:t xml:space="preserve">If you are using a queue </w:t>
        </w:r>
      </w:ins>
      <w:ins w:id="198" w:author="Greg Landry" w:date="2017-04-20T13:46:00Z">
        <w:r>
          <w:rPr>
            <w:b/>
            <w:u w:val="single"/>
          </w:rPr>
          <w:t xml:space="preserve">push or pop </w:t>
        </w:r>
      </w:ins>
      <w:ins w:id="199" w:author="Greg Landry" w:date="2017-04-20T13:45:00Z">
        <w:r w:rsidRPr="0086442A">
          <w:rPr>
            <w:b/>
            <w:u w:val="single"/>
            <w:rPrChange w:id="200"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201" w:author="Greg Landry" w:date="2017-04-20T13:46:00Z"/>
          <w:u w:val="single"/>
          <w:rPrChange w:id="202" w:author="Greg Landry" w:date="2017-03-01T10:58:00Z">
            <w:rPr>
              <w:del w:id="203" w:author="Greg Landry" w:date="2017-04-20T13:46:00Z"/>
            </w:rPr>
          </w:rPrChange>
        </w:rPr>
      </w:pPr>
      <w:del w:id="204" w:author="Greg Landry" w:date="2017-03-01T10:56:00Z">
        <w:r w:rsidRPr="00506E29" w:rsidDel="00506E29">
          <w:rPr>
            <w:u w:val="single"/>
            <w:rPrChange w:id="205" w:author="Greg Landry" w:date="2017-03-01T10:58:00Z">
              <w:rPr/>
            </w:rPrChange>
          </w:rPr>
          <w:br w:type="page"/>
        </w:r>
      </w:del>
    </w:p>
    <w:p w14:paraId="432F01C7" w14:textId="77777777" w:rsidR="00506E29" w:rsidRDefault="00506E29">
      <w:pPr>
        <w:rPr>
          <w:ins w:id="206" w:author="Greg Landry" w:date="2017-03-01T10:58:00Z"/>
          <w:rFonts w:ascii="Cambria" w:eastAsia="Times New Roman" w:hAnsi="Cambria"/>
          <w:b/>
          <w:bCs/>
          <w:color w:val="4F81BD"/>
        </w:rPr>
      </w:pPr>
      <w:ins w:id="207"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08"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209" w:author="Greg Landry" w:date="2017-03-01T11:06:00Z">
            <w:rPr/>
          </w:rPrChange>
        </w:rPr>
        <w:t>run</w:t>
      </w:r>
      <w:r w:rsidRPr="00905CE3">
        <w:rPr>
          <w:u w:val="single"/>
          <w:rPrChange w:id="210" w:author="Greg Landry" w:date="2017-03-01T11:06:00Z">
            <w:rPr/>
          </w:rPrChange>
        </w:rPr>
        <w:t xml:space="preserve"> and exit each time the timer calls it</w:t>
      </w:r>
      <w:r>
        <w:t>.</w:t>
      </w:r>
    </w:p>
    <w:p w14:paraId="7EDE3DBD" w14:textId="10620E23" w:rsidR="00A81686" w:rsidRDefault="00A81686" w:rsidP="00C4656A">
      <w:pPr>
        <w:rPr>
          <w:ins w:id="211" w:author="Greg Landry" w:date="2017-04-11T16:09:00Z"/>
        </w:rPr>
      </w:pPr>
      <w:ins w:id="212" w:author="Greg Landry" w:date="2017-04-11T16:09:00Z">
        <w:r>
          <w:t xml:space="preserve">The timer </w:t>
        </w:r>
      </w:ins>
      <w:ins w:id="213" w:author="Greg Landry" w:date="2017-04-11T16:12:00Z">
        <w:r w:rsidR="0016340F">
          <w:t xml:space="preserve">is a function, not a thread. Therefore, </w:t>
        </w:r>
      </w:ins>
      <w:ins w:id="214" w:author="Greg Landry" w:date="2017-04-11T16:09:00Z">
        <w:r>
          <w:t xml:space="preserve">make sure you don’t exit the main </w:t>
        </w:r>
      </w:ins>
      <w:ins w:id="215" w:author="Greg Landry" w:date="2017-04-11T16:12:00Z">
        <w:r w:rsidR="0016340F">
          <w:t xml:space="preserve">application </w:t>
        </w:r>
      </w:ins>
      <w:ins w:id="216" w:author="Greg Landry" w:date="2017-04-11T16:09:00Z">
        <w:r>
          <w:t xml:space="preserve">thread </w:t>
        </w:r>
      </w:ins>
      <w:ins w:id="217" w:author="Greg Landry" w:date="2017-04-11T16:13:00Z">
        <w:r w:rsidR="0016340F">
          <w:t>if your project has no other active threads</w:t>
        </w:r>
      </w:ins>
      <w:ins w:id="218"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19" w:author="Greg Landry" w:date="2017-03-01T10:59:00Z"/>
        </w:rPr>
      </w:pPr>
      <w:del w:id="220" w:author="Greg Landry" w:date="2017-03-01T10:59:00Z">
        <w:r w:rsidDel="009A4316">
          <w:lastRenderedPageBreak/>
          <w:delText>Debugging</w:delText>
        </w:r>
      </w:del>
    </w:p>
    <w:p w14:paraId="30C6921F" w14:textId="49B8964D" w:rsidR="00030046" w:rsidDel="009A4316" w:rsidRDefault="00030046" w:rsidP="00030046">
      <w:pPr>
        <w:rPr>
          <w:del w:id="221" w:author="Greg Landry" w:date="2017-03-01T10:58:00Z"/>
        </w:rPr>
      </w:pPr>
      <w:del w:id="222"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23" w:author="Greg Landry" w:date="2017-03-01T10:59:00Z"/>
        </w:rPr>
      </w:pPr>
      <w:del w:id="224" w:author="Greg Landry" w:date="2017-03-01T10:59:00Z">
        <w:r w:rsidDel="009A4316">
          <w:delText>Make Target</w:delText>
        </w:r>
      </w:del>
    </w:p>
    <w:p w14:paraId="28545E19" w14:textId="023F9C83" w:rsidR="006A73BB" w:rsidRPr="006A73BB" w:rsidDel="009A4316" w:rsidRDefault="006A73BB" w:rsidP="006909FE">
      <w:pPr>
        <w:rPr>
          <w:del w:id="225" w:author="Greg Landry" w:date="2017-03-01T10:59:00Z"/>
        </w:rPr>
      </w:pPr>
      <w:del w:id="226"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27" w:author="Greg Landry" w:date="2017-03-01T10:59:00Z"/>
          <w:i/>
        </w:rPr>
      </w:pPr>
      <w:del w:id="228"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29" w:author="Greg Landry" w:date="2017-03-01T10:59:00Z"/>
        </w:rPr>
      </w:pPr>
      <w:del w:id="230"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31" w:author="Greg Landry" w:date="2017-03-01T10:59:00Z"/>
          <w:i/>
        </w:rPr>
      </w:pPr>
      <w:del w:id="232"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33" w:author="Greg Landry" w:date="2017-03-01T10:59:00Z"/>
        </w:rPr>
      </w:pPr>
      <w:del w:id="234" w:author="Greg Landry" w:date="2017-03-01T10:59:00Z">
        <w:r w:rsidDel="009A4316">
          <w:delText>Setup</w:delText>
        </w:r>
      </w:del>
    </w:p>
    <w:p w14:paraId="48913A3C" w14:textId="59E078E1" w:rsidR="000C5FAA" w:rsidDel="009A4316" w:rsidRDefault="006A73BB" w:rsidP="006909FE">
      <w:pPr>
        <w:rPr>
          <w:del w:id="235" w:author="Greg Landry" w:date="2017-03-01T10:59:00Z"/>
        </w:rPr>
      </w:pPr>
      <w:del w:id="236"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37" w:author="Greg Landry" w:date="2017-03-01T10:59:00Z"/>
        </w:rPr>
      </w:pPr>
      <w:del w:id="238"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39" w:author="Greg Landry" w:date="2017-03-01T10:59:00Z"/>
        </w:rPr>
      </w:pPr>
      <w:del w:id="240"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41" w:author="Greg Landry" w:date="2017-03-01T10:59:00Z"/>
          <w:rFonts w:ascii="Cambria" w:eastAsia="Times New Roman" w:hAnsi="Cambria"/>
          <w:b/>
          <w:bCs/>
          <w:color w:val="4F81BD"/>
          <w:sz w:val="26"/>
          <w:szCs w:val="26"/>
        </w:rPr>
      </w:pPr>
      <w:del w:id="242"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43" w:author="Greg Landry" w:date="2017-03-01T10:59:00Z"/>
        </w:rPr>
      </w:pPr>
      <w:del w:id="244"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45" w:author="Greg Landry" w:date="2017-03-01T10:59:00Z"/>
          <w:rFonts w:ascii="Cambria" w:eastAsia="Times New Roman" w:hAnsi="Cambria"/>
          <w:b/>
          <w:bCs/>
          <w:color w:val="4F81BD"/>
          <w:sz w:val="26"/>
          <w:szCs w:val="26"/>
        </w:rPr>
      </w:pPr>
      <w:del w:id="246"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47" w:author="Greg Landry" w:date="2017-03-01T10:59:00Z"/>
          <w:rFonts w:ascii="Cambria" w:eastAsia="Times New Roman" w:hAnsi="Cambria"/>
          <w:b/>
          <w:bCs/>
          <w:color w:val="4F81BD"/>
          <w:sz w:val="26"/>
          <w:szCs w:val="26"/>
        </w:rPr>
      </w:pPr>
      <w:del w:id="248"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49" w:author="Greg Landry" w:date="2017-03-01T10:59:00Z"/>
        </w:rPr>
      </w:pPr>
      <w:del w:id="250" w:author="Greg Landry" w:date="2017-03-01T10:59:00Z">
        <w:r w:rsidDel="009A4316">
          <w:delText>Running the Debugger</w:delText>
        </w:r>
      </w:del>
    </w:p>
    <w:p w14:paraId="7259F961" w14:textId="1B193D61" w:rsidR="00CC0BE1" w:rsidDel="009A4316" w:rsidRDefault="00CC0BE1" w:rsidP="00E1417F">
      <w:pPr>
        <w:rPr>
          <w:del w:id="251" w:author="Greg Landry" w:date="2017-03-01T10:59:00Z"/>
        </w:rPr>
      </w:pPr>
      <w:del w:id="252"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53" w:author="Greg Landry" w:date="2017-03-01T10:59:00Z"/>
        </w:rPr>
      </w:pPr>
      <w:del w:id="254"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55" w:author="Greg Landry" w:date="2017-03-01T10:59:00Z"/>
        </w:rPr>
      </w:pPr>
      <w:del w:id="256"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57" w:author="Greg Landry" w:date="2017-03-01T10:59:00Z"/>
        </w:rPr>
      </w:pPr>
      <w:del w:id="258"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59" w:author="Greg Landry" w:date="2017-03-01T10:59:00Z"/>
        </w:rPr>
      </w:pPr>
      <w:del w:id="260"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61" w:author="Greg Landry" w:date="2017-03-01T10:59:00Z"/>
        </w:rPr>
      </w:pPr>
      <w:del w:id="262"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63" w:author="Greg Landry" w:date="2017-03-01T10:59:00Z"/>
        </w:rPr>
      </w:pPr>
      <w:del w:id="264"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65" w:author="Greg Landry" w:date="2017-03-01T10:59:00Z"/>
        </w:rPr>
      </w:pPr>
      <w:del w:id="266"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67" w:author="Greg Landry" w:date="2017-03-01T10:59:00Z"/>
        </w:rPr>
      </w:pPr>
    </w:p>
    <w:p w14:paraId="03E55E4C" w14:textId="5755BDDA" w:rsidR="002C76B0" w:rsidDel="009A4316" w:rsidRDefault="0032349E" w:rsidP="0032349E">
      <w:pPr>
        <w:keepNext/>
        <w:rPr>
          <w:del w:id="268" w:author="Greg Landry" w:date="2017-03-01T10:59:00Z"/>
        </w:rPr>
      </w:pPr>
      <w:del w:id="269"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70" w:author="Greg Landry" w:date="2017-03-01T10:59:00Z"/>
        </w:rPr>
      </w:pPr>
      <w:del w:id="271"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72" w:author="Greg Landry" w:date="2017-03-01T10:59:00Z"/>
        </w:rPr>
      </w:pPr>
      <w:del w:id="273"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74" w:author="Greg Landry" w:date="2017-03-01T10:59:00Z"/>
        </w:rPr>
      </w:pPr>
      <w:del w:id="275"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76" w:author="Greg Landry" w:date="2017-03-01T10:59:00Z"/>
        </w:rPr>
      </w:pPr>
      <w:del w:id="277"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78" w:author="Greg Landry" w:date="2017-03-01T10:59:00Z"/>
          <w:rFonts w:ascii="Cambria" w:eastAsia="Times New Roman" w:hAnsi="Cambria"/>
          <w:b/>
          <w:bCs/>
          <w:color w:val="4F81BD"/>
          <w:sz w:val="26"/>
          <w:szCs w:val="26"/>
        </w:rPr>
      </w:pPr>
      <w:del w:id="279"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80" w:author="Greg Landry" w:date="2017-04-04T14:02:00Z">
        <w:r w:rsidR="00D04164">
          <w:t xml:space="preserve"> to hold the chapter 3 exercises</w:t>
        </w:r>
      </w:ins>
      <w:r>
        <w:t xml:space="preserve">.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42E25F6A" w:rsidR="003A6AAD" w:rsidRDefault="003A6AAD" w:rsidP="00232483">
      <w:pPr>
        <w:pStyle w:val="ListParagraph"/>
        <w:numPr>
          <w:ilvl w:val="1"/>
          <w:numId w:val="28"/>
        </w:numPr>
      </w:pPr>
      <w:r>
        <w:t xml:space="preserve">Hint: </w:t>
      </w:r>
      <w:ins w:id="281" w:author="Greg Landry" w:date="2017-04-11T15:33:00Z">
        <w:r w:rsidR="009E0814">
          <w:t xml:space="preserve">If there is nothing to be done in the main application loop, then you can just remove the </w:t>
        </w:r>
        <w:proofErr w:type="gramStart"/>
        <w:r w:rsidR="009E0814">
          <w:t>while(</w:t>
        </w:r>
        <w:proofErr w:type="gramEnd"/>
        <w:r w:rsidR="009E0814">
          <w:t>1) loop entirely</w:t>
        </w:r>
      </w:ins>
      <w:ins w:id="282" w:author="Greg Landry" w:date="2017-04-11T15:34:00Z">
        <w:r w:rsidR="00227491">
          <w:t xml:space="preserve"> from </w:t>
        </w:r>
        <w:proofErr w:type="spellStart"/>
        <w:r w:rsidR="00227491">
          <w:t>application_start</w:t>
        </w:r>
      </w:ins>
      <w:proofErr w:type="spellEnd"/>
      <w:ins w:id="283" w:author="Greg Landry" w:date="2017-04-11T15:33:00Z">
        <w:r w:rsidR="009E0814">
          <w:t xml:space="preserve">. If you leave the loop in, you </w:t>
        </w:r>
      </w:ins>
      <w:del w:id="284"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285" w:author="Greg Landry" w:date="2017-04-11T15:33:00Z">
        <w:r w:rsidR="000E59EC" w:rsidDel="009E0814">
          <w:delText>s</w:delText>
        </w:r>
      </w:del>
      <w:r w:rsidR="000E59EC">
        <w:t xml:space="preserve">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w:t>
      </w:r>
      <w:del w:id="286" w:author="Greg Landry" w:date="2017-04-11T15:34:00Z">
        <w:r w:rsidDel="009E0814">
          <w:delText xml:space="preserve">– if </w:delText>
        </w:r>
        <w:r w:rsidR="000E59EC" w:rsidDel="009E0814">
          <w:delText>you don’t include this,</w:delText>
        </w:r>
        <w:r w:rsidDel="009E0814">
          <w:delText xml:space="preserve"> the</w:delText>
        </w:r>
      </w:del>
      <w:ins w:id="287" w:author="Greg Landry" w:date="2017-04-11T15:34:00Z">
        <w:r w:rsidR="009E0814">
          <w:t>so that the</w:t>
        </w:r>
      </w:ins>
      <w:r>
        <w:t xml:space="preserve"> </w:t>
      </w:r>
      <w:r w:rsidR="000E59EC">
        <w:t xml:space="preserve">LED </w:t>
      </w:r>
      <w:r>
        <w:t xml:space="preserve">thread </w:t>
      </w:r>
      <w:del w:id="288" w:author="Greg Landry" w:date="2017-04-11T15:34:00Z">
        <w:r w:rsidDel="009E0814">
          <w:delText xml:space="preserve">won’t </w:delText>
        </w:r>
      </w:del>
      <w:r w:rsidR="000E59EC">
        <w:t>get</w:t>
      </w:r>
      <w:ins w:id="289" w:author="Greg Landry" w:date="2017-04-11T15:34:00Z">
        <w:r w:rsidR="009E0814">
          <w:t>s</w:t>
        </w:r>
      </w:ins>
      <w:r w:rsidR="000E59EC">
        <w:t xml:space="preserve"> a chance to run</w:t>
      </w:r>
      <w:del w:id="290" w:author="Greg Landry" w:date="2017-04-11T15:34:00Z">
        <w:r w:rsidR="000E59EC" w:rsidDel="009E0814">
          <w:delText xml:space="preserve"> because the main application thread will never suspend</w:delText>
        </w:r>
      </w:del>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70D808AF" w:rsidR="009A7BB9" w:rsidRDefault="009A7BB9" w:rsidP="002F255C">
      <w:pPr>
        <w:pStyle w:val="ListParagraph"/>
        <w:numPr>
          <w:ilvl w:val="0"/>
          <w:numId w:val="30"/>
        </w:numPr>
      </w:pPr>
      <w:r>
        <w:t xml:space="preserve">Add a second thread that blinks </w:t>
      </w:r>
      <w:del w:id="291" w:author="Greg Landry" w:date="2017-04-03T15:23:00Z">
        <w:r w:rsidDel="006151B8">
          <w:delText xml:space="preserve">LED2 </w:delText>
        </w:r>
      </w:del>
      <w:ins w:id="292"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293"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rsidP="004B3C68">
      <w:pPr>
        <w:pStyle w:val="ListParagraph"/>
        <w:numPr>
          <w:ilvl w:val="1"/>
          <w:numId w:val="31"/>
        </w:numPr>
        <w:pPrChange w:id="294" w:author="Greg Landry" w:date="2017-04-20T13:47:00Z">
          <w:pPr>
            <w:pStyle w:val="ListParagraph"/>
            <w:numPr>
              <w:numId w:val="31"/>
            </w:numPr>
            <w:ind w:hanging="360"/>
          </w:pPr>
        </w:pPrChange>
      </w:pPr>
      <w:ins w:id="295" w:author="Greg Landry" w:date="2017-04-20T13:47:00Z">
        <w:r>
          <w:t>Hint: remember to use WICED_NO_</w:t>
        </w:r>
      </w:ins>
      <w:ins w:id="296" w:author="Greg Landry" w:date="2017-04-20T13:48:00Z">
        <w:r>
          <w:t>W</w:t>
        </w:r>
        <w:r w:rsidR="00854D12">
          <w:t>AIT for the timeout parameter in the ISR. Otherwise the push function will not work.</w:t>
        </w:r>
      </w:ins>
      <w:ins w:id="297"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298" w:author="Greg Landry" w:date="2017-04-11T15:39:00Z"/>
        </w:rPr>
      </w:pPr>
      <w:del w:id="299" w:author="Greg Landry" w:date="2017-04-11T15:39:00Z">
        <w:r w:rsidDel="00227491">
          <w:delText xml:space="preserve">Can the main application loop be </w:delText>
        </w:r>
      </w:del>
      <w:del w:id="300" w:author="Greg Landry" w:date="2017-04-11T15:38:00Z">
        <w:r w:rsidDel="00227491">
          <w:delText>empty in this case</w:delText>
        </w:r>
      </w:del>
      <w:del w:id="301" w:author="Greg Landry" w:date="2017-04-11T15:39:00Z">
        <w:r w:rsidDel="00227491">
          <w:delText>? Why?</w:delText>
        </w:r>
      </w:del>
    </w:p>
    <w:p w14:paraId="67B995F9" w14:textId="396632C8" w:rsidR="001E634E" w:rsidRDefault="001E634E" w:rsidP="00D73A3E">
      <w:pPr>
        <w:ind w:left="360"/>
        <w:rPr>
          <w:ins w:id="302" w:author="Greg Landry" w:date="2017-04-11T16:10:00Z"/>
        </w:rPr>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467A785" w14:textId="395165ED" w:rsidR="0049344F" w:rsidRDefault="0049344F" w:rsidP="00D73A3E">
      <w:pPr>
        <w:ind w:left="360"/>
        <w:rPr>
          <w:ins w:id="303" w:author="Greg Landry" w:date="2017-04-11T16:13:00Z"/>
        </w:rPr>
      </w:pPr>
      <w:ins w:id="304" w:author="Greg Landry" w:date="2017-04-11T16:10:00Z">
        <w:r>
          <w:t xml:space="preserve">What happens if the </w:t>
        </w:r>
        <w:proofErr w:type="spellStart"/>
        <w:r>
          <w:t>application_start</w:t>
        </w:r>
        <w:proofErr w:type="spellEnd"/>
        <w:r>
          <w:t xml:space="preserve"> doesn’t have a </w:t>
        </w:r>
        <w:proofErr w:type="gramStart"/>
        <w:r>
          <w:t>while(</w:t>
        </w:r>
        <w:proofErr w:type="gramEnd"/>
        <w:r>
          <w:t>1) loop? Why?</w:t>
        </w:r>
      </w:ins>
    </w:p>
    <w:p w14:paraId="2B7B1639" w14:textId="262FF740" w:rsidR="00D01D06" w:rsidRDefault="00D01D06" w:rsidP="00D73A3E">
      <w:pPr>
        <w:ind w:left="360"/>
      </w:pPr>
      <w:ins w:id="305" w:author="Greg Landry" w:date="2017-04-11T16:13:00Z">
        <w:r>
          <w:t xml:space="preserve">Does the </w:t>
        </w:r>
        <w:proofErr w:type="gramStart"/>
        <w:r>
          <w:t>while(</w:t>
        </w:r>
        <w:proofErr w:type="gramEnd"/>
        <w:r>
          <w:t xml:space="preserve">1) loop in </w:t>
        </w:r>
        <w:proofErr w:type="spellStart"/>
        <w:r>
          <w:t>application_start</w:t>
        </w:r>
        <w:proofErr w:type="spellEnd"/>
        <w:r>
          <w:t xml:space="preserve"> need a delay? Why or why not?</w:t>
        </w:r>
      </w:ins>
    </w:p>
    <w:p w14:paraId="4E281051" w14:textId="77777777" w:rsidR="00854D12" w:rsidRDefault="00854D12">
      <w:pPr>
        <w:rPr>
          <w:ins w:id="306" w:author="Greg Landry" w:date="2017-04-20T13:48:00Z"/>
          <w:rFonts w:ascii="Cambria" w:eastAsia="Times New Roman" w:hAnsi="Cambria"/>
          <w:b/>
          <w:bCs/>
          <w:color w:val="4F81BD"/>
        </w:rPr>
      </w:pPr>
      <w:ins w:id="307" w:author="Greg Landry" w:date="2017-04-20T13:48:00Z">
        <w:r>
          <w:br w:type="page"/>
        </w:r>
      </w:ins>
    </w:p>
    <w:p w14:paraId="76B81271" w14:textId="0339741C" w:rsidR="009A4316" w:rsidRDefault="009A4316" w:rsidP="009A4316">
      <w:pPr>
        <w:pStyle w:val="Heading3"/>
        <w:rPr>
          <w:ins w:id="308" w:author="Greg Landry" w:date="2017-03-01T10:59:00Z"/>
        </w:rPr>
      </w:pPr>
      <w:ins w:id="309" w:author="Greg Landry" w:date="2017-03-01T10:59:00Z">
        <w:r>
          <w:lastRenderedPageBreak/>
          <w:t>0</w:t>
        </w:r>
      </w:ins>
      <w:ins w:id="310" w:author="Greg Landry" w:date="2017-03-01T11:04:00Z">
        <w:r w:rsidR="00905CE3">
          <w:t>6</w:t>
        </w:r>
      </w:ins>
      <w:ins w:id="311" w:author="Greg Landry" w:date="2017-03-01T10:59:00Z">
        <w:r>
          <w:t xml:space="preserve"> (Advanced) (DEBUGGING) Setup and Run the Debugger</w:t>
        </w:r>
      </w:ins>
    </w:p>
    <w:p w14:paraId="0EA8609B" w14:textId="77777777" w:rsidR="009A4316" w:rsidRDefault="009A4316" w:rsidP="009A4316">
      <w:pPr>
        <w:pStyle w:val="Heading4"/>
        <w:rPr>
          <w:ins w:id="312" w:author="Greg Landry" w:date="2017-03-01T10:59:00Z"/>
        </w:rPr>
      </w:pPr>
      <w:ins w:id="313" w:author="Greg Landry" w:date="2017-03-01T10:59:00Z">
        <w:r>
          <w:t>Make Target</w:t>
        </w:r>
      </w:ins>
    </w:p>
    <w:p w14:paraId="6C8ECEFB" w14:textId="70035510" w:rsidR="009A4316" w:rsidRPr="006A73BB" w:rsidRDefault="009A4316" w:rsidP="009A4316">
      <w:pPr>
        <w:rPr>
          <w:ins w:id="314" w:author="Greg Landry" w:date="2017-03-01T10:59:00Z"/>
        </w:rPr>
      </w:pPr>
      <w:ins w:id="315" w:author="Greg Landry" w:date="2017-03-01T10:59:00Z">
        <w:r w:rsidRPr="006A73BB">
          <w:t xml:space="preserve">In order to use the debugger, </w:t>
        </w:r>
      </w:ins>
      <w:ins w:id="316" w:author="Greg Landry" w:date="2017-03-01T11:01:00Z">
        <w:r>
          <w:t xml:space="preserve">create a new </w:t>
        </w:r>
      </w:ins>
      <w:ins w:id="317" w:author="Greg Landry" w:date="2017-03-01T10:59:00Z">
        <w:r w:rsidRPr="006A73BB">
          <w:t xml:space="preserve">make target </w:t>
        </w:r>
      </w:ins>
      <w:ins w:id="318" w:author="Greg Landry" w:date="2017-03-01T11:01:00Z">
        <w:r>
          <w:t xml:space="preserve">for an existing project </w:t>
        </w:r>
      </w:ins>
      <w:ins w:id="319"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320" w:author="Greg Landry" w:date="2017-03-01T10:59:00Z"/>
          <w:i/>
        </w:rPr>
      </w:pPr>
      <w:ins w:id="321"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322" w:author="Greg Landry" w:date="2017-03-01T10:59:00Z"/>
        </w:rPr>
      </w:pPr>
      <w:ins w:id="323"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324" w:author="Greg Landry" w:date="2017-03-01T10:59:00Z"/>
          <w:i/>
        </w:rPr>
      </w:pPr>
      <w:proofErr w:type="gramStart"/>
      <w:ins w:id="325" w:author="Greg Landry" w:date="2017-03-01T10:59:00Z">
        <w:r w:rsidRPr="00FB49AC">
          <w:rPr>
            <w:i/>
          </w:rPr>
          <w:t>w</w:t>
        </w:r>
        <w:r>
          <w:rPr>
            <w:i/>
          </w:rPr>
          <w:t>w</w:t>
        </w:r>
        <w:r w:rsidRPr="00FB49AC">
          <w:rPr>
            <w:i/>
          </w:rPr>
          <w:t>101.0</w:t>
        </w:r>
        <w:r>
          <w:rPr>
            <w:i/>
          </w:rPr>
          <w:t>2</w:t>
        </w:r>
        <w:r w:rsidRPr="00FB49AC">
          <w:rPr>
            <w:i/>
          </w:rPr>
          <w:t>.0</w:t>
        </w:r>
      </w:ins>
      <w:ins w:id="326" w:author="Greg Landry" w:date="2017-03-01T11:00:00Z">
        <w:r>
          <w:rPr>
            <w:i/>
          </w:rPr>
          <w:t>2</w:t>
        </w:r>
      </w:ins>
      <w:ins w:id="327" w:author="Greg Landry" w:date="2017-03-01T10:59:00Z">
        <w:r w:rsidRPr="00FB49AC">
          <w:rPr>
            <w:i/>
          </w:rPr>
          <w:t>_blinkled-BCM943</w:t>
        </w:r>
      </w:ins>
      <w:ins w:id="328" w:author="Greg Landry" w:date="2017-03-01T11:00:00Z">
        <w:r>
          <w:rPr>
            <w:i/>
          </w:rPr>
          <w:t>907_WW101</w:t>
        </w:r>
      </w:ins>
      <w:ins w:id="329"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330" w:author="Greg Landry" w:date="2017-03-01T10:59:00Z"/>
        </w:rPr>
      </w:pPr>
      <w:ins w:id="331" w:author="Greg Landry" w:date="2017-03-01T10:59:00Z">
        <w:r>
          <w:t>Setup</w:t>
        </w:r>
      </w:ins>
    </w:p>
    <w:p w14:paraId="314AE2FF" w14:textId="77777777" w:rsidR="009A4316" w:rsidRDefault="009A4316" w:rsidP="009A4316">
      <w:pPr>
        <w:rPr>
          <w:ins w:id="332" w:author="Greg Landry" w:date="2017-03-01T10:59:00Z"/>
        </w:rPr>
      </w:pPr>
      <w:ins w:id="333" w:author="Greg Landry" w:date="2017-03-01T10:59:00Z">
        <w:r>
          <w:t xml:space="preserve">Before starting the debugger, we need to verify that it is setup correctly. From WICED Studio, click the down arrow next to the green bug icon and select “Debug Configurations…” Then select “GDB Hardware 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334" w:author="Greg Landry" w:date="2017-03-01T10:59:00Z"/>
        </w:rPr>
      </w:pPr>
      <w:ins w:id="335"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336" w:author="Greg Landry" w:date="2017-03-01T10:59:00Z"/>
        </w:rPr>
      </w:pPr>
      <w:ins w:id="337" w:author="Greg Landry" w:date="2017-03-01T10:59:00Z">
        <w:r>
          <w:rPr>
            <w:noProof/>
          </w:rPr>
          <w:lastRenderedPageBreak/>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2832EBE1" w:rsidR="009A4316" w:rsidRDefault="006151B8" w:rsidP="009A4316">
      <w:pPr>
        <w:spacing w:after="0"/>
        <w:jc w:val="center"/>
        <w:rPr>
          <w:ins w:id="338" w:author="Greg Landry" w:date="2017-03-01T10:59:00Z"/>
          <w:rFonts w:ascii="Cambria" w:eastAsia="Times New Roman" w:hAnsi="Cambria"/>
          <w:b/>
          <w:bCs/>
          <w:color w:val="4F81BD"/>
          <w:sz w:val="26"/>
          <w:szCs w:val="26"/>
        </w:rPr>
      </w:pPr>
      <w:ins w:id="339" w:author="Greg Landry" w:date="2017-04-03T15:25:00Z">
        <w:r>
          <w:rPr>
            <w:noProof/>
          </w:rPr>
          <w:drawing>
            <wp:inline distT="0" distB="0" distL="0" distR="0" wp14:anchorId="448FED5B" wp14:editId="231F16A9">
              <wp:extent cx="5943600" cy="5234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305"/>
                      </a:xfrm>
                      <a:prstGeom prst="rect">
                        <a:avLst/>
                      </a:prstGeom>
                    </pic:spPr>
                  </pic:pic>
                </a:graphicData>
              </a:graphic>
            </wp:inline>
          </w:drawing>
        </w:r>
      </w:ins>
    </w:p>
    <w:p w14:paraId="3D474946" w14:textId="61553B80" w:rsidR="009A4316" w:rsidRDefault="009A4316" w:rsidP="009A4316">
      <w:pPr>
        <w:spacing w:after="0"/>
        <w:jc w:val="center"/>
        <w:rPr>
          <w:ins w:id="340" w:author="Greg Landry" w:date="2017-03-01T10:59:00Z"/>
        </w:rPr>
      </w:pPr>
      <w:ins w:id="341" w:author="Greg Landry" w:date="2017-03-01T10:59:00Z">
        <w:r>
          <w:lastRenderedPageBreak/>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w:t>
        </w:r>
      </w:ins>
      <w:ins w:id="342" w:author="Greg Landry" w:date="2017-04-03T15:23:00Z">
        <w:r w:rsidR="006151B8">
          <w:rPr>
            <w:b/>
            <w:i/>
          </w:rPr>
          <w:t>buil</w:t>
        </w:r>
      </w:ins>
      <w:ins w:id="343" w:author="Greg Landry" w:date="2017-04-06T10:11:00Z">
        <w:r w:rsidR="007C37FE">
          <w:rPr>
            <w:b/>
            <w:i/>
          </w:rPr>
          <w:t>t</w:t>
        </w:r>
      </w:ins>
      <w:ins w:id="344" w:author="Greg Landry" w:date="2017-03-01T10:59:00Z">
        <w:r w:rsidRPr="00E1417F">
          <w:rPr>
            <w:b/>
            <w:i/>
          </w:rPr>
          <w:t>.elf</w:t>
        </w:r>
        <w:proofErr w:type="spellEnd"/>
        <w:r w:rsidRPr="00E1417F">
          <w:rPr>
            <w:b/>
            <w:i/>
          </w:rPr>
          <w:t xml:space="preserve"> 0x8000000</w:t>
        </w:r>
      </w:ins>
    </w:p>
    <w:p w14:paraId="72D2D8F8" w14:textId="77777777" w:rsidR="009A4316" w:rsidRDefault="009A4316" w:rsidP="009A4316">
      <w:pPr>
        <w:jc w:val="center"/>
        <w:rPr>
          <w:ins w:id="345" w:author="Greg Landry" w:date="2017-03-01T10:59:00Z"/>
          <w:rFonts w:ascii="Cambria" w:eastAsia="Times New Roman" w:hAnsi="Cambria"/>
          <w:b/>
          <w:bCs/>
          <w:color w:val="4F81BD"/>
          <w:sz w:val="26"/>
          <w:szCs w:val="26"/>
        </w:rPr>
      </w:pPr>
      <w:ins w:id="346" w:author="Greg Landry" w:date="2017-03-01T10:59:00Z">
        <w:r>
          <w:rPr>
            <w:noProof/>
          </w:rPr>
          <w:drawing>
            <wp:inline distT="0" distB="0" distL="0" distR="0" wp14:anchorId="0D75B45C" wp14:editId="3E99CA08">
              <wp:extent cx="5712413" cy="3669127"/>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8816" cy="3673239"/>
                      </a:xfrm>
                      <a:prstGeom prst="rect">
                        <a:avLst/>
                      </a:prstGeom>
                    </pic:spPr>
                  </pic:pic>
                </a:graphicData>
              </a:graphic>
            </wp:inline>
          </w:drawing>
        </w:r>
      </w:ins>
    </w:p>
    <w:p w14:paraId="1DDA9A6E" w14:textId="77777777" w:rsidR="009A4316" w:rsidRDefault="009A4316" w:rsidP="009A4316">
      <w:pPr>
        <w:jc w:val="center"/>
        <w:rPr>
          <w:ins w:id="347" w:author="Greg Landry" w:date="2017-03-01T10:59:00Z"/>
          <w:rFonts w:ascii="Cambria" w:eastAsia="Times New Roman" w:hAnsi="Cambria"/>
          <w:b/>
          <w:bCs/>
          <w:color w:val="4F81BD"/>
          <w:sz w:val="26"/>
          <w:szCs w:val="26"/>
        </w:rPr>
      </w:pPr>
      <w:ins w:id="348" w:author="Greg Landry" w:date="2017-03-01T10:59:00Z">
        <w:r>
          <w:rPr>
            <w:noProof/>
          </w:rPr>
          <w:drawing>
            <wp:inline distT="0" distB="0" distL="0" distR="0" wp14:anchorId="24681608" wp14:editId="20A96320">
              <wp:extent cx="5666154" cy="390456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4494" cy="3910308"/>
                      </a:xfrm>
                      <a:prstGeom prst="rect">
                        <a:avLst/>
                      </a:prstGeom>
                    </pic:spPr>
                  </pic:pic>
                </a:graphicData>
              </a:graphic>
            </wp:inline>
          </w:drawing>
        </w:r>
      </w:ins>
    </w:p>
    <w:p w14:paraId="66633D02" w14:textId="77777777" w:rsidR="009A4316" w:rsidRDefault="009A4316" w:rsidP="009A4316">
      <w:pPr>
        <w:pStyle w:val="Heading4"/>
        <w:rPr>
          <w:ins w:id="349" w:author="Greg Landry" w:date="2017-03-01T10:59:00Z"/>
        </w:rPr>
      </w:pPr>
      <w:ins w:id="350" w:author="Greg Landry" w:date="2017-03-01T10:59:00Z">
        <w:r>
          <w:lastRenderedPageBreak/>
          <w:t>Running the Debugger</w:t>
        </w:r>
      </w:ins>
    </w:p>
    <w:p w14:paraId="082867C5" w14:textId="77777777" w:rsidR="009A4316" w:rsidRDefault="009A4316" w:rsidP="009A4316">
      <w:pPr>
        <w:rPr>
          <w:ins w:id="351" w:author="Greg Landry" w:date="2017-03-01T10:59:00Z"/>
        </w:rPr>
      </w:pPr>
      <w:ins w:id="352"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53" w:author="Greg Landry" w:date="2017-03-01T10:59:00Z"/>
        </w:rPr>
      </w:pPr>
      <w:ins w:id="354"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355" w:author="Greg Landry" w:date="2017-03-01T10:59:00Z"/>
        </w:rPr>
      </w:pPr>
      <w:ins w:id="356"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357" w:author="Greg Landry" w:date="2017-03-01T10:59:00Z"/>
        </w:rPr>
      </w:pPr>
      <w:ins w:id="358"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359" w:author="Greg Landry" w:date="2017-03-01T10:59:00Z"/>
        </w:rPr>
      </w:pPr>
      <w:ins w:id="360" w:author="Greg Landry" w:date="2017-03-01T10:59:00Z">
        <w:r>
          <w:lastRenderedPageBreak/>
          <w:t>When the debugger starts the top banner will look like this:</w:t>
        </w:r>
      </w:ins>
    </w:p>
    <w:p w14:paraId="43B08506" w14:textId="77777777" w:rsidR="009A4316" w:rsidRDefault="009A4316" w:rsidP="009A4316">
      <w:pPr>
        <w:jc w:val="both"/>
        <w:rPr>
          <w:ins w:id="361" w:author="Greg Landry" w:date="2017-03-01T10:59:00Z"/>
        </w:rPr>
      </w:pPr>
      <w:ins w:id="362"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363" w:author="Greg Landry" w:date="2017-03-01T10:59:00Z"/>
        </w:rPr>
      </w:pPr>
      <w:ins w:id="364" w:author="Greg Landry" w:date="2017-03-01T10:59:00Z">
        <w:r w:rsidRPr="002346F3">
          <w:rPr>
            <w:u w:val="single"/>
            <w:rPrChange w:id="365" w:author="Greg Landry" w:date="2017-03-01T11:01:00Z">
              <w:rPr/>
            </w:rPrChange>
          </w:rPr>
          <w:t>Click the “Resume” button a few times (shown in the figure above) until the program continues running</w:t>
        </w:r>
        <w:r>
          <w:t xml:space="preserve"> </w:t>
        </w:r>
      </w:ins>
      <w:ins w:id="366" w:author="Greg Landry" w:date="2017-03-01T11:07:00Z">
        <w:r w:rsidR="00905CE3">
          <w:t>and the resume button stays grey. N</w:t>
        </w:r>
      </w:ins>
      <w:ins w:id="367" w:author="Greg Landry" w:date="2017-03-01T10:59:00Z">
        <w:r>
          <w:t>otice that additional threads along with information about them appears in the debug window.</w:t>
        </w:r>
      </w:ins>
    </w:p>
    <w:p w14:paraId="2C13A177" w14:textId="77777777" w:rsidR="009A4316" w:rsidRDefault="009A4316" w:rsidP="009A4316">
      <w:pPr>
        <w:rPr>
          <w:ins w:id="368" w:author="Greg Landry" w:date="2017-03-01T10:59:00Z"/>
        </w:rPr>
      </w:pPr>
      <w:ins w:id="369"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370" w:author="Greg Landry" w:date="2017-03-01T10:59:00Z"/>
        </w:rPr>
      </w:pPr>
    </w:p>
    <w:p w14:paraId="38594409" w14:textId="77777777" w:rsidR="009A4316" w:rsidRDefault="009A4316" w:rsidP="009A4316">
      <w:pPr>
        <w:keepNext/>
        <w:rPr>
          <w:ins w:id="371" w:author="Greg Landry" w:date="2017-03-01T10:59:00Z"/>
        </w:rPr>
      </w:pPr>
      <w:ins w:id="372"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373" w:author="Greg Landry" w:date="2017-03-01T10:59:00Z"/>
        </w:rPr>
      </w:pPr>
      <w:ins w:id="374"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375" w:author="Greg Landry" w:date="2017-03-01T10:59:00Z"/>
        </w:rPr>
      </w:pPr>
      <w:ins w:id="376"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377" w:author="Greg Landry" w:date="2017-03-01T10:59:00Z"/>
        </w:rPr>
      </w:pPr>
      <w:ins w:id="378"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379" w:author="Greg Landry" w:date="2017-03-01T10:59:00Z"/>
        </w:rPr>
      </w:pPr>
      <w:ins w:id="380"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381" w:author="Greg Landry" w:date="2017-03-01T10:59:00Z"/>
          <w:rFonts w:ascii="Cambria" w:eastAsia="Times New Roman" w:hAnsi="Cambria"/>
          <w:b/>
          <w:bCs/>
          <w:color w:val="4F81BD"/>
          <w:sz w:val="26"/>
          <w:szCs w:val="26"/>
        </w:rPr>
      </w:pPr>
      <w:ins w:id="382"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383" w:author="Greg Landry" w:date="2017-03-01T10:58:00Z"/>
        </w:rPr>
        <w:pPrChange w:id="384" w:author="Greg Landry" w:date="2017-03-01T10:59:00Z">
          <w:pPr>
            <w:ind w:left="360"/>
          </w:pPr>
        </w:pPrChange>
      </w:pPr>
      <w:del w:id="385"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386" w:author="Greg Landry" w:date="2017-03-01T11:02:00Z"/>
          <w:sz w:val="26"/>
          <w:szCs w:val="26"/>
        </w:rPr>
        <w:pPrChange w:id="387" w:author="Greg Landry" w:date="2017-03-01T10:59:00Z">
          <w:pPr/>
        </w:pPrChange>
      </w:pPr>
      <w:del w:id="388"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0A230" w14:textId="77777777" w:rsidR="00531328" w:rsidRDefault="00531328" w:rsidP="00B93846">
      <w:r>
        <w:separator/>
      </w:r>
    </w:p>
  </w:endnote>
  <w:endnote w:type="continuationSeparator" w:id="0">
    <w:p w14:paraId="19D3D92A" w14:textId="77777777" w:rsidR="00531328" w:rsidRDefault="00531328"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854D12">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854D12">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3AD49" w14:textId="77777777" w:rsidR="00531328" w:rsidRDefault="00531328" w:rsidP="00B93846">
      <w:r>
        <w:separator/>
      </w:r>
    </w:p>
  </w:footnote>
  <w:footnote w:type="continuationSeparator" w:id="0">
    <w:p w14:paraId="1ACAC16E" w14:textId="77777777" w:rsidR="00531328" w:rsidRDefault="00531328"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1176F"/>
    <w:rsid w:val="00124621"/>
    <w:rsid w:val="00130A83"/>
    <w:rsid w:val="00134655"/>
    <w:rsid w:val="001456B7"/>
    <w:rsid w:val="00147A33"/>
    <w:rsid w:val="0016340F"/>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9F6"/>
    <w:rsid w:val="004B3C68"/>
    <w:rsid w:val="004C0085"/>
    <w:rsid w:val="004C151F"/>
    <w:rsid w:val="004D2DCC"/>
    <w:rsid w:val="004D3236"/>
    <w:rsid w:val="004D51FE"/>
    <w:rsid w:val="00506E29"/>
    <w:rsid w:val="0051098E"/>
    <w:rsid w:val="00531328"/>
    <w:rsid w:val="00540B07"/>
    <w:rsid w:val="00542D5D"/>
    <w:rsid w:val="00551B0E"/>
    <w:rsid w:val="00552EDD"/>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51B8"/>
    <w:rsid w:val="006168FC"/>
    <w:rsid w:val="00625C0B"/>
    <w:rsid w:val="00640EA5"/>
    <w:rsid w:val="00653120"/>
    <w:rsid w:val="0065757C"/>
    <w:rsid w:val="006614E2"/>
    <w:rsid w:val="00666361"/>
    <w:rsid w:val="0067252F"/>
    <w:rsid w:val="00675BB1"/>
    <w:rsid w:val="00686EF4"/>
    <w:rsid w:val="006909FE"/>
    <w:rsid w:val="006A2DA2"/>
    <w:rsid w:val="006A73BB"/>
    <w:rsid w:val="006B442B"/>
    <w:rsid w:val="006C37B2"/>
    <w:rsid w:val="006C4A51"/>
    <w:rsid w:val="006D30AB"/>
    <w:rsid w:val="006D311A"/>
    <w:rsid w:val="006D675D"/>
    <w:rsid w:val="006E1A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C37FE"/>
    <w:rsid w:val="007E0232"/>
    <w:rsid w:val="007E6956"/>
    <w:rsid w:val="007E6B13"/>
    <w:rsid w:val="007F159F"/>
    <w:rsid w:val="00804EE3"/>
    <w:rsid w:val="0081200B"/>
    <w:rsid w:val="00820349"/>
    <w:rsid w:val="008249B3"/>
    <w:rsid w:val="00841CC7"/>
    <w:rsid w:val="008428F3"/>
    <w:rsid w:val="008509BA"/>
    <w:rsid w:val="008544E1"/>
    <w:rsid w:val="00854D12"/>
    <w:rsid w:val="00856DAD"/>
    <w:rsid w:val="0086442A"/>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26F83"/>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1686"/>
    <w:rsid w:val="00A8704B"/>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15F42"/>
    <w:rsid w:val="00B205C6"/>
    <w:rsid w:val="00B210AF"/>
    <w:rsid w:val="00B30D40"/>
    <w:rsid w:val="00B34567"/>
    <w:rsid w:val="00B42EEA"/>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35E2"/>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184"/>
    <w:rsid w:val="00ED5415"/>
    <w:rsid w:val="00EE5A51"/>
    <w:rsid w:val="00EF17B0"/>
    <w:rsid w:val="00EF5363"/>
    <w:rsid w:val="00EF67A9"/>
    <w:rsid w:val="00F02A4D"/>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42A"/>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6442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6442A"/>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AFC44-22E3-4AB0-825A-833A67F83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18</Pages>
  <Words>3421</Words>
  <Characters>19505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261</cp:revision>
  <cp:lastPrinted>2017-04-11T20:18:00Z</cp:lastPrinted>
  <dcterms:created xsi:type="dcterms:W3CDTF">2016-10-10T22:52:00Z</dcterms:created>
  <dcterms:modified xsi:type="dcterms:W3CDTF">2017-04-20T17:49:00Z</dcterms:modified>
</cp:coreProperties>
</file>