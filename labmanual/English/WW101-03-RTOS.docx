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6C9C21" w:rsidR="0090117A" w:rsidRDefault="00CC7B01" w:rsidP="00DE180B">
      <w:pPr>
        <w:pStyle w:val="Heading1"/>
      </w:pPr>
      <w:bookmarkStart w:id="0" w:name="_GoBack"/>
      <w:bookmarkEnd w:id="0"/>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r w:rsidR="00203EBC">
        <w:t xml:space="preserve"> and Debugger</w:t>
      </w:r>
    </w:p>
    <w:p w14:paraId="693E2206" w14:textId="77777777" w:rsidR="0090117A" w:rsidRDefault="0090117A" w:rsidP="00177F74">
      <w:pPr>
        <w:pStyle w:val="Heading2"/>
      </w:pPr>
      <w:r>
        <w:t>Objective</w:t>
      </w:r>
    </w:p>
    <w:p w14:paraId="04863F33" w14:textId="2E7555E4" w:rsidR="008544E1" w:rsidRDefault="008544E1" w:rsidP="008544E1">
      <w:r>
        <w:t>After completing chapter 3 you will have a fundamental understanding of the role of the WICED RTOS in building WICED projects.  You will be able to use the WICED RTOS abstraction layer to create and use threads, semaphores, mutex</w:t>
      </w:r>
      <w:r w:rsidR="00FF1EA7">
        <w:t>es</w:t>
      </w:r>
      <w:r>
        <w:t>, queues, and timers.</w:t>
      </w:r>
      <w:r w:rsidR="00203EBC">
        <w:t xml:space="preserve"> You will also understand how to configure and run the debugger.</w:t>
      </w:r>
    </w:p>
    <w:p w14:paraId="0FAC1E38" w14:textId="75B988DE" w:rsidR="0090117A" w:rsidRDefault="0090117A" w:rsidP="00177F74">
      <w:pPr>
        <w:pStyle w:val="Heading2"/>
      </w:pPr>
      <w:r>
        <w:t xml:space="preserve">Time: </w:t>
      </w:r>
      <w:del w:id="1" w:author="Greg Landry" w:date="2017-04-03T15:15:00Z">
        <w:r w:rsidR="00374C86" w:rsidDel="00A636DC">
          <w:delText>1½</w:delText>
        </w:r>
      </w:del>
      <w:ins w:id="2" w:author="Greg Landry" w:date="2017-04-03T15:15:00Z">
        <w:r w:rsidR="00A636DC">
          <w:t>2</w:t>
        </w:r>
      </w:ins>
      <w:r w:rsidR="00374C86">
        <w:t xml:space="preserve"> </w:t>
      </w:r>
      <w:r>
        <w:t>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3FE91478"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w:t>
      </w:r>
      <w:r w:rsidR="00BD3E13">
        <w:t xml:space="preserve">and </w:t>
      </w:r>
      <w:r>
        <w:t xml:space="preserve">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54CC3D47" w:rsidR="00730343" w:rsidRDefault="002B64B2" w:rsidP="002B64B2">
      <w:r>
        <w:t xml:space="preserve">In co-operative multitasking each process has to be a good citizen and yield </w:t>
      </w:r>
      <w:r w:rsidR="00301BFC">
        <w:t>control back to the RTOS.  There are a number of mechanisms for yielding control</w:t>
      </w:r>
      <w:r w:rsidR="003C0BC5">
        <w:t xml:space="preserve"> such as rtos_delay, semaphores, mutexes,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3A579E64" w14:textId="77777777" w:rsidR="00730343" w:rsidRDefault="00730343">
      <w:r>
        <w:br w:type="page"/>
      </w:r>
    </w:p>
    <w:p w14:paraId="495B8834" w14:textId="77777777" w:rsidR="00AE46CA" w:rsidRDefault="00AE46CA" w:rsidP="00AE46CA">
      <w:pPr>
        <w:pStyle w:val="Heading3"/>
      </w:pPr>
      <w:r>
        <w:lastRenderedPageBreak/>
        <w:t>WICED RTOS Abstraction Layer</w:t>
      </w:r>
    </w:p>
    <w:p w14:paraId="57850769" w14:textId="79FC4D81" w:rsidR="00AE46CA" w:rsidRDefault="00AE46CA" w:rsidP="002B64B2">
      <w:r>
        <w:t xml:space="preserve">Currently WICED </w:t>
      </w:r>
      <w:r w:rsidR="00C049F8">
        <w:t xml:space="preserve">Studio </w:t>
      </w:r>
      <w:r>
        <w:t>support</w:t>
      </w:r>
      <w:r w:rsidR="00FF1EA7">
        <w:t>s</w:t>
      </w:r>
      <w:r>
        <w:t xml:space="preserve"> </w:t>
      </w:r>
      <w:r w:rsidR="008913C2">
        <w:t>multiple</w:t>
      </w:r>
      <w:r>
        <w:t xml:space="preserve"> RTOSs</w:t>
      </w:r>
      <w:ins w:id="3" w:author="Greg Landry" w:date="2017-03-01T10:53:00Z">
        <w:r w:rsidR="00890FA8">
          <w:t xml:space="preserve">, but </w:t>
        </w:r>
      </w:ins>
      <w:moveToRangeStart w:id="4" w:author="Greg Landry" w:date="2017-03-01T10:53:00Z" w:name="move476128932"/>
      <w:moveTo w:id="5" w:author="Greg Landry" w:date="2017-03-01T10:53:00Z">
        <w:r w:rsidR="00890FA8">
          <w:fldChar w:fldCharType="begin"/>
        </w:r>
        <w:r w:rsidR="00890FA8">
          <w:instrText xml:space="preserve"> HYPERLINK "http://rtos.com/products/threadx/" </w:instrText>
        </w:r>
        <w:r w:rsidR="00890FA8">
          <w:fldChar w:fldCharType="separate"/>
        </w:r>
        <w:r w:rsidR="00890FA8" w:rsidRPr="00AE46CA">
          <w:rPr>
            <w:rStyle w:val="Hyperlink"/>
          </w:rPr>
          <w:t>ThreadX</w:t>
        </w:r>
        <w:r w:rsidR="00890FA8">
          <w:rPr>
            <w:rStyle w:val="Hyperlink"/>
          </w:rPr>
          <w:fldChar w:fldCharType="end"/>
        </w:r>
        <w:r w:rsidR="00890FA8">
          <w:t xml:space="preserve"> by </w:t>
        </w:r>
        <w:r w:rsidR="00890FA8">
          <w:fldChar w:fldCharType="begin"/>
        </w:r>
        <w:r w:rsidR="00890FA8">
          <w:instrText xml:space="preserve"> HYPERLINK "http://rtos.com/" </w:instrText>
        </w:r>
        <w:r w:rsidR="00890FA8">
          <w:fldChar w:fldCharType="separate"/>
        </w:r>
        <w:r w:rsidR="00890FA8" w:rsidRPr="00AE46CA">
          <w:rPr>
            <w:rStyle w:val="Hyperlink"/>
          </w:rPr>
          <w:t>Express Logic</w:t>
        </w:r>
        <w:r w:rsidR="00890FA8">
          <w:rPr>
            <w:rStyle w:val="Hyperlink"/>
          </w:rPr>
          <w:fldChar w:fldCharType="end"/>
        </w:r>
      </w:moveTo>
      <w:moveToRangeEnd w:id="4"/>
      <w:del w:id="6" w:author="Greg Landry" w:date="2017-03-01T10:53:00Z">
        <w:r w:rsidR="008913C2" w:rsidDel="00890FA8">
          <w:delText xml:space="preserve"> including</w:delText>
        </w:r>
      </w:del>
      <w:ins w:id="7" w:author="Greg Landry" w:date="2017-03-01T10:53:00Z">
        <w:r w:rsidR="00890FA8">
          <w:t xml:space="preserve"> is </w:t>
        </w:r>
      </w:ins>
      <w:ins w:id="8" w:author="Greg Landry" w:date="2017-03-01T10:54:00Z">
        <w:r w:rsidR="00890FA8">
          <w:t>built</w:t>
        </w:r>
      </w:ins>
      <w:ins w:id="9" w:author="Greg Landry" w:date="2017-03-01T10:53:00Z">
        <w:r w:rsidR="00890FA8">
          <w:t xml:space="preserve"> in</w:t>
        </w:r>
      </w:ins>
      <w:ins w:id="10" w:author="Greg Landry" w:date="2017-03-01T10:54:00Z">
        <w:r w:rsidR="00890FA8">
          <w:t>to</w:t>
        </w:r>
      </w:ins>
      <w:ins w:id="11" w:author="Greg Landry" w:date="2017-03-01T10:53:00Z">
        <w:r w:rsidR="00890FA8">
          <w:t xml:space="preserve"> the device ROM and the license is included for anyone using WICED </w:t>
        </w:r>
      </w:ins>
      <w:ins w:id="12" w:author="Greg Landry" w:date="2017-03-01T10:54:00Z">
        <w:r w:rsidR="00890FA8">
          <w:t>chips</w:t>
        </w:r>
      </w:ins>
      <w:ins w:id="13" w:author="Greg Landry" w:date="2017-03-01T10:53:00Z">
        <w:r w:rsidR="00890FA8">
          <w:t xml:space="preserve"> so that is by far the best choice.</w:t>
        </w:r>
      </w:ins>
      <w:del w:id="14" w:author="Greg Landry" w:date="2017-03-01T10:53:00Z">
        <w:r w:rsidR="00327209" w:rsidDel="00890FA8">
          <w:delText>:</w:delText>
        </w:r>
      </w:del>
    </w:p>
    <w:moveFromRangeStart w:id="15" w:author="Greg Landry" w:date="2017-03-01T10:53:00Z" w:name="move476128932"/>
    <w:p w14:paraId="257A1CCA" w14:textId="313690F4" w:rsidR="00AE46CA" w:rsidDel="00890FA8" w:rsidRDefault="00AC02B5" w:rsidP="00AE46CA">
      <w:pPr>
        <w:pStyle w:val="ListParagraph"/>
        <w:numPr>
          <w:ilvl w:val="0"/>
          <w:numId w:val="24"/>
        </w:numPr>
        <w:rPr>
          <w:del w:id="16" w:author="Greg Landry" w:date="2017-03-01T10:54:00Z"/>
        </w:rPr>
      </w:pPr>
      <w:moveFrom w:id="17" w:author="Greg Landry" w:date="2017-03-01T10:53:00Z">
        <w:del w:id="18" w:author="Greg Landry" w:date="2017-03-01T10:54:00Z">
          <w:r w:rsidDel="00890FA8">
            <w:fldChar w:fldCharType="begin"/>
          </w:r>
          <w:r w:rsidDel="00890FA8">
            <w:delInstrText xml:space="preserve"> HYPERLINK "http://rtos.com/products/threadx/" </w:delInstrText>
          </w:r>
          <w:r w:rsidDel="00890FA8">
            <w:fldChar w:fldCharType="separate"/>
          </w:r>
          <w:r w:rsidR="00AE46CA" w:rsidRPr="00AE46CA" w:rsidDel="00890FA8">
            <w:rPr>
              <w:rStyle w:val="Hyperlink"/>
            </w:rPr>
            <w:delText>ThreadX</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"http://rtos.com/" </w:delInstrText>
          </w:r>
          <w:r w:rsidDel="00890FA8">
            <w:fldChar w:fldCharType="separate"/>
          </w:r>
          <w:r w:rsidR="00AE46CA" w:rsidRPr="00AE46CA" w:rsidDel="00890FA8">
            <w:rPr>
              <w:rStyle w:val="Hyperlink"/>
            </w:rPr>
            <w:delText>Express Logic</w:delText>
          </w:r>
          <w:r w:rsidDel="00890FA8">
            <w:rPr>
              <w:rStyle w:val="Hyperlink"/>
            </w:rPr>
            <w:fldChar w:fldCharType="end"/>
          </w:r>
        </w:del>
      </w:moveFrom>
      <w:moveFromRangeEnd w:id="15"/>
    </w:p>
    <w:p w14:paraId="5F44C201" w14:textId="5D5015C6" w:rsidR="00AE46CA" w:rsidDel="00890FA8" w:rsidRDefault="00AC02B5" w:rsidP="00AE46CA">
      <w:pPr>
        <w:pStyle w:val="ListParagraph"/>
        <w:numPr>
          <w:ilvl w:val="0"/>
          <w:numId w:val="24"/>
        </w:numPr>
        <w:rPr>
          <w:del w:id="19" w:author="Greg Landry" w:date="2017-03-01T10:54:00Z"/>
        </w:rPr>
      </w:pPr>
      <w:del w:id="20" w:author="Greg Landry" w:date="2017-03-01T10:54:00Z">
        <w:r w:rsidDel="00890FA8">
          <w:fldChar w:fldCharType="begin"/>
        </w:r>
        <w:r w:rsidDel="00890FA8">
          <w:delInstrText xml:space="preserve"> HYPERLINK "http://www.freertos.org/RTOS.html" </w:delInstrText>
        </w:r>
        <w:r w:rsidDel="00890FA8">
          <w:fldChar w:fldCharType="separate"/>
        </w:r>
        <w:r w:rsidR="00AE46CA" w:rsidRPr="008913C2" w:rsidDel="00890FA8">
          <w:rPr>
            <w:rStyle w:val="Hyperlink"/>
          </w:rPr>
          <w:delText>FreeRtos</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"http://www.freertos.org/" </w:delInstrText>
        </w:r>
        <w:r w:rsidDel="00890FA8">
          <w:fldChar w:fldCharType="separate"/>
        </w:r>
        <w:r w:rsidR="00AE46CA" w:rsidRPr="008913C2" w:rsidDel="00890FA8">
          <w:rPr>
            <w:rStyle w:val="Hyperlink"/>
          </w:rPr>
          <w:delText>Free</w:delText>
        </w:r>
        <w:r w:rsidR="008913C2" w:rsidRPr="008913C2" w:rsidDel="00890FA8">
          <w:rPr>
            <w:rStyle w:val="Hyperlink"/>
          </w:rPr>
          <w:delText>RTOS</w:delText>
        </w:r>
        <w:r w:rsidDel="00890FA8">
          <w:rPr>
            <w:rStyle w:val="Hyperlink"/>
          </w:rPr>
          <w:fldChar w:fldCharType="end"/>
        </w:r>
      </w:del>
    </w:p>
    <w:p w14:paraId="7B5BBBF5" w14:textId="400A832F" w:rsidR="00301BFC" w:rsidRDefault="008913C2" w:rsidP="00960E6F">
      <w:del w:id="21" w:author="Greg Landry" w:date="2017-03-01T10:55:00Z">
        <w:r w:rsidDel="00890FA8">
          <w:delText xml:space="preserve">However, much of ThreadX is built into the ROMs on the WICED chips so it is generally the best answer.  </w:delText>
        </w:r>
      </w:del>
      <w:r>
        <w:t xml:space="preserve">In order to simplify </w:t>
      </w:r>
      <w:r w:rsidR="00C021BA">
        <w:t xml:space="preserve">using multiple RTOSs, the WICED </w:t>
      </w:r>
      <w:r>
        <w:t>SDK has a built in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5E49E42" w:rsidR="00730343" w:rsidRDefault="00730343" w:rsidP="00730343">
      <w:pPr>
        <w:jc w:val="center"/>
      </w:pPr>
      <w:r>
        <w:rPr>
          <w:noProof/>
        </w:rPr>
        <w:drawing>
          <wp:inline distT="0" distB="0" distL="0" distR="0" wp14:anchorId="2E980C70" wp14:editId="68831832">
            <wp:extent cx="5943600" cy="4140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850"/>
                    <a:stretch/>
                  </pic:blipFill>
                  <pic:spPr bwMode="auto">
                    <a:xfrm>
                      <a:off x="0" y="0"/>
                      <a:ext cx="5943600" cy="4140631"/>
                    </a:xfrm>
                    <a:prstGeom prst="rect">
                      <a:avLst/>
                    </a:prstGeom>
                    <a:ln>
                      <a:noFill/>
                    </a:ln>
                    <a:extLst>
                      <a:ext uri="{53640926-AAD7-44D8-BBD7-CCE9431645EC}">
                        <a14:shadowObscured xmlns:a14="http://schemas.microsoft.com/office/drawing/2010/main"/>
                      </a:ext>
                    </a:extLst>
                  </pic:spPr>
                </pic:pic>
              </a:graphicData>
            </a:graphic>
          </wp:inline>
        </w:drawing>
      </w:r>
    </w:p>
    <w:p w14:paraId="0211FC85" w14:textId="77777777" w:rsidR="00730343" w:rsidRDefault="00730343">
      <w:r>
        <w:br w:type="page"/>
      </w:r>
    </w:p>
    <w:p w14:paraId="227E8DD9" w14:textId="69D55824" w:rsidR="00960E6F" w:rsidRDefault="00960E6F" w:rsidP="00960E6F">
      <w:pPr>
        <w:pStyle w:val="Heading3"/>
      </w:pPr>
      <w:r>
        <w:lastRenderedPageBreak/>
        <w:t>Problems with RTOSs</w:t>
      </w:r>
    </w:p>
    <w:p w14:paraId="6C14823D" w14:textId="78623A2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w:t>
      </w:r>
      <w:r w:rsidR="00335D11">
        <w:t xml:space="preserve"> and these bugs</w:t>
      </w:r>
      <w:r w:rsidR="00960E6F">
        <w:t xml:space="preserve"> can be very hard to fi</w:t>
      </w:r>
      <w:r w:rsidR="00335D11">
        <w:t>nd</w:t>
      </w:r>
      <w:r w:rsidR="00960E6F">
        <w: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RTOSs give you mechanisms to deal with these problems, specifically mutex</w:t>
      </w:r>
      <w:r w:rsidR="00FF1EA7">
        <w:t>es</w:t>
      </w:r>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r w:rsidRPr="00AD55D5">
        <w:rPr>
          <w:i/>
        </w:rPr>
        <w:t>wiced_mutex_t</w:t>
      </w:r>
      <w:r>
        <w:t>).</w:t>
      </w:r>
    </w:p>
    <w:p w14:paraId="60FA26EC" w14:textId="1E06764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r w:rsidR="008C0FF0" w:rsidRPr="00AD55D5">
        <w:rPr>
          <w:i/>
        </w:rPr>
        <w:t>wiced_rtos_</w:t>
      </w:r>
      <w:r w:rsidRPr="00AD55D5">
        <w:rPr>
          <w:i/>
        </w:rPr>
        <w:t>init_mutex</w:t>
      </w:r>
      <w:r w:rsidR="00A43F65">
        <w:rPr>
          <w:i/>
        </w:rPr>
        <w:t>()</w:t>
      </w:r>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4CC76843"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r w:rsidR="008C0FF0" w:rsidRPr="00AD55D5">
        <w:rPr>
          <w:i/>
        </w:rPr>
        <w:t>wiced_rtos_lock_mutex</w:t>
      </w:r>
      <w:r w:rsidR="006A2DA2">
        <w:rPr>
          <w:i/>
        </w:rPr>
        <w:t>()</w:t>
      </w:r>
      <w:r w:rsidR="008C0FF0">
        <w:t>).</w:t>
      </w:r>
    </w:p>
    <w:p w14:paraId="44583FC1" w14:textId="582FA6EE" w:rsidR="00FF1EA7" w:rsidRDefault="00FF1EA7" w:rsidP="00FF1EA7">
      <w:pPr>
        <w:pStyle w:val="ListParagraph"/>
        <w:numPr>
          <w:ilvl w:val="0"/>
          <w:numId w:val="27"/>
        </w:numPr>
      </w:pPr>
      <w:r>
        <w:t>K</w:t>
      </w:r>
      <w:r w:rsidR="008C0FF0">
        <w:t>ill your data structure with the appropriate de-init function (</w:t>
      </w:r>
      <w:r>
        <w:t xml:space="preserve">e.g. </w:t>
      </w:r>
      <w:r w:rsidRPr="00AD55D5">
        <w:rPr>
          <w:i/>
        </w:rPr>
        <w:t>wiced_rtos_deinit_mutex</w:t>
      </w:r>
      <w:r w:rsidR="00A807FE">
        <w:rPr>
          <w:i/>
        </w:rPr>
        <w:t>()</w:t>
      </w:r>
      <w:r>
        <w:t>).</w:t>
      </w:r>
    </w:p>
    <w:p w14:paraId="6DBFF754" w14:textId="702FFE1A" w:rsidR="00730343" w:rsidRDefault="008C0FF0" w:rsidP="00FF1EA7">
      <w:r>
        <w:t>All of these function</w:t>
      </w:r>
      <w:r w:rsidR="00FF1EA7">
        <w:t>s</w:t>
      </w:r>
      <w:r>
        <w:t xml:space="preserve"> need to have access to the data</w:t>
      </w:r>
      <w:r w:rsidR="00FF1EA7">
        <w:t xml:space="preserve"> </w:t>
      </w:r>
      <w:r>
        <w:t>structure, so I generally declare these “sha</w:t>
      </w:r>
      <w:r w:rsidR="00D26F33">
        <w:t>red” res</w:t>
      </w:r>
      <w:r w:rsidR="00D838A6">
        <w:t>ources as static global variables</w:t>
      </w:r>
      <w:r>
        <w:t xml:space="preserve"> within the file that they are used. </w:t>
      </w:r>
    </w:p>
    <w:p w14:paraId="288F0527" w14:textId="77777777" w:rsidR="00730343" w:rsidRDefault="00730343">
      <w:r>
        <w:br w:type="page"/>
      </w:r>
    </w:p>
    <w:p w14:paraId="25C3CFF7" w14:textId="77777777" w:rsidR="008C0FF0" w:rsidRDefault="008C0FF0" w:rsidP="00A8704B">
      <w:pPr>
        <w:pStyle w:val="Heading3"/>
      </w:pPr>
      <w:r>
        <w:lastRenderedPageBreak/>
        <w:t>Threads</w:t>
      </w:r>
    </w:p>
    <w:p w14:paraId="5CBA793E" w14:textId="21F5A10D" w:rsidR="00D71358" w:rsidRDefault="00D71358" w:rsidP="00D71358">
      <w:r>
        <w:t>As we discussed earlier</w:t>
      </w:r>
      <w:r w:rsidR="00AD55D5">
        <w:t>,</w:t>
      </w:r>
      <w:r>
        <w:t xml:space="preserve"> threads are at the heart of an RTOS.  It is easy to create a new thread</w:t>
      </w:r>
      <w:r w:rsidR="003B5329">
        <w:t xml:space="preserve"> by</w:t>
      </w:r>
      <w:r>
        <w:t xml:space="preserve"> call</w:t>
      </w:r>
      <w:r w:rsidR="003B5329">
        <w:t>ing</w:t>
      </w:r>
      <w:r>
        <w:t xml:space="preserve"> </w:t>
      </w:r>
      <w:r w:rsidR="007E6B13">
        <w:t xml:space="preserve">the function </w:t>
      </w:r>
      <w:r w:rsidR="0028000A" w:rsidRPr="00AD55D5">
        <w:rPr>
          <w:i/>
        </w:rPr>
        <w:t>wiced_rtos_create_thread</w:t>
      </w:r>
      <w:r w:rsidR="006D311A">
        <w:rPr>
          <w:i/>
        </w:rPr>
        <w:t>()</w:t>
      </w:r>
      <w:r w:rsidR="00C97A54">
        <w:t xml:space="preserve"> with the following arguments:</w:t>
      </w:r>
    </w:p>
    <w:p w14:paraId="2B8198AD" w14:textId="727C3C81" w:rsidR="0028000A" w:rsidRDefault="0028000A" w:rsidP="0028000A">
      <w:pPr>
        <w:pStyle w:val="ListParagraph"/>
        <w:numPr>
          <w:ilvl w:val="0"/>
          <w:numId w:val="26"/>
        </w:numPr>
      </w:pPr>
      <w:r w:rsidRPr="00EF5363">
        <w:rPr>
          <w:i/>
        </w:rPr>
        <w:t>wiced_thread_t</w:t>
      </w:r>
      <w:r w:rsidR="00740471" w:rsidRPr="00EF5363">
        <w:rPr>
          <w:i/>
        </w:rPr>
        <w:t>* thread</w:t>
      </w:r>
      <w:r>
        <w:t xml:space="preserve"> – </w:t>
      </w:r>
      <w:r w:rsidR="00F23501">
        <w:t>A</w:t>
      </w:r>
      <w:r w:rsidR="00740471">
        <w:t xml:space="preserve"> pointer to a thread handle</w:t>
      </w:r>
      <w:r w:rsidR="00DF3BDB">
        <w:t xml:space="preserve"> data structure</w:t>
      </w:r>
      <w:r w:rsidR="00323265">
        <w:t>. This handle is used</w:t>
      </w:r>
      <w:r w:rsidR="00740471">
        <w:t xml:space="preserve"> </w:t>
      </w:r>
      <w:r w:rsidR="00323265">
        <w:t>to identify the thread for other thread functions.</w:t>
      </w:r>
      <w:ins w:id="22" w:author="Greg Landry" w:date="2017-04-03T15:27:00Z">
        <w:r w:rsidR="009F7B17">
          <w:t xml:space="preserve"> You must first create the handle data structure before providing the pointer to the create thread function.</w:t>
        </w:r>
      </w:ins>
    </w:p>
    <w:p w14:paraId="5F8C8493" w14:textId="12E25641" w:rsidR="00784721" w:rsidRDefault="0028000A" w:rsidP="0028000A">
      <w:pPr>
        <w:pStyle w:val="ListParagraph"/>
        <w:numPr>
          <w:ilvl w:val="0"/>
          <w:numId w:val="26"/>
        </w:numPr>
      </w:pPr>
      <w:r w:rsidRPr="00C200D4">
        <w:rPr>
          <w:i/>
        </w:rPr>
        <w:t>uint8_t</w:t>
      </w:r>
      <w:r w:rsidR="00BD189B" w:rsidRPr="00C200D4">
        <w:rPr>
          <w:i/>
        </w:rPr>
        <w:t xml:space="preserve"> p</w:t>
      </w:r>
      <w:r w:rsidR="00784721" w:rsidRPr="00C200D4">
        <w:rPr>
          <w:i/>
        </w:rPr>
        <w:t>riority</w:t>
      </w:r>
      <w:r w:rsidR="00BD189B">
        <w:t xml:space="preserve"> – This is the priority of the thread. </w:t>
      </w:r>
    </w:p>
    <w:p w14:paraId="32A4346A" w14:textId="4E642E41" w:rsidR="00784721" w:rsidRDefault="00784721" w:rsidP="00784721">
      <w:pPr>
        <w:pStyle w:val="ListParagraph"/>
        <w:numPr>
          <w:ilvl w:val="1"/>
          <w:numId w:val="26"/>
        </w:numPr>
      </w:pPr>
      <w:r>
        <w:t xml:space="preserve">Priorities can be from 0 to </w:t>
      </w:r>
      <w:r w:rsidR="00012180">
        <w:t xml:space="preserve">31 </w:t>
      </w:r>
      <w:r>
        <w:t>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DCBB051" w:rsidR="00784721" w:rsidRDefault="00784721" w:rsidP="00784721">
      <w:pPr>
        <w:pStyle w:val="ListParagraph"/>
        <w:numPr>
          <w:ilvl w:val="1"/>
          <w:numId w:val="26"/>
        </w:numPr>
      </w:pPr>
      <w:r>
        <w:t xml:space="preserve">The WICED </w:t>
      </w:r>
      <w:r w:rsidR="00974A87">
        <w:t>Wi-Fi</w:t>
      </w:r>
      <w:r>
        <w:t xml:space="preserve"> Driver (WWD) runs at priority 3.</w:t>
      </w:r>
    </w:p>
    <w:p w14:paraId="784E5F45" w14:textId="62304B73" w:rsidR="0028000A" w:rsidRDefault="0028000A" w:rsidP="0028000A">
      <w:pPr>
        <w:pStyle w:val="ListParagraph"/>
        <w:numPr>
          <w:ilvl w:val="0"/>
          <w:numId w:val="26"/>
        </w:numPr>
      </w:pPr>
      <w:r w:rsidRPr="00F51855">
        <w:rPr>
          <w:i/>
        </w:rPr>
        <w:t>cha</w:t>
      </w:r>
      <w:r w:rsidR="00F23501" w:rsidRPr="00F51855">
        <w:rPr>
          <w:i/>
        </w:rPr>
        <w:t>r *name</w:t>
      </w:r>
      <w:r w:rsidR="00F23501">
        <w:t xml:space="preserve"> – A</w:t>
      </w:r>
      <w:r>
        <w:t xml:space="preserve"> name for the thread</w:t>
      </w:r>
      <w:r w:rsidR="00F23501">
        <w:t>.</w:t>
      </w:r>
      <w:ins w:id="23" w:author="Greg Landry" w:date="2017-04-03T15:28:00Z">
        <w:r w:rsidR="009F7B17">
          <w:t xml:space="preserve"> This name is really only used by the debugger. You can give it any name or just use NULL if you don’t want a specific name.</w:t>
        </w:r>
      </w:ins>
    </w:p>
    <w:p w14:paraId="7ACCA7A3" w14:textId="176351A3" w:rsidR="0028000A" w:rsidRDefault="0028000A" w:rsidP="0028000A">
      <w:pPr>
        <w:pStyle w:val="ListParagraph"/>
        <w:numPr>
          <w:ilvl w:val="0"/>
          <w:numId w:val="26"/>
        </w:numPr>
      </w:pPr>
      <w:r w:rsidRPr="00096124">
        <w:rPr>
          <w:i/>
        </w:rPr>
        <w:t>wiced_thread_function</w:t>
      </w:r>
      <w:r w:rsidR="00F356CE" w:rsidRPr="00096124">
        <w:rPr>
          <w:i/>
        </w:rPr>
        <w:t>_t *thread</w:t>
      </w:r>
      <w:r w:rsidR="00F23501">
        <w:t xml:space="preserve"> – A</w:t>
      </w:r>
      <w:r>
        <w:t xml:space="preserve"> function pointer to the function that is the thread</w:t>
      </w:r>
      <w:ins w:id="24" w:author="Greg Landry" w:date="2017-04-03T15:28:00Z">
        <w:r w:rsidR="00F47401">
          <w:t>.</w:t>
        </w:r>
      </w:ins>
    </w:p>
    <w:p w14:paraId="7AFF86BA" w14:textId="583F87B2" w:rsidR="0028000A" w:rsidRDefault="00F23501" w:rsidP="0028000A">
      <w:pPr>
        <w:pStyle w:val="ListParagraph"/>
        <w:numPr>
          <w:ilvl w:val="0"/>
          <w:numId w:val="26"/>
        </w:numPr>
      </w:pPr>
      <w:r w:rsidRPr="005C6322">
        <w:rPr>
          <w:i/>
        </w:rPr>
        <w:t>uint32_t stack size</w:t>
      </w:r>
      <w:r>
        <w:t xml:space="preserve"> – H</w:t>
      </w:r>
      <w:r w:rsidR="0028000A">
        <w:t>ow many bytes should be in the thread</w:t>
      </w:r>
      <w:r w:rsidR="00AD55D5">
        <w:t>’</w:t>
      </w:r>
      <w:r w:rsidR="0028000A">
        <w:t>s stack (you should be careful here as running out of stack can cause erratic, difficult to debug behavior</w:t>
      </w:r>
      <w:ins w:id="25" w:author="Greg Landry" w:date="2017-04-03T15:28:00Z">
        <w:r w:rsidR="00F47401">
          <w:t>. Using 10000 is overkill but will work for any of the exercises we do in this class</w:t>
        </w:r>
      </w:ins>
      <w:r w:rsidR="0028000A">
        <w:t>)</w:t>
      </w:r>
      <w:r>
        <w:t>.</w:t>
      </w:r>
    </w:p>
    <w:p w14:paraId="5DEDDDEF" w14:textId="3B5EAACA" w:rsidR="0028000A" w:rsidRDefault="0028000A" w:rsidP="0028000A">
      <w:pPr>
        <w:pStyle w:val="ListParagraph"/>
        <w:numPr>
          <w:ilvl w:val="0"/>
          <w:numId w:val="26"/>
        </w:numPr>
      </w:pPr>
      <w:r w:rsidRPr="0048758E">
        <w:rPr>
          <w:i/>
        </w:rPr>
        <w:t>void *arg</w:t>
      </w:r>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2581F2B7" w14:textId="5A9153D5" w:rsidR="00730327" w:rsidRDefault="00730327" w:rsidP="00B527A0">
      <w:pPr>
        <w:rPr>
          <w:ins w:id="26" w:author="Greg Landry" w:date="2017-04-03T15:29:00Z"/>
        </w:rPr>
      </w:pPr>
      <w:ins w:id="27" w:author="Greg Landry" w:date="2017-04-03T15:29:00Z">
        <w:r>
          <w:t>As an example, if you want to create a thread that runs the function “mySpecialThread”, the initialization might look something like this:</w:t>
        </w:r>
      </w:ins>
    </w:p>
    <w:p w14:paraId="74E1DBB1" w14:textId="77777777" w:rsidR="00602B95" w:rsidRPr="00602B95" w:rsidRDefault="00602B95">
      <w:pPr>
        <w:autoSpaceDE w:val="0"/>
        <w:autoSpaceDN w:val="0"/>
        <w:adjustRightInd w:val="0"/>
        <w:spacing w:after="0" w:line="240" w:lineRule="auto"/>
        <w:ind w:left="720"/>
        <w:rPr>
          <w:ins w:id="28" w:author="Greg Landry" w:date="2017-04-03T15:35:00Z"/>
          <w:rFonts w:ascii="Consolas" w:hAnsi="Consolas" w:cs="Consolas"/>
          <w:sz w:val="18"/>
          <w:szCs w:val="20"/>
          <w:rPrChange w:id="29" w:author="Greg Landry" w:date="2017-04-03T15:36:00Z">
            <w:rPr>
              <w:ins w:id="30" w:author="Greg Landry" w:date="2017-04-03T15:35:00Z"/>
              <w:rFonts w:ascii="Consolas" w:hAnsi="Consolas" w:cs="Consolas"/>
              <w:sz w:val="20"/>
              <w:szCs w:val="20"/>
            </w:rPr>
          </w:rPrChange>
        </w:rPr>
        <w:pPrChange w:id="31" w:author="Greg Landry" w:date="2017-04-03T15:36:00Z">
          <w:pPr>
            <w:autoSpaceDE w:val="0"/>
            <w:autoSpaceDN w:val="0"/>
            <w:adjustRightInd w:val="0"/>
            <w:spacing w:after="0" w:line="240" w:lineRule="auto"/>
          </w:pPr>
        </w:pPrChange>
      </w:pPr>
      <w:ins w:id="32" w:author="Greg Landry" w:date="2017-04-03T15:35:00Z">
        <w:r w:rsidRPr="00602B95">
          <w:rPr>
            <w:rFonts w:ascii="Consolas" w:hAnsi="Consolas" w:cs="Consolas"/>
            <w:b/>
            <w:bCs/>
            <w:color w:val="7F0055"/>
            <w:sz w:val="18"/>
            <w:szCs w:val="20"/>
            <w:rPrChange w:id="33" w:author="Greg Landry" w:date="2017-04-03T15:36:00Z">
              <w:rPr>
                <w:rFonts w:ascii="Consolas" w:hAnsi="Consolas" w:cs="Consolas"/>
                <w:b/>
                <w:bCs/>
                <w:color w:val="7F0055"/>
                <w:sz w:val="20"/>
                <w:szCs w:val="20"/>
              </w:rPr>
            </w:rPrChange>
          </w:rPr>
          <w:t>#define</w:t>
        </w:r>
        <w:r w:rsidRPr="00602B95">
          <w:rPr>
            <w:rFonts w:ascii="Consolas" w:hAnsi="Consolas" w:cs="Consolas"/>
            <w:color w:val="000000"/>
            <w:sz w:val="18"/>
            <w:szCs w:val="20"/>
            <w:rPrChange w:id="34" w:author="Greg Landry" w:date="2017-04-03T15:36:00Z">
              <w:rPr>
                <w:rFonts w:ascii="Consolas" w:hAnsi="Consolas" w:cs="Consolas"/>
                <w:color w:val="000000"/>
                <w:sz w:val="20"/>
                <w:szCs w:val="20"/>
              </w:rPr>
            </w:rPrChange>
          </w:rPr>
          <w:t xml:space="preserve"> THREAD_PRIORITY </w:t>
        </w:r>
        <w:r w:rsidRPr="00602B95">
          <w:rPr>
            <w:rFonts w:ascii="Consolas" w:hAnsi="Consolas" w:cs="Consolas"/>
            <w:color w:val="000000"/>
            <w:sz w:val="18"/>
            <w:szCs w:val="20"/>
            <w:rPrChange w:id="35" w:author="Greg Landry" w:date="2017-04-03T15:36:00Z">
              <w:rPr>
                <w:rFonts w:ascii="Consolas" w:hAnsi="Consolas" w:cs="Consolas"/>
                <w:color w:val="000000"/>
                <w:sz w:val="20"/>
                <w:szCs w:val="20"/>
              </w:rPr>
            </w:rPrChange>
          </w:rPr>
          <w:tab/>
          <w:t>(10)</w:t>
        </w:r>
      </w:ins>
    </w:p>
    <w:p w14:paraId="3174234A" w14:textId="55C894D7" w:rsidR="00602B95" w:rsidRPr="00602B95" w:rsidRDefault="00602B95">
      <w:pPr>
        <w:autoSpaceDE w:val="0"/>
        <w:autoSpaceDN w:val="0"/>
        <w:adjustRightInd w:val="0"/>
        <w:spacing w:after="0" w:line="240" w:lineRule="auto"/>
        <w:ind w:left="720"/>
        <w:rPr>
          <w:ins w:id="36" w:author="Greg Landry" w:date="2017-04-03T15:35:00Z"/>
          <w:rFonts w:ascii="Consolas" w:hAnsi="Consolas" w:cs="Consolas"/>
          <w:color w:val="000000"/>
          <w:sz w:val="18"/>
          <w:szCs w:val="20"/>
          <w:rPrChange w:id="37" w:author="Greg Landry" w:date="2017-04-03T15:36:00Z">
            <w:rPr>
              <w:ins w:id="38" w:author="Greg Landry" w:date="2017-04-03T15:35:00Z"/>
              <w:rFonts w:ascii="Consolas" w:hAnsi="Consolas" w:cs="Consolas"/>
              <w:color w:val="000000"/>
              <w:sz w:val="20"/>
              <w:szCs w:val="20"/>
            </w:rPr>
          </w:rPrChange>
        </w:rPr>
        <w:pPrChange w:id="39" w:author="Greg Landry" w:date="2017-04-03T15:40:00Z">
          <w:pPr>
            <w:autoSpaceDE w:val="0"/>
            <w:autoSpaceDN w:val="0"/>
            <w:adjustRightInd w:val="0"/>
            <w:spacing w:after="0" w:line="240" w:lineRule="auto"/>
          </w:pPr>
        </w:pPrChange>
      </w:pPr>
      <w:ins w:id="40" w:author="Greg Landry" w:date="2017-04-03T15:35:00Z">
        <w:r w:rsidRPr="00602B95">
          <w:rPr>
            <w:rFonts w:ascii="Consolas" w:hAnsi="Consolas" w:cs="Consolas"/>
            <w:b/>
            <w:bCs/>
            <w:color w:val="7F0055"/>
            <w:sz w:val="18"/>
            <w:szCs w:val="20"/>
            <w:rPrChange w:id="41" w:author="Greg Landry" w:date="2017-04-03T15:36:00Z">
              <w:rPr>
                <w:rFonts w:ascii="Consolas" w:hAnsi="Consolas" w:cs="Consolas"/>
                <w:b/>
                <w:bCs/>
                <w:color w:val="7F0055"/>
                <w:sz w:val="20"/>
                <w:szCs w:val="20"/>
              </w:rPr>
            </w:rPrChange>
          </w:rPr>
          <w:t>#define</w:t>
        </w:r>
        <w:r w:rsidRPr="00602B95">
          <w:rPr>
            <w:rFonts w:ascii="Consolas" w:hAnsi="Consolas" w:cs="Consolas"/>
            <w:color w:val="000000"/>
            <w:sz w:val="18"/>
            <w:szCs w:val="20"/>
            <w:rPrChange w:id="42" w:author="Greg Landry" w:date="2017-04-03T15:36:00Z">
              <w:rPr>
                <w:rFonts w:ascii="Consolas" w:hAnsi="Consolas" w:cs="Consolas"/>
                <w:color w:val="000000"/>
                <w:sz w:val="20"/>
                <w:szCs w:val="20"/>
              </w:rPr>
            </w:rPrChange>
          </w:rPr>
          <w:t xml:space="preserve"> THREAD_STACK_SIZE</w:t>
        </w:r>
        <w:r w:rsidRPr="00602B95">
          <w:rPr>
            <w:rFonts w:ascii="Consolas" w:hAnsi="Consolas" w:cs="Consolas"/>
            <w:color w:val="000000"/>
            <w:sz w:val="18"/>
            <w:szCs w:val="20"/>
            <w:rPrChange w:id="43" w:author="Greg Landry" w:date="2017-04-03T15:36:00Z">
              <w:rPr>
                <w:rFonts w:ascii="Consolas" w:hAnsi="Consolas" w:cs="Consolas"/>
                <w:color w:val="000000"/>
                <w:sz w:val="20"/>
                <w:szCs w:val="20"/>
              </w:rPr>
            </w:rPrChange>
          </w:rPr>
          <w:tab/>
          <w:t>(10000)</w:t>
        </w:r>
      </w:ins>
    </w:p>
    <w:p w14:paraId="2DE62860" w14:textId="77777777" w:rsidR="00602B95" w:rsidRPr="00602B95" w:rsidRDefault="00602B95">
      <w:pPr>
        <w:autoSpaceDE w:val="0"/>
        <w:autoSpaceDN w:val="0"/>
        <w:adjustRightInd w:val="0"/>
        <w:spacing w:after="0" w:line="240" w:lineRule="auto"/>
        <w:ind w:left="720"/>
        <w:rPr>
          <w:ins w:id="44" w:author="Greg Landry" w:date="2017-04-03T15:35:00Z"/>
          <w:rFonts w:ascii="Consolas" w:hAnsi="Consolas" w:cs="Consolas"/>
          <w:color w:val="000000"/>
          <w:sz w:val="18"/>
          <w:szCs w:val="20"/>
          <w:rPrChange w:id="45" w:author="Greg Landry" w:date="2017-04-03T15:36:00Z">
            <w:rPr>
              <w:ins w:id="46" w:author="Greg Landry" w:date="2017-04-03T15:35:00Z"/>
              <w:rFonts w:ascii="Consolas" w:hAnsi="Consolas" w:cs="Consolas"/>
              <w:color w:val="000000"/>
              <w:sz w:val="20"/>
              <w:szCs w:val="20"/>
            </w:rPr>
          </w:rPrChange>
        </w:rPr>
        <w:pPrChange w:id="47" w:author="Greg Landry" w:date="2017-04-03T15:36:00Z">
          <w:pPr>
            <w:autoSpaceDE w:val="0"/>
            <w:autoSpaceDN w:val="0"/>
            <w:adjustRightInd w:val="0"/>
            <w:spacing w:after="0" w:line="240" w:lineRule="auto"/>
          </w:pPr>
        </w:pPrChange>
      </w:pPr>
      <w:ins w:id="48" w:author="Greg Landry" w:date="2017-04-03T15:35:00Z">
        <w:r w:rsidRPr="00602B95">
          <w:rPr>
            <w:rFonts w:ascii="Consolas" w:hAnsi="Consolas" w:cs="Consolas"/>
            <w:color w:val="000000"/>
            <w:sz w:val="18"/>
            <w:szCs w:val="20"/>
            <w:rPrChange w:id="49" w:author="Greg Landry" w:date="2017-04-03T15:36:00Z">
              <w:rPr>
                <w:rFonts w:ascii="Consolas" w:hAnsi="Consolas" w:cs="Consolas"/>
                <w:color w:val="000000"/>
                <w:sz w:val="20"/>
                <w:szCs w:val="20"/>
              </w:rPr>
            </w:rPrChange>
          </w:rPr>
          <w:t>.</w:t>
        </w:r>
      </w:ins>
    </w:p>
    <w:p w14:paraId="292B47EC" w14:textId="48753D38" w:rsidR="00602B95" w:rsidRPr="00602B95" w:rsidRDefault="00602B95">
      <w:pPr>
        <w:autoSpaceDE w:val="0"/>
        <w:autoSpaceDN w:val="0"/>
        <w:adjustRightInd w:val="0"/>
        <w:spacing w:after="0" w:line="240" w:lineRule="auto"/>
        <w:ind w:left="720"/>
        <w:rPr>
          <w:ins w:id="50" w:author="Greg Landry" w:date="2017-04-03T15:35:00Z"/>
          <w:rFonts w:ascii="Consolas" w:hAnsi="Consolas" w:cs="Consolas"/>
          <w:color w:val="000000"/>
          <w:sz w:val="18"/>
          <w:szCs w:val="20"/>
          <w:rPrChange w:id="51" w:author="Greg Landry" w:date="2017-04-03T15:36:00Z">
            <w:rPr>
              <w:ins w:id="52" w:author="Greg Landry" w:date="2017-04-03T15:35:00Z"/>
              <w:rFonts w:ascii="Consolas" w:hAnsi="Consolas" w:cs="Consolas"/>
              <w:color w:val="000000"/>
              <w:sz w:val="20"/>
              <w:szCs w:val="20"/>
            </w:rPr>
          </w:rPrChange>
        </w:rPr>
        <w:pPrChange w:id="53" w:author="Greg Landry" w:date="2017-04-03T15:36:00Z">
          <w:pPr>
            <w:autoSpaceDE w:val="0"/>
            <w:autoSpaceDN w:val="0"/>
            <w:adjustRightInd w:val="0"/>
            <w:spacing w:after="0" w:line="240" w:lineRule="auto"/>
          </w:pPr>
        </w:pPrChange>
      </w:pPr>
      <w:ins w:id="54" w:author="Greg Landry" w:date="2017-04-03T15:35:00Z">
        <w:r w:rsidRPr="00602B95">
          <w:rPr>
            <w:rFonts w:ascii="Consolas" w:hAnsi="Consolas" w:cs="Consolas"/>
            <w:color w:val="000000"/>
            <w:sz w:val="18"/>
            <w:szCs w:val="20"/>
            <w:rPrChange w:id="55" w:author="Greg Landry" w:date="2017-04-03T15:36:00Z">
              <w:rPr>
                <w:rFonts w:ascii="Consolas" w:hAnsi="Consolas" w:cs="Consolas"/>
                <w:color w:val="000000"/>
                <w:sz w:val="20"/>
                <w:szCs w:val="20"/>
              </w:rPr>
            </w:rPrChange>
          </w:rPr>
          <w:t>.</w:t>
        </w:r>
      </w:ins>
      <w:ins w:id="56" w:author="Greg Landry" w:date="2017-04-03T15:34:00Z">
        <w:r w:rsidRPr="00602B95">
          <w:rPr>
            <w:rFonts w:ascii="Consolas" w:hAnsi="Consolas" w:cs="Consolas"/>
            <w:color w:val="000000"/>
            <w:sz w:val="18"/>
            <w:szCs w:val="20"/>
            <w:rPrChange w:id="57" w:author="Greg Landry" w:date="2017-04-03T15:36:00Z">
              <w:rPr>
                <w:rFonts w:ascii="Consolas" w:hAnsi="Consolas" w:cs="Consolas"/>
                <w:color w:val="000000"/>
                <w:sz w:val="20"/>
                <w:szCs w:val="20"/>
              </w:rPr>
            </w:rPrChange>
          </w:rPr>
          <w:tab/>
        </w:r>
      </w:ins>
    </w:p>
    <w:p w14:paraId="3DD7D1F1" w14:textId="7C730258" w:rsidR="00602B95" w:rsidRPr="00602B95" w:rsidRDefault="00602B95">
      <w:pPr>
        <w:autoSpaceDE w:val="0"/>
        <w:autoSpaceDN w:val="0"/>
        <w:adjustRightInd w:val="0"/>
        <w:spacing w:after="0" w:line="240" w:lineRule="auto"/>
        <w:ind w:left="720"/>
        <w:rPr>
          <w:ins w:id="58" w:author="Greg Landry" w:date="2017-04-03T15:35:00Z"/>
          <w:rFonts w:ascii="Consolas" w:hAnsi="Consolas" w:cs="Consolas"/>
          <w:color w:val="000000"/>
          <w:sz w:val="18"/>
          <w:szCs w:val="20"/>
          <w:rPrChange w:id="59" w:author="Greg Landry" w:date="2017-04-03T15:36:00Z">
            <w:rPr>
              <w:ins w:id="60" w:author="Greg Landry" w:date="2017-04-03T15:35:00Z"/>
              <w:rFonts w:ascii="Consolas" w:hAnsi="Consolas" w:cs="Consolas"/>
              <w:color w:val="000000"/>
              <w:sz w:val="20"/>
              <w:szCs w:val="20"/>
            </w:rPr>
          </w:rPrChange>
        </w:rPr>
        <w:pPrChange w:id="61" w:author="Greg Landry" w:date="2017-04-03T15:36:00Z">
          <w:pPr>
            <w:autoSpaceDE w:val="0"/>
            <w:autoSpaceDN w:val="0"/>
            <w:adjustRightInd w:val="0"/>
            <w:spacing w:after="0" w:line="240" w:lineRule="auto"/>
          </w:pPr>
        </w:pPrChange>
      </w:pPr>
      <w:ins w:id="62" w:author="Greg Landry" w:date="2017-04-03T15:34:00Z">
        <w:r w:rsidRPr="00602B95">
          <w:rPr>
            <w:rFonts w:ascii="Consolas" w:hAnsi="Consolas" w:cs="Consolas"/>
            <w:color w:val="005032"/>
            <w:sz w:val="18"/>
            <w:szCs w:val="20"/>
            <w:rPrChange w:id="63" w:author="Greg Landry" w:date="2017-04-03T15:36:00Z">
              <w:rPr>
                <w:rFonts w:ascii="Consolas" w:hAnsi="Consolas" w:cs="Consolas"/>
                <w:color w:val="005032"/>
                <w:sz w:val="20"/>
                <w:szCs w:val="20"/>
              </w:rPr>
            </w:rPrChange>
          </w:rPr>
          <w:t>wiced_thread_t</w:t>
        </w:r>
        <w:r w:rsidRPr="00602B95">
          <w:rPr>
            <w:rFonts w:ascii="Consolas" w:hAnsi="Consolas" w:cs="Consolas"/>
            <w:color w:val="000000"/>
            <w:sz w:val="18"/>
            <w:szCs w:val="20"/>
            <w:rPrChange w:id="64" w:author="Greg Landry" w:date="2017-04-03T15:36:00Z">
              <w:rPr>
                <w:rFonts w:ascii="Consolas" w:hAnsi="Consolas" w:cs="Consolas"/>
                <w:color w:val="000000"/>
                <w:sz w:val="20"/>
                <w:szCs w:val="20"/>
              </w:rPr>
            </w:rPrChange>
          </w:rPr>
          <w:t xml:space="preserve"> mySpecialThreadHandle;</w:t>
        </w:r>
      </w:ins>
    </w:p>
    <w:p w14:paraId="7061817F" w14:textId="099C76A5" w:rsidR="00602B95" w:rsidRPr="00602B95" w:rsidRDefault="00602B95">
      <w:pPr>
        <w:autoSpaceDE w:val="0"/>
        <w:autoSpaceDN w:val="0"/>
        <w:adjustRightInd w:val="0"/>
        <w:spacing w:after="0" w:line="240" w:lineRule="auto"/>
        <w:ind w:left="720"/>
        <w:rPr>
          <w:ins w:id="65" w:author="Greg Landry" w:date="2017-04-03T15:35:00Z"/>
          <w:rFonts w:ascii="Consolas" w:hAnsi="Consolas" w:cs="Consolas"/>
          <w:color w:val="000000"/>
          <w:sz w:val="18"/>
          <w:szCs w:val="20"/>
          <w:rPrChange w:id="66" w:author="Greg Landry" w:date="2017-04-03T15:36:00Z">
            <w:rPr>
              <w:ins w:id="67" w:author="Greg Landry" w:date="2017-04-03T15:35:00Z"/>
              <w:rFonts w:ascii="Consolas" w:hAnsi="Consolas" w:cs="Consolas"/>
              <w:color w:val="000000"/>
              <w:sz w:val="20"/>
              <w:szCs w:val="20"/>
            </w:rPr>
          </w:rPrChange>
        </w:rPr>
        <w:pPrChange w:id="68" w:author="Greg Landry" w:date="2017-04-03T15:40:00Z">
          <w:pPr>
            <w:autoSpaceDE w:val="0"/>
            <w:autoSpaceDN w:val="0"/>
            <w:adjustRightInd w:val="0"/>
            <w:spacing w:after="0" w:line="240" w:lineRule="auto"/>
          </w:pPr>
        </w:pPrChange>
      </w:pPr>
      <w:ins w:id="69" w:author="Greg Landry" w:date="2017-04-03T15:35:00Z">
        <w:r w:rsidRPr="00602B95">
          <w:rPr>
            <w:rFonts w:ascii="Consolas" w:hAnsi="Consolas" w:cs="Consolas"/>
            <w:color w:val="000000"/>
            <w:sz w:val="18"/>
            <w:szCs w:val="20"/>
            <w:rPrChange w:id="70" w:author="Greg Landry" w:date="2017-04-03T15:36:00Z">
              <w:rPr>
                <w:rFonts w:ascii="Consolas" w:hAnsi="Consolas" w:cs="Consolas"/>
                <w:color w:val="000000"/>
                <w:sz w:val="20"/>
                <w:szCs w:val="20"/>
              </w:rPr>
            </w:rPrChange>
          </w:rPr>
          <w:t>.</w:t>
        </w:r>
      </w:ins>
    </w:p>
    <w:p w14:paraId="2C342953" w14:textId="7E07EAC4" w:rsidR="00602B95" w:rsidRPr="00602B95" w:rsidRDefault="00602B95">
      <w:pPr>
        <w:autoSpaceDE w:val="0"/>
        <w:autoSpaceDN w:val="0"/>
        <w:adjustRightInd w:val="0"/>
        <w:spacing w:after="0" w:line="240" w:lineRule="auto"/>
        <w:ind w:left="720"/>
        <w:rPr>
          <w:ins w:id="71" w:author="Greg Landry" w:date="2017-04-03T15:35:00Z"/>
          <w:rFonts w:ascii="Consolas" w:hAnsi="Consolas" w:cs="Consolas"/>
          <w:color w:val="000000"/>
          <w:sz w:val="18"/>
          <w:szCs w:val="20"/>
          <w:rPrChange w:id="72" w:author="Greg Landry" w:date="2017-04-03T15:36:00Z">
            <w:rPr>
              <w:ins w:id="73" w:author="Greg Landry" w:date="2017-04-03T15:35:00Z"/>
              <w:rFonts w:ascii="Consolas" w:hAnsi="Consolas" w:cs="Consolas"/>
              <w:color w:val="000000"/>
              <w:sz w:val="20"/>
              <w:szCs w:val="20"/>
            </w:rPr>
          </w:rPrChange>
        </w:rPr>
        <w:pPrChange w:id="74" w:author="Greg Landry" w:date="2017-04-03T15:36:00Z">
          <w:pPr>
            <w:autoSpaceDE w:val="0"/>
            <w:autoSpaceDN w:val="0"/>
            <w:adjustRightInd w:val="0"/>
            <w:spacing w:after="0" w:line="240" w:lineRule="auto"/>
          </w:pPr>
        </w:pPrChange>
      </w:pPr>
      <w:ins w:id="75" w:author="Greg Landry" w:date="2017-04-03T15:35:00Z">
        <w:r w:rsidRPr="00602B95">
          <w:rPr>
            <w:rFonts w:ascii="Consolas" w:hAnsi="Consolas" w:cs="Consolas"/>
            <w:color w:val="000000"/>
            <w:sz w:val="18"/>
            <w:szCs w:val="20"/>
            <w:rPrChange w:id="76" w:author="Greg Landry" w:date="2017-04-03T15:36:00Z">
              <w:rPr>
                <w:rFonts w:ascii="Consolas" w:hAnsi="Consolas" w:cs="Consolas"/>
                <w:color w:val="000000"/>
                <w:sz w:val="20"/>
                <w:szCs w:val="20"/>
              </w:rPr>
            </w:rPrChange>
          </w:rPr>
          <w:t>.</w:t>
        </w:r>
      </w:ins>
    </w:p>
    <w:p w14:paraId="238DFEC2" w14:textId="6CEC2C9F" w:rsidR="00602B95" w:rsidRPr="00602B95" w:rsidRDefault="00602B95">
      <w:pPr>
        <w:autoSpaceDE w:val="0"/>
        <w:autoSpaceDN w:val="0"/>
        <w:adjustRightInd w:val="0"/>
        <w:spacing w:after="0" w:line="240" w:lineRule="auto"/>
        <w:ind w:left="720"/>
        <w:rPr>
          <w:ins w:id="77" w:author="Greg Landry" w:date="2017-04-03T15:35:00Z"/>
          <w:rFonts w:ascii="Consolas" w:hAnsi="Consolas" w:cs="Consolas"/>
          <w:sz w:val="18"/>
          <w:szCs w:val="20"/>
          <w:rPrChange w:id="78" w:author="Greg Landry" w:date="2017-04-03T15:36:00Z">
            <w:rPr>
              <w:ins w:id="79" w:author="Greg Landry" w:date="2017-04-03T15:35:00Z"/>
              <w:rFonts w:ascii="Consolas" w:hAnsi="Consolas" w:cs="Consolas"/>
              <w:sz w:val="20"/>
              <w:szCs w:val="20"/>
            </w:rPr>
          </w:rPrChange>
        </w:rPr>
        <w:pPrChange w:id="80" w:author="Greg Landry" w:date="2017-04-03T15:36:00Z">
          <w:pPr>
            <w:autoSpaceDE w:val="0"/>
            <w:autoSpaceDN w:val="0"/>
            <w:adjustRightInd w:val="0"/>
            <w:spacing w:after="0" w:line="240" w:lineRule="auto"/>
          </w:pPr>
        </w:pPrChange>
      </w:pPr>
      <w:ins w:id="81" w:author="Greg Landry" w:date="2017-04-03T15:35:00Z">
        <w:r w:rsidRPr="00602B95">
          <w:rPr>
            <w:rFonts w:ascii="Consolas" w:hAnsi="Consolas" w:cs="Consolas"/>
            <w:color w:val="000000"/>
            <w:sz w:val="18"/>
            <w:szCs w:val="20"/>
            <w:rPrChange w:id="82" w:author="Greg Landry" w:date="2017-04-03T15:36:00Z">
              <w:rPr>
                <w:rFonts w:ascii="Consolas" w:hAnsi="Consolas" w:cs="Consolas"/>
                <w:color w:val="000000"/>
                <w:sz w:val="20"/>
                <w:szCs w:val="20"/>
              </w:rPr>
            </w:rPrChange>
          </w:rPr>
          <w:t xml:space="preserve">wiced_rtos_create_thread(&amp;mySpecialThreadHandle, THREAD_PRIORITY, </w:t>
        </w:r>
        <w:r w:rsidRPr="00602B95">
          <w:rPr>
            <w:rFonts w:ascii="Consolas" w:hAnsi="Consolas" w:cs="Consolas"/>
            <w:color w:val="2A00FF"/>
            <w:sz w:val="18"/>
            <w:szCs w:val="20"/>
            <w:rPrChange w:id="83" w:author="Greg Landry" w:date="2017-04-03T15:36:00Z">
              <w:rPr>
                <w:rFonts w:ascii="Consolas" w:hAnsi="Consolas" w:cs="Consolas"/>
                <w:color w:val="2A00FF"/>
                <w:sz w:val="20"/>
                <w:szCs w:val="20"/>
              </w:rPr>
            </w:rPrChange>
          </w:rPr>
          <w:t>"mySpecialThreadName"</w:t>
        </w:r>
        <w:r w:rsidRPr="00602B95">
          <w:rPr>
            <w:rFonts w:ascii="Consolas" w:hAnsi="Consolas" w:cs="Consolas"/>
            <w:color w:val="000000"/>
            <w:sz w:val="18"/>
            <w:szCs w:val="20"/>
            <w:rPrChange w:id="84" w:author="Greg Landry" w:date="2017-04-03T15:36:00Z">
              <w:rPr>
                <w:rFonts w:ascii="Consolas" w:hAnsi="Consolas" w:cs="Consolas"/>
                <w:color w:val="000000"/>
                <w:sz w:val="20"/>
                <w:szCs w:val="20"/>
              </w:rPr>
            </w:rPrChange>
          </w:rPr>
          <w:t xml:space="preserve">, </w:t>
        </w:r>
      </w:ins>
      <w:ins w:id="85" w:author="Greg Landry" w:date="2017-04-03T15:36:00Z">
        <w:r w:rsidRPr="00602B95">
          <w:rPr>
            <w:rFonts w:ascii="Consolas" w:hAnsi="Consolas" w:cs="Consolas"/>
            <w:color w:val="000000"/>
            <w:sz w:val="18"/>
            <w:szCs w:val="20"/>
            <w:rPrChange w:id="86" w:author="Greg Landry" w:date="2017-04-03T15:36:00Z">
              <w:rPr>
                <w:rFonts w:ascii="Consolas" w:hAnsi="Consolas" w:cs="Consolas"/>
                <w:color w:val="000000"/>
                <w:sz w:val="20"/>
                <w:szCs w:val="20"/>
              </w:rPr>
            </w:rPrChange>
          </w:rPr>
          <w:t>mySpecial</w:t>
        </w:r>
      </w:ins>
      <w:ins w:id="87" w:author="Greg Landry" w:date="2017-04-03T15:35:00Z">
        <w:r w:rsidRPr="00602B95">
          <w:rPr>
            <w:rFonts w:ascii="Consolas" w:hAnsi="Consolas" w:cs="Consolas"/>
            <w:color w:val="000000"/>
            <w:sz w:val="18"/>
            <w:szCs w:val="20"/>
            <w:rPrChange w:id="88" w:author="Greg Landry" w:date="2017-04-03T15:36:00Z">
              <w:rPr>
                <w:rFonts w:ascii="Consolas" w:hAnsi="Consolas" w:cs="Consolas"/>
                <w:color w:val="000000"/>
                <w:sz w:val="20"/>
                <w:szCs w:val="20"/>
              </w:rPr>
            </w:rPrChange>
          </w:rPr>
          <w:t>Thread, THREAD_STACK_SIZE, NULL);</w:t>
        </w:r>
      </w:ins>
    </w:p>
    <w:p w14:paraId="5D6CD58D" w14:textId="77777777" w:rsidR="00602B95" w:rsidRDefault="00602B95" w:rsidP="00602B95">
      <w:pPr>
        <w:autoSpaceDE w:val="0"/>
        <w:autoSpaceDN w:val="0"/>
        <w:adjustRightInd w:val="0"/>
        <w:spacing w:after="0" w:line="240" w:lineRule="auto"/>
        <w:rPr>
          <w:ins w:id="89" w:author="Greg Landry" w:date="2017-04-03T15:34:00Z"/>
          <w:rFonts w:ascii="Consolas" w:hAnsi="Consolas" w:cs="Consolas"/>
          <w:sz w:val="20"/>
          <w:szCs w:val="20"/>
        </w:rPr>
      </w:pPr>
    </w:p>
    <w:p w14:paraId="77C9B848" w14:textId="4A82568C" w:rsidR="00020D29" w:rsidRPr="00130A83" w:rsidRDefault="000E467D" w:rsidP="00B527A0">
      <w:r>
        <w:t>The thread function must match</w:t>
      </w:r>
      <w:r w:rsidR="003A71CA">
        <w:t xml:space="preserve"> type</w:t>
      </w:r>
      <w:r w:rsidR="00020D29">
        <w:t xml:space="preserve"> </w:t>
      </w:r>
      <w:r w:rsidR="00020D29" w:rsidRPr="00AD55D5">
        <w:rPr>
          <w:i/>
        </w:rPr>
        <w:t>wiced_thread_function_t</w:t>
      </w:r>
      <w:r w:rsidR="00130A83">
        <w:t xml:space="preserve">. </w:t>
      </w:r>
      <w:r w:rsidR="00D95B97">
        <w:t xml:space="preserve">It must take a single argument of type </w:t>
      </w:r>
      <w:r w:rsidR="00D95B97" w:rsidRPr="00997A9B">
        <w:rPr>
          <w:i/>
        </w:rPr>
        <w:t>wiced_thread_arg_t</w:t>
      </w:r>
      <w:r w:rsidR="00D95B97">
        <w:t xml:space="preserve"> and must have a </w:t>
      </w:r>
      <w:r w:rsidR="00D95B97" w:rsidRPr="00997A9B">
        <w:rPr>
          <w:i/>
        </w:rPr>
        <w:t>void</w:t>
      </w:r>
      <w:r w:rsidR="00D95B97">
        <w:t xml:space="preserve"> return.</w:t>
      </w:r>
    </w:p>
    <w:p w14:paraId="58AE212C" w14:textId="7D17A625" w:rsidR="00B527A0" w:rsidRDefault="00B527A0" w:rsidP="00B527A0">
      <w:r>
        <w:t xml:space="preserve">The body of a thread looks just like the </w:t>
      </w:r>
      <w:del w:id="90" w:author="Greg Landry" w:date="2017-04-03T15:30:00Z">
        <w:r w:rsidDel="00EF67A9">
          <w:delText xml:space="preserve">infinite loop of </w:delText>
        </w:r>
      </w:del>
      <w:r>
        <w:t>“main”</w:t>
      </w:r>
      <w:ins w:id="91" w:author="Greg Landry" w:date="2017-04-03T15:31:00Z">
        <w:r w:rsidR="00EF67A9">
          <w:t xml:space="preserve"> function</w:t>
        </w:r>
      </w:ins>
      <w:ins w:id="92" w:author="Greg Landry" w:date="2017-04-03T15:33:00Z">
        <w:r w:rsidR="00924679">
          <w:t xml:space="preserve"> of your application (in fact, the main function is really just a thread that gets initialized automatically)</w:t>
        </w:r>
      </w:ins>
      <w:r w:rsidR="005716DE">
        <w:t>.</w:t>
      </w:r>
      <w:ins w:id="93" w:author="Greg Landry" w:date="2017-04-03T15:31:00Z">
        <w:r w:rsidR="00EF67A9">
          <w:t xml:space="preserve"> Typically a thread </w:t>
        </w:r>
      </w:ins>
      <w:ins w:id="94" w:author="Greg Landry" w:date="2017-04-03T15:34:00Z">
        <w:r w:rsidR="00924679">
          <w:t>will</w:t>
        </w:r>
      </w:ins>
      <w:ins w:id="95" w:author="Greg Landry" w:date="2017-04-03T15:31:00Z">
        <w:r w:rsidR="00EF67A9">
          <w:t xml:space="preserve"> run forever (just like ‘main”</w:t>
        </w:r>
      </w:ins>
      <w:ins w:id="96" w:author="Greg Landry" w:date="2017-04-03T15:34:00Z">
        <w:r w:rsidR="00924679">
          <w:t>)</w:t>
        </w:r>
      </w:ins>
      <w:ins w:id="97" w:author="Greg Landry" w:date="2017-04-03T15:31:00Z">
        <w:r w:rsidR="00EF67A9">
          <w:t xml:space="preserve"> so it will have an initialization section and a while(1) loop that </w:t>
        </w:r>
        <w:r w:rsidR="00562AF8">
          <w:t>repeats</w:t>
        </w:r>
        <w:r w:rsidR="00EF67A9">
          <w:t xml:space="preserve"> forever.</w:t>
        </w:r>
      </w:ins>
      <w:r w:rsidR="005716DE">
        <w:t xml:space="preserve">  For e</w:t>
      </w:r>
      <w:r>
        <w:t>xample</w:t>
      </w:r>
      <w:r w:rsidR="005716DE">
        <w:t>:</w:t>
      </w:r>
    </w:p>
    <w:p w14:paraId="305CC721" w14:textId="6FB12666" w:rsidR="00B527A0" w:rsidRPr="00602B95" w:rsidRDefault="00020D29">
      <w:pPr>
        <w:pStyle w:val="CCode"/>
        <w:keepNext/>
        <w:spacing w:after="0"/>
        <w:rPr>
          <w:rFonts w:ascii="Consolas" w:eastAsiaTheme="minorHAnsi" w:hAnsi="Consolas" w:cs="Consolas"/>
          <w:color w:val="005032"/>
          <w:kern w:val="0"/>
          <w:szCs w:val="20"/>
          <w:rPrChange w:id="98" w:author="Greg Landry" w:date="2017-04-03T15:36:00Z">
            <w:rPr/>
          </w:rPrChange>
        </w:rPr>
        <w:pPrChange w:id="99" w:author="Greg Landry" w:date="2017-04-03T15:38:00Z">
          <w:pPr>
            <w:pStyle w:val="CCode"/>
            <w:spacing w:after="0"/>
          </w:pPr>
        </w:pPrChange>
      </w:pPr>
      <w:r w:rsidRPr="00602B95">
        <w:rPr>
          <w:rFonts w:ascii="Consolas" w:eastAsiaTheme="minorHAnsi" w:hAnsi="Consolas" w:cs="Consolas"/>
          <w:b/>
          <w:bCs/>
          <w:color w:val="7F0055"/>
          <w:kern w:val="0"/>
          <w:szCs w:val="20"/>
          <w:rPrChange w:id="100" w:author="Greg Landry" w:date="2017-04-03T15:37:00Z">
            <w:rPr/>
          </w:rPrChange>
        </w:rPr>
        <w:t>void</w:t>
      </w:r>
      <w:r w:rsidRPr="00602B95">
        <w:rPr>
          <w:rFonts w:ascii="Consolas" w:eastAsiaTheme="minorHAnsi" w:hAnsi="Consolas" w:cs="Consolas"/>
          <w:color w:val="005032"/>
          <w:kern w:val="0"/>
          <w:szCs w:val="20"/>
          <w:rPrChange w:id="101" w:author="Greg Landry" w:date="2017-04-03T15:36:00Z">
            <w:rPr/>
          </w:rPrChange>
        </w:rPr>
        <w:t xml:space="preserve"> </w:t>
      </w:r>
      <w:r w:rsidRPr="00602B95">
        <w:rPr>
          <w:rFonts w:ascii="Consolas" w:eastAsiaTheme="minorHAnsi" w:hAnsi="Consolas" w:cs="Consolas"/>
          <w:color w:val="000000"/>
          <w:kern w:val="0"/>
          <w:szCs w:val="20"/>
          <w:rPrChange w:id="102" w:author="Greg Landry" w:date="2017-04-03T15:37:00Z">
            <w:rPr/>
          </w:rPrChange>
        </w:rPr>
        <w:t>mySpecialThread(</w:t>
      </w:r>
      <w:r w:rsidR="005716DE" w:rsidRPr="00602B95">
        <w:rPr>
          <w:rFonts w:ascii="Consolas" w:eastAsiaTheme="minorHAnsi" w:hAnsi="Consolas" w:cs="Consolas"/>
          <w:color w:val="005032"/>
          <w:kern w:val="0"/>
          <w:szCs w:val="20"/>
          <w:rPrChange w:id="103" w:author="Greg Landry" w:date="2017-04-03T15:36:00Z">
            <w:rPr/>
          </w:rPrChange>
        </w:rPr>
        <w:t xml:space="preserve">wiced_thread_arg_t </w:t>
      </w:r>
      <w:r w:rsidR="005716DE" w:rsidRPr="00602B95">
        <w:rPr>
          <w:rFonts w:ascii="Consolas" w:eastAsiaTheme="minorHAnsi" w:hAnsi="Consolas" w:cs="Consolas"/>
          <w:color w:val="000000"/>
          <w:kern w:val="0"/>
          <w:szCs w:val="20"/>
          <w:rPrChange w:id="104" w:author="Greg Landry" w:date="2017-04-03T15:37:00Z">
            <w:rPr/>
          </w:rPrChange>
        </w:rPr>
        <w:t>arg</w:t>
      </w:r>
      <w:r w:rsidRPr="00602B95">
        <w:rPr>
          <w:rFonts w:ascii="Consolas" w:eastAsiaTheme="minorHAnsi" w:hAnsi="Consolas" w:cs="Consolas"/>
          <w:color w:val="000000"/>
          <w:kern w:val="0"/>
          <w:szCs w:val="20"/>
          <w:rPrChange w:id="105" w:author="Greg Landry" w:date="2017-04-03T15:37:00Z">
            <w:rPr/>
          </w:rPrChange>
        </w:rPr>
        <w:t>)</w:t>
      </w:r>
    </w:p>
    <w:p w14:paraId="74EA9AA4" w14:textId="115DE6E8" w:rsidR="00020D29" w:rsidRPr="00602B95" w:rsidRDefault="00020D29">
      <w:pPr>
        <w:pStyle w:val="CCode"/>
        <w:keepNext/>
        <w:spacing w:after="0"/>
        <w:rPr>
          <w:rFonts w:ascii="Consolas" w:eastAsiaTheme="minorHAnsi" w:hAnsi="Consolas" w:cs="Consolas"/>
          <w:color w:val="005032"/>
          <w:kern w:val="0"/>
          <w:szCs w:val="20"/>
          <w:rPrChange w:id="106" w:author="Greg Landry" w:date="2017-04-03T15:36:00Z">
            <w:rPr/>
          </w:rPrChange>
        </w:rPr>
        <w:pPrChange w:id="107" w:author="Greg Landry" w:date="2017-04-03T15:38:00Z">
          <w:pPr>
            <w:pStyle w:val="CCode"/>
            <w:spacing w:after="0"/>
          </w:pPr>
        </w:pPrChange>
      </w:pPr>
      <w:r w:rsidRPr="00602B95">
        <w:rPr>
          <w:rFonts w:ascii="Consolas" w:eastAsiaTheme="minorHAnsi" w:hAnsi="Consolas" w:cs="Consolas"/>
          <w:color w:val="005032"/>
          <w:kern w:val="0"/>
          <w:szCs w:val="20"/>
          <w:rPrChange w:id="108" w:author="Greg Landry" w:date="2017-04-03T15:36:00Z">
            <w:rPr/>
          </w:rPrChange>
        </w:rPr>
        <w:t>{</w:t>
      </w:r>
    </w:p>
    <w:p w14:paraId="184EA17E" w14:textId="42390F84" w:rsidR="00020D29" w:rsidRPr="00602B95" w:rsidRDefault="006D30AB">
      <w:pPr>
        <w:pStyle w:val="CCode"/>
        <w:keepNext/>
        <w:tabs>
          <w:tab w:val="left" w:pos="1080"/>
        </w:tabs>
        <w:spacing w:after="0"/>
        <w:rPr>
          <w:rFonts w:ascii="Consolas" w:eastAsiaTheme="minorHAnsi" w:hAnsi="Consolas" w:cs="Consolas"/>
          <w:color w:val="005032"/>
          <w:kern w:val="0"/>
          <w:szCs w:val="20"/>
          <w:rPrChange w:id="109" w:author="Greg Landry" w:date="2017-04-03T15:36:00Z">
            <w:rPr/>
          </w:rPrChange>
        </w:rPr>
        <w:pPrChange w:id="110" w:author="Greg Landry" w:date="2017-04-03T15:38:00Z">
          <w:pPr>
            <w:pStyle w:val="CCode"/>
            <w:tabs>
              <w:tab w:val="left" w:pos="1080"/>
            </w:tabs>
            <w:spacing w:after="0"/>
          </w:pPr>
        </w:pPrChange>
      </w:pPr>
      <w:r w:rsidRPr="00602B95">
        <w:rPr>
          <w:rFonts w:ascii="Consolas" w:eastAsiaTheme="minorHAnsi" w:hAnsi="Consolas" w:cs="Consolas"/>
          <w:color w:val="005032"/>
          <w:kern w:val="0"/>
          <w:szCs w:val="20"/>
          <w:rPrChange w:id="111" w:author="Greg Landry" w:date="2017-04-03T15:36:00Z">
            <w:rPr/>
          </w:rPrChange>
        </w:rPr>
        <w:tab/>
      </w:r>
      <w:r w:rsidR="00020D29" w:rsidRPr="00602B95">
        <w:rPr>
          <w:rFonts w:ascii="Consolas" w:eastAsiaTheme="minorHAnsi" w:hAnsi="Consolas" w:cs="Consolas"/>
          <w:color w:val="005032"/>
          <w:kern w:val="0"/>
          <w:szCs w:val="20"/>
          <w:rPrChange w:id="112" w:author="Greg Landry" w:date="2017-04-03T15:36:00Z">
            <w:rPr/>
          </w:rPrChange>
        </w:rPr>
        <w:t xml:space="preserve">const int </w:t>
      </w:r>
      <w:r w:rsidR="00020D29" w:rsidRPr="00602B95">
        <w:rPr>
          <w:rFonts w:ascii="Consolas" w:eastAsiaTheme="minorHAnsi" w:hAnsi="Consolas" w:cs="Consolas"/>
          <w:color w:val="000000"/>
          <w:kern w:val="0"/>
          <w:szCs w:val="20"/>
          <w:rPrChange w:id="113" w:author="Greg Landry" w:date="2017-04-03T15:37:00Z">
            <w:rPr/>
          </w:rPrChange>
        </w:rPr>
        <w:t>delay=100;</w:t>
      </w:r>
      <w:del w:id="114" w:author="Greg Landry" w:date="2017-04-03T15:36:00Z">
        <w:r w:rsidR="00020D29" w:rsidRPr="00602B95" w:rsidDel="00602B95">
          <w:rPr>
            <w:rFonts w:ascii="Consolas" w:eastAsiaTheme="minorHAnsi" w:hAnsi="Consolas" w:cs="Consolas"/>
            <w:color w:val="005032"/>
            <w:kern w:val="0"/>
            <w:szCs w:val="20"/>
            <w:rPrChange w:id="115" w:author="Greg Landry" w:date="2017-04-03T15:36:00Z">
              <w:rPr/>
            </w:rPrChange>
          </w:rPr>
          <w:delText xml:space="preserve"> // </w:delText>
        </w:r>
      </w:del>
    </w:p>
    <w:p w14:paraId="3DFF2AD2" w14:textId="1C0555DB" w:rsidR="000C5FAA" w:rsidRPr="00602B95" w:rsidRDefault="006D30AB">
      <w:pPr>
        <w:pStyle w:val="CCode"/>
        <w:keepNext/>
        <w:tabs>
          <w:tab w:val="left" w:pos="1080"/>
        </w:tabs>
        <w:spacing w:after="0"/>
        <w:rPr>
          <w:rFonts w:ascii="Consolas" w:eastAsiaTheme="minorHAnsi" w:hAnsi="Consolas" w:cs="Consolas"/>
          <w:color w:val="000000"/>
          <w:kern w:val="0"/>
          <w:szCs w:val="20"/>
          <w:rPrChange w:id="116" w:author="Greg Landry" w:date="2017-04-03T15:37:00Z">
            <w:rPr/>
          </w:rPrChange>
        </w:rPr>
        <w:pPrChange w:id="117" w:author="Greg Landry" w:date="2017-04-03T15:38:00Z">
          <w:pPr>
            <w:pStyle w:val="CCode"/>
            <w:tabs>
              <w:tab w:val="left" w:pos="1080"/>
            </w:tabs>
            <w:spacing w:after="0"/>
          </w:pPr>
        </w:pPrChange>
      </w:pPr>
      <w:r w:rsidRPr="00602B95">
        <w:rPr>
          <w:rFonts w:ascii="Consolas" w:eastAsiaTheme="minorHAnsi" w:hAnsi="Consolas" w:cs="Consolas"/>
          <w:color w:val="005032"/>
          <w:kern w:val="0"/>
          <w:szCs w:val="20"/>
          <w:rPrChange w:id="118" w:author="Greg Landry" w:date="2017-04-03T15:36:00Z">
            <w:rPr/>
          </w:rPrChange>
        </w:rPr>
        <w:tab/>
      </w:r>
      <w:r w:rsidR="000C5FAA" w:rsidRPr="00602B95">
        <w:rPr>
          <w:rFonts w:ascii="Consolas" w:eastAsiaTheme="minorHAnsi" w:hAnsi="Consolas" w:cs="Consolas"/>
          <w:color w:val="000000"/>
          <w:kern w:val="0"/>
          <w:szCs w:val="20"/>
          <w:rPrChange w:id="119" w:author="Greg Landry" w:date="2017-04-03T15:37:00Z">
            <w:rPr/>
          </w:rPrChange>
        </w:rPr>
        <w:t>while(1)</w:t>
      </w:r>
    </w:p>
    <w:p w14:paraId="4D43F6EB" w14:textId="13BB648A" w:rsidR="00020D29" w:rsidRPr="00602B95" w:rsidRDefault="006D30AB">
      <w:pPr>
        <w:pStyle w:val="CCode"/>
        <w:keepNext/>
        <w:tabs>
          <w:tab w:val="left" w:pos="1080"/>
        </w:tabs>
        <w:spacing w:after="0"/>
        <w:rPr>
          <w:rFonts w:ascii="Consolas" w:eastAsiaTheme="minorHAnsi" w:hAnsi="Consolas" w:cs="Consolas"/>
          <w:color w:val="000000"/>
          <w:kern w:val="0"/>
          <w:szCs w:val="20"/>
          <w:rPrChange w:id="120" w:author="Greg Landry" w:date="2017-04-03T15:37:00Z">
            <w:rPr/>
          </w:rPrChange>
        </w:rPr>
        <w:pPrChange w:id="121" w:author="Greg Landry" w:date="2017-04-03T15:38:00Z">
          <w:pPr>
            <w:pStyle w:val="CCode"/>
            <w:tabs>
              <w:tab w:val="left" w:pos="1080"/>
            </w:tabs>
            <w:spacing w:after="0"/>
          </w:pPr>
        </w:pPrChange>
      </w:pPr>
      <w:r w:rsidRPr="00602B95">
        <w:rPr>
          <w:rFonts w:ascii="Consolas" w:eastAsiaTheme="minorHAnsi" w:hAnsi="Consolas" w:cs="Consolas"/>
          <w:color w:val="000000"/>
          <w:kern w:val="0"/>
          <w:szCs w:val="20"/>
          <w:rPrChange w:id="122" w:author="Greg Landry" w:date="2017-04-03T15:37:00Z">
            <w:rPr/>
          </w:rPrChange>
        </w:rPr>
        <w:tab/>
      </w:r>
      <w:r w:rsidR="00020D29" w:rsidRPr="00602B95">
        <w:rPr>
          <w:rFonts w:ascii="Consolas" w:eastAsiaTheme="minorHAnsi" w:hAnsi="Consolas" w:cs="Consolas"/>
          <w:color w:val="000000"/>
          <w:kern w:val="0"/>
          <w:szCs w:val="20"/>
          <w:rPrChange w:id="123" w:author="Greg Landry" w:date="2017-04-03T15:37:00Z">
            <w:rPr/>
          </w:rPrChange>
        </w:rPr>
        <w:t>{</w:t>
      </w:r>
    </w:p>
    <w:p w14:paraId="20B378FA" w14:textId="3B6F67AB" w:rsidR="00020D29" w:rsidRPr="00602B95" w:rsidRDefault="006D30AB">
      <w:pPr>
        <w:pStyle w:val="CCode"/>
        <w:keepNext/>
        <w:tabs>
          <w:tab w:val="left" w:pos="1080"/>
          <w:tab w:val="left" w:pos="1440"/>
        </w:tabs>
        <w:spacing w:after="0"/>
        <w:rPr>
          <w:rFonts w:ascii="Consolas" w:eastAsiaTheme="minorHAnsi" w:hAnsi="Consolas" w:cs="Consolas"/>
          <w:color w:val="000000"/>
          <w:kern w:val="0"/>
          <w:szCs w:val="20"/>
          <w:rPrChange w:id="124" w:author="Greg Landry" w:date="2017-04-03T15:37:00Z">
            <w:rPr/>
          </w:rPrChange>
        </w:rPr>
        <w:pPrChange w:id="125" w:author="Greg Landry" w:date="2017-04-03T15:38:00Z">
          <w:pPr>
            <w:pStyle w:val="CCode"/>
            <w:tabs>
              <w:tab w:val="left" w:pos="1080"/>
              <w:tab w:val="left" w:pos="1440"/>
            </w:tabs>
            <w:spacing w:after="0"/>
          </w:pPr>
        </w:pPrChange>
      </w:pPr>
      <w:r w:rsidRPr="00602B95">
        <w:rPr>
          <w:rFonts w:ascii="Consolas" w:eastAsiaTheme="minorHAnsi" w:hAnsi="Consolas" w:cs="Consolas"/>
          <w:color w:val="000000"/>
          <w:kern w:val="0"/>
          <w:szCs w:val="20"/>
          <w:rPrChange w:id="126" w:author="Greg Landry" w:date="2017-04-03T15:37:00Z">
            <w:rPr/>
          </w:rPrChange>
        </w:rPr>
        <w:tab/>
      </w:r>
      <w:r w:rsidRPr="00602B95">
        <w:rPr>
          <w:rFonts w:ascii="Consolas" w:eastAsiaTheme="minorHAnsi" w:hAnsi="Consolas" w:cs="Consolas"/>
          <w:color w:val="000000"/>
          <w:kern w:val="0"/>
          <w:szCs w:val="20"/>
          <w:rPrChange w:id="127" w:author="Greg Landry" w:date="2017-04-03T15:37:00Z">
            <w:rPr/>
          </w:rPrChange>
        </w:rPr>
        <w:tab/>
      </w:r>
      <w:r w:rsidR="00020D29" w:rsidRPr="00602B95">
        <w:rPr>
          <w:rFonts w:ascii="Consolas" w:eastAsiaTheme="minorHAnsi" w:hAnsi="Consolas" w:cs="Consolas"/>
          <w:color w:val="000000"/>
          <w:kern w:val="0"/>
          <w:szCs w:val="20"/>
          <w:rPrChange w:id="128" w:author="Greg Landry" w:date="2017-04-03T15:37:00Z">
            <w:rPr/>
          </w:rPrChange>
        </w:rPr>
        <w:t>processData();</w:t>
      </w:r>
    </w:p>
    <w:p w14:paraId="2034CA51" w14:textId="7EB20AB7" w:rsidR="00020D29" w:rsidRPr="00602B95" w:rsidRDefault="00020D29">
      <w:pPr>
        <w:pStyle w:val="CCode"/>
        <w:keepNext/>
        <w:tabs>
          <w:tab w:val="left" w:pos="1080"/>
          <w:tab w:val="left" w:pos="1440"/>
        </w:tabs>
        <w:spacing w:after="0"/>
        <w:rPr>
          <w:rFonts w:ascii="Consolas" w:eastAsiaTheme="minorHAnsi" w:hAnsi="Consolas" w:cs="Consolas"/>
          <w:color w:val="000000"/>
          <w:kern w:val="0"/>
          <w:szCs w:val="20"/>
          <w:rPrChange w:id="129" w:author="Greg Landry" w:date="2017-04-03T15:37:00Z">
            <w:rPr/>
          </w:rPrChange>
        </w:rPr>
        <w:pPrChange w:id="130" w:author="Greg Landry" w:date="2017-04-03T15:38:00Z">
          <w:pPr>
            <w:pStyle w:val="CCode"/>
            <w:tabs>
              <w:tab w:val="left" w:pos="1080"/>
              <w:tab w:val="left" w:pos="1440"/>
            </w:tabs>
            <w:spacing w:after="0"/>
          </w:pPr>
        </w:pPrChange>
      </w:pPr>
      <w:r w:rsidRPr="00602B95">
        <w:rPr>
          <w:rFonts w:ascii="Consolas" w:eastAsiaTheme="minorHAnsi" w:hAnsi="Consolas" w:cs="Consolas"/>
          <w:color w:val="000000"/>
          <w:kern w:val="0"/>
          <w:szCs w:val="20"/>
          <w:rPrChange w:id="131" w:author="Greg Landry" w:date="2017-04-03T15:37:00Z">
            <w:rPr/>
          </w:rPrChange>
        </w:rPr>
        <w:tab/>
      </w:r>
      <w:r w:rsidRPr="00602B95">
        <w:rPr>
          <w:rFonts w:ascii="Consolas" w:eastAsiaTheme="minorHAnsi" w:hAnsi="Consolas" w:cs="Consolas"/>
          <w:color w:val="000000"/>
          <w:kern w:val="0"/>
          <w:szCs w:val="20"/>
          <w:rPrChange w:id="132" w:author="Greg Landry" w:date="2017-04-03T15:37:00Z">
            <w:rPr/>
          </w:rPrChange>
        </w:rPr>
        <w:tab/>
        <w:t>wiced_rtos_delay</w:t>
      </w:r>
      <w:r w:rsidR="00D65D87" w:rsidRPr="00602B95">
        <w:rPr>
          <w:rFonts w:ascii="Consolas" w:eastAsiaTheme="minorHAnsi" w:hAnsi="Consolas" w:cs="Consolas"/>
          <w:color w:val="000000"/>
          <w:kern w:val="0"/>
          <w:szCs w:val="20"/>
          <w:rPrChange w:id="133" w:author="Greg Landry" w:date="2017-04-03T15:37:00Z">
            <w:rPr/>
          </w:rPrChange>
        </w:rPr>
        <w:t>_milliseconds</w:t>
      </w:r>
      <w:r w:rsidRPr="00602B95">
        <w:rPr>
          <w:rFonts w:ascii="Consolas" w:eastAsiaTheme="minorHAnsi" w:hAnsi="Consolas" w:cs="Consolas"/>
          <w:color w:val="000000"/>
          <w:kern w:val="0"/>
          <w:szCs w:val="20"/>
          <w:rPrChange w:id="134" w:author="Greg Landry" w:date="2017-04-03T15:37:00Z">
            <w:rPr/>
          </w:rPrChange>
        </w:rPr>
        <w:t>(delay);</w:t>
      </w:r>
    </w:p>
    <w:p w14:paraId="0058AD4B" w14:textId="4E1BEF2D" w:rsidR="00020D29" w:rsidRPr="00602B95" w:rsidRDefault="00020D29">
      <w:pPr>
        <w:pStyle w:val="CCode"/>
        <w:keepNext/>
        <w:tabs>
          <w:tab w:val="left" w:pos="1080"/>
        </w:tabs>
        <w:spacing w:after="0"/>
        <w:rPr>
          <w:rFonts w:ascii="Consolas" w:eastAsiaTheme="minorHAnsi" w:hAnsi="Consolas" w:cs="Consolas"/>
          <w:color w:val="000000"/>
          <w:kern w:val="0"/>
          <w:szCs w:val="20"/>
          <w:rPrChange w:id="135" w:author="Greg Landry" w:date="2017-04-03T15:37:00Z">
            <w:rPr/>
          </w:rPrChange>
        </w:rPr>
        <w:pPrChange w:id="136" w:author="Greg Landry" w:date="2017-04-03T15:38:00Z">
          <w:pPr>
            <w:pStyle w:val="CCode"/>
            <w:tabs>
              <w:tab w:val="left" w:pos="1080"/>
            </w:tabs>
            <w:spacing w:after="0"/>
          </w:pPr>
        </w:pPrChange>
      </w:pPr>
      <w:r w:rsidRPr="00602B95">
        <w:rPr>
          <w:rFonts w:ascii="Consolas" w:eastAsiaTheme="minorHAnsi" w:hAnsi="Consolas" w:cs="Consolas"/>
          <w:color w:val="000000"/>
          <w:kern w:val="0"/>
          <w:szCs w:val="20"/>
          <w:rPrChange w:id="137" w:author="Greg Landry" w:date="2017-04-03T15:37:00Z">
            <w:rPr/>
          </w:rPrChange>
        </w:rPr>
        <w:tab/>
        <w:t>}</w:t>
      </w:r>
    </w:p>
    <w:p w14:paraId="72571217" w14:textId="5A701125" w:rsidR="00020D29" w:rsidRPr="00602B95" w:rsidRDefault="00020D29" w:rsidP="004B29F6">
      <w:pPr>
        <w:pStyle w:val="CCode"/>
        <w:tabs>
          <w:tab w:val="left" w:pos="1080"/>
        </w:tabs>
        <w:rPr>
          <w:rFonts w:ascii="Consolas" w:eastAsiaTheme="minorHAnsi" w:hAnsi="Consolas" w:cs="Consolas"/>
          <w:color w:val="000000"/>
          <w:kern w:val="0"/>
          <w:szCs w:val="20"/>
          <w:rPrChange w:id="138" w:author="Greg Landry" w:date="2017-04-03T15:37:00Z">
            <w:rPr/>
          </w:rPrChange>
        </w:rPr>
      </w:pPr>
      <w:r w:rsidRPr="00602B95">
        <w:rPr>
          <w:rFonts w:ascii="Consolas" w:eastAsiaTheme="minorHAnsi" w:hAnsi="Consolas" w:cs="Consolas"/>
          <w:color w:val="000000"/>
          <w:kern w:val="0"/>
          <w:szCs w:val="20"/>
          <w:rPrChange w:id="139" w:author="Greg Landry" w:date="2017-04-03T15:37:00Z">
            <w:rPr/>
          </w:rPrChange>
        </w:rPr>
        <w:t>}</w:t>
      </w:r>
    </w:p>
    <w:p w14:paraId="533816AE" w14:textId="44DD336E" w:rsidR="00D65D87" w:rsidRDefault="00D65D87" w:rsidP="00B527A0">
      <w:r w:rsidRPr="00DB5897">
        <w:lastRenderedPageBreak/>
        <w:t xml:space="preserve">Note: you should (almost) always put a </w:t>
      </w:r>
      <w:r w:rsidRPr="00DB5897">
        <w:rPr>
          <w:i/>
        </w:rPr>
        <w:t>wiced_rtos_delay_milliseconds</w:t>
      </w:r>
      <w:r w:rsidR="008249B3">
        <w:rPr>
          <w:i/>
        </w:rPr>
        <w:t>()</w:t>
      </w:r>
      <w:r w:rsidRPr="00DB5897">
        <w:t xml:space="preserve"> or </w:t>
      </w:r>
      <w:r w:rsidRPr="00DB5897">
        <w:rPr>
          <w:i/>
        </w:rPr>
        <w:t>wiced_rtos_delay_microseconds</w:t>
      </w:r>
      <w:r w:rsidR="008249B3">
        <w:rPr>
          <w:i/>
        </w:rPr>
        <w:t>()</w:t>
      </w:r>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t>
      </w:r>
      <w:r w:rsidR="00392978" w:rsidRPr="00BF18E3">
        <w:rPr>
          <w:i/>
        </w:rPr>
        <w:t>while(1)</w:t>
      </w:r>
      <w:r w:rsidR="00392978">
        <w:t xml:space="preserve"> loop as well</w:t>
      </w:r>
      <w:r w:rsidR="00A46D45">
        <w:t xml:space="preserve"> since </w:t>
      </w:r>
      <w:r w:rsidR="00392978">
        <w:t>the main application is just another thread.</w:t>
      </w:r>
      <w:ins w:id="140" w:author="Greg Landry" w:date="2017-04-03T15:38:00Z">
        <w:r w:rsidR="001456B7">
          <w:t xml:space="preserve"> The exception is if you have some other thread control function such as a semaphore or queue which will cause the thread to periodically </w:t>
        </w:r>
      </w:ins>
      <w:ins w:id="141" w:author="Greg Landry" w:date="2017-04-03T15:39:00Z">
        <w:r w:rsidR="001456B7">
          <w:t>pause.</w:t>
        </w:r>
      </w:ins>
    </w:p>
    <w:p w14:paraId="0B7609B1" w14:textId="3CBE126A" w:rsidR="005716DE" w:rsidRDefault="005716DE" w:rsidP="00730343">
      <w:pPr>
        <w:keepNext/>
      </w:pPr>
      <w:r>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0EB21CED" w:rsidR="00730343" w:rsidRDefault="00730343" w:rsidP="00730343">
      <w:pPr>
        <w:jc w:val="center"/>
      </w:pPr>
      <w:r>
        <w:rPr>
          <w:noProof/>
        </w:rPr>
        <w:drawing>
          <wp:inline distT="0" distB="0" distL="0" distR="0" wp14:anchorId="620C757B" wp14:editId="6DCC9410">
            <wp:extent cx="5943600" cy="464611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290"/>
                    <a:stretch/>
                  </pic:blipFill>
                  <pic:spPr bwMode="auto">
                    <a:xfrm>
                      <a:off x="0" y="0"/>
                      <a:ext cx="5943600" cy="4646117"/>
                    </a:xfrm>
                    <a:prstGeom prst="rect">
                      <a:avLst/>
                    </a:prstGeom>
                    <a:ln>
                      <a:noFill/>
                    </a:ln>
                    <a:extLst>
                      <a:ext uri="{53640926-AAD7-44D8-BBD7-CCE9431645EC}">
                        <a14:shadowObscured xmlns:a14="http://schemas.microsoft.com/office/drawing/2010/main"/>
                      </a:ext>
                    </a:extLst>
                  </pic:spPr>
                </pic:pic>
              </a:graphicData>
            </a:graphic>
          </wp:inline>
        </w:drawing>
      </w:r>
    </w:p>
    <w:p w14:paraId="6BE0ED70" w14:textId="77777777" w:rsidR="00730343" w:rsidRDefault="00730343">
      <w:r>
        <w:br w:type="page"/>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1"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“sendToCloud” thread and a “collectDataThread”.  The sendToCloud thread will “get” the semaphore which will suspend the thread UNTIL the collectDataThread “set</w:t>
      </w:r>
      <w:r w:rsidR="004C151F">
        <w:t>s</w:t>
      </w:r>
      <w:r w:rsidR="008E0A16">
        <w:t>” the semaphore when it has new data available that needs to be sent to the cloud.</w:t>
      </w:r>
    </w:p>
    <w:p w14:paraId="7289944A" w14:textId="5AFC1267" w:rsidR="00C856FE" w:rsidRDefault="00C856FE" w:rsidP="005716DE">
      <w:r>
        <w:t xml:space="preserve">The get function requires a timeout parameter. This sets the time in milliseconds that the function waits before returning. </w:t>
      </w:r>
      <w:r w:rsidRPr="00D53EAC">
        <w:t>If you want the thread to wait</w:t>
      </w:r>
      <w:r w:rsidR="007B6D21">
        <w:t xml:space="preserve"> (almost)</w:t>
      </w:r>
      <w:r w:rsidRPr="00D53EAC">
        <w:t xml:space="preserve"> indefinitely for the semaphore to be set</w:t>
      </w:r>
      <w:r w:rsidR="00406CF9">
        <w:t>,</w:t>
      </w:r>
      <w:r w:rsidRPr="00D53EAC">
        <w:t xml:space="preserve"> </w:t>
      </w:r>
      <w:r w:rsidR="00EE5A51" w:rsidRPr="00D53EAC">
        <w:t>rather than continuing execution after a specific delay</w:t>
      </w:r>
      <w:r w:rsidR="00406CF9">
        <w:t>,</w:t>
      </w:r>
      <w:r w:rsidR="00EE5A51" w:rsidRPr="00D53EAC">
        <w:t xml:space="preserve"> </w:t>
      </w:r>
      <w:r w:rsidRPr="00D53EAC">
        <w:t>then use WICED_WAIT_FOREVER.</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B3D33E" w:rsidR="00730343" w:rsidRDefault="00730343" w:rsidP="005716DE">
      <w:r>
        <w:rPr>
          <w:noProof/>
        </w:rPr>
        <w:drawing>
          <wp:inline distT="0" distB="0" distL="0" distR="0" wp14:anchorId="52D8241F" wp14:editId="5C14EB2C">
            <wp:extent cx="5943600" cy="3109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792"/>
                    <a:stretch/>
                  </pic:blipFill>
                  <pic:spPr bwMode="auto">
                    <a:xfrm>
                      <a:off x="0" y="0"/>
                      <a:ext cx="5943600" cy="3109696"/>
                    </a:xfrm>
                    <a:prstGeom prst="rect">
                      <a:avLst/>
                    </a:prstGeom>
                    <a:ln>
                      <a:noFill/>
                    </a:ln>
                    <a:extLst>
                      <a:ext uri="{53640926-AAD7-44D8-BBD7-CCE9431645EC}">
                        <a14:shadowObscured xmlns:a14="http://schemas.microsoft.com/office/drawing/2010/main"/>
                      </a:ext>
                    </a:extLst>
                  </pic:spPr>
                </pic:pic>
              </a:graphicData>
            </a:graphic>
          </wp:inline>
        </w:drawing>
      </w:r>
    </w:p>
    <w:p w14:paraId="15BBCB71" w14:textId="48762296" w:rsidR="00730343" w:rsidRDefault="00730343">
      <w:r>
        <w:t xml:space="preserve">You should always initialize a semaphore </w:t>
      </w:r>
      <w:r w:rsidRPr="00043251">
        <w:rPr>
          <w:u w:val="single"/>
        </w:rPr>
        <w:t>before</w:t>
      </w:r>
      <w:r>
        <w:t xml:space="preserve"> starting any threads that use it. Otherwise, you may see unpredictable behavior.</w:t>
      </w:r>
      <w:r>
        <w:br w:type="page"/>
      </w:r>
    </w:p>
    <w:p w14:paraId="034DCEE3" w14:textId="77777777" w:rsidR="00C856FE" w:rsidRDefault="00C856FE" w:rsidP="00C856FE">
      <w:pPr>
        <w:pStyle w:val="Heading3"/>
      </w:pPr>
      <w:r>
        <w:lastRenderedPageBreak/>
        <w:t>Mutex</w:t>
      </w:r>
    </w:p>
    <w:p w14:paraId="5B067B22" w14:textId="6CCF5C88" w:rsidR="00C856FE" w:rsidRDefault="00C856FE" w:rsidP="00C856FE">
      <w:r>
        <w:t xml:space="preserve">Mutex is an abbreviation for “Mutual Exclusion”.  A mutex is a lock on a specific resource - if you request a mutex on a resource that is already locked by another thread, then your thread will go to sleep until the lock is released.  In the exercises for this chapter you will create a mutex for the WPRINT_APP_INFO function.  This function takes a variable amount of time to stream the bytes out through the UART.  If more than one thread uses this function to write to the UART at the same time, bad things </w:t>
      </w:r>
      <w:r w:rsidR="00043251">
        <w:t>could</w:t>
      </w:r>
      <w:r>
        <w:t xml:space="preserve"> happen.  You can protect yourself by using a mutex.</w:t>
      </w:r>
    </w:p>
    <w:p w14:paraId="218A308C" w14:textId="6342E925" w:rsidR="00C856FE" w:rsidRDefault="00C856FE" w:rsidP="00C856FE">
      <w:r>
        <w:t>The mutex functions are available in the documentation under Components</w:t>
      </w:r>
      <w:r>
        <w:sym w:font="Wingdings" w:char="F0E0"/>
      </w:r>
      <w:r>
        <w:t>RTOS</w:t>
      </w:r>
      <w:r>
        <w:sym w:font="Wingdings" w:char="F0E0"/>
      </w:r>
      <w:r>
        <w:t>Mutex.</w:t>
      </w:r>
    </w:p>
    <w:p w14:paraId="6AF54FCC" w14:textId="77777777" w:rsidR="00730343" w:rsidRDefault="00730343" w:rsidP="003E5867">
      <w:r>
        <w:rPr>
          <w:noProof/>
        </w:rPr>
        <w:drawing>
          <wp:inline distT="0" distB="0" distL="0" distR="0" wp14:anchorId="313678C2" wp14:editId="67893957">
            <wp:extent cx="5943600" cy="2975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774"/>
                    <a:stretch/>
                  </pic:blipFill>
                  <pic:spPr bwMode="auto">
                    <a:xfrm>
                      <a:off x="0" y="0"/>
                      <a:ext cx="5943600" cy="2975051"/>
                    </a:xfrm>
                    <a:prstGeom prst="rect">
                      <a:avLst/>
                    </a:prstGeom>
                    <a:ln>
                      <a:noFill/>
                    </a:ln>
                    <a:extLst>
                      <a:ext uri="{53640926-AAD7-44D8-BBD7-CCE9431645EC}">
                        <a14:shadowObscured xmlns:a14="http://schemas.microsoft.com/office/drawing/2010/main"/>
                      </a:ext>
                    </a:extLst>
                  </pic:spPr>
                </pic:pic>
              </a:graphicData>
            </a:graphic>
          </wp:inline>
        </w:drawing>
      </w:r>
    </w:p>
    <w:p w14:paraId="28B00867" w14:textId="781F6476" w:rsidR="00730343" w:rsidRDefault="003E5867">
      <w:r>
        <w:t xml:space="preserve">You should always initialize a mutex </w:t>
      </w:r>
      <w:r w:rsidRPr="00043251">
        <w:rPr>
          <w:u w:val="single"/>
        </w:rPr>
        <w:t>before</w:t>
      </w:r>
      <w:r>
        <w:t xml:space="preserve"> starting any threads that use it. Otherwise, you may see unpredictable behavior.</w:t>
      </w:r>
      <w:r w:rsidR="00730343">
        <w:br w:type="page"/>
      </w:r>
    </w:p>
    <w:p w14:paraId="75EB8B40" w14:textId="77777777" w:rsidR="0090117A" w:rsidRDefault="0090117A" w:rsidP="00A8704B">
      <w:pPr>
        <w:pStyle w:val="Heading3"/>
      </w:pPr>
      <w:r>
        <w:lastRenderedPageBreak/>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1395E68A" w14:textId="146AC2BB" w:rsidR="0081200B" w:rsidRDefault="0081200B" w:rsidP="0081200B">
      <w:r w:rsidRPr="00F5107D">
        <w:t xml:space="preserve">The </w:t>
      </w:r>
      <w:r w:rsidRPr="00F5107D">
        <w:rPr>
          <w:i/>
        </w:rPr>
        <w:t>wiced_rtos</w:t>
      </w:r>
      <w:r w:rsidR="00F81175">
        <w:rPr>
          <w:i/>
        </w:rPr>
        <w:t>_</w:t>
      </w:r>
      <w:r w:rsidRPr="00F5107D">
        <w:rPr>
          <w:i/>
        </w:rPr>
        <w:t>push_to_queue</w:t>
      </w:r>
      <w:r w:rsidR="00124621">
        <w:rPr>
          <w:i/>
        </w:rPr>
        <w:t>()</w:t>
      </w:r>
      <w:r w:rsidRPr="00F5107D">
        <w:t xml:space="preserve"> requires a timeout parameter. This sets the time in milliseconds that the function waits before returning if the queue is full. If you want the thread to wait </w:t>
      </w:r>
      <w:r w:rsidR="00A75971">
        <w:t xml:space="preserve">(almost) </w:t>
      </w:r>
      <w:r w:rsidRPr="00F5107D">
        <w:t>indefinitely for space in the queue rather than continuing execution after a specific delay then use WICED_WAIT_FOREVER.</w:t>
      </w:r>
      <w:r w:rsidR="00204D2C" w:rsidRPr="00F5107D">
        <w:t xml:space="preserve"> </w:t>
      </w:r>
      <w:r w:rsidRPr="00F5107D">
        <w:t xml:space="preserve">Likewise, the </w:t>
      </w:r>
      <w:r w:rsidRPr="00F5107D">
        <w:rPr>
          <w:i/>
        </w:rPr>
        <w:t>wiced_rtos_pop_from_queue</w:t>
      </w:r>
      <w:r w:rsidR="00597D28">
        <w:rPr>
          <w:i/>
        </w:rPr>
        <w:t>()</w:t>
      </w:r>
      <w:r w:rsidRPr="00F5107D">
        <w:t xml:space="preserve"> function requires a timeout parameter to specify how long the thread should wait if the queue is empty. If you want the thread to wait </w:t>
      </w:r>
      <w:r w:rsidR="00A75971">
        <w:t xml:space="preserve">(almost) </w:t>
      </w:r>
      <w:r w:rsidRPr="00F5107D">
        <w:t>indefinitely for a value in the queue rather than continuing execution after a specific delay then use WICED_WAIT_FOREVER.</w:t>
      </w:r>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7640"/>
                    </a:xfrm>
                    <a:prstGeom prst="rect">
                      <a:avLst/>
                    </a:prstGeom>
                  </pic:spPr>
                </pic:pic>
              </a:graphicData>
            </a:graphic>
          </wp:inline>
        </w:drawing>
      </w:r>
    </w:p>
    <w:p w14:paraId="5C79CDFA" w14:textId="6FB6224B" w:rsidR="003E5867" w:rsidRDefault="003E5867" w:rsidP="00675BB1">
      <w:r>
        <w:t xml:space="preserve">You should always initialize a queue </w:t>
      </w:r>
      <w:r w:rsidRPr="00C75150">
        <w:rPr>
          <w:u w:val="single"/>
        </w:rPr>
        <w:t>before</w:t>
      </w:r>
      <w:r>
        <w:t xml:space="preserve"> starting any threads that use it. Otherwise, you may see unpredictable behavior.</w:t>
      </w:r>
    </w:p>
    <w:p w14:paraId="660F0CF8" w14:textId="4948CE14" w:rsidR="00730343" w:rsidRDefault="00A666C0" w:rsidP="00675BB1">
      <w:r w:rsidRPr="00506E29">
        <w:rPr>
          <w:u w:val="single"/>
          <w:rPrChange w:id="142" w:author="Greg Landry" w:date="2017-03-01T10:58:00Z">
            <w:rPr/>
          </w:rPrChange>
        </w:rPr>
        <w:t xml:space="preserve">The </w:t>
      </w:r>
      <w:del w:id="143" w:author="Greg Landry" w:date="2017-03-01T10:55:00Z">
        <w:r w:rsidRPr="00506E29" w:rsidDel="00506E29">
          <w:rPr>
            <w:u w:val="single"/>
            <w:rPrChange w:id="144" w:author="Greg Landry" w:date="2017-03-01T10:58:00Z">
              <w:rPr/>
            </w:rPrChange>
          </w:rPr>
          <w:delText xml:space="preserve">minimum </w:delText>
        </w:r>
      </w:del>
      <w:r w:rsidRPr="00506E29">
        <w:rPr>
          <w:u w:val="single"/>
          <w:rPrChange w:id="145" w:author="Greg Landry" w:date="2017-03-01T10:58:00Z">
            <w:rPr/>
          </w:rPrChange>
        </w:rPr>
        <w:t xml:space="preserve">message size </w:t>
      </w:r>
      <w:del w:id="146" w:author="Greg Landry" w:date="2017-03-01T10:55:00Z">
        <w:r w:rsidRPr="00506E29" w:rsidDel="00506E29">
          <w:rPr>
            <w:u w:val="single"/>
            <w:rPrChange w:id="147" w:author="Greg Landry" w:date="2017-03-01T10:58:00Z">
              <w:rPr/>
            </w:rPrChange>
          </w:rPr>
          <w:delText xml:space="preserve">allowed </w:delText>
        </w:r>
      </w:del>
      <w:r w:rsidRPr="00506E29">
        <w:rPr>
          <w:u w:val="single"/>
          <w:rPrChange w:id="148" w:author="Greg Landry" w:date="2017-03-01T10:58:00Z">
            <w:rPr/>
          </w:rPrChange>
        </w:rPr>
        <w:t xml:space="preserve">in a queue </w:t>
      </w:r>
      <w:ins w:id="149" w:author="Greg Landry" w:date="2017-03-01T10:55:00Z">
        <w:r w:rsidR="00506E29" w:rsidRPr="00506E29">
          <w:rPr>
            <w:u w:val="single"/>
            <w:rPrChange w:id="150" w:author="Greg Landry" w:date="2017-03-01T10:58:00Z">
              <w:rPr/>
            </w:rPrChange>
          </w:rPr>
          <w:t>must be a multiple of</w:t>
        </w:r>
      </w:ins>
      <w:del w:id="151" w:author="Greg Landry" w:date="2017-03-01T10:55:00Z">
        <w:r w:rsidRPr="00506E29" w:rsidDel="00506E29">
          <w:rPr>
            <w:u w:val="single"/>
            <w:rPrChange w:id="152" w:author="Greg Landry" w:date="2017-03-01T10:58:00Z">
              <w:rPr/>
            </w:rPrChange>
          </w:rPr>
          <w:delText>is</w:delText>
        </w:r>
      </w:del>
      <w:r w:rsidRPr="00506E29">
        <w:rPr>
          <w:u w:val="single"/>
          <w:rPrChange w:id="153" w:author="Greg Landry" w:date="2017-03-01T10:58:00Z">
            <w:rPr/>
          </w:rPrChange>
        </w:rPr>
        <w:t xml:space="preserve"> 4 bytes. Specifying a message size </w:t>
      </w:r>
      <w:del w:id="154" w:author="Greg Landry" w:date="2017-03-01T10:55:00Z">
        <w:r w:rsidRPr="00506E29" w:rsidDel="00506E29">
          <w:rPr>
            <w:u w:val="single"/>
            <w:rPrChange w:id="155" w:author="Greg Landry" w:date="2017-03-01T10:58:00Z">
              <w:rPr/>
            </w:rPrChange>
          </w:rPr>
          <w:delText>less than</w:delText>
        </w:r>
      </w:del>
      <w:ins w:id="156" w:author="Greg Landry" w:date="2017-03-01T10:55:00Z">
        <w:r w:rsidR="00506E29" w:rsidRPr="00506E29">
          <w:rPr>
            <w:u w:val="single"/>
            <w:rPrChange w:id="157" w:author="Greg Landry" w:date="2017-03-01T10:58:00Z">
              <w:rPr/>
            </w:rPrChange>
          </w:rPr>
          <w:t>that is not a multiple of</w:t>
        </w:r>
      </w:ins>
      <w:r w:rsidRPr="00506E29">
        <w:rPr>
          <w:u w:val="single"/>
          <w:rPrChange w:id="158" w:author="Greg Landry" w:date="2017-03-01T10:58:00Z">
            <w:rPr/>
          </w:rPrChange>
        </w:rPr>
        <w:t xml:space="preserve"> 4 bytes </w:t>
      </w:r>
      <w:del w:id="159" w:author="Greg Landry" w:date="2017-03-01T10:55:00Z">
        <w:r w:rsidRPr="00506E29" w:rsidDel="00506E29">
          <w:rPr>
            <w:u w:val="single"/>
            <w:rPrChange w:id="160" w:author="Greg Landry" w:date="2017-03-01T10:58:00Z">
              <w:rPr/>
            </w:rPrChange>
          </w:rPr>
          <w:delText xml:space="preserve">may </w:delText>
        </w:r>
      </w:del>
      <w:ins w:id="161" w:author="Greg Landry" w:date="2017-03-01T10:55:00Z">
        <w:r w:rsidR="00506E29" w:rsidRPr="00506E29">
          <w:rPr>
            <w:u w:val="single"/>
            <w:rPrChange w:id="162" w:author="Greg Landry" w:date="2017-03-01T10:58:00Z">
              <w:rPr/>
            </w:rPrChange>
          </w:rPr>
          <w:t xml:space="preserve">will </w:t>
        </w:r>
      </w:ins>
      <w:r w:rsidRPr="00506E29">
        <w:rPr>
          <w:u w:val="single"/>
          <w:rPrChange w:id="163" w:author="Greg Landry" w:date="2017-03-01T10:58:00Z">
            <w:rPr/>
          </w:rPrChange>
        </w:rPr>
        <w:t>result in unpredictable behavior.</w:t>
      </w:r>
      <w:r>
        <w:t xml:space="preserve"> It is good practice to use uint32_t as the minimum size variable (this is true for all variables since the ARM core processor is 32-bits).</w:t>
      </w:r>
    </w:p>
    <w:p w14:paraId="4AEF319A" w14:textId="5F656A36" w:rsidR="00730343" w:rsidRPr="00506E29" w:rsidRDefault="00506E29">
      <w:pPr>
        <w:rPr>
          <w:u w:val="single"/>
          <w:rPrChange w:id="164" w:author="Greg Landry" w:date="2017-03-01T10:58:00Z">
            <w:rPr/>
          </w:rPrChange>
        </w:rPr>
      </w:pPr>
      <w:ins w:id="165" w:author="Greg Landry" w:date="2017-03-01T10:56:00Z">
        <w:r w:rsidRPr="00506E29">
          <w:rPr>
            <w:u w:val="single"/>
            <w:rPrChange w:id="166" w:author="Greg Landry" w:date="2017-03-01T10:58:00Z">
              <w:rPr/>
            </w:rPrChange>
          </w:rPr>
          <w:t xml:space="preserve">On </w:t>
        </w:r>
      </w:ins>
      <w:ins w:id="167" w:author="Greg Landry" w:date="2017-03-01T10:57:00Z">
        <w:r w:rsidRPr="00506E29">
          <w:rPr>
            <w:u w:val="single"/>
            <w:rPrChange w:id="168" w:author="Greg Landry" w:date="2017-03-01T10:58:00Z">
              <w:rPr/>
            </w:rPrChange>
          </w:rPr>
          <w:t>some WICED devices</w:t>
        </w:r>
      </w:ins>
      <w:ins w:id="169" w:author="Greg Landry" w:date="2017-04-03T19:30:00Z">
        <w:r w:rsidR="00330C2F">
          <w:rPr>
            <w:u w:val="single"/>
          </w:rPr>
          <w:t xml:space="preserve"> (including the 43907 used in the class)</w:t>
        </w:r>
      </w:ins>
      <w:ins w:id="170" w:author="Greg Landry" w:date="2017-03-01T10:57:00Z">
        <w:r w:rsidRPr="00506E29">
          <w:rPr>
            <w:u w:val="single"/>
            <w:rPrChange w:id="171" w:author="Greg Landry" w:date="2017-03-01T10:58:00Z">
              <w:rPr/>
            </w:rPrChange>
          </w:rPr>
          <w:t>, queue APIs do not work properly if they are called from inside an ISR</w:t>
        </w:r>
      </w:ins>
      <w:ins w:id="172" w:author="Greg Landry" w:date="2017-04-03T19:30:00Z">
        <w:r w:rsidR="00330C2F">
          <w:rPr>
            <w:u w:val="single"/>
          </w:rPr>
          <w:t xml:space="preserve"> or an RTOS timer function</w:t>
        </w:r>
      </w:ins>
      <w:ins w:id="173" w:author="Greg Landry" w:date="2017-03-01T10:57:00Z">
        <w:r w:rsidRPr="00506E29">
          <w:rPr>
            <w:u w:val="single"/>
            <w:rPrChange w:id="174" w:author="Greg Landry" w:date="2017-03-01T10:58:00Z">
              <w:rPr/>
            </w:rPrChange>
          </w:rPr>
          <w:t xml:space="preserve">. Therefore, it is recommended to use the </w:t>
        </w:r>
      </w:ins>
      <w:ins w:id="175" w:author="Greg Landry" w:date="2017-03-01T10:58:00Z">
        <w:r w:rsidRPr="00506E29">
          <w:rPr>
            <w:u w:val="single"/>
            <w:rPrChange w:id="176" w:author="Greg Landry" w:date="2017-03-01T10:58:00Z">
              <w:rPr/>
            </w:rPrChange>
          </w:rPr>
          <w:t xml:space="preserve">queue </w:t>
        </w:r>
      </w:ins>
      <w:ins w:id="177" w:author="Greg Landry" w:date="2017-03-01T10:57:00Z">
        <w:r w:rsidRPr="00506E29">
          <w:rPr>
            <w:u w:val="single"/>
            <w:rPrChange w:id="178" w:author="Greg Landry" w:date="2017-03-01T10:58:00Z">
              <w:rPr/>
            </w:rPrChange>
          </w:rPr>
          <w:t>APIs outside of an</w:t>
        </w:r>
      </w:ins>
      <w:ins w:id="179" w:author="Greg Landry" w:date="2017-03-01T10:58:00Z">
        <w:r w:rsidRPr="00506E29">
          <w:rPr>
            <w:u w:val="single"/>
            <w:rPrChange w:id="180" w:author="Greg Landry" w:date="2017-03-01T10:58:00Z">
              <w:rPr/>
            </w:rPrChange>
          </w:rPr>
          <w:t>y</w:t>
        </w:r>
      </w:ins>
      <w:ins w:id="181" w:author="Greg Landry" w:date="2017-03-01T10:57:00Z">
        <w:r w:rsidRPr="00506E29">
          <w:rPr>
            <w:u w:val="single"/>
            <w:rPrChange w:id="182" w:author="Greg Landry" w:date="2017-03-01T10:58:00Z">
              <w:rPr/>
            </w:rPrChange>
          </w:rPr>
          <w:t xml:space="preserve"> ISR</w:t>
        </w:r>
      </w:ins>
      <w:ins w:id="183" w:author="Greg Landry" w:date="2017-03-01T10:58:00Z">
        <w:r w:rsidRPr="00506E29">
          <w:rPr>
            <w:u w:val="single"/>
            <w:rPrChange w:id="184" w:author="Greg Landry" w:date="2017-03-01T10:58:00Z">
              <w:rPr/>
            </w:rPrChange>
          </w:rPr>
          <w:t>s</w:t>
        </w:r>
      </w:ins>
      <w:ins w:id="185" w:author="Greg Landry" w:date="2017-04-03T19:31:00Z">
        <w:r w:rsidR="00330C2F">
          <w:rPr>
            <w:u w:val="single"/>
          </w:rPr>
          <w:t xml:space="preserve"> or timer functions</w:t>
        </w:r>
      </w:ins>
      <w:ins w:id="186" w:author="Greg Landry" w:date="2017-03-01T10:57:00Z">
        <w:r w:rsidRPr="00506E29">
          <w:rPr>
            <w:u w:val="single"/>
            <w:rPrChange w:id="187" w:author="Greg Landry" w:date="2017-03-01T10:58:00Z">
              <w:rPr/>
            </w:rPrChange>
          </w:rPr>
          <w:t>.</w:t>
        </w:r>
      </w:ins>
      <w:del w:id="188" w:author="Greg Landry" w:date="2017-03-01T10:56:00Z">
        <w:r w:rsidR="00730343" w:rsidRPr="00506E29" w:rsidDel="00506E29">
          <w:rPr>
            <w:u w:val="single"/>
            <w:rPrChange w:id="189" w:author="Greg Landry" w:date="2017-03-01T10:58:00Z">
              <w:rPr/>
            </w:rPrChange>
          </w:rPr>
          <w:br w:type="page"/>
        </w:r>
      </w:del>
    </w:p>
    <w:p w14:paraId="432F01C7" w14:textId="77777777" w:rsidR="00506E29" w:rsidRDefault="00506E29">
      <w:pPr>
        <w:rPr>
          <w:ins w:id="190" w:author="Greg Landry" w:date="2017-03-01T10:58:00Z"/>
          <w:rFonts w:ascii="Cambria" w:eastAsia="Times New Roman" w:hAnsi="Cambria"/>
          <w:b/>
          <w:bCs/>
          <w:color w:val="4F81BD"/>
        </w:rPr>
      </w:pPr>
      <w:ins w:id="191" w:author="Greg Landry" w:date="2017-03-01T10:58:00Z">
        <w:r>
          <w:br w:type="page"/>
        </w:r>
      </w:ins>
    </w:p>
    <w:p w14:paraId="684A1866" w14:textId="659C95E3" w:rsidR="0090117A" w:rsidRDefault="0090117A" w:rsidP="00A8704B">
      <w:pPr>
        <w:pStyle w:val="Heading3"/>
      </w:pPr>
      <w:r>
        <w:lastRenderedPageBreak/>
        <w:t>Timer</w:t>
      </w:r>
    </w:p>
    <w:p w14:paraId="6ED50305" w14:textId="490DC184" w:rsidR="00247CCA"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t>
      </w:r>
    </w:p>
    <w:p w14:paraId="6754E2A1" w14:textId="7CE1B6F2" w:rsidR="00327209" w:rsidRDefault="00675BB1" w:rsidP="00675BB1">
      <w:r>
        <w:t xml:space="preserve">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521B0D90" w14:textId="5970F454" w:rsidR="00247CCA" w:rsidRDefault="00247CCA" w:rsidP="00247CCA">
      <w:r w:rsidRPr="00905CE3">
        <w:rPr>
          <w:u w:val="single"/>
          <w:rPrChange w:id="192" w:author="Greg Landry" w:date="2017-03-01T11:06:00Z">
            <w:rPr/>
          </w:rPrChange>
        </w:rPr>
        <w:t xml:space="preserve">Note that there is a single execution of the function every time the timer expires rather than a continually executing thread so the function should typically NOT have a while(1) loop – it should just </w:t>
      </w:r>
      <w:r w:rsidR="009B51E0" w:rsidRPr="00905CE3">
        <w:rPr>
          <w:u w:val="single"/>
          <w:rPrChange w:id="193" w:author="Greg Landry" w:date="2017-03-01T11:06:00Z">
            <w:rPr/>
          </w:rPrChange>
        </w:rPr>
        <w:t>run</w:t>
      </w:r>
      <w:r w:rsidRPr="00905CE3">
        <w:rPr>
          <w:u w:val="single"/>
          <w:rPrChange w:id="194" w:author="Greg Landry" w:date="2017-03-01T11:06:00Z">
            <w:rPr/>
          </w:rPrChange>
        </w:rPr>
        <w:t xml:space="preserve"> and exit each time the timer calls it</w:t>
      </w:r>
      <w:r>
        <w:t>.</w:t>
      </w:r>
    </w:p>
    <w:p w14:paraId="4C1AF3B5" w14:textId="0F155297" w:rsidR="00C4656A" w:rsidRDefault="00C4656A" w:rsidP="00C4656A">
      <w:r>
        <w:t>The timer functions are available in the documentation under Components</w:t>
      </w:r>
      <w:r>
        <w:sym w:font="Wingdings" w:char="F0E0"/>
      </w:r>
      <w:r>
        <w:t>RTOS</w:t>
      </w:r>
      <w:r>
        <w:sym w:font="Wingdings" w:char="F0E0"/>
      </w:r>
      <w:r>
        <w:t>RTOS Timers.</w:t>
      </w:r>
    </w:p>
    <w:p w14:paraId="6ECC0D96" w14:textId="7D79589F" w:rsidR="00730343" w:rsidRDefault="00730343">
      <w:r>
        <w:rPr>
          <w:noProof/>
        </w:rPr>
        <w:drawing>
          <wp:inline distT="0" distB="0" distL="0" distR="0" wp14:anchorId="3349CD2A" wp14:editId="35BF1DE3">
            <wp:extent cx="5943600" cy="34068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384"/>
                    <a:stretch/>
                  </pic:blipFill>
                  <pic:spPr bwMode="auto">
                    <a:xfrm>
                      <a:off x="0" y="0"/>
                      <a:ext cx="5943600" cy="34068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72F3E629" w14:textId="643A39C2" w:rsidR="006909FE" w:rsidDel="009A4316" w:rsidRDefault="00726AAC" w:rsidP="00726AAC">
      <w:pPr>
        <w:pStyle w:val="Heading3"/>
        <w:rPr>
          <w:del w:id="195" w:author="Greg Landry" w:date="2017-03-01T10:59:00Z"/>
        </w:rPr>
      </w:pPr>
      <w:del w:id="196" w:author="Greg Landry" w:date="2017-03-01T10:59:00Z">
        <w:r w:rsidDel="009A4316">
          <w:lastRenderedPageBreak/>
          <w:delText>Debugging</w:delText>
        </w:r>
      </w:del>
    </w:p>
    <w:p w14:paraId="30C6921F" w14:textId="49B8964D" w:rsidR="00030046" w:rsidDel="009A4316" w:rsidRDefault="00030046" w:rsidP="00030046">
      <w:pPr>
        <w:rPr>
          <w:del w:id="197" w:author="Greg Landry" w:date="2017-03-01T10:58:00Z"/>
        </w:rPr>
      </w:pPr>
      <w:del w:id="198" w:author="Greg Landry" w:date="2017-03-01T10:58:00Z">
        <w:r w:rsidDel="009A4316">
          <w:delText>This section contains background information on using the debugger. You may want to wait to try these steps as you go through an actual exercise to make it easier to follow along.</w:delText>
        </w:r>
      </w:del>
    </w:p>
    <w:p w14:paraId="05E836A3" w14:textId="67D6CA35" w:rsidR="006A73BB" w:rsidDel="009A4316" w:rsidRDefault="006A73BB" w:rsidP="006A73BB">
      <w:pPr>
        <w:pStyle w:val="Heading4"/>
        <w:rPr>
          <w:del w:id="199" w:author="Greg Landry" w:date="2017-03-01T10:59:00Z"/>
        </w:rPr>
      </w:pPr>
      <w:del w:id="200" w:author="Greg Landry" w:date="2017-03-01T10:59:00Z">
        <w:r w:rsidDel="009A4316">
          <w:delText>Make Target</w:delText>
        </w:r>
      </w:del>
    </w:p>
    <w:p w14:paraId="28545E19" w14:textId="023F9C83" w:rsidR="006A73BB" w:rsidRPr="006A73BB" w:rsidDel="009A4316" w:rsidRDefault="006A73BB" w:rsidP="006909FE">
      <w:pPr>
        <w:rPr>
          <w:del w:id="201" w:author="Greg Landry" w:date="2017-03-01T10:59:00Z"/>
        </w:rPr>
      </w:pPr>
      <w:del w:id="202" w:author="Greg Landry" w:date="2017-03-01T10:59:00Z">
        <w:r w:rsidRPr="006A73BB" w:rsidDel="009A4316">
          <w:delText xml:space="preserve">In order to use the debugger, change your make target so that </w:delText>
        </w:r>
        <w:r w:rsidRPr="003E5867" w:rsidDel="009A4316">
          <w:rPr>
            <w:i/>
          </w:rPr>
          <w:delText>–debug</w:delText>
        </w:r>
        <w:r w:rsidRPr="006A73BB" w:rsidDel="009A4316">
          <w:delText xml:space="preserve"> is added after the platform name</w:delText>
        </w:r>
        <w:r w:rsidR="003E5867" w:rsidDel="009A4316">
          <w:delText xml:space="preserve"> (with no space)</w:delText>
        </w:r>
        <w:r w:rsidRPr="006A73BB" w:rsidDel="009A4316">
          <w:delText xml:space="preserve"> and remove run from the end of the target. That is, the target should look like:</w:delText>
        </w:r>
      </w:del>
    </w:p>
    <w:p w14:paraId="0759B3D5" w14:textId="0A536F64" w:rsidR="006A73BB" w:rsidRPr="00FB49AC" w:rsidDel="009A4316" w:rsidRDefault="006A73BB" w:rsidP="006A73BB">
      <w:pPr>
        <w:ind w:left="720"/>
        <w:rPr>
          <w:del w:id="203" w:author="Greg Landry" w:date="2017-03-01T10:59:00Z"/>
          <w:i/>
        </w:rPr>
      </w:pPr>
      <w:del w:id="204" w:author="Greg Landry" w:date="2017-03-01T10:59:00Z">
        <w:r w:rsidRPr="00FB49AC" w:rsidDel="009A4316">
          <w:rPr>
            <w:i/>
          </w:rPr>
          <w:delText>&lt;folder1&gt;.</w:delText>
        </w:r>
        <w:r w:rsidDel="009A4316">
          <w:rPr>
            <w:i/>
          </w:rPr>
          <w:delText>[</w:delText>
        </w:r>
        <w:r w:rsidRPr="00FB49AC" w:rsidDel="009A4316">
          <w:rPr>
            <w:i/>
          </w:rPr>
          <w:delText>&lt;folder</w:delText>
        </w:r>
        <w:r w:rsidDel="009A4316">
          <w:rPr>
            <w:i/>
          </w:rPr>
          <w:delText>2</w:delText>
        </w:r>
        <w:r w:rsidRPr="00FB49AC" w:rsidDel="009A4316">
          <w:rPr>
            <w:i/>
          </w:rPr>
          <w:delText>&gt;</w:delText>
        </w:r>
        <w:r w:rsidDel="009A4316">
          <w:rPr>
            <w:i/>
          </w:rPr>
          <w:delText>…]</w:delText>
        </w:r>
        <w:r w:rsidRPr="00FB49AC" w:rsidDel="009A4316">
          <w:rPr>
            <w:i/>
          </w:rPr>
          <w:delText>.&lt;project&gt;-&lt;platform&gt;</w:delText>
        </w:r>
        <w:r w:rsidDel="009A4316">
          <w:rPr>
            <w:i/>
          </w:rPr>
          <w:delText>-debug</w:delText>
        </w:r>
        <w:r w:rsidRPr="00FB49AC" w:rsidDel="009A4316">
          <w:rPr>
            <w:i/>
          </w:rPr>
          <w:delText xml:space="preserve"> download </w:delText>
        </w:r>
      </w:del>
    </w:p>
    <w:p w14:paraId="0191027F" w14:textId="277FDB4D" w:rsidR="006A73BB" w:rsidRPr="006A73BB" w:rsidDel="009A4316" w:rsidRDefault="006A73BB" w:rsidP="006909FE">
      <w:pPr>
        <w:rPr>
          <w:del w:id="205" w:author="Greg Landry" w:date="2017-03-01T10:59:00Z"/>
        </w:rPr>
      </w:pPr>
      <w:del w:id="206" w:author="Greg Landry" w:date="2017-03-01T10:59:00Z">
        <w:r w:rsidRPr="006A73BB" w:rsidDel="009A4316">
          <w:delText>For example, the make target for the 01_blinkled project from the previous chapter would be:</w:delText>
        </w:r>
      </w:del>
    </w:p>
    <w:p w14:paraId="79F05D4B" w14:textId="3EFD337C" w:rsidR="006A73BB" w:rsidDel="009A4316" w:rsidRDefault="006A73BB" w:rsidP="006A73BB">
      <w:pPr>
        <w:ind w:left="720"/>
        <w:rPr>
          <w:del w:id="207" w:author="Greg Landry" w:date="2017-03-01T10:59:00Z"/>
          <w:i/>
        </w:rPr>
      </w:pPr>
      <w:del w:id="208" w:author="Greg Landry" w:date="2017-03-01T10:59:00Z">
        <w:r w:rsidRPr="00FB49AC" w:rsidDel="009A4316">
          <w:rPr>
            <w:i/>
          </w:rPr>
          <w:delText>w</w:delText>
        </w:r>
        <w:r w:rsidR="00730343" w:rsidDel="009A4316">
          <w:rPr>
            <w:i/>
          </w:rPr>
          <w:delText>w</w:delText>
        </w:r>
        <w:r w:rsidRPr="00FB49AC" w:rsidDel="009A4316">
          <w:rPr>
            <w:i/>
          </w:rPr>
          <w:delText>101.0</w:delText>
        </w:r>
        <w:r w:rsidDel="009A4316">
          <w:rPr>
            <w:i/>
          </w:rPr>
          <w:delText>2</w:delText>
        </w:r>
        <w:r w:rsidRPr="00FB49AC" w:rsidDel="009A4316">
          <w:rPr>
            <w:i/>
          </w:rPr>
          <w:delText>.01_blinkled-BCM94343W_AVN</w:delText>
        </w:r>
        <w:r w:rsidDel="009A4316">
          <w:rPr>
            <w:i/>
          </w:rPr>
          <w:delText>-debug download</w:delText>
        </w:r>
      </w:del>
    </w:p>
    <w:p w14:paraId="572A02C2" w14:textId="0E8A6C59" w:rsidR="006A73BB" w:rsidDel="009A4316" w:rsidRDefault="006A73BB" w:rsidP="006A73BB">
      <w:pPr>
        <w:pStyle w:val="Heading4"/>
        <w:rPr>
          <w:del w:id="209" w:author="Greg Landry" w:date="2017-03-01T10:59:00Z"/>
        </w:rPr>
      </w:pPr>
      <w:del w:id="210" w:author="Greg Landry" w:date="2017-03-01T10:59:00Z">
        <w:r w:rsidDel="009A4316">
          <w:delText>Setup</w:delText>
        </w:r>
      </w:del>
    </w:p>
    <w:p w14:paraId="48913A3C" w14:textId="59E078E1" w:rsidR="000C5FAA" w:rsidDel="009A4316" w:rsidRDefault="006A73BB" w:rsidP="006909FE">
      <w:pPr>
        <w:rPr>
          <w:del w:id="211" w:author="Greg Landry" w:date="2017-03-01T10:59:00Z"/>
        </w:rPr>
      </w:pPr>
      <w:del w:id="212" w:author="Greg Landry" w:date="2017-03-01T10:59:00Z">
        <w:r w:rsidDel="009A4316">
          <w:delText xml:space="preserve">Before starting the debugger, we need to verify that it is setup correctly. From </w:delText>
        </w:r>
        <w:r w:rsidR="00365D4B" w:rsidDel="009A4316">
          <w:delText>WICED Studio</w:delText>
        </w:r>
        <w:r w:rsidDel="009A4316">
          <w:delText xml:space="preserve">, click the down arrow next to the green bug icon and select “Debug Configurations…” Then select “GDB Hardware Debugging &gt; </w:delText>
        </w:r>
        <w:r w:rsidR="001E5C32" w:rsidDel="009A4316">
          <w:delText>43xxx_Wi-Fi Debug_Windows</w:delText>
        </w:r>
        <w:r w:rsidDel="009A4316">
          <w:delText>” from the window on the left. Setup the various tabs as shown in the figures below.</w:delText>
        </w:r>
        <w:r w:rsidR="00856DAD" w:rsidDel="009A4316">
          <w:delText xml:space="preserve"> You should only have to make changes on the “Startup” and “Common” tabs but all are shown here for completeness.</w:delText>
        </w:r>
      </w:del>
    </w:p>
    <w:p w14:paraId="6B605478" w14:textId="388EEBBD" w:rsidR="006A73BB" w:rsidDel="009A4316" w:rsidRDefault="00856DAD" w:rsidP="006168FC">
      <w:pPr>
        <w:jc w:val="center"/>
        <w:rPr>
          <w:del w:id="213" w:author="Greg Landry" w:date="2017-03-01T10:59:00Z"/>
        </w:rPr>
      </w:pPr>
      <w:del w:id="214" w:author="Greg Landry" w:date="2017-03-01T10:59:00Z">
        <w:r w:rsidDel="009A4316">
          <w:rPr>
            <w:noProof/>
          </w:rPr>
          <w:drawing>
            <wp:inline distT="0" distB="0" distL="0" distR="0" wp14:anchorId="4E13678F" wp14:editId="24DFAEF0">
              <wp:extent cx="5980176" cy="35661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176" cy="3566160"/>
                      </a:xfrm>
                      <a:prstGeom prst="rect">
                        <a:avLst/>
                      </a:prstGeom>
                    </pic:spPr>
                  </pic:pic>
                </a:graphicData>
              </a:graphic>
            </wp:inline>
          </w:drawing>
        </w:r>
      </w:del>
    </w:p>
    <w:p w14:paraId="0E7845A5" w14:textId="15CF26BC" w:rsidR="006168FC" w:rsidDel="009A4316" w:rsidRDefault="006072E4" w:rsidP="006168FC">
      <w:pPr>
        <w:jc w:val="center"/>
        <w:rPr>
          <w:del w:id="215" w:author="Greg Landry" w:date="2017-03-01T10:59:00Z"/>
        </w:rPr>
      </w:pPr>
      <w:del w:id="216" w:author="Greg Landry" w:date="2017-03-01T10:59:00Z">
        <w:r w:rsidDel="009A4316">
          <w:rPr>
            <w:noProof/>
          </w:rPr>
          <w:drawing>
            <wp:inline distT="0" distB="0" distL="0" distR="0" wp14:anchorId="6963F855" wp14:editId="41333165">
              <wp:extent cx="4384964" cy="2629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262" cy="2636409"/>
                      </a:xfrm>
                      <a:prstGeom prst="rect">
                        <a:avLst/>
                      </a:prstGeom>
                    </pic:spPr>
                  </pic:pic>
                </a:graphicData>
              </a:graphic>
            </wp:inline>
          </w:drawing>
        </w:r>
      </w:del>
    </w:p>
    <w:p w14:paraId="63212A1C" w14:textId="6188BEAF" w:rsidR="006A73BB" w:rsidDel="009A4316" w:rsidRDefault="002C76B0" w:rsidP="00E1417F">
      <w:pPr>
        <w:spacing w:after="0"/>
        <w:jc w:val="center"/>
        <w:rPr>
          <w:del w:id="217" w:author="Greg Landry" w:date="2017-03-01T10:59:00Z"/>
          <w:rFonts w:ascii="Cambria" w:eastAsia="Times New Roman" w:hAnsi="Cambria"/>
          <w:b/>
          <w:bCs/>
          <w:color w:val="4F81BD"/>
          <w:sz w:val="26"/>
          <w:szCs w:val="26"/>
        </w:rPr>
      </w:pPr>
      <w:del w:id="218" w:author="Greg Landry" w:date="2017-03-01T10:59:00Z">
        <w:r w:rsidDel="009A4316">
          <w:rPr>
            <w:noProof/>
          </w:rPr>
          <w:drawing>
            <wp:inline distT="0" distB="0" distL="0" distR="0" wp14:anchorId="7F21D9EE" wp14:editId="54C17D1C">
              <wp:extent cx="5415453" cy="5133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2777" cy="5177966"/>
                      </a:xfrm>
                      <a:prstGeom prst="rect">
                        <a:avLst/>
                      </a:prstGeom>
                    </pic:spPr>
                  </pic:pic>
                </a:graphicData>
              </a:graphic>
            </wp:inline>
          </w:drawing>
        </w:r>
      </w:del>
    </w:p>
    <w:p w14:paraId="4E711221" w14:textId="07C62460" w:rsidR="00E1417F" w:rsidDel="009A4316" w:rsidRDefault="006072E4" w:rsidP="00856DAD">
      <w:pPr>
        <w:spacing w:after="0"/>
        <w:jc w:val="center"/>
        <w:rPr>
          <w:del w:id="219" w:author="Greg Landry" w:date="2017-03-01T10:59:00Z"/>
        </w:rPr>
      </w:pPr>
      <w:del w:id="220" w:author="Greg Landry" w:date="2017-03-01T10:59:00Z">
        <w:r w:rsidDel="009A4316">
          <w:delText xml:space="preserve">Note: the </w:delText>
        </w:r>
        <w:r w:rsidR="00E1417F" w:rsidDel="009A4316">
          <w:delText>text in the box above is:</w:delText>
        </w:r>
        <w:r w:rsidDel="009A4316">
          <w:delText xml:space="preserve"> </w:delText>
        </w:r>
        <w:r w:rsidR="00E1417F" w:rsidRPr="00E1417F" w:rsidDel="009A4316">
          <w:rPr>
            <w:b/>
            <w:i/>
          </w:rPr>
          <w:delText>add-symbol-file build/eclipse_debug/last_bootloader.elf 0x8000000</w:delText>
        </w:r>
      </w:del>
    </w:p>
    <w:p w14:paraId="3A54F755" w14:textId="37A95863" w:rsidR="00CC0BE1" w:rsidDel="009A4316" w:rsidRDefault="008A688E" w:rsidP="006168FC">
      <w:pPr>
        <w:jc w:val="center"/>
        <w:rPr>
          <w:del w:id="221" w:author="Greg Landry" w:date="2017-03-01T10:59:00Z"/>
          <w:rFonts w:ascii="Cambria" w:eastAsia="Times New Roman" w:hAnsi="Cambria"/>
          <w:b/>
          <w:bCs/>
          <w:color w:val="4F81BD"/>
          <w:sz w:val="26"/>
          <w:szCs w:val="26"/>
        </w:rPr>
      </w:pPr>
      <w:del w:id="222" w:author="Greg Landry" w:date="2017-03-01T10:59:00Z">
        <w:r w:rsidDel="009A4316">
          <w:rPr>
            <w:noProof/>
          </w:rPr>
          <w:drawing>
            <wp:inline distT="0" distB="0" distL="0" distR="0" wp14:anchorId="0D468561" wp14:editId="67CAD48F">
              <wp:extent cx="5943600" cy="381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7620"/>
                      </a:xfrm>
                      <a:prstGeom prst="rect">
                        <a:avLst/>
                      </a:prstGeom>
                    </pic:spPr>
                  </pic:pic>
                </a:graphicData>
              </a:graphic>
            </wp:inline>
          </w:drawing>
        </w:r>
      </w:del>
    </w:p>
    <w:p w14:paraId="43574861" w14:textId="631E95DA" w:rsidR="00CC0BE1" w:rsidDel="009A4316" w:rsidRDefault="008A688E" w:rsidP="006168FC">
      <w:pPr>
        <w:jc w:val="center"/>
        <w:rPr>
          <w:del w:id="223" w:author="Greg Landry" w:date="2017-03-01T10:59:00Z"/>
          <w:rFonts w:ascii="Cambria" w:eastAsia="Times New Roman" w:hAnsi="Cambria"/>
          <w:b/>
          <w:bCs/>
          <w:color w:val="4F81BD"/>
          <w:sz w:val="26"/>
          <w:szCs w:val="26"/>
        </w:rPr>
      </w:pPr>
      <w:del w:id="224" w:author="Greg Landry" w:date="2017-03-01T10:59:00Z">
        <w:r w:rsidDel="009A4316">
          <w:rPr>
            <w:noProof/>
          </w:rPr>
          <w:drawing>
            <wp:inline distT="0" distB="0" distL="0" distR="0" wp14:anchorId="0A202162" wp14:editId="5ADC7659">
              <wp:extent cx="594360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95750"/>
                      </a:xfrm>
                      <a:prstGeom prst="rect">
                        <a:avLst/>
                      </a:prstGeom>
                    </pic:spPr>
                  </pic:pic>
                </a:graphicData>
              </a:graphic>
            </wp:inline>
          </w:drawing>
        </w:r>
      </w:del>
    </w:p>
    <w:p w14:paraId="294ADB0C" w14:textId="56ECD269" w:rsidR="00E1417F" w:rsidDel="009A4316" w:rsidRDefault="00CC0BE1" w:rsidP="002C76B0">
      <w:pPr>
        <w:pStyle w:val="Heading4"/>
        <w:rPr>
          <w:del w:id="225" w:author="Greg Landry" w:date="2017-03-01T10:59:00Z"/>
        </w:rPr>
      </w:pPr>
      <w:del w:id="226" w:author="Greg Landry" w:date="2017-03-01T10:59:00Z">
        <w:r w:rsidDel="009A4316">
          <w:delText>Running the Debugger</w:delText>
        </w:r>
      </w:del>
    </w:p>
    <w:p w14:paraId="7259F961" w14:textId="1B193D61" w:rsidR="00CC0BE1" w:rsidDel="009A4316" w:rsidRDefault="00CC0BE1" w:rsidP="00E1417F">
      <w:pPr>
        <w:rPr>
          <w:del w:id="227" w:author="Greg Landry" w:date="2017-03-01T10:59:00Z"/>
        </w:rPr>
      </w:pPr>
      <w:del w:id="228" w:author="Greg Landry" w:date="2017-03-01T10:59:00Z">
        <w:r w:rsidDel="009A4316">
          <w:delText>Once the setup is complete, execute the make target to download the program to the board. Once the project is downloaded, click the down arrow next to the green bug icon and select “</w:delText>
        </w:r>
        <w:r w:rsidR="00E63230" w:rsidDel="009A4316">
          <w:delText>43xxx_Wi-Fi_Debug_Windows</w:delText>
        </w:r>
        <w:r w:rsidDel="009A4316">
          <w:delText xml:space="preserve">”. If you get a message asking if you want to open the debug perspective, click “Yes”. You can click the </w:delText>
        </w:r>
        <w:r w:rsidR="00203A4C" w:rsidDel="009A4316">
          <w:delText xml:space="preserve">check </w:delText>
        </w:r>
        <w:r w:rsidDel="009A4316">
          <w:delText>box to tell the tool to switch automatically in the future.</w:delText>
        </w:r>
      </w:del>
    </w:p>
    <w:p w14:paraId="7767B701" w14:textId="6DC2ED23" w:rsidR="00DA1B06" w:rsidDel="009A4316" w:rsidRDefault="00DA1B06" w:rsidP="00CC0BE1">
      <w:pPr>
        <w:rPr>
          <w:del w:id="229" w:author="Greg Landry" w:date="2017-03-01T10:59:00Z"/>
        </w:rPr>
      </w:pPr>
      <w:del w:id="230" w:author="Greg Landry" w:date="2017-03-01T10:59:00Z">
        <w:r w:rsidDel="009A4316">
          <w:rPr>
            <w:noProof/>
          </w:rPr>
          <w:drawing>
            <wp:inline distT="0" distB="0" distL="0" distR="0" wp14:anchorId="55ADA34E" wp14:editId="0C32791D">
              <wp:extent cx="594360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del>
    </w:p>
    <w:p w14:paraId="559DBE5C" w14:textId="58003958" w:rsidR="00CC0BE1" w:rsidDel="009A4316" w:rsidRDefault="00CC0BE1" w:rsidP="00CC0BE1">
      <w:pPr>
        <w:rPr>
          <w:del w:id="231" w:author="Greg Landry" w:date="2017-03-01T10:59:00Z"/>
        </w:rPr>
      </w:pPr>
      <w:del w:id="232" w:author="Greg Landry" w:date="2017-03-01T10:59:00Z">
        <w:r w:rsidDel="009A4316">
          <w:delText xml:space="preserve">Note: If you get an error when trying to launch the debugger you may need to terminate an existing debug process. Open the Windows Task Manager, select the Process tab, click on “Image Name” to sort by the process name and terminate all “arm-none-eabi-gdb” processes. </w:delText>
        </w:r>
      </w:del>
    </w:p>
    <w:p w14:paraId="22B6F453" w14:textId="19362883" w:rsidR="005F52BF" w:rsidDel="009A4316" w:rsidRDefault="005F52BF" w:rsidP="005F52BF">
      <w:pPr>
        <w:jc w:val="center"/>
        <w:rPr>
          <w:del w:id="233" w:author="Greg Landry" w:date="2017-03-01T10:59:00Z"/>
        </w:rPr>
      </w:pPr>
      <w:del w:id="234" w:author="Greg Landry" w:date="2017-03-01T10:59:00Z">
        <w:r w:rsidDel="009A4316">
          <w:rPr>
            <w:noProof/>
          </w:rPr>
          <w:drawing>
            <wp:inline distT="0" distB="0" distL="0" distR="0" wp14:anchorId="152D714F" wp14:editId="0144F778">
              <wp:extent cx="5870351" cy="32939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487" cy="3319806"/>
                      </a:xfrm>
                      <a:prstGeom prst="rect">
                        <a:avLst/>
                      </a:prstGeom>
                    </pic:spPr>
                  </pic:pic>
                </a:graphicData>
              </a:graphic>
            </wp:inline>
          </w:drawing>
        </w:r>
      </w:del>
    </w:p>
    <w:p w14:paraId="30F96B30" w14:textId="102EC030" w:rsidR="00CC0BE1" w:rsidDel="009A4316" w:rsidRDefault="00D10885" w:rsidP="005F52BF">
      <w:pPr>
        <w:keepNext/>
        <w:rPr>
          <w:del w:id="235" w:author="Greg Landry" w:date="2017-03-01T10:59:00Z"/>
        </w:rPr>
      </w:pPr>
      <w:del w:id="236" w:author="Greg Landry" w:date="2017-03-01T10:59:00Z">
        <w:r w:rsidDel="009A4316">
          <w:delText>When</w:delText>
        </w:r>
        <w:r w:rsidR="00CC0BE1" w:rsidDel="009A4316">
          <w:delText xml:space="preserve"> the debugger starts </w:delText>
        </w:r>
        <w:r w:rsidR="000B39A3" w:rsidDel="009A4316">
          <w:delText>the top banner will look like this</w:delText>
        </w:r>
        <w:r w:rsidDel="009A4316">
          <w:delText>:</w:delText>
        </w:r>
      </w:del>
    </w:p>
    <w:p w14:paraId="4F069563" w14:textId="616DEBDF" w:rsidR="0032349E" w:rsidDel="009A4316" w:rsidRDefault="000B39A3" w:rsidP="005F52BF">
      <w:pPr>
        <w:jc w:val="both"/>
        <w:rPr>
          <w:del w:id="237" w:author="Greg Landry" w:date="2017-03-01T10:59:00Z"/>
        </w:rPr>
      </w:pPr>
      <w:del w:id="238" w:author="Greg Landry" w:date="2017-03-01T10:59:00Z">
        <w:r w:rsidDel="009A4316">
          <w:rPr>
            <w:noProof/>
          </w:rPr>
          <w:drawing>
            <wp:inline distT="0" distB="0" distL="0" distR="0" wp14:anchorId="1CA4DBFD" wp14:editId="40A4072D">
              <wp:extent cx="5943600" cy="2670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175"/>
                      </a:xfrm>
                      <a:prstGeom prst="rect">
                        <a:avLst/>
                      </a:prstGeom>
                    </pic:spPr>
                  </pic:pic>
                </a:graphicData>
              </a:graphic>
            </wp:inline>
          </w:drawing>
        </w:r>
      </w:del>
    </w:p>
    <w:p w14:paraId="377D81B9" w14:textId="30FF9F43" w:rsidR="0032349E" w:rsidDel="009A4316" w:rsidRDefault="0032349E" w:rsidP="005F52BF">
      <w:pPr>
        <w:keepNext/>
        <w:rPr>
          <w:del w:id="239" w:author="Greg Landry" w:date="2017-03-01T10:59:00Z"/>
        </w:rPr>
      </w:pPr>
      <w:del w:id="240" w:author="Greg Landry" w:date="2017-03-01T10:59:00Z">
        <w:r w:rsidDel="009A4316">
          <w:delText>Click the “Resume” button a few times</w:delText>
        </w:r>
        <w:r w:rsidR="003C179C" w:rsidDel="009A4316">
          <w:delText xml:space="preserve"> </w:delText>
        </w:r>
        <w:r w:rsidR="000B39A3" w:rsidDel="009A4316">
          <w:delText xml:space="preserve">(shown in the figure above) </w:delText>
        </w:r>
        <w:r w:rsidR="006E1AB1" w:rsidDel="009A4316">
          <w:delText xml:space="preserve">until the program continues running </w:delText>
        </w:r>
        <w:r w:rsidDel="009A4316">
          <w:delText>and notice that additional threads along with information about them appears in the debug window.</w:delText>
        </w:r>
      </w:del>
    </w:p>
    <w:p w14:paraId="461820F2" w14:textId="2A7BB694" w:rsidR="0032349E" w:rsidDel="009A4316" w:rsidRDefault="000B39A3" w:rsidP="00CC0BE1">
      <w:pPr>
        <w:rPr>
          <w:del w:id="241" w:author="Greg Landry" w:date="2017-03-01T10:59:00Z"/>
        </w:rPr>
      </w:pPr>
      <w:del w:id="242" w:author="Greg Landry" w:date="2017-03-01T10:59:00Z">
        <w:r w:rsidDel="009A4316">
          <w:rPr>
            <w:noProof/>
          </w:rPr>
          <w:drawing>
            <wp:inline distT="0" distB="0" distL="0" distR="0" wp14:anchorId="5F79AA70" wp14:editId="598C7CBA">
              <wp:extent cx="5628571" cy="209523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01EB2E5B" w14:textId="13287A2E" w:rsidR="005F52BF" w:rsidDel="009A4316" w:rsidRDefault="005F52BF" w:rsidP="0032349E">
      <w:pPr>
        <w:keepNext/>
        <w:rPr>
          <w:del w:id="243" w:author="Greg Landry" w:date="2017-03-01T10:59:00Z"/>
        </w:rPr>
      </w:pPr>
    </w:p>
    <w:p w14:paraId="03E55E4C" w14:textId="5755BDDA" w:rsidR="002C76B0" w:rsidDel="009A4316" w:rsidRDefault="0032349E" w:rsidP="0032349E">
      <w:pPr>
        <w:keepNext/>
        <w:rPr>
          <w:del w:id="244" w:author="Greg Landry" w:date="2017-03-01T10:59:00Z"/>
        </w:rPr>
      </w:pPr>
      <w:del w:id="245" w:author="Greg Landry" w:date="2017-03-01T10:59:00Z">
        <w:r w:rsidDel="009A4316">
          <w:delText xml:space="preserve">You can toggle breakpoints by double clicking in the column to the left of the line numbers in the </w:delText>
        </w:r>
        <w:r w:rsidR="000B39A3" w:rsidDel="009A4316">
          <w:delText xml:space="preserve">source </w:delText>
        </w:r>
        <w:r w:rsidDel="009A4316">
          <w:delText>code or you can right click and select “Toggle Breakpoint”.</w:delText>
        </w:r>
        <w:r w:rsidR="000B39A3" w:rsidDel="009A4316">
          <w:delText xml:space="preserve"> The breakpoint</w:delText>
        </w:r>
        <w:r w:rsidR="008C197E" w:rsidDel="009A4316">
          <w:delText xml:space="preserve"> symbol </w:delText>
        </w:r>
        <w:r w:rsidR="000B39A3" w:rsidDel="009A4316">
          <w:delText>appears to the left of the line number as shown here.</w:delText>
        </w:r>
      </w:del>
    </w:p>
    <w:p w14:paraId="0C727548" w14:textId="1DD3E515" w:rsidR="002C76B0" w:rsidDel="009A4316" w:rsidRDefault="002C76B0" w:rsidP="002C76B0">
      <w:pPr>
        <w:keepNext/>
        <w:jc w:val="center"/>
        <w:rPr>
          <w:del w:id="246" w:author="Greg Landry" w:date="2017-03-01T10:59:00Z"/>
        </w:rPr>
      </w:pPr>
      <w:del w:id="247" w:author="Greg Landry" w:date="2017-03-01T10:59:00Z">
        <w:r w:rsidDel="009A4316">
          <w:rPr>
            <w:noProof/>
          </w:rPr>
          <w:drawing>
            <wp:inline distT="0" distB="0" distL="0" distR="0" wp14:anchorId="1877575D" wp14:editId="355F472E">
              <wp:extent cx="3790476" cy="64761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476" cy="647619"/>
                      </a:xfrm>
                      <a:prstGeom prst="rect">
                        <a:avLst/>
                      </a:prstGeom>
                    </pic:spPr>
                  </pic:pic>
                </a:graphicData>
              </a:graphic>
            </wp:inline>
          </w:drawing>
        </w:r>
      </w:del>
    </w:p>
    <w:p w14:paraId="52B25734" w14:textId="3B00DD9D" w:rsidR="0032349E" w:rsidDel="009A4316" w:rsidRDefault="002C76B0" w:rsidP="0032349E">
      <w:pPr>
        <w:keepNext/>
        <w:rPr>
          <w:del w:id="248" w:author="Greg Landry" w:date="2017-03-01T10:59:00Z"/>
        </w:rPr>
      </w:pPr>
      <w:del w:id="249" w:author="Greg Landry" w:date="2017-03-01T10:59:00Z">
        <w:r w:rsidDel="009A4316">
          <w:delText xml:space="preserve">Once a thread suspends due to a breakpoint you will see that line </w:delText>
        </w:r>
        <w:r w:rsidR="00451FB6" w:rsidDel="009A4316">
          <w:delText xml:space="preserve">of code </w:delText>
        </w:r>
        <w:r w:rsidDel="009A4316">
          <w:delText xml:space="preserve">highlighted in green as shown above and you will see that the thread is suspended due to the breakpoint in the debug window as shown </w:delText>
        </w:r>
        <w:r w:rsidR="00451FB6" w:rsidDel="009A4316">
          <w:delText>below.</w:delText>
        </w:r>
      </w:del>
    </w:p>
    <w:p w14:paraId="498386FD" w14:textId="372B4BAB" w:rsidR="0032349E" w:rsidDel="009A4316" w:rsidRDefault="00D67344" w:rsidP="0032349E">
      <w:pPr>
        <w:jc w:val="center"/>
        <w:rPr>
          <w:del w:id="250" w:author="Greg Landry" w:date="2017-03-01T10:59:00Z"/>
        </w:rPr>
      </w:pPr>
      <w:del w:id="251" w:author="Greg Landry" w:date="2017-03-01T10:59:00Z">
        <w:r w:rsidDel="009A4316">
          <w:rPr>
            <w:noProof/>
          </w:rPr>
          <w:drawing>
            <wp:inline distT="0" distB="0" distL="0" distR="0" wp14:anchorId="1BD198C3" wp14:editId="52DE2849">
              <wp:extent cx="5628571" cy="209523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46F00C32" w14:textId="670377F5" w:rsidR="0032349E" w:rsidDel="009A4316" w:rsidRDefault="0032349E" w:rsidP="00CC0BE1">
      <w:pPr>
        <w:rPr>
          <w:del w:id="252" w:author="Greg Landry" w:date="2017-03-01T10:59:00Z"/>
        </w:rPr>
      </w:pPr>
      <w:del w:id="253" w:author="Greg Landry" w:date="2017-03-01T10:59:00Z">
        <w:r w:rsidDel="009A4316">
          <w:delText>Click the red “Terminate” button to stop debugging. Once you terminate the debugger, you may want to switch back to the C/C++ perspective by clicking on the button at the top right corner.</w:delText>
        </w:r>
      </w:del>
    </w:p>
    <w:p w14:paraId="6D27EBDC" w14:textId="53EAEDF8" w:rsidR="00D10885" w:rsidDel="009A4316" w:rsidRDefault="0032349E" w:rsidP="002C76B0">
      <w:pPr>
        <w:jc w:val="center"/>
        <w:rPr>
          <w:del w:id="254" w:author="Greg Landry" w:date="2017-03-01T10:59:00Z"/>
          <w:rFonts w:ascii="Cambria" w:eastAsia="Times New Roman" w:hAnsi="Cambria"/>
          <w:b/>
          <w:bCs/>
          <w:color w:val="4F81BD"/>
          <w:sz w:val="26"/>
          <w:szCs w:val="26"/>
        </w:rPr>
      </w:pPr>
      <w:del w:id="255" w:author="Greg Landry" w:date="2017-03-01T10:59:00Z">
        <w:r w:rsidDel="009A4316">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rsidR="00D10885" w:rsidDel="009A4316">
          <w:br w:type="page"/>
        </w:r>
      </w:del>
    </w:p>
    <w:p w14:paraId="7D96EE86" w14:textId="0C031421" w:rsidR="0090117A" w:rsidRDefault="0090117A" w:rsidP="00177F74">
      <w:pPr>
        <w:pStyle w:val="Heading2"/>
      </w:pPr>
      <w:r>
        <w:t>Exercise(s)</w:t>
      </w:r>
    </w:p>
    <w:p w14:paraId="224972FB" w14:textId="69513CB0" w:rsidR="0090117A" w:rsidRDefault="0094613D" w:rsidP="00CC7B01">
      <w:pPr>
        <w:pStyle w:val="Heading3"/>
      </w:pPr>
      <w:r>
        <w:t xml:space="preserve">01 </w:t>
      </w:r>
      <w:r w:rsidR="0090117A">
        <w:t>(</w:t>
      </w:r>
      <w:r>
        <w:t>THREAD</w:t>
      </w:r>
      <w:r w:rsidR="0090117A">
        <w:t>) Create a thread</w:t>
      </w:r>
      <w:r w:rsidR="00DA53AD">
        <w:t xml:space="preserve"> to blink </w:t>
      </w:r>
      <w:r w:rsidR="00E6156B">
        <w:t xml:space="preserve">an LED </w:t>
      </w:r>
      <w:r w:rsidR="00DA53AD">
        <w:t>every 500ms</w:t>
      </w:r>
    </w:p>
    <w:p w14:paraId="086E95F0" w14:textId="21020A8F" w:rsidR="00232483" w:rsidRDefault="00232483" w:rsidP="00232483">
      <w:pPr>
        <w:pStyle w:val="ListParagraph"/>
        <w:numPr>
          <w:ilvl w:val="0"/>
          <w:numId w:val="28"/>
        </w:numPr>
      </w:pPr>
      <w:r>
        <w:t>Make a new folder under the w</w:t>
      </w:r>
      <w:r w:rsidR="001E5C32">
        <w:t>w</w:t>
      </w:r>
      <w:r>
        <w:t>101 folder called 03</w:t>
      </w:r>
      <w:ins w:id="256" w:author="Greg Landry" w:date="2017-04-04T14:02:00Z">
        <w:r w:rsidR="00D04164">
          <w:t xml:space="preserve"> to hold the chapter 3 exercises</w:t>
        </w:r>
      </w:ins>
      <w:r>
        <w:t xml:space="preserve">. Copy the </w:t>
      </w:r>
      <w:r w:rsidR="000538DF">
        <w:t>02</w:t>
      </w:r>
      <w:r>
        <w:t>/03_blinkled project into the 03 folder. Rename the projec</w:t>
      </w:r>
      <w:r w:rsidR="008428F3">
        <w:t>t to 01_thread. Update the make</w:t>
      </w:r>
      <w:r>
        <w:t>file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23588B71" w:rsidR="003A6AAD" w:rsidRDefault="003A6AAD" w:rsidP="00232483">
      <w:pPr>
        <w:pStyle w:val="ListParagraph"/>
        <w:numPr>
          <w:ilvl w:val="1"/>
          <w:numId w:val="28"/>
        </w:numPr>
      </w:pPr>
      <w:r>
        <w:t xml:space="preserve">Hint: The main application </w:t>
      </w:r>
      <w:r w:rsidR="000E59EC">
        <w:t>loop</w:t>
      </w:r>
      <w:r>
        <w:t xml:space="preserve"> </w:t>
      </w:r>
      <w:r w:rsidR="000E59EC">
        <w:t xml:space="preserve">needs a delay such as </w:t>
      </w:r>
      <w:r w:rsidR="000E59EC" w:rsidRPr="003A6AAD">
        <w:rPr>
          <w:i/>
        </w:rPr>
        <w:t>wiced_rtos_delay_milliseconds(1)</w:t>
      </w:r>
      <w:r>
        <w:t xml:space="preserve"> – if </w:t>
      </w:r>
      <w:r w:rsidR="000E59EC">
        <w:t>you don’t include this,</w:t>
      </w:r>
      <w:r>
        <w:t xml:space="preserve"> the </w:t>
      </w:r>
      <w:r w:rsidR="000E59EC">
        <w:t xml:space="preserve">LED </w:t>
      </w:r>
      <w:r>
        <w:t xml:space="preserve">thread won’t </w:t>
      </w:r>
      <w:r w:rsidR="000E59EC">
        <w:t>get a chance to run because the main application thread will never suspend</w:t>
      </w:r>
      <w:r>
        <w:t>.</w:t>
      </w:r>
    </w:p>
    <w:p w14:paraId="7E4147F0" w14:textId="06913354" w:rsidR="00BC1DF6" w:rsidRDefault="00BC1DF6" w:rsidP="00BC1DF6">
      <w:pPr>
        <w:pStyle w:val="ListParagraph"/>
        <w:numPr>
          <w:ilvl w:val="0"/>
          <w:numId w:val="28"/>
        </w:numPr>
      </w:pPr>
      <w:r>
        <w:t>Program your project to the board.</w:t>
      </w:r>
    </w:p>
    <w:p w14:paraId="76CCDB06" w14:textId="171A3E2F"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0510C4">
        <w:t>the main</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266F4AA5" w:rsidR="002F255C" w:rsidRDefault="009A7BB9" w:rsidP="002F255C">
      <w:pPr>
        <w:pStyle w:val="ListParagraph"/>
        <w:numPr>
          <w:ilvl w:val="0"/>
          <w:numId w:val="29"/>
        </w:numPr>
      </w:pPr>
      <w:r>
        <w:t>Copy 01_thread to 02_semaphore. Update the makefile and create a make target.</w:t>
      </w:r>
    </w:p>
    <w:p w14:paraId="51F3C314" w14:textId="52D4153F" w:rsidR="000E59EC" w:rsidRDefault="000E59EC" w:rsidP="000E59EC">
      <w:pPr>
        <w:pStyle w:val="ListParagraph"/>
        <w:numPr>
          <w:ilvl w:val="0"/>
          <w:numId w:val="29"/>
        </w:numPr>
      </w:pPr>
      <w:r>
        <w:t>Create a new semaphore.</w:t>
      </w:r>
    </w:p>
    <w:p w14:paraId="7F51480A" w14:textId="0B699A41" w:rsidR="00C33320" w:rsidRDefault="000E59EC" w:rsidP="002F255C">
      <w:pPr>
        <w:pStyle w:val="ListParagraph"/>
        <w:numPr>
          <w:ilvl w:val="0"/>
          <w:numId w:val="29"/>
        </w:numPr>
      </w:pPr>
      <w:r>
        <w:t>Look</w:t>
      </w:r>
      <w:r w:rsidR="009A7BB9">
        <w:t xml:space="preserve"> for a button press</w:t>
      </w:r>
      <w:r>
        <w:t xml:space="preserve"> in the main application thread 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17FEC652" w:rsidR="00C33320" w:rsidRDefault="00017A82" w:rsidP="00C33320">
      <w:pPr>
        <w:pStyle w:val="ListParagraph"/>
        <w:numPr>
          <w:ilvl w:val="0"/>
          <w:numId w:val="29"/>
        </w:numPr>
      </w:pPr>
      <w:r>
        <w:t xml:space="preserve">Use </w:t>
      </w:r>
      <w:r w:rsidRPr="00017A82">
        <w:rPr>
          <w:i/>
        </w:rPr>
        <w:t>wiced_rtos_get_semaphore</w:t>
      </w:r>
      <w:r w:rsidR="00F02A4D">
        <w:rPr>
          <w:i/>
        </w:rPr>
        <w:t>()</w:t>
      </w:r>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4AA27414" w:rsidR="00D72784" w:rsidRDefault="00D72784" w:rsidP="00D72784">
      <w:pPr>
        <w:ind w:left="360"/>
      </w:pPr>
      <w:r>
        <w:t xml:space="preserve">Do you need </w:t>
      </w:r>
      <w:r w:rsidRPr="00B02F1E">
        <w:rPr>
          <w:i/>
        </w:rPr>
        <w:t>wiced_rtos_delay_millisecon</w:t>
      </w:r>
      <w:r>
        <w:t>ds</w:t>
      </w:r>
      <w:r w:rsidR="00F53ECC">
        <w:t>()</w:t>
      </w:r>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45EC0A2E" w:rsidR="0090117A" w:rsidRDefault="0094613D" w:rsidP="00CC7B01">
      <w:pPr>
        <w:pStyle w:val="Heading3"/>
      </w:pPr>
      <w:r>
        <w:t xml:space="preserve">03 </w:t>
      </w:r>
      <w:r w:rsidR="00794429">
        <w:t>(</w:t>
      </w:r>
      <w:r w:rsidR="003E5867">
        <w:t>Advanced</w:t>
      </w:r>
      <w:r w:rsidR="00794429">
        <w:t>)</w:t>
      </w:r>
      <w:r w:rsidR="003E5867">
        <w:t xml:space="preserve"> </w:t>
      </w:r>
      <w:r w:rsidR="0090117A">
        <w:t>(</w:t>
      </w:r>
      <w:r>
        <w:t>MUTEX</w:t>
      </w:r>
      <w:r w:rsidR="0090117A">
        <w:t xml:space="preserve">) </w:t>
      </w:r>
      <w:r w:rsidR="00DA53AD">
        <w:t xml:space="preserve">The WPRINT_APP_INFO </w:t>
      </w:r>
      <w:r w:rsidR="0051098E">
        <w:t>may</w:t>
      </w:r>
      <w:r w:rsidR="00DA53AD">
        <w:t xml:space="preserve"> go haywire if two thread</w:t>
      </w:r>
      <w:r w:rsidR="009A7BB9">
        <w:t>s</w:t>
      </w:r>
      <w:r w:rsidR="00DA53AD">
        <w:t xml:space="preserve"> write to it at the same time.  </w:t>
      </w:r>
      <w:r w:rsidR="009A7BB9">
        <w:t>Use a</w:t>
      </w:r>
      <w:r w:rsidR="00DA53AD">
        <w:t xml:space="preserve"> mutex to </w:t>
      </w:r>
      <w:r w:rsidR="0090117A">
        <w:t>lock printing</w:t>
      </w:r>
      <w:r w:rsidR="00186640">
        <w:t>.</w:t>
      </w:r>
    </w:p>
    <w:p w14:paraId="620CF9F3" w14:textId="10740580" w:rsidR="002F255C" w:rsidRDefault="009A7BB9" w:rsidP="002F255C">
      <w:pPr>
        <w:pStyle w:val="ListParagraph"/>
        <w:numPr>
          <w:ilvl w:val="0"/>
          <w:numId w:val="30"/>
        </w:numPr>
      </w:pPr>
      <w:r>
        <w:t>Copy 01_threa</w:t>
      </w:r>
      <w:r w:rsidR="00DE761B">
        <w:t>d to 03_mutex.  Update the make</w:t>
      </w:r>
      <w:r>
        <w:t>file and create a make target.</w:t>
      </w:r>
    </w:p>
    <w:p w14:paraId="5713DF52" w14:textId="70D808AF" w:rsidR="009A7BB9" w:rsidRDefault="009A7BB9" w:rsidP="002F255C">
      <w:pPr>
        <w:pStyle w:val="ListParagraph"/>
        <w:numPr>
          <w:ilvl w:val="0"/>
          <w:numId w:val="30"/>
        </w:numPr>
      </w:pPr>
      <w:r>
        <w:t xml:space="preserve">Add a second thread that blinks </w:t>
      </w:r>
      <w:del w:id="257" w:author="Greg Landry" w:date="2017-04-03T15:23:00Z">
        <w:r w:rsidDel="006151B8">
          <w:delText xml:space="preserve">LED2 </w:delText>
        </w:r>
      </w:del>
      <w:ins w:id="258" w:author="Greg Landry" w:date="2017-04-03T15:23:00Z">
        <w:r w:rsidR="006151B8">
          <w:t xml:space="preserve">LED0 </w:t>
        </w:r>
      </w:ins>
      <w:r>
        <w:t xml:space="preserve">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Add a m</w:t>
      </w:r>
      <w:r w:rsidR="009A7BB9">
        <w:t>utex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lastRenderedPageBreak/>
        <w:t>Questions to answer:</w:t>
      </w:r>
    </w:p>
    <w:p w14:paraId="11FAC37B" w14:textId="1075978F" w:rsidR="00E7644F" w:rsidRDefault="00E7644F" w:rsidP="00F83F9B">
      <w:pPr>
        <w:pStyle w:val="ListParagraph"/>
        <w:ind w:left="360"/>
      </w:pPr>
      <w:r>
        <w:t>What happe</w:t>
      </w:r>
      <w:r w:rsidR="00F83F9B">
        <w:t>ns if you forget to unlock the m</w:t>
      </w:r>
      <w:r>
        <w:t>utex in one of the threads? Why?</w:t>
      </w:r>
    </w:p>
    <w:p w14:paraId="212708E3" w14:textId="77777777" w:rsidR="001C498E" w:rsidRDefault="001C498E" w:rsidP="00F83F9B">
      <w:pPr>
        <w:pStyle w:val="ListParagraph"/>
        <w:ind w:left="360"/>
      </w:pPr>
    </w:p>
    <w:p w14:paraId="0A4413A8" w14:textId="70B2CB2D" w:rsidR="0034157F" w:rsidRDefault="0034157F" w:rsidP="00F83F9B">
      <w:pPr>
        <w:pStyle w:val="ListParagraph"/>
        <w:ind w:left="360"/>
      </w:pPr>
      <w:r>
        <w:t>Do the LEDs still blink? Why?</w:t>
      </w:r>
    </w:p>
    <w:p w14:paraId="6A4B917B" w14:textId="65BF43ED" w:rsidR="0090117A" w:rsidRDefault="0094613D" w:rsidP="00CC7B01">
      <w:pPr>
        <w:pStyle w:val="Heading3"/>
      </w:pPr>
      <w:r>
        <w:t xml:space="preserve">04 </w:t>
      </w:r>
      <w:r w:rsidR="00794429">
        <w:t>(</w:t>
      </w:r>
      <w:r w:rsidR="003E5867">
        <w:t>Advanced</w:t>
      </w:r>
      <w:r w:rsidR="00794429">
        <w:t>)</w:t>
      </w:r>
      <w:r w:rsidR="003E5867">
        <w:t xml:space="preserve">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0D5FDFED" w:rsidR="002F255C" w:rsidRDefault="005A0A76" w:rsidP="002F255C">
      <w:pPr>
        <w:pStyle w:val="ListParagraph"/>
        <w:numPr>
          <w:ilvl w:val="0"/>
          <w:numId w:val="31"/>
        </w:numPr>
      </w:pPr>
      <w:r>
        <w:t>Copy 02_semapho</w:t>
      </w:r>
      <w:r w:rsidR="00450CDA">
        <w:t>re to 04_queue. Update the make</w:t>
      </w:r>
      <w:r>
        <w:t>file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61EC8654" w:rsidR="0090117A" w:rsidRDefault="0094613D" w:rsidP="00CC7B01">
      <w:pPr>
        <w:pStyle w:val="Heading3"/>
      </w:pPr>
      <w:r>
        <w:t xml:space="preserve">05 </w:t>
      </w:r>
      <w:r w:rsidR="00794429">
        <w:t>(</w:t>
      </w:r>
      <w:r w:rsidR="003E5867">
        <w:t>Advanced</w:t>
      </w:r>
      <w:r w:rsidR="00794429">
        <w:t>)</w:t>
      </w:r>
      <w:r w:rsidR="003E5867">
        <w:t xml:space="preserve"> </w:t>
      </w:r>
      <w:r w:rsidR="0090117A">
        <w:t>(</w:t>
      </w:r>
      <w:r>
        <w:t>TIMERS</w:t>
      </w:r>
      <w:r w:rsidR="0090117A">
        <w:t xml:space="preserve">) </w:t>
      </w:r>
      <w:r w:rsidR="00DA53AD">
        <w:t>M</w:t>
      </w:r>
      <w:r w:rsidR="0090117A">
        <w:t xml:space="preserve">ake </w:t>
      </w:r>
      <w:r w:rsidR="004A785F">
        <w:t>an</w:t>
      </w:r>
      <w:r w:rsidR="0090117A">
        <w:t xml:space="preserve"> </w:t>
      </w:r>
      <w:r>
        <w:t>LED</w:t>
      </w:r>
      <w:r w:rsidR="0090117A">
        <w:t xml:space="preserve"> </w:t>
      </w:r>
      <w:r w:rsidR="004A785F">
        <w:t>blink using</w:t>
      </w:r>
      <w:r w:rsidR="0090117A">
        <w:t xml:space="preserve"> </w:t>
      </w:r>
      <w:r w:rsidR="004A785F">
        <w:t>a</w:t>
      </w:r>
      <w:r w:rsidR="0090117A">
        <w:t xml:space="preserve"> timer</w:t>
      </w:r>
      <w:r w:rsidR="00186640">
        <w:t>.</w:t>
      </w:r>
    </w:p>
    <w:p w14:paraId="6F8A8B09" w14:textId="76995E61" w:rsidR="002F255C" w:rsidRDefault="005A0A76" w:rsidP="002F255C">
      <w:pPr>
        <w:pStyle w:val="ListParagraph"/>
        <w:numPr>
          <w:ilvl w:val="0"/>
          <w:numId w:val="32"/>
        </w:numPr>
      </w:pPr>
      <w:r>
        <w:t>Copy 01_thread to 0</w:t>
      </w:r>
      <w:r w:rsidR="00D73A3E">
        <w:t>5</w:t>
      </w:r>
      <w:r>
        <w:t>_</w:t>
      </w:r>
      <w:r w:rsidR="00DD448C">
        <w:t>timer</w:t>
      </w:r>
      <w:r w:rsidR="003B5C41">
        <w:t>.  Update the make</w:t>
      </w:r>
      <w:r>
        <w:t>file and create a make target.</w:t>
      </w:r>
    </w:p>
    <w:p w14:paraId="4B54BE2C" w14:textId="296A3C32" w:rsidR="00DD448C" w:rsidRDefault="00DD448C" w:rsidP="00DD448C">
      <w:pPr>
        <w:pStyle w:val="ListParagraph"/>
        <w:numPr>
          <w:ilvl w:val="0"/>
          <w:numId w:val="32"/>
        </w:numPr>
      </w:pPr>
      <w:r>
        <w:t xml:space="preserve">Update the LED thread function so that it is just a simple function to toggle the LED with no </w:t>
      </w:r>
      <w:r w:rsidRPr="00A40A40">
        <w:rPr>
          <w:i/>
        </w:rPr>
        <w:t>while(1)</w:t>
      </w:r>
      <w:r>
        <w:t xml:space="preserve"> loop and no </w:t>
      </w:r>
      <w:r w:rsidRPr="00DD448C">
        <w:rPr>
          <w:i/>
        </w:rPr>
        <w:t>wiced_rtos_delay_milliseconds</w:t>
      </w:r>
      <w:r w:rsidR="00B205C6">
        <w:rPr>
          <w:i/>
        </w:rPr>
        <w:t>()</w:t>
      </w:r>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AD43BD5" w:rsidR="00EA3E92" w:rsidRDefault="00EA3E92" w:rsidP="00D73A3E">
      <w:pPr>
        <w:ind w:left="360"/>
      </w:pPr>
      <w:r>
        <w:t>Can the main application loop be empty in this case? Why?</w:t>
      </w:r>
    </w:p>
    <w:p w14:paraId="67B995F9" w14:textId="396632C8" w:rsidR="001E634E" w:rsidRDefault="001E634E" w:rsidP="00D73A3E">
      <w:pPr>
        <w:ind w:left="360"/>
      </w:pPr>
      <w:r>
        <w:t xml:space="preserve">What happens if you don’t remove the </w:t>
      </w:r>
      <w:r w:rsidRPr="003A6885">
        <w:rPr>
          <w:i/>
        </w:rPr>
        <w:t>while(1)</w:t>
      </w:r>
      <w:r>
        <w:t xml:space="preserve"> loop from the function that blinks the LED? Why?</w:t>
      </w:r>
    </w:p>
    <w:p w14:paraId="76B81271" w14:textId="3201B552" w:rsidR="009A4316" w:rsidRDefault="009A4316" w:rsidP="009A4316">
      <w:pPr>
        <w:pStyle w:val="Heading3"/>
        <w:rPr>
          <w:ins w:id="259" w:author="Greg Landry" w:date="2017-03-01T10:59:00Z"/>
        </w:rPr>
      </w:pPr>
      <w:ins w:id="260" w:author="Greg Landry" w:date="2017-03-01T10:59:00Z">
        <w:r>
          <w:t>0</w:t>
        </w:r>
      </w:ins>
      <w:ins w:id="261" w:author="Greg Landry" w:date="2017-03-01T11:04:00Z">
        <w:r w:rsidR="00905CE3">
          <w:t>6</w:t>
        </w:r>
      </w:ins>
      <w:ins w:id="262" w:author="Greg Landry" w:date="2017-03-01T10:59:00Z">
        <w:r>
          <w:t xml:space="preserve"> (Advanced) (DEBUGGING) Setup and Run the Debugger</w:t>
        </w:r>
      </w:ins>
    </w:p>
    <w:p w14:paraId="0EA8609B" w14:textId="77777777" w:rsidR="009A4316" w:rsidRDefault="009A4316" w:rsidP="009A4316">
      <w:pPr>
        <w:pStyle w:val="Heading4"/>
        <w:rPr>
          <w:ins w:id="263" w:author="Greg Landry" w:date="2017-03-01T10:59:00Z"/>
        </w:rPr>
      </w:pPr>
      <w:ins w:id="264" w:author="Greg Landry" w:date="2017-03-01T10:59:00Z">
        <w:r>
          <w:t>Make Target</w:t>
        </w:r>
      </w:ins>
    </w:p>
    <w:p w14:paraId="6C8ECEFB" w14:textId="70035510" w:rsidR="009A4316" w:rsidRPr="006A73BB" w:rsidRDefault="009A4316" w:rsidP="009A4316">
      <w:pPr>
        <w:rPr>
          <w:ins w:id="265" w:author="Greg Landry" w:date="2017-03-01T10:59:00Z"/>
        </w:rPr>
      </w:pPr>
      <w:ins w:id="266" w:author="Greg Landry" w:date="2017-03-01T10:59:00Z">
        <w:r w:rsidRPr="006A73BB">
          <w:t xml:space="preserve">In order to use the debugger, </w:t>
        </w:r>
      </w:ins>
      <w:ins w:id="267" w:author="Greg Landry" w:date="2017-03-01T11:01:00Z">
        <w:r>
          <w:t xml:space="preserve">create a new </w:t>
        </w:r>
      </w:ins>
      <w:ins w:id="268" w:author="Greg Landry" w:date="2017-03-01T10:59:00Z">
        <w:r w:rsidRPr="006A73BB">
          <w:t xml:space="preserve">make target </w:t>
        </w:r>
      </w:ins>
      <w:ins w:id="269" w:author="Greg Landry" w:date="2017-03-01T11:01:00Z">
        <w:r>
          <w:t xml:space="preserve">for an existing project </w:t>
        </w:r>
      </w:ins>
      <w:ins w:id="270" w:author="Greg Landry" w:date="2017-03-01T10:59:00Z">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ins>
    </w:p>
    <w:p w14:paraId="3DA7679F" w14:textId="77777777" w:rsidR="009A4316" w:rsidRPr="00FB49AC" w:rsidRDefault="009A4316" w:rsidP="009A4316">
      <w:pPr>
        <w:ind w:left="720"/>
        <w:rPr>
          <w:ins w:id="271" w:author="Greg Landry" w:date="2017-03-01T10:59:00Z"/>
          <w:i/>
        </w:rPr>
      </w:pPr>
      <w:ins w:id="272" w:author="Greg Landry" w:date="2017-03-01T10:59:00Z">
        <w:r w:rsidRPr="00FB49AC">
          <w:rPr>
            <w:i/>
          </w:rPr>
          <w:t>&lt;folder1&gt;.</w:t>
        </w:r>
        <w:r>
          <w:rPr>
            <w:i/>
          </w:rPr>
          <w:t>[</w:t>
        </w:r>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ins>
    </w:p>
    <w:p w14:paraId="5A3F2317" w14:textId="15334A91" w:rsidR="009A4316" w:rsidRPr="006A73BB" w:rsidRDefault="009A4316" w:rsidP="009A4316">
      <w:pPr>
        <w:rPr>
          <w:ins w:id="273" w:author="Greg Landry" w:date="2017-03-01T10:59:00Z"/>
        </w:rPr>
      </w:pPr>
      <w:ins w:id="274" w:author="Greg Landry" w:date="2017-03-01T10:59:00Z">
        <w:r w:rsidRPr="006A73BB">
          <w:t>For exa</w:t>
        </w:r>
        <w:r>
          <w:t>mple, the make target for the 02</w:t>
        </w:r>
        <w:r w:rsidRPr="006A73BB">
          <w:t>_blinkled project from the previous chapter would be:</w:t>
        </w:r>
      </w:ins>
    </w:p>
    <w:p w14:paraId="43320B83" w14:textId="2D76EE68" w:rsidR="009A4316" w:rsidRDefault="009A4316" w:rsidP="009A4316">
      <w:pPr>
        <w:ind w:left="720"/>
        <w:rPr>
          <w:ins w:id="275" w:author="Greg Landry" w:date="2017-03-01T10:59:00Z"/>
          <w:i/>
        </w:rPr>
      </w:pPr>
      <w:ins w:id="276" w:author="Greg Landry" w:date="2017-03-01T10:59:00Z">
        <w:r w:rsidRPr="00FB49AC">
          <w:rPr>
            <w:i/>
          </w:rPr>
          <w:t>w</w:t>
        </w:r>
        <w:r>
          <w:rPr>
            <w:i/>
          </w:rPr>
          <w:t>w</w:t>
        </w:r>
        <w:r w:rsidRPr="00FB49AC">
          <w:rPr>
            <w:i/>
          </w:rPr>
          <w:t>101.0</w:t>
        </w:r>
        <w:r>
          <w:rPr>
            <w:i/>
          </w:rPr>
          <w:t>2</w:t>
        </w:r>
        <w:r w:rsidRPr="00FB49AC">
          <w:rPr>
            <w:i/>
          </w:rPr>
          <w:t>.0</w:t>
        </w:r>
      </w:ins>
      <w:ins w:id="277" w:author="Greg Landry" w:date="2017-03-01T11:00:00Z">
        <w:r>
          <w:rPr>
            <w:i/>
          </w:rPr>
          <w:t>2</w:t>
        </w:r>
      </w:ins>
      <w:ins w:id="278" w:author="Greg Landry" w:date="2017-03-01T10:59:00Z">
        <w:r w:rsidRPr="00FB49AC">
          <w:rPr>
            <w:i/>
          </w:rPr>
          <w:t>_blinkled-BCM943</w:t>
        </w:r>
      </w:ins>
      <w:ins w:id="279" w:author="Greg Landry" w:date="2017-03-01T11:00:00Z">
        <w:r>
          <w:rPr>
            <w:i/>
          </w:rPr>
          <w:t>907_WW101</w:t>
        </w:r>
      </w:ins>
      <w:ins w:id="280" w:author="Greg Landry" w:date="2017-03-01T10:59:00Z">
        <w:r>
          <w:rPr>
            <w:i/>
          </w:rPr>
          <w:t>-debug download</w:t>
        </w:r>
      </w:ins>
    </w:p>
    <w:p w14:paraId="71F0787A" w14:textId="77777777" w:rsidR="009A4316" w:rsidRDefault="009A4316" w:rsidP="009A4316">
      <w:pPr>
        <w:pStyle w:val="Heading4"/>
        <w:rPr>
          <w:ins w:id="281" w:author="Greg Landry" w:date="2017-03-01T10:59:00Z"/>
        </w:rPr>
      </w:pPr>
      <w:ins w:id="282" w:author="Greg Landry" w:date="2017-03-01T10:59:00Z">
        <w:r>
          <w:lastRenderedPageBreak/>
          <w:t>Setup</w:t>
        </w:r>
      </w:ins>
    </w:p>
    <w:p w14:paraId="314AE2FF" w14:textId="77777777" w:rsidR="009A4316" w:rsidRDefault="009A4316" w:rsidP="009A4316">
      <w:pPr>
        <w:rPr>
          <w:ins w:id="283" w:author="Greg Landry" w:date="2017-03-01T10:59:00Z"/>
        </w:rPr>
      </w:pPr>
      <w:ins w:id="284" w:author="Greg Landry" w:date="2017-03-01T10:59:00Z">
        <w:r>
          <w:t>Before starting the debugger, we need to verify that it is setup correctly. From WICED Studio, click the down arrow next to the green bug icon and select “Debug Configurations…” Then select “GDB Hardware Debugging &gt; 43xxx_Wi-Fi Debug_Windows” from the window on the left. Setup the various tabs as shown in the figures below. You should only have to make changes on the “Startup” and “Common” tabs but all are shown here for completeness.</w:t>
        </w:r>
      </w:ins>
    </w:p>
    <w:p w14:paraId="20F32216" w14:textId="77777777" w:rsidR="009A4316" w:rsidRDefault="009A4316" w:rsidP="009A4316">
      <w:pPr>
        <w:jc w:val="center"/>
        <w:rPr>
          <w:ins w:id="285" w:author="Greg Landry" w:date="2017-03-01T10:59:00Z"/>
        </w:rPr>
      </w:pPr>
      <w:ins w:id="286" w:author="Greg Landry" w:date="2017-03-01T10:59:00Z">
        <w:r>
          <w:rPr>
            <w:noProof/>
          </w:rPr>
          <w:drawing>
            <wp:inline distT="0" distB="0" distL="0" distR="0" wp14:anchorId="7FB53D2E" wp14:editId="66F905BE">
              <wp:extent cx="5980176" cy="35661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176" cy="3566160"/>
                      </a:xfrm>
                      <a:prstGeom prst="rect">
                        <a:avLst/>
                      </a:prstGeom>
                    </pic:spPr>
                  </pic:pic>
                </a:graphicData>
              </a:graphic>
            </wp:inline>
          </w:drawing>
        </w:r>
      </w:ins>
    </w:p>
    <w:p w14:paraId="2A6F6A7A" w14:textId="77777777" w:rsidR="009A4316" w:rsidRDefault="009A4316" w:rsidP="009A4316">
      <w:pPr>
        <w:jc w:val="center"/>
        <w:rPr>
          <w:ins w:id="287" w:author="Greg Landry" w:date="2017-03-01T10:59:00Z"/>
        </w:rPr>
      </w:pPr>
      <w:ins w:id="288" w:author="Greg Landry" w:date="2017-03-01T10:59:00Z">
        <w:r>
          <w:rPr>
            <w:noProof/>
          </w:rPr>
          <w:drawing>
            <wp:inline distT="0" distB="0" distL="0" distR="0" wp14:anchorId="7A5E49EC" wp14:editId="0E46E543">
              <wp:extent cx="4384964" cy="2629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262" cy="2636409"/>
                      </a:xfrm>
                      <a:prstGeom prst="rect">
                        <a:avLst/>
                      </a:prstGeom>
                    </pic:spPr>
                  </pic:pic>
                </a:graphicData>
              </a:graphic>
            </wp:inline>
          </w:drawing>
        </w:r>
      </w:ins>
    </w:p>
    <w:p w14:paraId="0F54A4E9" w14:textId="2832EBE1" w:rsidR="009A4316" w:rsidRDefault="006151B8" w:rsidP="009A4316">
      <w:pPr>
        <w:spacing w:after="0"/>
        <w:jc w:val="center"/>
        <w:rPr>
          <w:ins w:id="289" w:author="Greg Landry" w:date="2017-03-01T10:59:00Z"/>
          <w:rFonts w:ascii="Cambria" w:eastAsia="Times New Roman" w:hAnsi="Cambria"/>
          <w:b/>
          <w:bCs/>
          <w:color w:val="4F81BD"/>
          <w:sz w:val="26"/>
          <w:szCs w:val="26"/>
        </w:rPr>
      </w:pPr>
      <w:ins w:id="290" w:author="Greg Landry" w:date="2017-04-03T15:25:00Z">
        <w:r>
          <w:rPr>
            <w:noProof/>
          </w:rPr>
          <w:lastRenderedPageBreak/>
          <w:drawing>
            <wp:inline distT="0" distB="0" distL="0" distR="0" wp14:anchorId="448FED5B" wp14:editId="231F16A9">
              <wp:extent cx="5943600" cy="52343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34305"/>
                      </a:xfrm>
                      <a:prstGeom prst="rect">
                        <a:avLst/>
                      </a:prstGeom>
                    </pic:spPr>
                  </pic:pic>
                </a:graphicData>
              </a:graphic>
            </wp:inline>
          </w:drawing>
        </w:r>
      </w:ins>
    </w:p>
    <w:p w14:paraId="3D474946" w14:textId="7F441B26" w:rsidR="009A4316" w:rsidRDefault="009A4316" w:rsidP="009A4316">
      <w:pPr>
        <w:spacing w:after="0"/>
        <w:jc w:val="center"/>
        <w:rPr>
          <w:ins w:id="291" w:author="Greg Landry" w:date="2017-03-01T10:59:00Z"/>
        </w:rPr>
      </w:pPr>
      <w:ins w:id="292" w:author="Greg Landry" w:date="2017-03-01T10:59:00Z">
        <w:r>
          <w:t xml:space="preserve">Note: the text in the box above is: </w:t>
        </w:r>
        <w:r w:rsidRPr="00E1417F">
          <w:rPr>
            <w:b/>
            <w:i/>
          </w:rPr>
          <w:t>add-symbol-file build/eclipse_debug/last_</w:t>
        </w:r>
      </w:ins>
      <w:ins w:id="293" w:author="Greg Landry" w:date="2017-04-03T15:23:00Z">
        <w:r w:rsidR="006151B8">
          <w:rPr>
            <w:b/>
            <w:i/>
          </w:rPr>
          <w:t>build</w:t>
        </w:r>
      </w:ins>
      <w:ins w:id="294" w:author="Greg Landry" w:date="2017-03-01T10:59:00Z">
        <w:r w:rsidRPr="00E1417F">
          <w:rPr>
            <w:b/>
            <w:i/>
          </w:rPr>
          <w:t>.elf 0x8000000</w:t>
        </w:r>
      </w:ins>
    </w:p>
    <w:p w14:paraId="72D2D8F8" w14:textId="77777777" w:rsidR="009A4316" w:rsidRDefault="009A4316" w:rsidP="009A4316">
      <w:pPr>
        <w:jc w:val="center"/>
        <w:rPr>
          <w:ins w:id="295" w:author="Greg Landry" w:date="2017-03-01T10:59:00Z"/>
          <w:rFonts w:ascii="Cambria" w:eastAsia="Times New Roman" w:hAnsi="Cambria"/>
          <w:b/>
          <w:bCs/>
          <w:color w:val="4F81BD"/>
          <w:sz w:val="26"/>
          <w:szCs w:val="26"/>
        </w:rPr>
      </w:pPr>
      <w:ins w:id="296" w:author="Greg Landry" w:date="2017-03-01T10:59:00Z">
        <w:r>
          <w:rPr>
            <w:noProof/>
          </w:rPr>
          <w:lastRenderedPageBreak/>
          <w:drawing>
            <wp:inline distT="0" distB="0" distL="0" distR="0" wp14:anchorId="0D75B45C" wp14:editId="7794D97A">
              <wp:extent cx="5943600" cy="3817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7620"/>
                      </a:xfrm>
                      <a:prstGeom prst="rect">
                        <a:avLst/>
                      </a:prstGeom>
                    </pic:spPr>
                  </pic:pic>
                </a:graphicData>
              </a:graphic>
            </wp:inline>
          </w:drawing>
        </w:r>
      </w:ins>
    </w:p>
    <w:p w14:paraId="1DDA9A6E" w14:textId="77777777" w:rsidR="009A4316" w:rsidRDefault="009A4316" w:rsidP="009A4316">
      <w:pPr>
        <w:jc w:val="center"/>
        <w:rPr>
          <w:ins w:id="297" w:author="Greg Landry" w:date="2017-03-01T10:59:00Z"/>
          <w:rFonts w:ascii="Cambria" w:eastAsia="Times New Roman" w:hAnsi="Cambria"/>
          <w:b/>
          <w:bCs/>
          <w:color w:val="4F81BD"/>
          <w:sz w:val="26"/>
          <w:szCs w:val="26"/>
        </w:rPr>
      </w:pPr>
      <w:ins w:id="298" w:author="Greg Landry" w:date="2017-03-01T10:59:00Z">
        <w:r>
          <w:rPr>
            <w:noProof/>
          </w:rPr>
          <w:drawing>
            <wp:inline distT="0" distB="0" distL="0" distR="0" wp14:anchorId="24681608" wp14:editId="4821FC5C">
              <wp:extent cx="5943600" cy="409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95750"/>
                      </a:xfrm>
                      <a:prstGeom prst="rect">
                        <a:avLst/>
                      </a:prstGeom>
                    </pic:spPr>
                  </pic:pic>
                </a:graphicData>
              </a:graphic>
            </wp:inline>
          </w:drawing>
        </w:r>
      </w:ins>
    </w:p>
    <w:p w14:paraId="66633D02" w14:textId="77777777" w:rsidR="009A4316" w:rsidRDefault="009A4316" w:rsidP="009A4316">
      <w:pPr>
        <w:pStyle w:val="Heading4"/>
        <w:rPr>
          <w:ins w:id="299" w:author="Greg Landry" w:date="2017-03-01T10:59:00Z"/>
        </w:rPr>
      </w:pPr>
      <w:ins w:id="300" w:author="Greg Landry" w:date="2017-03-01T10:59:00Z">
        <w:r>
          <w:lastRenderedPageBreak/>
          <w:t>Running the Debugger</w:t>
        </w:r>
      </w:ins>
    </w:p>
    <w:p w14:paraId="082867C5" w14:textId="77777777" w:rsidR="009A4316" w:rsidRDefault="009A4316" w:rsidP="009A4316">
      <w:pPr>
        <w:rPr>
          <w:ins w:id="301" w:author="Greg Landry" w:date="2017-03-01T10:59:00Z"/>
        </w:rPr>
      </w:pPr>
      <w:ins w:id="302" w:author="Greg Landry" w:date="2017-03-01T10:59:00Z">
        <w:r>
          <w:t>Once the setup is complete, execute the make target to download the program to the board. Once the project is downloaded, click the down arrow next to the green bug icon and select “43xxx_Wi-Fi_Debug_Windows”. If you get a message asking if you want to open the debug perspective, click “Yes”. You can click the check box to tell the tool to switch automatically in the future.</w:t>
        </w:r>
      </w:ins>
    </w:p>
    <w:p w14:paraId="1121B594" w14:textId="77777777" w:rsidR="009A4316" w:rsidRDefault="009A4316" w:rsidP="009A4316">
      <w:pPr>
        <w:rPr>
          <w:ins w:id="303" w:author="Greg Landry" w:date="2017-03-01T10:59:00Z"/>
        </w:rPr>
      </w:pPr>
      <w:ins w:id="304" w:author="Greg Landry" w:date="2017-03-01T10:59:00Z">
        <w:r>
          <w:rPr>
            <w:noProof/>
          </w:rPr>
          <w:drawing>
            <wp:inline distT="0" distB="0" distL="0" distR="0" wp14:anchorId="5ADB2BE3" wp14:editId="252F94D5">
              <wp:extent cx="5943600" cy="1057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ins>
    </w:p>
    <w:p w14:paraId="553FAD68" w14:textId="77777777" w:rsidR="009A4316" w:rsidRDefault="009A4316" w:rsidP="009A4316">
      <w:pPr>
        <w:rPr>
          <w:ins w:id="305" w:author="Greg Landry" w:date="2017-03-01T10:59:00Z"/>
        </w:rPr>
      </w:pPr>
      <w:ins w:id="306" w:author="Greg Landry" w:date="2017-03-01T10:59:00Z">
        <w:r>
          <w:t xml:space="preserve">Note: If you get an error when trying to launch the debugger you may need to terminate an existing debug process. Open the Windows Task Manager, select the Process tab, click on “Image Name” to sort by the process name and terminate all “arm-none-eabi-gdb” processes. </w:t>
        </w:r>
      </w:ins>
    </w:p>
    <w:p w14:paraId="06EC42EE" w14:textId="77777777" w:rsidR="009A4316" w:rsidRDefault="009A4316" w:rsidP="009A4316">
      <w:pPr>
        <w:jc w:val="center"/>
        <w:rPr>
          <w:ins w:id="307" w:author="Greg Landry" w:date="2017-03-01T10:59:00Z"/>
        </w:rPr>
      </w:pPr>
      <w:ins w:id="308" w:author="Greg Landry" w:date="2017-03-01T10:59:00Z">
        <w:r>
          <w:rPr>
            <w:noProof/>
          </w:rPr>
          <w:drawing>
            <wp:inline distT="0" distB="0" distL="0" distR="0" wp14:anchorId="2D6D8267" wp14:editId="5D3066C8">
              <wp:extent cx="5870351" cy="329391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487" cy="3319806"/>
                      </a:xfrm>
                      <a:prstGeom prst="rect">
                        <a:avLst/>
                      </a:prstGeom>
                    </pic:spPr>
                  </pic:pic>
                </a:graphicData>
              </a:graphic>
            </wp:inline>
          </w:drawing>
        </w:r>
      </w:ins>
    </w:p>
    <w:p w14:paraId="30D05743" w14:textId="77777777" w:rsidR="009A4316" w:rsidRDefault="009A4316" w:rsidP="009A4316">
      <w:pPr>
        <w:keepNext/>
        <w:rPr>
          <w:ins w:id="309" w:author="Greg Landry" w:date="2017-03-01T10:59:00Z"/>
        </w:rPr>
      </w:pPr>
      <w:ins w:id="310" w:author="Greg Landry" w:date="2017-03-01T10:59:00Z">
        <w:r>
          <w:lastRenderedPageBreak/>
          <w:t>When the debugger starts the top banner will look like this:</w:t>
        </w:r>
      </w:ins>
    </w:p>
    <w:p w14:paraId="43B08506" w14:textId="77777777" w:rsidR="009A4316" w:rsidRDefault="009A4316" w:rsidP="009A4316">
      <w:pPr>
        <w:jc w:val="both"/>
        <w:rPr>
          <w:ins w:id="311" w:author="Greg Landry" w:date="2017-03-01T10:59:00Z"/>
        </w:rPr>
      </w:pPr>
      <w:ins w:id="312" w:author="Greg Landry" w:date="2017-03-01T10:59:00Z">
        <w:r>
          <w:rPr>
            <w:noProof/>
          </w:rPr>
          <w:drawing>
            <wp:inline distT="0" distB="0" distL="0" distR="0" wp14:anchorId="24E3FDCB" wp14:editId="598C273E">
              <wp:extent cx="5943600" cy="2670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175"/>
                      </a:xfrm>
                      <a:prstGeom prst="rect">
                        <a:avLst/>
                      </a:prstGeom>
                    </pic:spPr>
                  </pic:pic>
                </a:graphicData>
              </a:graphic>
            </wp:inline>
          </w:drawing>
        </w:r>
      </w:ins>
    </w:p>
    <w:p w14:paraId="65EC0F4B" w14:textId="2418CDB9" w:rsidR="009A4316" w:rsidRDefault="009A4316" w:rsidP="009A4316">
      <w:pPr>
        <w:keepNext/>
        <w:rPr>
          <w:ins w:id="313" w:author="Greg Landry" w:date="2017-03-01T10:59:00Z"/>
        </w:rPr>
      </w:pPr>
      <w:ins w:id="314" w:author="Greg Landry" w:date="2017-03-01T10:59:00Z">
        <w:r w:rsidRPr="002346F3">
          <w:rPr>
            <w:u w:val="single"/>
            <w:rPrChange w:id="315" w:author="Greg Landry" w:date="2017-03-01T11:01:00Z">
              <w:rPr/>
            </w:rPrChange>
          </w:rPr>
          <w:t>Click the “Resume” button a few times (shown in the figure above) until the program continues running</w:t>
        </w:r>
        <w:r>
          <w:t xml:space="preserve"> </w:t>
        </w:r>
      </w:ins>
      <w:ins w:id="316" w:author="Greg Landry" w:date="2017-03-01T11:07:00Z">
        <w:r w:rsidR="00905CE3">
          <w:t>and the resume button stays grey. N</w:t>
        </w:r>
      </w:ins>
      <w:ins w:id="317" w:author="Greg Landry" w:date="2017-03-01T10:59:00Z">
        <w:r>
          <w:t>otice that additional threads along with information about them appears in the debug window.</w:t>
        </w:r>
      </w:ins>
    </w:p>
    <w:p w14:paraId="2C13A177" w14:textId="77777777" w:rsidR="009A4316" w:rsidRDefault="009A4316" w:rsidP="009A4316">
      <w:pPr>
        <w:rPr>
          <w:ins w:id="318" w:author="Greg Landry" w:date="2017-03-01T10:59:00Z"/>
        </w:rPr>
      </w:pPr>
      <w:ins w:id="319" w:author="Greg Landry" w:date="2017-03-01T10:59:00Z">
        <w:r>
          <w:rPr>
            <w:noProof/>
          </w:rPr>
          <w:drawing>
            <wp:inline distT="0" distB="0" distL="0" distR="0" wp14:anchorId="70CA4ED6" wp14:editId="1C3F555D">
              <wp:extent cx="5628571" cy="209523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ins>
    </w:p>
    <w:p w14:paraId="08261751" w14:textId="77777777" w:rsidR="009A4316" w:rsidRDefault="009A4316" w:rsidP="009A4316">
      <w:pPr>
        <w:keepNext/>
        <w:rPr>
          <w:ins w:id="320" w:author="Greg Landry" w:date="2017-03-01T10:59:00Z"/>
        </w:rPr>
      </w:pPr>
    </w:p>
    <w:p w14:paraId="38594409" w14:textId="77777777" w:rsidR="009A4316" w:rsidRDefault="009A4316" w:rsidP="009A4316">
      <w:pPr>
        <w:keepNext/>
        <w:rPr>
          <w:ins w:id="321" w:author="Greg Landry" w:date="2017-03-01T10:59:00Z"/>
        </w:rPr>
      </w:pPr>
      <w:ins w:id="322" w:author="Greg Landry" w:date="2017-03-01T10:59:00Z">
        <w:r>
          <w:t>You can toggle breakpoints by double clicking in the column to the left of the line numbers in the source code or you can right click and select “Toggle Breakpoint”. The breakpoint symbol appears to the left of the line number as shown here.</w:t>
        </w:r>
      </w:ins>
    </w:p>
    <w:p w14:paraId="5393DD4B" w14:textId="77777777" w:rsidR="009A4316" w:rsidRDefault="009A4316" w:rsidP="009A4316">
      <w:pPr>
        <w:keepNext/>
        <w:jc w:val="center"/>
        <w:rPr>
          <w:ins w:id="323" w:author="Greg Landry" w:date="2017-03-01T10:59:00Z"/>
        </w:rPr>
      </w:pPr>
      <w:ins w:id="324" w:author="Greg Landry" w:date="2017-03-01T10:59:00Z">
        <w:r>
          <w:rPr>
            <w:noProof/>
          </w:rPr>
          <w:drawing>
            <wp:inline distT="0" distB="0" distL="0" distR="0" wp14:anchorId="44BAA0BC" wp14:editId="46B51EDE">
              <wp:extent cx="3790476" cy="647619"/>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476" cy="647619"/>
                      </a:xfrm>
                      <a:prstGeom prst="rect">
                        <a:avLst/>
                      </a:prstGeom>
                    </pic:spPr>
                  </pic:pic>
                </a:graphicData>
              </a:graphic>
            </wp:inline>
          </w:drawing>
        </w:r>
      </w:ins>
    </w:p>
    <w:p w14:paraId="6A9D5FC8" w14:textId="77777777" w:rsidR="009A4316" w:rsidRDefault="009A4316" w:rsidP="009A4316">
      <w:pPr>
        <w:keepNext/>
        <w:rPr>
          <w:ins w:id="325" w:author="Greg Landry" w:date="2017-03-01T10:59:00Z"/>
        </w:rPr>
      </w:pPr>
      <w:ins w:id="326" w:author="Greg Landry" w:date="2017-03-01T10:59:00Z">
        <w:r>
          <w:t>Once a thread suspends due to a breakpoint you will see that line of code highlighted in green as shown above and you will see that the thread is suspended due to the breakpoint in the debug window as shown below.</w:t>
        </w:r>
      </w:ins>
    </w:p>
    <w:p w14:paraId="32707E2F" w14:textId="77777777" w:rsidR="009A4316" w:rsidRDefault="009A4316" w:rsidP="009A4316">
      <w:pPr>
        <w:jc w:val="center"/>
        <w:rPr>
          <w:ins w:id="327" w:author="Greg Landry" w:date="2017-03-01T10:59:00Z"/>
        </w:rPr>
      </w:pPr>
      <w:ins w:id="328" w:author="Greg Landry" w:date="2017-03-01T10:59:00Z">
        <w:r>
          <w:rPr>
            <w:noProof/>
          </w:rPr>
          <w:drawing>
            <wp:inline distT="0" distB="0" distL="0" distR="0" wp14:anchorId="2D6E0AEF" wp14:editId="71A635F5">
              <wp:extent cx="5628571" cy="209523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ins>
    </w:p>
    <w:p w14:paraId="20A59496" w14:textId="77777777" w:rsidR="009A4316" w:rsidRDefault="009A4316" w:rsidP="009A4316">
      <w:pPr>
        <w:rPr>
          <w:ins w:id="329" w:author="Greg Landry" w:date="2017-03-01T10:59:00Z"/>
        </w:rPr>
      </w:pPr>
      <w:ins w:id="330" w:author="Greg Landry" w:date="2017-03-01T10:59:00Z">
        <w:r>
          <w:t>Click the red “Terminate” button to stop debugging. Once you terminate the debugger, you may want to switch back to the C/C++ perspective by clicking on the button at the top right corner.</w:t>
        </w:r>
      </w:ins>
    </w:p>
    <w:p w14:paraId="0B420B39" w14:textId="77777777" w:rsidR="009A4316" w:rsidRDefault="009A4316" w:rsidP="009A4316">
      <w:pPr>
        <w:jc w:val="center"/>
        <w:rPr>
          <w:ins w:id="331" w:author="Greg Landry" w:date="2017-03-01T10:59:00Z"/>
          <w:rFonts w:ascii="Cambria" w:eastAsia="Times New Roman" w:hAnsi="Cambria"/>
          <w:b/>
          <w:bCs/>
          <w:color w:val="4F81BD"/>
          <w:sz w:val="26"/>
          <w:szCs w:val="26"/>
        </w:rPr>
      </w:pPr>
      <w:ins w:id="332" w:author="Greg Landry" w:date="2017-03-01T10:59:00Z">
        <w:r>
          <w:rPr>
            <w:noProof/>
          </w:rPr>
          <w:drawing>
            <wp:inline distT="0" distB="0" distL="0" distR="0" wp14:anchorId="1070EE9E" wp14:editId="577EEB8E">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ins>
    </w:p>
    <w:p w14:paraId="4AA4B7D1" w14:textId="6E39C0F0" w:rsidR="00F32A41" w:rsidDel="009A4316" w:rsidRDefault="00F32A41">
      <w:pPr>
        <w:pStyle w:val="Heading3"/>
        <w:rPr>
          <w:del w:id="333" w:author="Greg Landry" w:date="2017-03-01T10:58:00Z"/>
        </w:rPr>
        <w:pPrChange w:id="334" w:author="Greg Landry" w:date="2017-03-01T10:59:00Z">
          <w:pPr>
            <w:ind w:left="360"/>
          </w:pPr>
        </w:pPrChange>
      </w:pPr>
      <w:del w:id="335" w:author="Greg Landry" w:date="2017-03-01T10:58:00Z">
        <w:r w:rsidDel="009A4316">
          <w:lastRenderedPageBreak/>
          <w:delText xml:space="preserve">Run the debugger. How many threads are in </w:delText>
        </w:r>
        <w:r w:rsidR="009501D7" w:rsidDel="009A4316">
          <w:delText>this application</w:delText>
        </w:r>
        <w:r w:rsidDel="009A4316">
          <w:delText>?</w:delText>
        </w:r>
      </w:del>
    </w:p>
    <w:p w14:paraId="2028EE70" w14:textId="1D4EF220" w:rsidR="00A4421A" w:rsidDel="002346F3" w:rsidRDefault="00A4421A">
      <w:pPr>
        <w:pStyle w:val="Heading3"/>
        <w:rPr>
          <w:del w:id="336" w:author="Greg Landry" w:date="2017-03-01T11:02:00Z"/>
          <w:sz w:val="26"/>
          <w:szCs w:val="26"/>
        </w:rPr>
        <w:pPrChange w:id="337" w:author="Greg Landry" w:date="2017-03-01T10:59:00Z">
          <w:pPr/>
        </w:pPrChange>
      </w:pPr>
      <w:del w:id="338" w:author="Greg Landry" w:date="2017-03-01T11:02:00Z">
        <w:r w:rsidDel="002346F3">
          <w:br w:type="page"/>
        </w:r>
      </w:del>
    </w:p>
    <w:p w14:paraId="7ADDA91D" w14:textId="39D7A02F" w:rsidR="003C0BC5" w:rsidRDefault="003C0BC5" w:rsidP="003C0BC5">
      <w:pPr>
        <w:pStyle w:val="Heading2"/>
      </w:pPr>
      <w:r>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D63692">
            <w:pPr>
              <w:jc w:val="center"/>
              <w:rPr>
                <w:b/>
              </w:rPr>
            </w:pPr>
            <w:r w:rsidRPr="00ED587E">
              <w:rPr>
                <w:b/>
              </w:rPr>
              <w:t>App Name</w:t>
            </w:r>
          </w:p>
        </w:tc>
        <w:tc>
          <w:tcPr>
            <w:tcW w:w="7698" w:type="dxa"/>
          </w:tcPr>
          <w:p w14:paraId="3799F5E4" w14:textId="77777777" w:rsidR="003C0BC5" w:rsidRPr="00ED587E" w:rsidRDefault="003C0BC5" w:rsidP="00D63692">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D63692">
            <w:r>
              <w:t>snip.thraed_monitor</w:t>
            </w:r>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r>
              <w:t>snip.stack_overflow</w:t>
            </w:r>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4ED6F248" w:rsidR="003C0BC5" w:rsidRPr="00F377DB" w:rsidRDefault="005B72F4" w:rsidP="003C0BC5">
      <w:r>
        <w:t>How do you</w:t>
      </w:r>
      <w:r w:rsidR="003C0BC5">
        <w:t xml:space="preserve"> know what size stack</w:t>
      </w:r>
      <w:r>
        <w:t xml:space="preserve"> is required for a given thread?</w:t>
      </w:r>
    </w:p>
    <w:sectPr w:rsidR="003C0BC5" w:rsidRPr="00F377DB">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456DEE" w14:textId="77777777" w:rsidR="00ED5184" w:rsidRDefault="00ED5184" w:rsidP="00B93846">
      <w:r>
        <w:separator/>
      </w:r>
    </w:p>
  </w:endnote>
  <w:endnote w:type="continuationSeparator" w:id="0">
    <w:p w14:paraId="2A4F4492" w14:textId="77777777" w:rsidR="00ED5184" w:rsidRDefault="00ED5184"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97BFA74" w:rsidR="00B93846" w:rsidRDefault="00B93846">
            <w:pPr>
              <w:pStyle w:val="Footer"/>
              <w:jc w:val="center"/>
            </w:pPr>
            <w:r>
              <w:t xml:space="preserve">Page </w:t>
            </w:r>
            <w:r>
              <w:rPr>
                <w:b/>
                <w:bCs/>
              </w:rPr>
              <w:fldChar w:fldCharType="begin"/>
            </w:r>
            <w:r>
              <w:rPr>
                <w:b/>
                <w:bCs/>
              </w:rPr>
              <w:instrText xml:space="preserve"> PAGE </w:instrText>
            </w:r>
            <w:r>
              <w:rPr>
                <w:b/>
                <w:bCs/>
              </w:rPr>
              <w:fldChar w:fldCharType="separate"/>
            </w:r>
            <w:r w:rsidR="003C5CD2">
              <w:rPr>
                <w:b/>
                <w:bCs/>
                <w:noProof/>
              </w:rPr>
              <w:t>14</w:t>
            </w:r>
            <w:r>
              <w:rPr>
                <w:b/>
                <w:bCs/>
              </w:rPr>
              <w:fldChar w:fldCharType="end"/>
            </w:r>
            <w:r>
              <w:t xml:space="preserve"> of </w:t>
            </w:r>
            <w:r>
              <w:rPr>
                <w:b/>
                <w:bCs/>
              </w:rPr>
              <w:fldChar w:fldCharType="begin"/>
            </w:r>
            <w:r>
              <w:rPr>
                <w:b/>
                <w:bCs/>
              </w:rPr>
              <w:instrText xml:space="preserve"> NUMPAGES  </w:instrText>
            </w:r>
            <w:r>
              <w:rPr>
                <w:b/>
                <w:bCs/>
              </w:rPr>
              <w:fldChar w:fldCharType="separate"/>
            </w:r>
            <w:r w:rsidR="003C5CD2">
              <w:rPr>
                <w:b/>
                <w:bCs/>
                <w:noProof/>
              </w:rPr>
              <w:t>18</w:t>
            </w:r>
            <w:r>
              <w:rPr>
                <w:b/>
                <w:bCs/>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480E26" w14:textId="77777777" w:rsidR="00ED5184" w:rsidRDefault="00ED5184" w:rsidP="00B93846">
      <w:r>
        <w:separator/>
      </w:r>
    </w:p>
  </w:footnote>
  <w:footnote w:type="continuationSeparator" w:id="0">
    <w:p w14:paraId="03161E75" w14:textId="77777777" w:rsidR="00ED5184" w:rsidRDefault="00ED5184" w:rsidP="00B938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2180"/>
    <w:rsid w:val="000163E5"/>
    <w:rsid w:val="00017A82"/>
    <w:rsid w:val="00020D29"/>
    <w:rsid w:val="00030046"/>
    <w:rsid w:val="00031FF5"/>
    <w:rsid w:val="00043251"/>
    <w:rsid w:val="000510C4"/>
    <w:rsid w:val="000538DF"/>
    <w:rsid w:val="00064CE9"/>
    <w:rsid w:val="000671F1"/>
    <w:rsid w:val="00096124"/>
    <w:rsid w:val="000A10C2"/>
    <w:rsid w:val="000A4ACD"/>
    <w:rsid w:val="000B39A3"/>
    <w:rsid w:val="000B6495"/>
    <w:rsid w:val="000C5FAA"/>
    <w:rsid w:val="000D2532"/>
    <w:rsid w:val="000E467D"/>
    <w:rsid w:val="000E4DE0"/>
    <w:rsid w:val="000E59EC"/>
    <w:rsid w:val="00124621"/>
    <w:rsid w:val="00130A83"/>
    <w:rsid w:val="00134655"/>
    <w:rsid w:val="001456B7"/>
    <w:rsid w:val="00147A33"/>
    <w:rsid w:val="0017702F"/>
    <w:rsid w:val="00177F74"/>
    <w:rsid w:val="00186640"/>
    <w:rsid w:val="001B7333"/>
    <w:rsid w:val="001C498E"/>
    <w:rsid w:val="001D3AD8"/>
    <w:rsid w:val="001E5C32"/>
    <w:rsid w:val="001E634E"/>
    <w:rsid w:val="001F1D25"/>
    <w:rsid w:val="00203A4C"/>
    <w:rsid w:val="00203EBC"/>
    <w:rsid w:val="00204D2C"/>
    <w:rsid w:val="002155BD"/>
    <w:rsid w:val="00222109"/>
    <w:rsid w:val="00225C98"/>
    <w:rsid w:val="00227150"/>
    <w:rsid w:val="00232483"/>
    <w:rsid w:val="00232B96"/>
    <w:rsid w:val="002346F3"/>
    <w:rsid w:val="00247CCA"/>
    <w:rsid w:val="00250ACA"/>
    <w:rsid w:val="00266D12"/>
    <w:rsid w:val="00266D14"/>
    <w:rsid w:val="0027755D"/>
    <w:rsid w:val="0028000A"/>
    <w:rsid w:val="00287DDA"/>
    <w:rsid w:val="0029288C"/>
    <w:rsid w:val="002A0254"/>
    <w:rsid w:val="002A33B3"/>
    <w:rsid w:val="002B64B2"/>
    <w:rsid w:val="002C4163"/>
    <w:rsid w:val="002C5818"/>
    <w:rsid w:val="002C76B0"/>
    <w:rsid w:val="002E3161"/>
    <w:rsid w:val="002F1360"/>
    <w:rsid w:val="002F255C"/>
    <w:rsid w:val="00301BFC"/>
    <w:rsid w:val="00323265"/>
    <w:rsid w:val="0032349E"/>
    <w:rsid w:val="00325D1A"/>
    <w:rsid w:val="00327209"/>
    <w:rsid w:val="00330C2F"/>
    <w:rsid w:val="00335D11"/>
    <w:rsid w:val="0034157F"/>
    <w:rsid w:val="003445E6"/>
    <w:rsid w:val="00354A36"/>
    <w:rsid w:val="00365D4B"/>
    <w:rsid w:val="00374C86"/>
    <w:rsid w:val="0038039F"/>
    <w:rsid w:val="003817F7"/>
    <w:rsid w:val="003853D7"/>
    <w:rsid w:val="00392978"/>
    <w:rsid w:val="00397ACA"/>
    <w:rsid w:val="003A1412"/>
    <w:rsid w:val="003A2691"/>
    <w:rsid w:val="003A6885"/>
    <w:rsid w:val="003A6AAD"/>
    <w:rsid w:val="003A71CA"/>
    <w:rsid w:val="003B5329"/>
    <w:rsid w:val="003B5C41"/>
    <w:rsid w:val="003C0BC5"/>
    <w:rsid w:val="003C179C"/>
    <w:rsid w:val="003C5CD2"/>
    <w:rsid w:val="003E3652"/>
    <w:rsid w:val="003E39EE"/>
    <w:rsid w:val="003E5867"/>
    <w:rsid w:val="003F44B6"/>
    <w:rsid w:val="003F677F"/>
    <w:rsid w:val="00406CF9"/>
    <w:rsid w:val="004119D6"/>
    <w:rsid w:val="004320E0"/>
    <w:rsid w:val="004417C2"/>
    <w:rsid w:val="00450CDA"/>
    <w:rsid w:val="00451FB6"/>
    <w:rsid w:val="00480219"/>
    <w:rsid w:val="0048758E"/>
    <w:rsid w:val="0049253A"/>
    <w:rsid w:val="0049476C"/>
    <w:rsid w:val="004A785F"/>
    <w:rsid w:val="004B29F6"/>
    <w:rsid w:val="004C151F"/>
    <w:rsid w:val="004D2DCC"/>
    <w:rsid w:val="004D3236"/>
    <w:rsid w:val="004D51FE"/>
    <w:rsid w:val="00506E29"/>
    <w:rsid w:val="0051098E"/>
    <w:rsid w:val="00540B07"/>
    <w:rsid w:val="00542D5D"/>
    <w:rsid w:val="00551B0E"/>
    <w:rsid w:val="00562AF8"/>
    <w:rsid w:val="005716DE"/>
    <w:rsid w:val="00572922"/>
    <w:rsid w:val="00583ABA"/>
    <w:rsid w:val="00593945"/>
    <w:rsid w:val="00597D28"/>
    <w:rsid w:val="005A0A76"/>
    <w:rsid w:val="005B5E0C"/>
    <w:rsid w:val="005B72F4"/>
    <w:rsid w:val="005C2D41"/>
    <w:rsid w:val="005C6322"/>
    <w:rsid w:val="005D48B6"/>
    <w:rsid w:val="005F3959"/>
    <w:rsid w:val="005F52BF"/>
    <w:rsid w:val="005F67C7"/>
    <w:rsid w:val="00602B95"/>
    <w:rsid w:val="006072E4"/>
    <w:rsid w:val="006151B8"/>
    <w:rsid w:val="006168FC"/>
    <w:rsid w:val="00625C0B"/>
    <w:rsid w:val="00640EA5"/>
    <w:rsid w:val="00653120"/>
    <w:rsid w:val="0065757C"/>
    <w:rsid w:val="00666361"/>
    <w:rsid w:val="0067252F"/>
    <w:rsid w:val="00675BB1"/>
    <w:rsid w:val="00686EF4"/>
    <w:rsid w:val="006909FE"/>
    <w:rsid w:val="006A2DA2"/>
    <w:rsid w:val="006A73BB"/>
    <w:rsid w:val="006B442B"/>
    <w:rsid w:val="006C4A51"/>
    <w:rsid w:val="006D30AB"/>
    <w:rsid w:val="006D311A"/>
    <w:rsid w:val="006D675D"/>
    <w:rsid w:val="006E1AB1"/>
    <w:rsid w:val="007129BF"/>
    <w:rsid w:val="00726AAC"/>
    <w:rsid w:val="00730327"/>
    <w:rsid w:val="00730343"/>
    <w:rsid w:val="00740471"/>
    <w:rsid w:val="00746AEE"/>
    <w:rsid w:val="00747817"/>
    <w:rsid w:val="00757332"/>
    <w:rsid w:val="00762E87"/>
    <w:rsid w:val="007707C6"/>
    <w:rsid w:val="00774C33"/>
    <w:rsid w:val="00781A62"/>
    <w:rsid w:val="00782D82"/>
    <w:rsid w:val="00784721"/>
    <w:rsid w:val="00794429"/>
    <w:rsid w:val="007B104F"/>
    <w:rsid w:val="007B3030"/>
    <w:rsid w:val="007B6D21"/>
    <w:rsid w:val="007E0232"/>
    <w:rsid w:val="007E6956"/>
    <w:rsid w:val="007E6B13"/>
    <w:rsid w:val="007F159F"/>
    <w:rsid w:val="00804EE3"/>
    <w:rsid w:val="0081200B"/>
    <w:rsid w:val="00820349"/>
    <w:rsid w:val="008249B3"/>
    <w:rsid w:val="00841CC7"/>
    <w:rsid w:val="008428F3"/>
    <w:rsid w:val="008509BA"/>
    <w:rsid w:val="008544E1"/>
    <w:rsid w:val="00856DAD"/>
    <w:rsid w:val="00871379"/>
    <w:rsid w:val="00890FA8"/>
    <w:rsid w:val="00891196"/>
    <w:rsid w:val="008913C2"/>
    <w:rsid w:val="00896244"/>
    <w:rsid w:val="008A56F3"/>
    <w:rsid w:val="008A688E"/>
    <w:rsid w:val="008C0FF0"/>
    <w:rsid w:val="008C197E"/>
    <w:rsid w:val="008E0A16"/>
    <w:rsid w:val="0090117A"/>
    <w:rsid w:val="00905CE3"/>
    <w:rsid w:val="00914339"/>
    <w:rsid w:val="00914CE3"/>
    <w:rsid w:val="00924679"/>
    <w:rsid w:val="0092540F"/>
    <w:rsid w:val="00926EE8"/>
    <w:rsid w:val="00926F83"/>
    <w:rsid w:val="009401B8"/>
    <w:rsid w:val="0094613D"/>
    <w:rsid w:val="009501D7"/>
    <w:rsid w:val="009600E6"/>
    <w:rsid w:val="00960E6F"/>
    <w:rsid w:val="00964490"/>
    <w:rsid w:val="00974A87"/>
    <w:rsid w:val="00983676"/>
    <w:rsid w:val="0098674F"/>
    <w:rsid w:val="00991404"/>
    <w:rsid w:val="00997A9B"/>
    <w:rsid w:val="009A4316"/>
    <w:rsid w:val="009A44DD"/>
    <w:rsid w:val="009A7BB9"/>
    <w:rsid w:val="009B51E0"/>
    <w:rsid w:val="009E7EAB"/>
    <w:rsid w:val="009F5407"/>
    <w:rsid w:val="009F7B17"/>
    <w:rsid w:val="00A0392D"/>
    <w:rsid w:val="00A26F83"/>
    <w:rsid w:val="00A34640"/>
    <w:rsid w:val="00A40A40"/>
    <w:rsid w:val="00A431B1"/>
    <w:rsid w:val="00A43F65"/>
    <w:rsid w:val="00A4421A"/>
    <w:rsid w:val="00A46D45"/>
    <w:rsid w:val="00A56E90"/>
    <w:rsid w:val="00A604C5"/>
    <w:rsid w:val="00A636DC"/>
    <w:rsid w:val="00A65E32"/>
    <w:rsid w:val="00A666C0"/>
    <w:rsid w:val="00A74A92"/>
    <w:rsid w:val="00A75971"/>
    <w:rsid w:val="00A807FE"/>
    <w:rsid w:val="00A8704B"/>
    <w:rsid w:val="00A9543C"/>
    <w:rsid w:val="00A97B10"/>
    <w:rsid w:val="00A97E47"/>
    <w:rsid w:val="00AA34E7"/>
    <w:rsid w:val="00AC02B5"/>
    <w:rsid w:val="00AD162F"/>
    <w:rsid w:val="00AD4850"/>
    <w:rsid w:val="00AD55D5"/>
    <w:rsid w:val="00AE188C"/>
    <w:rsid w:val="00AE38BA"/>
    <w:rsid w:val="00AE46CA"/>
    <w:rsid w:val="00AE66A3"/>
    <w:rsid w:val="00AF399B"/>
    <w:rsid w:val="00B02F1E"/>
    <w:rsid w:val="00B15F42"/>
    <w:rsid w:val="00B205C6"/>
    <w:rsid w:val="00B210AF"/>
    <w:rsid w:val="00B30D40"/>
    <w:rsid w:val="00B34567"/>
    <w:rsid w:val="00B4608D"/>
    <w:rsid w:val="00B527A0"/>
    <w:rsid w:val="00B616D1"/>
    <w:rsid w:val="00B73DF5"/>
    <w:rsid w:val="00B85D2F"/>
    <w:rsid w:val="00B93846"/>
    <w:rsid w:val="00BB7140"/>
    <w:rsid w:val="00BC1DF6"/>
    <w:rsid w:val="00BD189B"/>
    <w:rsid w:val="00BD3E13"/>
    <w:rsid w:val="00BF18E3"/>
    <w:rsid w:val="00C021BA"/>
    <w:rsid w:val="00C049F8"/>
    <w:rsid w:val="00C06A4D"/>
    <w:rsid w:val="00C16CAC"/>
    <w:rsid w:val="00C200D4"/>
    <w:rsid w:val="00C25AFA"/>
    <w:rsid w:val="00C33320"/>
    <w:rsid w:val="00C4656A"/>
    <w:rsid w:val="00C61F72"/>
    <w:rsid w:val="00C63FFD"/>
    <w:rsid w:val="00C64BB4"/>
    <w:rsid w:val="00C75150"/>
    <w:rsid w:val="00C856FE"/>
    <w:rsid w:val="00C930DE"/>
    <w:rsid w:val="00C97A54"/>
    <w:rsid w:val="00CB3ED0"/>
    <w:rsid w:val="00CB5A4E"/>
    <w:rsid w:val="00CC0BE1"/>
    <w:rsid w:val="00CC7B01"/>
    <w:rsid w:val="00CD161E"/>
    <w:rsid w:val="00D04164"/>
    <w:rsid w:val="00D10885"/>
    <w:rsid w:val="00D15BE4"/>
    <w:rsid w:val="00D26F33"/>
    <w:rsid w:val="00D53315"/>
    <w:rsid w:val="00D53EAC"/>
    <w:rsid w:val="00D61106"/>
    <w:rsid w:val="00D65D87"/>
    <w:rsid w:val="00D67344"/>
    <w:rsid w:val="00D71358"/>
    <w:rsid w:val="00D72784"/>
    <w:rsid w:val="00D73A3E"/>
    <w:rsid w:val="00D825CB"/>
    <w:rsid w:val="00D838A6"/>
    <w:rsid w:val="00D95B97"/>
    <w:rsid w:val="00DA1B06"/>
    <w:rsid w:val="00DA2A5F"/>
    <w:rsid w:val="00DA53AD"/>
    <w:rsid w:val="00DB5897"/>
    <w:rsid w:val="00DC7DEF"/>
    <w:rsid w:val="00DD0358"/>
    <w:rsid w:val="00DD448C"/>
    <w:rsid w:val="00DE180B"/>
    <w:rsid w:val="00DE761B"/>
    <w:rsid w:val="00DF1A23"/>
    <w:rsid w:val="00DF3BDB"/>
    <w:rsid w:val="00E043FD"/>
    <w:rsid w:val="00E106AA"/>
    <w:rsid w:val="00E1216F"/>
    <w:rsid w:val="00E1417F"/>
    <w:rsid w:val="00E6156B"/>
    <w:rsid w:val="00E63230"/>
    <w:rsid w:val="00E63761"/>
    <w:rsid w:val="00E7644F"/>
    <w:rsid w:val="00E81FE7"/>
    <w:rsid w:val="00E82666"/>
    <w:rsid w:val="00E85D3C"/>
    <w:rsid w:val="00E93965"/>
    <w:rsid w:val="00EA2941"/>
    <w:rsid w:val="00EA3E7C"/>
    <w:rsid w:val="00EA3E92"/>
    <w:rsid w:val="00EB1C66"/>
    <w:rsid w:val="00EB629E"/>
    <w:rsid w:val="00ED0FED"/>
    <w:rsid w:val="00ED5184"/>
    <w:rsid w:val="00ED5415"/>
    <w:rsid w:val="00EE5A51"/>
    <w:rsid w:val="00EF17B0"/>
    <w:rsid w:val="00EF5363"/>
    <w:rsid w:val="00EF67A9"/>
    <w:rsid w:val="00F02A4D"/>
    <w:rsid w:val="00F23501"/>
    <w:rsid w:val="00F25363"/>
    <w:rsid w:val="00F32A41"/>
    <w:rsid w:val="00F356CE"/>
    <w:rsid w:val="00F47401"/>
    <w:rsid w:val="00F5107D"/>
    <w:rsid w:val="00F51855"/>
    <w:rsid w:val="00F53ECC"/>
    <w:rsid w:val="00F57744"/>
    <w:rsid w:val="00F60FD0"/>
    <w:rsid w:val="00F635D0"/>
    <w:rsid w:val="00F6666A"/>
    <w:rsid w:val="00F672F4"/>
    <w:rsid w:val="00F73D45"/>
    <w:rsid w:val="00F804A5"/>
    <w:rsid w:val="00F81175"/>
    <w:rsid w:val="00F83F9B"/>
    <w:rsid w:val="00F94CE2"/>
    <w:rsid w:val="00F979D4"/>
    <w:rsid w:val="00FA7B67"/>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CD2"/>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3C5CD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C5CD2"/>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emaphore_(programming)"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D96F27-8B12-499B-8A4F-F6C03D51F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1999</TotalTime>
  <Pages>1</Pages>
  <Words>3261</Words>
  <Characters>18590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244</cp:revision>
  <cp:lastPrinted>2017-04-04T18:19:00Z</cp:lastPrinted>
  <dcterms:created xsi:type="dcterms:W3CDTF">2016-10-10T22:52:00Z</dcterms:created>
  <dcterms:modified xsi:type="dcterms:W3CDTF">2017-04-04T18:20:00Z</dcterms:modified>
</cp:coreProperties>
</file>