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After completing chapter 3 you will have a fundamental understanding of the role of the WICED RTOS in building WICED projects.  You will be able to use the WICED RTOS abstraction layer to create and use threads, semaphores, mutex</w:t>
      </w:r>
      <w:r w:rsidR="00FF1EA7">
        <w:t>es</w:t>
      </w:r>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0" w:author="Greg Landry" w:date="2017-04-03T15:15:00Z">
        <w:r w:rsidR="00374C86" w:rsidDel="00A636DC">
          <w:delText>1½</w:delText>
        </w:r>
      </w:del>
      <w:ins w:id="1"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w:t>
      </w:r>
      <w:proofErr w:type="gramStart"/>
      <w:r>
        <w:t>multitasking</w:t>
      </w:r>
      <w:proofErr w:type="gramEnd"/>
      <w:r>
        <w:t xml:space="preserve"> the CPU completely controls which task is running and has the ability to stop and start them as required.  </w:t>
      </w:r>
      <w:r w:rsidR="00301BFC">
        <w:t xml:space="preserve">In this </w:t>
      </w:r>
      <w:proofErr w:type="gramStart"/>
      <w:r w:rsidR="00301BFC">
        <w:t>scheme</w:t>
      </w:r>
      <w:proofErr w:type="gramEnd"/>
      <w:r w:rsidR="00301BFC">
        <w:t xml:space="preserv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w:t>
      </w:r>
      <w:proofErr w:type="gramStart"/>
      <w:r>
        <w:t>has to</w:t>
      </w:r>
      <w:proofErr w:type="gramEnd"/>
      <w:r>
        <w:t xml:space="preserve"> be a good citizen and yield </w:t>
      </w:r>
      <w:r w:rsidR="00301BFC">
        <w:t xml:space="preserve">control back to the RTOS.  There are </w:t>
      </w:r>
      <w:proofErr w:type="gramStart"/>
      <w:r w:rsidR="00301BFC">
        <w:t>a number of</w:t>
      </w:r>
      <w:proofErr w:type="gramEnd"/>
      <w:r w:rsidR="00301BFC">
        <w:t xml:space="preserve"> mechanisms for yielding control</w:t>
      </w:r>
      <w:r w:rsidR="003C0BC5">
        <w:t xml:space="preserve"> such as </w:t>
      </w:r>
      <w:proofErr w:type="spellStart"/>
      <w:r w:rsidR="003C0BC5">
        <w:t>rtos_delay</w:t>
      </w:r>
      <w:proofErr w:type="spellEnd"/>
      <w:r w:rsidR="003C0BC5">
        <w:t xml:space="preserve">, semaphores, mutexes,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2" w:author="Greg Landry" w:date="2017-03-01T10:53:00Z">
        <w:r w:rsidR="00890FA8">
          <w:t xml:space="preserve">, but </w:t>
        </w:r>
      </w:ins>
      <w:moveToRangeStart w:id="3" w:author="Greg Landry" w:date="2017-03-01T10:53:00Z" w:name="move476128932"/>
      <w:moveTo w:id="4" w:author="Greg Landry" w:date="2017-03-01T10:53:00Z">
        <w:r w:rsidR="00890FA8">
          <w:fldChar w:fldCharType="begin"/>
        </w:r>
        <w:r w:rsidR="00890FA8">
          <w:instrText xml:space="preserve"> HYPERLINK "http://rtos.com/products/threadx/" </w:instrText>
        </w:r>
        <w:r w:rsidR="00890FA8">
          <w:fldChar w:fldCharType="separate"/>
        </w:r>
        <w:proofErr w:type="spellStart"/>
        <w:r w:rsidR="00890FA8" w:rsidRPr="00AE46CA">
          <w:rPr>
            <w:rStyle w:val="Hyperlink"/>
          </w:rPr>
          <w:t>ThreadX</w:t>
        </w:r>
        <w:proofErr w:type="spellEnd"/>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3"/>
      <w:del w:id="5" w:author="Greg Landry" w:date="2017-03-01T10:53:00Z">
        <w:r w:rsidR="008913C2" w:rsidDel="00890FA8">
          <w:delText xml:space="preserve"> including</w:delText>
        </w:r>
      </w:del>
      <w:ins w:id="6" w:author="Greg Landry" w:date="2017-03-01T10:53:00Z">
        <w:r w:rsidR="00890FA8">
          <w:t xml:space="preserve"> is </w:t>
        </w:r>
      </w:ins>
      <w:ins w:id="7" w:author="Greg Landry" w:date="2017-03-01T10:54:00Z">
        <w:r w:rsidR="00890FA8">
          <w:t>built</w:t>
        </w:r>
      </w:ins>
      <w:ins w:id="8" w:author="Greg Landry" w:date="2017-03-01T10:53:00Z">
        <w:r w:rsidR="00890FA8">
          <w:t xml:space="preserve"> in</w:t>
        </w:r>
      </w:ins>
      <w:ins w:id="9" w:author="Greg Landry" w:date="2017-03-01T10:54:00Z">
        <w:r w:rsidR="00890FA8">
          <w:t>to</w:t>
        </w:r>
      </w:ins>
      <w:ins w:id="10" w:author="Greg Landry" w:date="2017-03-01T10:53:00Z">
        <w:r w:rsidR="00890FA8">
          <w:t xml:space="preserve"> the device ROM and the license is included for anyone using WICED </w:t>
        </w:r>
      </w:ins>
      <w:ins w:id="11" w:author="Greg Landry" w:date="2017-03-01T10:54:00Z">
        <w:r w:rsidR="00890FA8">
          <w:t>chips</w:t>
        </w:r>
      </w:ins>
      <w:ins w:id="12" w:author="Greg Landry" w:date="2017-03-01T10:53:00Z">
        <w:r w:rsidR="00890FA8">
          <w:t xml:space="preserve"> so that is by far the best choice.</w:t>
        </w:r>
      </w:ins>
      <w:del w:id="13" w:author="Greg Landry" w:date="2017-03-01T10:53:00Z">
        <w:r w:rsidR="00327209" w:rsidDel="00890FA8">
          <w:delText>:</w:delText>
        </w:r>
      </w:del>
    </w:p>
    <w:moveFromRangeStart w:id="14" w:author="Greg Landry" w:date="2017-03-01T10:53:00Z" w:name="move476128932"/>
    <w:p w14:paraId="257A1CCA" w14:textId="313690F4" w:rsidR="00AE46CA" w:rsidDel="00890FA8" w:rsidRDefault="00AC02B5" w:rsidP="00AE46CA">
      <w:pPr>
        <w:pStyle w:val="ListParagraph"/>
        <w:numPr>
          <w:ilvl w:val="0"/>
          <w:numId w:val="24"/>
        </w:numPr>
        <w:rPr>
          <w:del w:id="15" w:author="Greg Landry" w:date="2017-03-01T10:54:00Z"/>
        </w:rPr>
      </w:pPr>
      <w:moveFrom w:id="16" w:author="Greg Landry" w:date="2017-03-01T10:53:00Z">
        <w:del w:id="17"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4"/>
    </w:p>
    <w:p w14:paraId="5F44C201" w14:textId="5D5015C6" w:rsidR="00AE46CA" w:rsidDel="00890FA8" w:rsidRDefault="00AC02B5" w:rsidP="00AE46CA">
      <w:pPr>
        <w:pStyle w:val="ListParagraph"/>
        <w:numPr>
          <w:ilvl w:val="0"/>
          <w:numId w:val="24"/>
        </w:numPr>
        <w:rPr>
          <w:del w:id="18" w:author="Greg Landry" w:date="2017-03-01T10:54:00Z"/>
        </w:rPr>
      </w:pPr>
      <w:del w:id="19"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0"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 xml:space="preserve">SDK has a </w:t>
      </w:r>
      <w:proofErr w:type="gramStart"/>
      <w:r>
        <w:t>built in</w:t>
      </w:r>
      <w:proofErr w:type="gramEnd"/>
      <w:r>
        <w:t xml:space="preserve">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2E716AF3" w:rsidR="00FF1EA7" w:rsidRDefault="00960E6F" w:rsidP="00960E6F">
      <w:r>
        <w:t xml:space="preserve">But all hope is not lost.  </w:t>
      </w:r>
      <w:r w:rsidR="00327209">
        <w:t xml:space="preserve">The WICED </w:t>
      </w:r>
      <w:r>
        <w:t>RTOSs give you mechanisms to deal with these problems, specifically</w:t>
      </w:r>
      <w:del w:id="21" w:author="Greg Landry [2]" w:date="2017-08-28T16:50:00Z">
        <w:r w:rsidDel="00935132">
          <w:delText xml:space="preserve"> mutex</w:delText>
        </w:r>
        <w:r w:rsidR="00FF1EA7" w:rsidDel="00935132">
          <w:delText>es</w:delText>
        </w:r>
      </w:del>
      <w:del w:id="22" w:author="Greg Landry [2]" w:date="2017-08-28T16:51:00Z">
        <w:r w:rsidDel="00935132">
          <w:delText>,</w:delText>
        </w:r>
      </w:del>
      <w:r>
        <w:t xml:space="preserve"> semaphore</w:t>
      </w:r>
      <w:r w:rsidR="00FF1EA7">
        <w:t>s</w:t>
      </w:r>
      <w:r>
        <w:t xml:space="preserve">, </w:t>
      </w:r>
      <w:ins w:id="23" w:author="Greg Landry [2]" w:date="2017-08-28T16:51:00Z">
        <w:r w:rsidR="00935132">
          <w:t>mutexes</w:t>
        </w:r>
        <w:r w:rsidR="00935132">
          <w:t xml:space="preserve">, </w:t>
        </w:r>
      </w:ins>
      <w:r>
        <w:t>queue</w:t>
      </w:r>
      <w:r w:rsidR="00FF1EA7">
        <w:t>s</w:t>
      </w:r>
      <w:r>
        <w:t xml:space="preserve"> and timers.</w:t>
      </w:r>
      <w:r w:rsidR="00327209">
        <w:t xml:space="preserve">  </w:t>
      </w:r>
      <w:proofErr w:type="gramStart"/>
      <w:r w:rsidR="00327209">
        <w:t>All of these</w:t>
      </w:r>
      <w:proofErr w:type="gramEnd"/>
      <w:r w:rsidR="00327209">
        <w:t xml:space="preserv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proofErr w:type="gramStart"/>
      <w:r>
        <w:t>All of these</w:t>
      </w:r>
      <w:proofErr w:type="gramEnd"/>
      <w:r>
        <w:t xml:space="preserv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4"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r w:rsidRPr="00C200D4">
        <w:rPr>
          <w:i/>
        </w:rPr>
        <w:t>uint8_t</w:t>
      </w:r>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r w:rsidRPr="00F51855">
        <w:rPr>
          <w:i/>
        </w:rPr>
        <w:t>cha</w:t>
      </w:r>
      <w:r w:rsidR="00F23501" w:rsidRPr="00F51855">
        <w:rPr>
          <w:i/>
        </w:rPr>
        <w:t>r *name</w:t>
      </w:r>
      <w:r w:rsidR="00F23501">
        <w:t xml:space="preserve"> – A</w:t>
      </w:r>
      <w:r>
        <w:t xml:space="preserve"> name for the thread</w:t>
      </w:r>
      <w:r w:rsidR="00F23501">
        <w:t>.</w:t>
      </w:r>
      <w:ins w:id="25" w:author="Greg Landry" w:date="2017-04-03T15:28:00Z">
        <w:r w:rsidR="009F7B17">
          <w:t xml:space="preserve"> This name is </w:t>
        </w:r>
        <w:proofErr w:type="gramStart"/>
        <w:r w:rsidR="009F7B17">
          <w:t>really only</w:t>
        </w:r>
        <w:proofErr w:type="gramEnd"/>
        <w:r w:rsidR="009F7B17">
          <w:t xml:space="preserve"> used by the debugger. You can give it any name or just use NULL if you don’t want a specific name.</w:t>
        </w:r>
      </w:ins>
    </w:p>
    <w:p w14:paraId="7ACCA7A3" w14:textId="176351A3"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ins w:id="26" w:author="Greg Landry" w:date="2017-04-03T15:28:00Z">
        <w:r w:rsidR="00F47401">
          <w:t>.</w:t>
        </w:r>
      </w:ins>
    </w:p>
    <w:p w14:paraId="7AFF86BA" w14:textId="583F87B2" w:rsidR="0028000A" w:rsidRDefault="00F23501" w:rsidP="0028000A">
      <w:pPr>
        <w:pStyle w:val="ListParagraph"/>
        <w:numPr>
          <w:ilvl w:val="0"/>
          <w:numId w:val="26"/>
        </w:numPr>
      </w:pPr>
      <w:r w:rsidRPr="005C6322">
        <w:rPr>
          <w:i/>
        </w:rPr>
        <w:t>uint32_t stack size</w:t>
      </w:r>
      <w:r>
        <w:t xml:space="preserve"> – H</w:t>
      </w:r>
      <w:r w:rsidR="0028000A">
        <w:t>ow many bytes should be in the thread</w:t>
      </w:r>
      <w:r w:rsidR="00AD55D5">
        <w:t>’</w:t>
      </w:r>
      <w:r w:rsidR="0028000A">
        <w:t>s stack (you should be careful here as running out of stack can cause erratic, difficult to debug behavior</w:t>
      </w:r>
      <w:ins w:id="27"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r w:rsidRPr="0048758E">
        <w:rPr>
          <w:i/>
        </w:rPr>
        <w:t>void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8" w:author="Greg Landry" w:date="2017-04-03T15:29:00Z"/>
        </w:rPr>
      </w:pPr>
      <w:ins w:id="29" w:author="Greg Landry" w:date="2017-04-03T15:29:00Z">
        <w:r>
          <w:t>As an example, if you want to create a thread that runs the function “</w:t>
        </w:r>
        <w:proofErr w:type="spellStart"/>
        <w:r>
          <w:t>mySpecialThread</w:t>
        </w:r>
        <w:proofErr w:type="spellEnd"/>
        <w:r>
          <w:t>”,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30" w:author="Greg Landry" w:date="2017-04-03T15:35:00Z"/>
          <w:rFonts w:ascii="Consolas" w:hAnsi="Consolas" w:cs="Consolas"/>
          <w:sz w:val="18"/>
          <w:szCs w:val="20"/>
          <w:rPrChange w:id="31" w:author="Greg Landry" w:date="2017-04-03T15:36:00Z">
            <w:rPr>
              <w:ins w:id="32" w:author="Greg Landry" w:date="2017-04-03T15:35:00Z"/>
              <w:rFonts w:ascii="Consolas" w:hAnsi="Consolas" w:cs="Consolas"/>
              <w:sz w:val="20"/>
              <w:szCs w:val="20"/>
            </w:rPr>
          </w:rPrChange>
        </w:rPr>
        <w:pPrChange w:id="33" w:author="Greg Landry" w:date="2017-04-03T15:36:00Z">
          <w:pPr>
            <w:autoSpaceDE w:val="0"/>
            <w:autoSpaceDN w:val="0"/>
            <w:adjustRightInd w:val="0"/>
            <w:spacing w:after="0" w:line="240" w:lineRule="auto"/>
          </w:pPr>
        </w:pPrChange>
      </w:pPr>
      <w:ins w:id="34" w:author="Greg Landry" w:date="2017-04-03T15:35:00Z">
        <w:r w:rsidRPr="00602B95">
          <w:rPr>
            <w:rFonts w:ascii="Consolas" w:hAnsi="Consolas" w:cs="Consolas"/>
            <w:b/>
            <w:bCs/>
            <w:color w:val="7F0055"/>
            <w:sz w:val="18"/>
            <w:szCs w:val="20"/>
            <w:rPrChange w:id="35"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6"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7"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8" w:author="Greg Landry" w:date="2017-04-03T15:35:00Z"/>
          <w:rFonts w:ascii="Consolas" w:hAnsi="Consolas" w:cs="Consolas"/>
          <w:color w:val="000000"/>
          <w:sz w:val="18"/>
          <w:szCs w:val="20"/>
          <w:rPrChange w:id="39" w:author="Greg Landry" w:date="2017-04-03T15:36:00Z">
            <w:rPr>
              <w:ins w:id="40" w:author="Greg Landry" w:date="2017-04-03T15:35:00Z"/>
              <w:rFonts w:ascii="Consolas" w:hAnsi="Consolas" w:cs="Consolas"/>
              <w:color w:val="000000"/>
              <w:sz w:val="20"/>
              <w:szCs w:val="20"/>
            </w:rPr>
          </w:rPrChange>
        </w:rPr>
        <w:pPrChange w:id="41" w:author="Greg Landry" w:date="2017-04-03T15:40:00Z">
          <w:pPr>
            <w:autoSpaceDE w:val="0"/>
            <w:autoSpaceDN w:val="0"/>
            <w:adjustRightInd w:val="0"/>
            <w:spacing w:after="0" w:line="240" w:lineRule="auto"/>
          </w:pPr>
        </w:pPrChange>
      </w:pPr>
      <w:ins w:id="42" w:author="Greg Landry" w:date="2017-04-03T15:35:00Z">
        <w:r w:rsidRPr="00602B95">
          <w:rPr>
            <w:rFonts w:ascii="Consolas" w:hAnsi="Consolas" w:cs="Consolas"/>
            <w:b/>
            <w:bCs/>
            <w:color w:val="7F0055"/>
            <w:sz w:val="18"/>
            <w:szCs w:val="20"/>
            <w:rPrChange w:id="43"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4"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5"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6" w:author="Greg Landry" w:date="2017-04-03T15:35:00Z"/>
          <w:rFonts w:ascii="Consolas" w:hAnsi="Consolas" w:cs="Consolas"/>
          <w:color w:val="000000"/>
          <w:sz w:val="18"/>
          <w:szCs w:val="20"/>
          <w:rPrChange w:id="47" w:author="Greg Landry" w:date="2017-04-03T15:36:00Z">
            <w:rPr>
              <w:ins w:id="48" w:author="Greg Landry" w:date="2017-04-03T15:35:00Z"/>
              <w:rFonts w:ascii="Consolas" w:hAnsi="Consolas" w:cs="Consolas"/>
              <w:color w:val="000000"/>
              <w:sz w:val="20"/>
              <w:szCs w:val="20"/>
            </w:rPr>
          </w:rPrChange>
        </w:rPr>
        <w:pPrChange w:id="49" w:author="Greg Landry" w:date="2017-04-03T15:36:00Z">
          <w:pPr>
            <w:autoSpaceDE w:val="0"/>
            <w:autoSpaceDN w:val="0"/>
            <w:adjustRightInd w:val="0"/>
            <w:spacing w:after="0" w:line="240" w:lineRule="auto"/>
          </w:pPr>
        </w:pPrChange>
      </w:pPr>
      <w:ins w:id="50" w:author="Greg Landry" w:date="2017-04-03T15:35:00Z">
        <w:r w:rsidRPr="00602B95">
          <w:rPr>
            <w:rFonts w:ascii="Consolas" w:hAnsi="Consolas" w:cs="Consolas"/>
            <w:color w:val="000000"/>
            <w:sz w:val="18"/>
            <w:szCs w:val="20"/>
            <w:rPrChange w:id="51"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52" w:author="Greg Landry" w:date="2017-04-03T15:35:00Z"/>
          <w:rFonts w:ascii="Consolas" w:hAnsi="Consolas" w:cs="Consolas"/>
          <w:color w:val="000000"/>
          <w:sz w:val="18"/>
          <w:szCs w:val="20"/>
          <w:rPrChange w:id="53" w:author="Greg Landry" w:date="2017-04-03T15:36:00Z">
            <w:rPr>
              <w:ins w:id="54" w:author="Greg Landry" w:date="2017-04-03T15:35:00Z"/>
              <w:rFonts w:ascii="Consolas" w:hAnsi="Consolas" w:cs="Consolas"/>
              <w:color w:val="000000"/>
              <w:sz w:val="20"/>
              <w:szCs w:val="20"/>
            </w:rPr>
          </w:rPrChange>
        </w:rPr>
        <w:pPrChange w:id="55" w:author="Greg Landry" w:date="2017-04-03T15:36:00Z">
          <w:pPr>
            <w:autoSpaceDE w:val="0"/>
            <w:autoSpaceDN w:val="0"/>
            <w:adjustRightInd w:val="0"/>
            <w:spacing w:after="0" w:line="240" w:lineRule="auto"/>
          </w:pPr>
        </w:pPrChange>
      </w:pPr>
      <w:ins w:id="56" w:author="Greg Landry" w:date="2017-04-03T15:35:00Z">
        <w:r w:rsidRPr="00602B95">
          <w:rPr>
            <w:rFonts w:ascii="Consolas" w:hAnsi="Consolas" w:cs="Consolas"/>
            <w:color w:val="000000"/>
            <w:sz w:val="18"/>
            <w:szCs w:val="20"/>
            <w:rPrChange w:id="57" w:author="Greg Landry" w:date="2017-04-03T15:36:00Z">
              <w:rPr>
                <w:rFonts w:ascii="Consolas" w:hAnsi="Consolas" w:cs="Consolas"/>
                <w:color w:val="000000"/>
                <w:sz w:val="20"/>
                <w:szCs w:val="20"/>
              </w:rPr>
            </w:rPrChange>
          </w:rPr>
          <w:t>.</w:t>
        </w:r>
      </w:ins>
      <w:ins w:id="58" w:author="Greg Landry" w:date="2017-04-03T15:34:00Z">
        <w:r w:rsidRPr="00602B95">
          <w:rPr>
            <w:rFonts w:ascii="Consolas" w:hAnsi="Consolas" w:cs="Consolas"/>
            <w:color w:val="000000"/>
            <w:sz w:val="18"/>
            <w:szCs w:val="20"/>
            <w:rPrChange w:id="59"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60" w:author="Greg Landry" w:date="2017-04-03T15:35:00Z"/>
          <w:rFonts w:ascii="Consolas" w:hAnsi="Consolas" w:cs="Consolas"/>
          <w:color w:val="000000"/>
          <w:sz w:val="18"/>
          <w:szCs w:val="20"/>
          <w:rPrChange w:id="61" w:author="Greg Landry" w:date="2017-04-03T15:36:00Z">
            <w:rPr>
              <w:ins w:id="62" w:author="Greg Landry" w:date="2017-04-03T15:35:00Z"/>
              <w:rFonts w:ascii="Consolas" w:hAnsi="Consolas" w:cs="Consolas"/>
              <w:color w:val="000000"/>
              <w:sz w:val="20"/>
              <w:szCs w:val="20"/>
            </w:rPr>
          </w:rPrChange>
        </w:rPr>
        <w:pPrChange w:id="63" w:author="Greg Landry" w:date="2017-04-03T15:36:00Z">
          <w:pPr>
            <w:autoSpaceDE w:val="0"/>
            <w:autoSpaceDN w:val="0"/>
            <w:adjustRightInd w:val="0"/>
            <w:spacing w:after="0" w:line="240" w:lineRule="auto"/>
          </w:pPr>
        </w:pPrChange>
      </w:pPr>
      <w:proofErr w:type="spellStart"/>
      <w:ins w:id="64" w:author="Greg Landry" w:date="2017-04-03T15:34:00Z">
        <w:r w:rsidRPr="00602B95">
          <w:rPr>
            <w:rFonts w:ascii="Consolas" w:hAnsi="Consolas" w:cs="Consolas"/>
            <w:color w:val="005032"/>
            <w:sz w:val="18"/>
            <w:szCs w:val="20"/>
            <w:rPrChange w:id="65" w:author="Greg Landry" w:date="2017-04-03T15:36:00Z">
              <w:rPr>
                <w:rFonts w:ascii="Consolas" w:hAnsi="Consolas" w:cs="Consolas"/>
                <w:color w:val="005032"/>
                <w:sz w:val="20"/>
                <w:szCs w:val="20"/>
              </w:rPr>
            </w:rPrChange>
          </w:rPr>
          <w:t>wiced_thread_t</w:t>
        </w:r>
        <w:proofErr w:type="spellEnd"/>
        <w:r w:rsidRPr="00602B95">
          <w:rPr>
            <w:rFonts w:ascii="Consolas" w:hAnsi="Consolas" w:cs="Consolas"/>
            <w:color w:val="000000"/>
            <w:sz w:val="18"/>
            <w:szCs w:val="20"/>
            <w:rPrChange w:id="66" w:author="Greg Landry" w:date="2017-04-03T15:36:00Z">
              <w:rPr>
                <w:rFonts w:ascii="Consolas" w:hAnsi="Consolas" w:cs="Consolas"/>
                <w:color w:val="000000"/>
                <w:sz w:val="20"/>
                <w:szCs w:val="20"/>
              </w:rPr>
            </w:rPrChange>
          </w:rPr>
          <w:t xml:space="preserve"> </w:t>
        </w:r>
        <w:proofErr w:type="spellStart"/>
        <w:r w:rsidRPr="00602B95">
          <w:rPr>
            <w:rFonts w:ascii="Consolas" w:hAnsi="Consolas" w:cs="Consolas"/>
            <w:color w:val="000000"/>
            <w:sz w:val="18"/>
            <w:szCs w:val="20"/>
            <w:rPrChange w:id="67"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68" w:author="Greg Landry" w:date="2017-04-03T15:36:00Z">
              <w:rPr>
                <w:rFonts w:ascii="Consolas" w:hAnsi="Consolas" w:cs="Consolas"/>
                <w:color w:val="000000"/>
                <w:sz w:val="20"/>
                <w:szCs w:val="20"/>
              </w:rPr>
            </w:rPrChange>
          </w:rPr>
          <w:t>;</w:t>
        </w:r>
      </w:ins>
    </w:p>
    <w:p w14:paraId="7061817F" w14:textId="099C76A5" w:rsidR="00602B95" w:rsidRPr="00602B95" w:rsidRDefault="00602B95">
      <w:pPr>
        <w:autoSpaceDE w:val="0"/>
        <w:autoSpaceDN w:val="0"/>
        <w:adjustRightInd w:val="0"/>
        <w:spacing w:after="0" w:line="240" w:lineRule="auto"/>
        <w:ind w:left="720"/>
        <w:rPr>
          <w:ins w:id="69" w:author="Greg Landry" w:date="2017-04-03T15:35:00Z"/>
          <w:rFonts w:ascii="Consolas" w:hAnsi="Consolas" w:cs="Consolas"/>
          <w:color w:val="000000"/>
          <w:sz w:val="18"/>
          <w:szCs w:val="20"/>
          <w:rPrChange w:id="70" w:author="Greg Landry" w:date="2017-04-03T15:36:00Z">
            <w:rPr>
              <w:ins w:id="71" w:author="Greg Landry" w:date="2017-04-03T15:35:00Z"/>
              <w:rFonts w:ascii="Consolas" w:hAnsi="Consolas" w:cs="Consolas"/>
              <w:color w:val="000000"/>
              <w:sz w:val="20"/>
              <w:szCs w:val="20"/>
            </w:rPr>
          </w:rPrChange>
        </w:rPr>
        <w:pPrChange w:id="72" w:author="Greg Landry" w:date="2017-04-03T15:40:00Z">
          <w:pPr>
            <w:autoSpaceDE w:val="0"/>
            <w:autoSpaceDN w:val="0"/>
            <w:adjustRightInd w:val="0"/>
            <w:spacing w:after="0" w:line="240" w:lineRule="auto"/>
          </w:pPr>
        </w:pPrChange>
      </w:pPr>
      <w:ins w:id="73" w:author="Greg Landry" w:date="2017-04-03T15:35:00Z">
        <w:r w:rsidRPr="00602B95">
          <w:rPr>
            <w:rFonts w:ascii="Consolas" w:hAnsi="Consolas" w:cs="Consolas"/>
            <w:color w:val="000000"/>
            <w:sz w:val="18"/>
            <w:szCs w:val="20"/>
            <w:rPrChange w:id="74"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5" w:author="Greg Landry" w:date="2017-04-03T15:35:00Z"/>
          <w:rFonts w:ascii="Consolas" w:hAnsi="Consolas" w:cs="Consolas"/>
          <w:color w:val="000000"/>
          <w:sz w:val="18"/>
          <w:szCs w:val="20"/>
          <w:rPrChange w:id="76" w:author="Greg Landry" w:date="2017-04-03T15:36:00Z">
            <w:rPr>
              <w:ins w:id="77" w:author="Greg Landry" w:date="2017-04-03T15:35:00Z"/>
              <w:rFonts w:ascii="Consolas" w:hAnsi="Consolas" w:cs="Consolas"/>
              <w:color w:val="000000"/>
              <w:sz w:val="20"/>
              <w:szCs w:val="20"/>
            </w:rPr>
          </w:rPrChange>
        </w:rPr>
        <w:pPrChange w:id="78" w:author="Greg Landry" w:date="2017-04-03T15:36:00Z">
          <w:pPr>
            <w:autoSpaceDE w:val="0"/>
            <w:autoSpaceDN w:val="0"/>
            <w:adjustRightInd w:val="0"/>
            <w:spacing w:after="0" w:line="240" w:lineRule="auto"/>
          </w:pPr>
        </w:pPrChange>
      </w:pPr>
      <w:ins w:id="79" w:author="Greg Landry" w:date="2017-04-03T15:35:00Z">
        <w:r w:rsidRPr="00602B95">
          <w:rPr>
            <w:rFonts w:ascii="Consolas" w:hAnsi="Consolas" w:cs="Consolas"/>
            <w:color w:val="000000"/>
            <w:sz w:val="18"/>
            <w:szCs w:val="20"/>
            <w:rPrChange w:id="80"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81" w:author="Greg Landry" w:date="2017-04-03T15:35:00Z"/>
          <w:rFonts w:ascii="Consolas" w:hAnsi="Consolas" w:cs="Consolas"/>
          <w:sz w:val="18"/>
          <w:szCs w:val="20"/>
          <w:rPrChange w:id="82" w:author="Greg Landry" w:date="2017-04-03T15:36:00Z">
            <w:rPr>
              <w:ins w:id="83" w:author="Greg Landry" w:date="2017-04-03T15:35:00Z"/>
              <w:rFonts w:ascii="Consolas" w:hAnsi="Consolas" w:cs="Consolas"/>
              <w:sz w:val="20"/>
              <w:szCs w:val="20"/>
            </w:rPr>
          </w:rPrChange>
        </w:rPr>
        <w:pPrChange w:id="84" w:author="Greg Landry" w:date="2017-04-03T15:36:00Z">
          <w:pPr>
            <w:autoSpaceDE w:val="0"/>
            <w:autoSpaceDN w:val="0"/>
            <w:adjustRightInd w:val="0"/>
            <w:spacing w:after="0" w:line="240" w:lineRule="auto"/>
          </w:pPr>
        </w:pPrChange>
      </w:pPr>
      <w:proofErr w:type="spellStart"/>
      <w:ins w:id="85" w:author="Greg Landry" w:date="2017-04-03T15:35:00Z">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wiced_rtos_create_</w:t>
        </w:r>
        <w:proofErr w:type="gramStart"/>
        <w:r w:rsidRPr="00602B95">
          <w:rPr>
            <w:rFonts w:ascii="Consolas" w:hAnsi="Consolas" w:cs="Consolas"/>
            <w:color w:val="000000"/>
            <w:sz w:val="18"/>
            <w:szCs w:val="20"/>
            <w:rPrChange w:id="87"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w:t>
        </w:r>
        <w:proofErr w:type="gramEnd"/>
        <w:r w:rsidRPr="00602B95">
          <w:rPr>
            <w:rFonts w:ascii="Consolas" w:hAnsi="Consolas" w:cs="Consolas"/>
            <w:color w:val="000000"/>
            <w:sz w:val="18"/>
            <w:szCs w:val="20"/>
            <w:rPrChange w:id="89" w:author="Greg Landry" w:date="2017-04-03T15:36:00Z">
              <w:rPr>
                <w:rFonts w:ascii="Consolas" w:hAnsi="Consolas" w:cs="Consolas"/>
                <w:color w:val="000000"/>
                <w:sz w:val="20"/>
                <w:szCs w:val="20"/>
              </w:rPr>
            </w:rPrChange>
          </w:rPr>
          <w:t>&amp;</w:t>
        </w:r>
        <w:proofErr w:type="spellStart"/>
        <w:r w:rsidRPr="00602B95">
          <w:rPr>
            <w:rFonts w:ascii="Consolas" w:hAnsi="Consolas" w:cs="Consolas"/>
            <w:color w:val="000000"/>
            <w:sz w:val="18"/>
            <w:szCs w:val="20"/>
            <w:rPrChange w:id="90"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91"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2A00FF"/>
            <w:sz w:val="18"/>
            <w:szCs w:val="20"/>
            <w:rPrChange w:id="92" w:author="Greg Landry" w:date="2017-04-03T15:36:00Z">
              <w:rPr>
                <w:rFonts w:ascii="Consolas" w:hAnsi="Consolas" w:cs="Consolas"/>
                <w:color w:val="2A00FF"/>
                <w:sz w:val="20"/>
                <w:szCs w:val="20"/>
              </w:rPr>
            </w:rPrChange>
          </w:rPr>
          <w:t>"</w:t>
        </w:r>
        <w:proofErr w:type="spellStart"/>
        <w:r w:rsidRPr="00602B95">
          <w:rPr>
            <w:rFonts w:ascii="Consolas" w:hAnsi="Consolas" w:cs="Consolas"/>
            <w:color w:val="2A00FF"/>
            <w:sz w:val="18"/>
            <w:szCs w:val="20"/>
            <w:rPrChange w:id="93" w:author="Greg Landry" w:date="2017-04-03T15:36:00Z">
              <w:rPr>
                <w:rFonts w:ascii="Consolas" w:hAnsi="Consolas" w:cs="Consolas"/>
                <w:color w:val="2A00FF"/>
                <w:sz w:val="20"/>
                <w:szCs w:val="20"/>
              </w:rPr>
            </w:rPrChange>
          </w:rPr>
          <w:t>mySpecialThreadName</w:t>
        </w:r>
        <w:proofErr w:type="spellEnd"/>
        <w:r w:rsidRPr="00602B95">
          <w:rPr>
            <w:rFonts w:ascii="Consolas" w:hAnsi="Consolas" w:cs="Consolas"/>
            <w:color w:val="2A00FF"/>
            <w:sz w:val="18"/>
            <w:szCs w:val="20"/>
            <w:rPrChange w:id="94" w:author="Greg Landry" w:date="2017-04-03T15:36:00Z">
              <w:rPr>
                <w:rFonts w:ascii="Consolas" w:hAnsi="Consolas" w:cs="Consolas"/>
                <w:color w:val="2A00FF"/>
                <w:sz w:val="20"/>
                <w:szCs w:val="20"/>
              </w:rPr>
            </w:rPrChange>
          </w:rPr>
          <w:t>"</w:t>
        </w:r>
        <w:r w:rsidRPr="00602B95">
          <w:rPr>
            <w:rFonts w:ascii="Consolas" w:hAnsi="Consolas" w:cs="Consolas"/>
            <w:color w:val="000000"/>
            <w:sz w:val="18"/>
            <w:szCs w:val="20"/>
            <w:rPrChange w:id="95" w:author="Greg Landry" w:date="2017-04-03T15:36:00Z">
              <w:rPr>
                <w:rFonts w:ascii="Consolas" w:hAnsi="Consolas" w:cs="Consolas"/>
                <w:color w:val="000000"/>
                <w:sz w:val="20"/>
                <w:szCs w:val="20"/>
              </w:rPr>
            </w:rPrChange>
          </w:rPr>
          <w:t xml:space="preserve">, </w:t>
        </w:r>
      </w:ins>
      <w:proofErr w:type="spellStart"/>
      <w:ins w:id="96" w:author="Greg Landry" w:date="2017-04-03T15:36:00Z">
        <w:r w:rsidRPr="00602B95">
          <w:rPr>
            <w:rFonts w:ascii="Consolas" w:hAnsi="Consolas" w:cs="Consolas"/>
            <w:color w:val="000000"/>
            <w:sz w:val="18"/>
            <w:szCs w:val="20"/>
            <w:rPrChange w:id="97" w:author="Greg Landry" w:date="2017-04-03T15:36:00Z">
              <w:rPr>
                <w:rFonts w:ascii="Consolas" w:hAnsi="Consolas" w:cs="Consolas"/>
                <w:color w:val="000000"/>
                <w:sz w:val="20"/>
                <w:szCs w:val="20"/>
              </w:rPr>
            </w:rPrChange>
          </w:rPr>
          <w:t>mySpecial</w:t>
        </w:r>
      </w:ins>
      <w:ins w:id="98" w:author="Greg Landry" w:date="2017-04-03T15:35:00Z">
        <w:r w:rsidRPr="00602B95">
          <w:rPr>
            <w:rFonts w:ascii="Consolas" w:hAnsi="Consolas" w:cs="Consolas"/>
            <w:color w:val="000000"/>
            <w:sz w:val="18"/>
            <w:szCs w:val="20"/>
            <w:rPrChange w:id="99"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100" w:author="Greg Landry" w:date="2017-04-03T15:36:00Z">
              <w:rPr>
                <w:rFonts w:ascii="Consolas" w:hAnsi="Consolas" w:cs="Consolas"/>
                <w:color w:val="000000"/>
                <w:sz w:val="20"/>
                <w:szCs w:val="20"/>
              </w:rPr>
            </w:rPrChange>
          </w:rPr>
          <w:t>, THREAD_STACK_SIZE, NULL);</w:t>
        </w:r>
      </w:ins>
    </w:p>
    <w:p w14:paraId="5D6CD58D" w14:textId="77777777" w:rsidR="00602B95" w:rsidRDefault="00602B95" w:rsidP="00602B95">
      <w:pPr>
        <w:autoSpaceDE w:val="0"/>
        <w:autoSpaceDN w:val="0"/>
        <w:adjustRightInd w:val="0"/>
        <w:spacing w:after="0" w:line="240" w:lineRule="auto"/>
        <w:rPr>
          <w:ins w:id="101"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73985E25" w:rsidR="00B527A0" w:rsidRDefault="00B527A0" w:rsidP="00B527A0">
      <w:r>
        <w:t xml:space="preserve">The body of a thread looks just like the </w:t>
      </w:r>
      <w:del w:id="102" w:author="Greg Landry" w:date="2017-04-03T15:30:00Z">
        <w:r w:rsidDel="00EF67A9">
          <w:delText xml:space="preserve">infinite loop of </w:delText>
        </w:r>
      </w:del>
      <w:r>
        <w:t>“main”</w:t>
      </w:r>
      <w:ins w:id="103" w:author="Greg Landry" w:date="2017-04-03T15:31:00Z">
        <w:r w:rsidR="00EF67A9">
          <w:t xml:space="preserve"> </w:t>
        </w:r>
      </w:ins>
      <w:proofErr w:type="spellStart"/>
      <w:ins w:id="104" w:author="Greg Landry" w:date="2017-06-15T21:20:00Z">
        <w:r w:rsidR="006007DF">
          <w:t>application_start</w:t>
        </w:r>
        <w:proofErr w:type="spellEnd"/>
        <w:r w:rsidR="006007DF">
          <w:t xml:space="preserve"> </w:t>
        </w:r>
      </w:ins>
      <w:ins w:id="105" w:author="Greg Landry" w:date="2017-04-03T15:31:00Z">
        <w:r w:rsidR="00EF67A9">
          <w:t>function</w:t>
        </w:r>
      </w:ins>
      <w:ins w:id="106" w:author="Greg Landry" w:date="2017-04-03T15:33:00Z">
        <w:r w:rsidR="00924679">
          <w:t xml:space="preserve"> of your application (in fact, the main function is just a thread that gets initialized automatically)</w:t>
        </w:r>
      </w:ins>
      <w:r w:rsidR="005716DE">
        <w:t>.</w:t>
      </w:r>
      <w:ins w:id="107" w:author="Greg Landry" w:date="2017-04-03T15:31:00Z">
        <w:r w:rsidR="00EF67A9">
          <w:t xml:space="preserve"> Typically a thread </w:t>
        </w:r>
      </w:ins>
      <w:ins w:id="108" w:author="Greg Landry" w:date="2017-04-03T15:34:00Z">
        <w:r w:rsidR="00924679">
          <w:t>will</w:t>
        </w:r>
      </w:ins>
      <w:ins w:id="109" w:author="Greg Landry" w:date="2017-04-03T15:31:00Z">
        <w:r w:rsidR="00EF67A9">
          <w:t xml:space="preserve"> run forever (just </w:t>
        </w:r>
        <w:r w:rsidR="004E20EE">
          <w:t>like main</w:t>
        </w:r>
      </w:ins>
      <w:ins w:id="110" w:author="Greg Landry" w:date="2017-04-03T15:34:00Z">
        <w:r w:rsidR="00924679">
          <w:t>)</w:t>
        </w:r>
      </w:ins>
      <w:ins w:id="111" w:author="Greg Landry" w:date="2017-04-03T15:31:00Z">
        <w:r w:rsidR="00EF67A9">
          <w:t xml:space="preserve"> so it will have an initialization section and a </w:t>
        </w:r>
        <w:proofErr w:type="gramStart"/>
        <w:r w:rsidR="00EF67A9">
          <w:t>while(</w:t>
        </w:r>
        <w:proofErr w:type="gramEnd"/>
        <w:r w:rsidR="00EF67A9">
          <w:t xml:space="preserv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112" w:author="Greg Landry" w:date="2017-04-03T15:36:00Z">
            <w:rPr/>
          </w:rPrChange>
        </w:rPr>
        <w:pPrChange w:id="113" w:author="Greg Landry" w:date="2017-04-03T15:38:00Z">
          <w:pPr>
            <w:pStyle w:val="CCode"/>
            <w:spacing w:after="0"/>
          </w:pPr>
        </w:pPrChange>
      </w:pPr>
      <w:r w:rsidRPr="00602B95">
        <w:rPr>
          <w:rFonts w:ascii="Consolas" w:eastAsiaTheme="minorHAnsi" w:hAnsi="Consolas" w:cs="Consolas"/>
          <w:b/>
          <w:bCs/>
          <w:color w:val="7F0055"/>
          <w:kern w:val="0"/>
          <w:szCs w:val="20"/>
          <w:rPrChange w:id="114" w:author="Greg Landry" w:date="2017-04-03T15:37:00Z">
            <w:rPr/>
          </w:rPrChange>
        </w:rPr>
        <w:t>void</w:t>
      </w:r>
      <w:r w:rsidRPr="00602B95">
        <w:rPr>
          <w:rFonts w:ascii="Consolas" w:eastAsiaTheme="minorHAnsi" w:hAnsi="Consolas" w:cs="Consolas"/>
          <w:color w:val="005032"/>
          <w:kern w:val="0"/>
          <w:szCs w:val="20"/>
          <w:rPrChange w:id="115" w:author="Greg Landry" w:date="2017-04-03T15:36:00Z">
            <w:rPr/>
          </w:rPrChange>
        </w:rPr>
        <w:t xml:space="preserve"> </w:t>
      </w:r>
      <w:proofErr w:type="spellStart"/>
      <w:proofErr w:type="gramStart"/>
      <w:r w:rsidRPr="00602B95">
        <w:rPr>
          <w:rFonts w:ascii="Consolas" w:eastAsiaTheme="minorHAnsi" w:hAnsi="Consolas" w:cs="Consolas"/>
          <w:color w:val="000000"/>
          <w:kern w:val="0"/>
          <w:szCs w:val="20"/>
          <w:rPrChange w:id="116" w:author="Greg Landry" w:date="2017-04-03T15:37:00Z">
            <w:rPr/>
          </w:rPrChange>
        </w:rPr>
        <w:t>mySpecialThread</w:t>
      </w:r>
      <w:proofErr w:type="spellEnd"/>
      <w:r w:rsidRPr="00602B95">
        <w:rPr>
          <w:rFonts w:ascii="Consolas" w:eastAsiaTheme="minorHAnsi" w:hAnsi="Consolas" w:cs="Consolas"/>
          <w:color w:val="000000"/>
          <w:kern w:val="0"/>
          <w:szCs w:val="20"/>
          <w:rPrChange w:id="117" w:author="Greg Landry" w:date="2017-04-03T15:37:00Z">
            <w:rPr/>
          </w:rPrChange>
        </w:rPr>
        <w:t>(</w:t>
      </w:r>
      <w:proofErr w:type="spellStart"/>
      <w:proofErr w:type="gramEnd"/>
      <w:r w:rsidR="005716DE" w:rsidRPr="00602B95">
        <w:rPr>
          <w:rFonts w:ascii="Consolas" w:eastAsiaTheme="minorHAnsi" w:hAnsi="Consolas" w:cs="Consolas"/>
          <w:color w:val="005032"/>
          <w:kern w:val="0"/>
          <w:szCs w:val="20"/>
          <w:rPrChange w:id="118" w:author="Greg Landry" w:date="2017-04-03T15:36:00Z">
            <w:rPr/>
          </w:rPrChange>
        </w:rPr>
        <w:t>wiced_thread_arg_t</w:t>
      </w:r>
      <w:proofErr w:type="spellEnd"/>
      <w:r w:rsidR="005716DE" w:rsidRPr="00602B95">
        <w:rPr>
          <w:rFonts w:ascii="Consolas" w:eastAsiaTheme="minorHAnsi" w:hAnsi="Consolas" w:cs="Consolas"/>
          <w:color w:val="005032"/>
          <w:kern w:val="0"/>
          <w:szCs w:val="20"/>
          <w:rPrChange w:id="119" w:author="Greg Landry" w:date="2017-04-03T15:36:00Z">
            <w:rPr/>
          </w:rPrChange>
        </w:rPr>
        <w:t xml:space="preserve"> </w:t>
      </w:r>
      <w:proofErr w:type="spellStart"/>
      <w:r w:rsidR="005716DE" w:rsidRPr="00602B95">
        <w:rPr>
          <w:rFonts w:ascii="Consolas" w:eastAsiaTheme="minorHAnsi" w:hAnsi="Consolas" w:cs="Consolas"/>
          <w:color w:val="000000"/>
          <w:kern w:val="0"/>
          <w:szCs w:val="20"/>
          <w:rPrChange w:id="120" w:author="Greg Landry" w:date="2017-04-03T15:37:00Z">
            <w:rPr/>
          </w:rPrChange>
        </w:rPr>
        <w:t>arg</w:t>
      </w:r>
      <w:proofErr w:type="spellEnd"/>
      <w:r w:rsidRPr="00602B95">
        <w:rPr>
          <w:rFonts w:ascii="Consolas" w:eastAsiaTheme="minorHAnsi" w:hAnsi="Consolas" w:cs="Consolas"/>
          <w:color w:val="000000"/>
          <w:kern w:val="0"/>
          <w:szCs w:val="20"/>
          <w:rPrChange w:id="121"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22" w:author="Greg Landry" w:date="2017-04-03T15:36:00Z">
            <w:rPr/>
          </w:rPrChange>
        </w:rPr>
        <w:pPrChange w:id="123" w:author="Greg Landry" w:date="2017-04-03T15:38:00Z">
          <w:pPr>
            <w:pStyle w:val="CCode"/>
            <w:spacing w:after="0"/>
          </w:pPr>
        </w:pPrChange>
      </w:pPr>
      <w:r w:rsidRPr="00602B95">
        <w:rPr>
          <w:rFonts w:ascii="Consolas" w:eastAsiaTheme="minorHAnsi" w:hAnsi="Consolas" w:cs="Consolas"/>
          <w:color w:val="005032"/>
          <w:kern w:val="0"/>
          <w:szCs w:val="20"/>
          <w:rPrChange w:id="124"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25" w:author="Greg Landry" w:date="2017-04-03T15:36:00Z">
            <w:rPr/>
          </w:rPrChange>
        </w:rPr>
        <w:pPrChange w:id="126"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27" w:author="Greg Landry" w:date="2017-04-03T15:36:00Z">
            <w:rPr/>
          </w:rPrChange>
        </w:rPr>
        <w:tab/>
      </w:r>
      <w:proofErr w:type="spellStart"/>
      <w:r w:rsidR="00020D29" w:rsidRPr="00602B95">
        <w:rPr>
          <w:rFonts w:ascii="Consolas" w:eastAsiaTheme="minorHAnsi" w:hAnsi="Consolas" w:cs="Consolas"/>
          <w:color w:val="005032"/>
          <w:kern w:val="0"/>
          <w:szCs w:val="20"/>
          <w:rPrChange w:id="128" w:author="Greg Landry" w:date="2017-04-03T15:36:00Z">
            <w:rPr/>
          </w:rPrChange>
        </w:rPr>
        <w:t>const</w:t>
      </w:r>
      <w:proofErr w:type="spellEnd"/>
      <w:r w:rsidR="00020D29" w:rsidRPr="00602B95">
        <w:rPr>
          <w:rFonts w:ascii="Consolas" w:eastAsiaTheme="minorHAnsi" w:hAnsi="Consolas" w:cs="Consolas"/>
          <w:color w:val="005032"/>
          <w:kern w:val="0"/>
          <w:szCs w:val="20"/>
          <w:rPrChange w:id="129" w:author="Greg Landry" w:date="2017-04-03T15:36:00Z">
            <w:rPr/>
          </w:rPrChange>
        </w:rPr>
        <w:t xml:space="preserve"> </w:t>
      </w:r>
      <w:proofErr w:type="spellStart"/>
      <w:r w:rsidR="00020D29" w:rsidRPr="00602B95">
        <w:rPr>
          <w:rFonts w:ascii="Consolas" w:eastAsiaTheme="minorHAnsi" w:hAnsi="Consolas" w:cs="Consolas"/>
          <w:color w:val="005032"/>
          <w:kern w:val="0"/>
          <w:szCs w:val="20"/>
          <w:rPrChange w:id="130" w:author="Greg Landry" w:date="2017-04-03T15:36:00Z">
            <w:rPr/>
          </w:rPrChange>
        </w:rPr>
        <w:t>int</w:t>
      </w:r>
      <w:proofErr w:type="spellEnd"/>
      <w:r w:rsidR="00020D29" w:rsidRPr="00602B95">
        <w:rPr>
          <w:rFonts w:ascii="Consolas" w:eastAsiaTheme="minorHAnsi" w:hAnsi="Consolas" w:cs="Consolas"/>
          <w:color w:val="005032"/>
          <w:kern w:val="0"/>
          <w:szCs w:val="20"/>
          <w:rPrChange w:id="131" w:author="Greg Landry" w:date="2017-04-03T15:36:00Z">
            <w:rPr/>
          </w:rPrChange>
        </w:rPr>
        <w:t xml:space="preserve"> </w:t>
      </w:r>
      <w:r w:rsidR="00020D29" w:rsidRPr="00602B95">
        <w:rPr>
          <w:rFonts w:ascii="Consolas" w:eastAsiaTheme="minorHAnsi" w:hAnsi="Consolas" w:cs="Consolas"/>
          <w:color w:val="000000"/>
          <w:kern w:val="0"/>
          <w:szCs w:val="20"/>
          <w:rPrChange w:id="132" w:author="Greg Landry" w:date="2017-04-03T15:37:00Z">
            <w:rPr/>
          </w:rPrChange>
        </w:rPr>
        <w:t>delay=100;</w:t>
      </w:r>
      <w:del w:id="133" w:author="Greg Landry" w:date="2017-04-03T15:36:00Z">
        <w:r w:rsidR="00020D29" w:rsidRPr="00602B95" w:rsidDel="00602B95">
          <w:rPr>
            <w:rFonts w:ascii="Consolas" w:eastAsiaTheme="minorHAnsi" w:hAnsi="Consolas" w:cs="Consolas"/>
            <w:color w:val="005032"/>
            <w:kern w:val="0"/>
            <w:szCs w:val="20"/>
            <w:rPrChange w:id="134"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35" w:author="Greg Landry" w:date="2017-04-03T15:37:00Z">
            <w:rPr/>
          </w:rPrChange>
        </w:rPr>
        <w:pPrChange w:id="136"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37" w:author="Greg Landry" w:date="2017-04-03T15:36:00Z">
            <w:rPr/>
          </w:rPrChange>
        </w:rPr>
        <w:tab/>
      </w:r>
      <w:proofErr w:type="gramStart"/>
      <w:r w:rsidR="000C5FAA" w:rsidRPr="00602B95">
        <w:rPr>
          <w:rFonts w:ascii="Consolas" w:eastAsiaTheme="minorHAnsi" w:hAnsi="Consolas" w:cs="Consolas"/>
          <w:color w:val="000000"/>
          <w:kern w:val="0"/>
          <w:szCs w:val="20"/>
          <w:rPrChange w:id="138" w:author="Greg Landry" w:date="2017-04-03T15:37:00Z">
            <w:rPr/>
          </w:rPrChange>
        </w:rPr>
        <w:t>while(</w:t>
      </w:r>
      <w:proofErr w:type="gramEnd"/>
      <w:r w:rsidR="000C5FAA" w:rsidRPr="00602B95">
        <w:rPr>
          <w:rFonts w:ascii="Consolas" w:eastAsiaTheme="minorHAnsi" w:hAnsi="Consolas" w:cs="Consolas"/>
          <w:color w:val="000000"/>
          <w:kern w:val="0"/>
          <w:szCs w:val="20"/>
          <w:rPrChange w:id="139" w:author="Greg Landry" w:date="2017-04-03T15:37:00Z">
            <w:rPr/>
          </w:rPrChange>
        </w:rPr>
        <w:t>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40" w:author="Greg Landry" w:date="2017-04-03T15:37:00Z">
            <w:rPr/>
          </w:rPrChange>
        </w:rPr>
        <w:pPrChange w:id="141"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42" w:author="Greg Landry" w:date="2017-04-03T15:37:00Z">
            <w:rPr/>
          </w:rPrChange>
        </w:rPr>
        <w:tab/>
      </w:r>
      <w:r w:rsidR="00020D29" w:rsidRPr="00602B95">
        <w:rPr>
          <w:rFonts w:ascii="Consolas" w:eastAsiaTheme="minorHAnsi" w:hAnsi="Consolas" w:cs="Consolas"/>
          <w:color w:val="000000"/>
          <w:kern w:val="0"/>
          <w:szCs w:val="20"/>
          <w:rPrChange w:id="143"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44" w:author="Greg Landry" w:date="2017-04-03T15:37:00Z">
            <w:rPr/>
          </w:rPrChange>
        </w:rPr>
        <w:pPrChange w:id="145"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6" w:author="Greg Landry" w:date="2017-04-03T15:37:00Z">
            <w:rPr/>
          </w:rPrChange>
        </w:rPr>
        <w:tab/>
      </w:r>
      <w:r w:rsidRPr="00602B95">
        <w:rPr>
          <w:rFonts w:ascii="Consolas" w:eastAsiaTheme="minorHAnsi" w:hAnsi="Consolas" w:cs="Consolas"/>
          <w:color w:val="000000"/>
          <w:kern w:val="0"/>
          <w:szCs w:val="20"/>
          <w:rPrChange w:id="147" w:author="Greg Landry" w:date="2017-04-03T15:37:00Z">
            <w:rPr/>
          </w:rPrChange>
        </w:rPr>
        <w:tab/>
      </w:r>
      <w:proofErr w:type="spellStart"/>
      <w:proofErr w:type="gramStart"/>
      <w:r w:rsidR="00020D29" w:rsidRPr="00602B95">
        <w:rPr>
          <w:rFonts w:ascii="Consolas" w:eastAsiaTheme="minorHAnsi" w:hAnsi="Consolas" w:cs="Consolas"/>
          <w:color w:val="000000"/>
          <w:kern w:val="0"/>
          <w:szCs w:val="20"/>
          <w:rPrChange w:id="148" w:author="Greg Landry" w:date="2017-04-03T15:37:00Z">
            <w:rPr/>
          </w:rPrChange>
        </w:rPr>
        <w:t>processData</w:t>
      </w:r>
      <w:proofErr w:type="spellEnd"/>
      <w:r w:rsidR="00020D29" w:rsidRPr="00602B95">
        <w:rPr>
          <w:rFonts w:ascii="Consolas" w:eastAsiaTheme="minorHAnsi" w:hAnsi="Consolas" w:cs="Consolas"/>
          <w:color w:val="000000"/>
          <w:kern w:val="0"/>
          <w:szCs w:val="20"/>
          <w:rPrChange w:id="149" w:author="Greg Landry" w:date="2017-04-03T15:37:00Z">
            <w:rPr/>
          </w:rPrChange>
        </w:rPr>
        <w:t>(</w:t>
      </w:r>
      <w:proofErr w:type="gramEnd"/>
      <w:r w:rsidR="00020D29" w:rsidRPr="00602B95">
        <w:rPr>
          <w:rFonts w:ascii="Consolas" w:eastAsiaTheme="minorHAnsi" w:hAnsi="Consolas" w:cs="Consolas"/>
          <w:color w:val="000000"/>
          <w:kern w:val="0"/>
          <w:szCs w:val="20"/>
          <w:rPrChange w:id="150" w:author="Greg Landry" w:date="2017-04-03T15:37:00Z">
            <w:rPr/>
          </w:rPrChange>
        </w:rPr>
        <w:t>);</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51" w:author="Greg Landry" w:date="2017-04-03T15:37:00Z">
            <w:rPr/>
          </w:rPrChange>
        </w:rPr>
        <w:pPrChange w:id="152"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53" w:author="Greg Landry" w:date="2017-04-03T15:37:00Z">
            <w:rPr/>
          </w:rPrChange>
        </w:rPr>
        <w:tab/>
      </w:r>
      <w:r w:rsidRPr="00602B95">
        <w:rPr>
          <w:rFonts w:ascii="Consolas" w:eastAsiaTheme="minorHAnsi" w:hAnsi="Consolas" w:cs="Consolas"/>
          <w:color w:val="000000"/>
          <w:kern w:val="0"/>
          <w:szCs w:val="20"/>
          <w:rPrChange w:id="154" w:author="Greg Landry" w:date="2017-04-03T15:37:00Z">
            <w:rPr/>
          </w:rPrChange>
        </w:rPr>
        <w:tab/>
      </w:r>
      <w:proofErr w:type="spellStart"/>
      <w:r w:rsidRPr="00602B95">
        <w:rPr>
          <w:rFonts w:ascii="Consolas" w:eastAsiaTheme="minorHAnsi" w:hAnsi="Consolas" w:cs="Consolas"/>
          <w:color w:val="000000"/>
          <w:kern w:val="0"/>
          <w:szCs w:val="20"/>
          <w:rPrChange w:id="155" w:author="Greg Landry" w:date="2017-04-03T15:37:00Z">
            <w:rPr/>
          </w:rPrChange>
        </w:rPr>
        <w:t>wiced_rtos_delay</w:t>
      </w:r>
      <w:r w:rsidR="00D65D87" w:rsidRPr="00602B95">
        <w:rPr>
          <w:rFonts w:ascii="Consolas" w:eastAsiaTheme="minorHAnsi" w:hAnsi="Consolas" w:cs="Consolas"/>
          <w:color w:val="000000"/>
          <w:kern w:val="0"/>
          <w:szCs w:val="20"/>
          <w:rPrChange w:id="156" w:author="Greg Landry" w:date="2017-04-03T15:37:00Z">
            <w:rPr/>
          </w:rPrChange>
        </w:rPr>
        <w:t>_milliseconds</w:t>
      </w:r>
      <w:proofErr w:type="spellEnd"/>
      <w:r w:rsidRPr="00602B95">
        <w:rPr>
          <w:rFonts w:ascii="Consolas" w:eastAsiaTheme="minorHAnsi" w:hAnsi="Consolas" w:cs="Consolas"/>
          <w:color w:val="000000"/>
          <w:kern w:val="0"/>
          <w:szCs w:val="20"/>
          <w:rPrChange w:id="157"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58" w:author="Greg Landry" w:date="2017-04-03T15:37:00Z">
            <w:rPr/>
          </w:rPrChange>
        </w:rPr>
        <w:pPrChange w:id="159"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60"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61" w:author="Greg Landry" w:date="2017-04-03T15:37:00Z">
            <w:rPr/>
          </w:rPrChange>
        </w:rPr>
      </w:pPr>
      <w:r w:rsidRPr="00602B95">
        <w:rPr>
          <w:rFonts w:ascii="Consolas" w:eastAsiaTheme="minorHAnsi" w:hAnsi="Consolas" w:cs="Consolas"/>
          <w:color w:val="000000"/>
          <w:kern w:val="0"/>
          <w:szCs w:val="20"/>
          <w:rPrChange w:id="162" w:author="Greg Landry" w:date="2017-04-03T15:37:00Z">
            <w:rPr/>
          </w:rPrChange>
        </w:rPr>
        <w:t>}</w:t>
      </w:r>
    </w:p>
    <w:p w14:paraId="533816AE" w14:textId="6660770F" w:rsidR="00D65D87" w:rsidRDefault="00D65D87" w:rsidP="00B527A0">
      <w:pPr>
        <w:rPr>
          <w:ins w:id="163" w:author="Greg Landry" w:date="2017-04-11T15:30:00Z"/>
        </w:rPr>
      </w:pPr>
      <w:r w:rsidRPr="00DB5897">
        <w:lastRenderedPageBreak/>
        <w:t xml:space="preserve">Note: you should </w:t>
      </w:r>
      <w:del w:id="164" w:author="Greg Landry [2]" w:date="2017-08-28T16:51:00Z">
        <w:r w:rsidRPr="00DB5897" w:rsidDel="006A5605">
          <w:delText>(almost) always</w:delText>
        </w:r>
      </w:del>
      <w:ins w:id="165" w:author="Greg Landry [2]" w:date="2017-08-28T16:51:00Z">
        <w:r w:rsidR="006A5605">
          <w:t>usually</w:t>
        </w:r>
      </w:ins>
      <w:r w:rsidRPr="00DB5897">
        <w:t xml:space="preserve">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del w:id="166" w:author="Greg Landry [2]" w:date="2017-08-28T16:51:00Z">
        <w:r w:rsidRPr="00DB5897" w:rsidDel="006A5605">
          <w:delText xml:space="preserve"> </w:delText>
        </w:r>
      </w:del>
      <w:ins w:id="167" w:author="Greg Landry [2]" w:date="2017-08-28T16:51:00Z">
        <w:r w:rsidR="006A5605">
          <w:t xml:space="preserve"> </w:t>
        </w:r>
      </w:ins>
      <w:del w:id="168" w:author="Greg Landry [2]" w:date="2017-08-28T16:51:00Z">
        <w:r w:rsidRPr="00DB5897" w:rsidDel="006A5605">
          <w:delText xml:space="preserve">or </w:delText>
        </w:r>
        <w:r w:rsidRPr="00DB5897" w:rsidDel="006A5605">
          <w:rPr>
            <w:i/>
          </w:rPr>
          <w:delText>wiced_rtos_delay_microseconds</w:delText>
        </w:r>
        <w:r w:rsidR="008249B3" w:rsidDel="006A5605">
          <w:rPr>
            <w:i/>
          </w:rPr>
          <w:delText>()</w:delText>
        </w:r>
        <w:r w:rsidRPr="00DB5897" w:rsidDel="006A5605">
          <w:delText xml:space="preserve"> </w:delText>
        </w:r>
      </w:del>
      <w:r w:rsidRPr="00DB5897">
        <w:t>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ins w:id="169" w:author="Greg Landry" w:date="2017-04-03T15:38:00Z">
        <w:r w:rsidR="001456B7">
          <w:t xml:space="preserve"> The exception is if you have some other thread control function such as a semaphore or queue </w:t>
        </w:r>
        <w:del w:id="170" w:author="Greg Landry [2]" w:date="2017-08-28T16:51:00Z">
          <w:r w:rsidR="001456B7" w:rsidDel="00543C7D">
            <w:delText>which</w:delText>
          </w:r>
        </w:del>
      </w:ins>
      <w:ins w:id="171" w:author="Greg Landry [2]" w:date="2017-08-28T16:51:00Z">
        <w:r w:rsidR="00543C7D">
          <w:t>that is guaranteed to</w:t>
        </w:r>
      </w:ins>
      <w:ins w:id="172" w:author="Greg Landry" w:date="2017-04-03T15:38:00Z">
        <w:del w:id="173" w:author="Greg Landry [2]" w:date="2017-08-28T16:51:00Z">
          <w:r w:rsidR="001456B7" w:rsidDel="00543C7D">
            <w:delText xml:space="preserve"> will</w:delText>
          </w:r>
        </w:del>
        <w:r w:rsidR="001456B7">
          <w:t xml:space="preserve"> cause the thread to periodically </w:t>
        </w:r>
      </w:ins>
      <w:ins w:id="174" w:author="Greg Landry" w:date="2017-04-03T15:39:00Z">
        <w:r w:rsidR="001456B7">
          <w:t>pause.</w:t>
        </w:r>
      </w:ins>
    </w:p>
    <w:p w14:paraId="0E390034" w14:textId="30C19C7A" w:rsidR="00952746" w:rsidRDefault="00952746" w:rsidP="00B527A0">
      <w:ins w:id="175" w:author="Greg Landry" w:date="2017-04-11T15:30:00Z">
        <w:r>
          <w:t>Note</w:t>
        </w:r>
      </w:ins>
      <w:ins w:id="176" w:author="Greg Landry [2]" w:date="2017-08-28T16:52:00Z">
        <w:r w:rsidR="00B27D50">
          <w:t xml:space="preserve"> </w:t>
        </w:r>
      </w:ins>
      <w:ins w:id="177" w:author="Greg Landry" w:date="2017-04-11T15:30:00Z">
        <w:del w:id="178" w:author="Greg Landry [2]" w:date="2017-08-28T16:52:00Z">
          <w:r w:rsidDel="00B27D50">
            <w:delText xml:space="preserve"> </w:delText>
          </w:r>
        </w:del>
        <w:r>
          <w:t xml:space="preserve">that if the main application thread </w:t>
        </w:r>
      </w:ins>
      <w:ins w:id="179" w:author="Greg Landry" w:date="2017-04-11T15:31:00Z">
        <w:r>
          <w:t>(</w:t>
        </w:r>
        <w:proofErr w:type="spellStart"/>
        <w:r>
          <w:t>application_start</w:t>
        </w:r>
        <w:proofErr w:type="spellEnd"/>
        <w:r>
          <w:t xml:space="preserve">) </w:t>
        </w:r>
      </w:ins>
      <w:ins w:id="180" w:author="Greg Landry" w:date="2017-04-11T15:30:00Z">
        <w:r>
          <w:t xml:space="preserve">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w:t>
        </w:r>
        <w:del w:id="181" w:author="Greg Landry [2]" w:date="2017-08-28T16:52:00Z">
          <w:r w:rsidDel="00B27D50">
            <w:delText>s</w:delText>
          </w:r>
        </w:del>
        <w:r>
          <w:t>t and will not take up any more CPU cycles.</w:t>
        </w:r>
      </w:ins>
      <w:ins w:id="182" w:author="Greg Landry" w:date="2017-06-15T21:20:00Z">
        <w:r w:rsidR="00A408CC">
          <w:t xml:space="preserve"> If you do that</w:t>
        </w:r>
      </w:ins>
      <w:ins w:id="183" w:author="Greg Landry" w:date="2017-06-15T21:22:00Z">
        <w:r w:rsidR="00A408CC">
          <w:t>,</w:t>
        </w:r>
      </w:ins>
      <w:ins w:id="184" w:author="Greg Landry" w:date="2017-06-15T21:20:00Z">
        <w:r w:rsidR="00A408CC">
          <w:t xml:space="preserve"> make sure that any variables that are needed outside that thread (such as thread handles, semaphore handles, etc.) are declared as </w:t>
        </w:r>
        <w:proofErr w:type="spellStart"/>
        <w:r w:rsidR="00A408CC">
          <w:t>globals</w:t>
        </w:r>
        <w:proofErr w:type="spellEnd"/>
        <w:r w:rsidR="00A408CC">
          <w:t xml:space="preserve"> outside of </w:t>
        </w:r>
        <w:proofErr w:type="spellStart"/>
        <w:r w:rsidR="00A408CC">
          <w:t>application_start</w:t>
        </w:r>
        <w:proofErr w:type="spellEnd"/>
        <w:r w:rsidR="00A408CC">
          <w:t xml:space="preserve">. Otherwise they will be undefined once </w:t>
        </w:r>
        <w:proofErr w:type="spellStart"/>
        <w:r w:rsidR="00A408CC">
          <w:t>application_start</w:t>
        </w:r>
        <w:proofErr w:type="spellEnd"/>
        <w:r w:rsidR="00A408CC">
          <w:t xml:space="preserve"> exits.</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25EAAD32" w:rsidR="00C856FE" w:rsidRDefault="00C856FE" w:rsidP="005716DE">
      <w:r>
        <w:t xml:space="preserve">The get function requires a timeout parameter. </w:t>
      </w:r>
      <w:ins w:id="185" w:author="Greg Landry" w:date="2017-06-03T09:22:00Z">
        <w:r w:rsidR="00553C01">
          <w:t>This allows the thread to continue after a specified amount of time even if the semaphore doesn</w:t>
        </w:r>
      </w:ins>
      <w:ins w:id="186" w:author="Greg Landry" w:date="2017-06-03T09:23:00Z">
        <w:r w:rsidR="00553C01">
          <w:t xml:space="preserve">’t get set. This can be useful in some cases to prevent a thread from stalling permanently </w:t>
        </w:r>
      </w:ins>
      <w:ins w:id="187" w:author="Greg Landry" w:date="2017-06-03T09:25:00Z">
        <w:r w:rsidR="00553C01">
          <w:t>if</w:t>
        </w:r>
      </w:ins>
      <w:ins w:id="188" w:author="Greg Landry" w:date="2017-06-03T09:23:00Z">
        <w:r w:rsidR="00553C01">
          <w:t xml:space="preserve"> the semaphore is never set</w:t>
        </w:r>
      </w:ins>
      <w:ins w:id="189" w:author="Greg Landry" w:date="2017-06-03T09:24:00Z">
        <w:r w:rsidR="00553C01">
          <w:t xml:space="preserve"> due to an error condition</w:t>
        </w:r>
      </w:ins>
      <w:ins w:id="190" w:author="Greg Landry" w:date="2017-06-03T09:23:00Z">
        <w:r w:rsidR="00553C01">
          <w:t>. The timeout is s</w:t>
        </w:r>
      </w:ins>
      <w:ins w:id="191" w:author="Greg Landry" w:date="2017-06-03T09:24:00Z">
        <w:r w:rsidR="00553C01">
          <w:t xml:space="preserve">pecified </w:t>
        </w:r>
      </w:ins>
      <w:del w:id="192" w:author="Greg Landry" w:date="2017-06-03T09:24:00Z">
        <w:r w:rsidDel="00553C01">
          <w:delText xml:space="preserve">This sets the time </w:delText>
        </w:r>
      </w:del>
      <w:r>
        <w:t>in milliseconds</w:t>
      </w:r>
      <w:del w:id="193" w:author="Greg Landry" w:date="2017-06-03T09:24:00Z">
        <w:r w:rsidDel="00553C01">
          <w:delText xml:space="preserve"> that the function waits before returning</w:delText>
        </w:r>
      </w:del>
      <w:r>
        <w:t xml:space="preserve">. </w:t>
      </w:r>
      <w:r w:rsidRPr="00D53EAC">
        <w:t>If you want the thread to wait</w:t>
      </w:r>
      <w:del w:id="194" w:author="Greg Landry" w:date="2017-06-03T09:25:00Z">
        <w:r w:rsidR="007B6D21" w:rsidDel="00553C01">
          <w:delText xml:space="preserve"> (almost)</w:delText>
        </w:r>
      </w:del>
      <w:r w:rsidRPr="00D53EAC">
        <w:t xml:space="preserve"> indefinitely for the semaphore to be set</w:t>
      </w:r>
      <w:del w:id="195" w:author="Greg Landry" w:date="2017-06-03T09:25:00Z">
        <w:r w:rsidR="00406CF9" w:rsidDel="00553C01">
          <w:delText>,</w:delText>
        </w:r>
      </w:del>
      <w:r w:rsidRPr="00D53EAC">
        <w:t xml:space="preserve"> </w:t>
      </w:r>
      <w:r w:rsidR="00EE5A51" w:rsidRPr="00D53EAC">
        <w:t xml:space="preserve">rather than </w:t>
      </w:r>
      <w:del w:id="196" w:author="Greg Landry" w:date="2017-06-03T09:25:00Z">
        <w:r w:rsidR="00EE5A51" w:rsidRPr="00D53EAC" w:rsidDel="00553C01">
          <w:delText>continuing execution</w:delText>
        </w:r>
      </w:del>
      <w:ins w:id="197" w:author="Greg Landry" w:date="2017-06-03T09:25:00Z">
        <w:r w:rsidR="00553C01">
          <w:t>timing out</w:t>
        </w:r>
      </w:ins>
      <w:r w:rsidR="00EE5A51" w:rsidRPr="00D53EAC">
        <w:t xml:space="preserve"> after a specific delay</w:t>
      </w:r>
      <w:r w:rsidR="00406CF9">
        <w:t>,</w:t>
      </w:r>
      <w:r w:rsidR="00EE5A51" w:rsidRPr="00D53EAC">
        <w:t xml:space="preserve"> </w:t>
      </w:r>
      <w:del w:id="198" w:author="Greg Landry" w:date="2017-06-03T09:25:00Z">
        <w:r w:rsidRPr="00D53EAC" w:rsidDel="00553C01">
          <w:delText xml:space="preserve">then </w:delText>
        </w:r>
      </w:del>
      <w:r w:rsidRPr="00D53EAC">
        <w:t>use WICED_WAIT_FOREVER</w:t>
      </w:r>
      <w:ins w:id="199" w:author="Greg Landry" w:date="2017-06-03T09:25:00Z">
        <w:r w:rsidR="00553C01">
          <w:t xml:space="preserve"> for the timeout.</w:t>
        </w:r>
      </w:ins>
      <w:del w:id="200" w:author="Greg Landry" w:date="2017-06-03T09:25:00Z">
        <w:r w:rsidRPr="00D53EAC" w:rsidDel="00553C01">
          <w:delText>.</w:delText>
        </w:r>
      </w:del>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69838DF3" w14:textId="77777777" w:rsidR="00AA753C" w:rsidRDefault="00730343">
      <w:pPr>
        <w:rPr>
          <w:ins w:id="201" w:author="Greg Landry [2]" w:date="2017-08-28T16:53:00Z"/>
        </w:rPr>
      </w:pPr>
      <w:r>
        <w:t xml:space="preserve">You should always initialize a semaphore </w:t>
      </w:r>
      <w:r w:rsidRPr="00043251">
        <w:rPr>
          <w:u w:val="single"/>
        </w:rPr>
        <w:t>before</w:t>
      </w:r>
      <w:r>
        <w:t xml:space="preserve"> starting any threads that use it. Otherwise, you may see unpredictable behavior.</w:t>
      </w:r>
    </w:p>
    <w:p w14:paraId="07AD006A" w14:textId="7AAE9B2E" w:rsidR="00AA753C" w:rsidRPr="003F6B4D" w:rsidRDefault="00AA753C" w:rsidP="00AA753C">
      <w:pPr>
        <w:rPr>
          <w:ins w:id="202" w:author="Greg Landry [2]" w:date="2017-08-28T16:53:00Z"/>
          <w:b/>
          <w:u w:val="single"/>
        </w:rPr>
      </w:pPr>
      <w:ins w:id="203" w:author="Greg Landry [2]" w:date="2017-08-28T16:53:00Z">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ins>
    </w:p>
    <w:p w14:paraId="15BBCB71" w14:textId="2537D217" w:rsidR="00730343" w:rsidRDefault="00730343">
      <w:r>
        <w:br w:type="page"/>
      </w:r>
    </w:p>
    <w:p w14:paraId="034DCEE3" w14:textId="77777777" w:rsidR="00C856FE" w:rsidRDefault="00C856FE" w:rsidP="00C856FE">
      <w:pPr>
        <w:pStyle w:val="Heading3"/>
      </w:pPr>
      <w:r>
        <w:lastRenderedPageBreak/>
        <w:t>Mutex</w:t>
      </w:r>
    </w:p>
    <w:p w14:paraId="5B067B22" w14:textId="3B61BC06" w:rsidR="00C856FE" w:rsidRDefault="00C856FE" w:rsidP="00C856FE">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w:t>
      </w:r>
      <w:ins w:id="204" w:author="Greg Landry [2]" w:date="2017-08-28T17:02:00Z">
        <w:r w:rsidR="00F10B5E">
          <w:t>two threads that blink the same LED.</w:t>
        </w:r>
      </w:ins>
      <w:del w:id="205" w:author="Greg Landry [2]" w:date="2017-08-28T17:02:00Z">
        <w:r w:rsidDel="0076471F">
          <w:delText>a mutex for the WPRINT_APP_INFO function.  This function takes a variable amount of time to stream the bytes out through the UART.</w:delText>
        </w:r>
      </w:del>
      <w:r>
        <w:t xml:space="preserve"> </w:t>
      </w:r>
      <w:ins w:id="206" w:author="Greg Landry [2]" w:date="2017-08-28T17:02:00Z">
        <w:r w:rsidR="0076471F">
          <w:t>Without a mutex, you will see strange behavior</w:t>
        </w:r>
      </w:ins>
      <w:ins w:id="207" w:author="Greg Landry [2]" w:date="2017-08-28T17:03:00Z">
        <w:r w:rsidR="0076471F">
          <w:t>. With a mutex, the threads are each given exclusive access to the LED</w:t>
        </w:r>
      </w:ins>
      <w:del w:id="208" w:author="Greg Landry [2]" w:date="2017-08-28T17:02:00Z">
        <w:r w:rsidDel="0076471F">
          <w:delText xml:space="preserve"> If more than one thread uses this function to write to the UART at the same time, bad things </w:delText>
        </w:r>
        <w:r w:rsidR="00043251" w:rsidDel="0076471F">
          <w:delText>could</w:delText>
        </w:r>
        <w:r w:rsidDel="0076471F">
          <w:delText xml:space="preserve"> happen.  You can protect yourself by using a mutex</w:delText>
        </w:r>
      </w:del>
      <w:r>
        <w:t>.</w:t>
      </w:r>
    </w:p>
    <w:p w14:paraId="218A308C" w14:textId="6342E925" w:rsidR="00C856FE" w:rsidRDefault="00C856FE" w:rsidP="00C856FE">
      <w:r>
        <w:t>The mutex functions are available in the documentation under Components</w:t>
      </w:r>
      <w:r>
        <w:sym w:font="Wingdings" w:char="F0E0"/>
      </w:r>
      <w:r>
        <w:t>RTOS</w:t>
      </w:r>
      <w:r>
        <w:sym w:font="Wingdings" w:char="F0E0"/>
      </w:r>
      <w:r>
        <w:t>Mutex.</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3AB47E61" w14:textId="77777777" w:rsidR="00643BCF" w:rsidRDefault="003E5867">
      <w:pPr>
        <w:rPr>
          <w:ins w:id="209" w:author="Greg Landry [2]" w:date="2017-08-28T16:54:00Z"/>
        </w:rPr>
      </w:pPr>
      <w:r>
        <w:t xml:space="preserve">You should always initialize a mutex </w:t>
      </w:r>
      <w:r w:rsidRPr="00043251">
        <w:rPr>
          <w:u w:val="single"/>
        </w:rPr>
        <w:t>before</w:t>
      </w:r>
      <w:r>
        <w:t xml:space="preserve"> starting any threads that use it. Otherwise, you may see unpredictable behavior.</w:t>
      </w:r>
    </w:p>
    <w:p w14:paraId="28B00867" w14:textId="3773E6DC" w:rsidR="00730343" w:rsidRDefault="00643BCF">
      <w:ins w:id="210" w:author="Greg Landry [2]" w:date="2017-08-28T16:54:00Z">
        <w:r>
          <w:t>Note that a mutex can only be unlocked by the same thread that locked it.</w:t>
        </w:r>
      </w:ins>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6A08020F" w14:textId="507C2D81" w:rsidR="00553C01" w:rsidRDefault="0081200B" w:rsidP="0081200B">
      <w:pPr>
        <w:rPr>
          <w:ins w:id="211" w:author="Greg Landry" w:date="2017-06-03T09:26:00Z"/>
        </w:rPr>
      </w:pPr>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w:t>
      </w:r>
      <w:ins w:id="212" w:author="Greg Landry" w:date="2017-06-03T09:27:00Z">
        <w:r w:rsidR="00553C01">
          <w:t>. This comes into play if the queue is full when you try to push into it</w:t>
        </w:r>
      </w:ins>
      <w:r w:rsidRPr="00F5107D">
        <w:t xml:space="preserve">. </w:t>
      </w:r>
      <w:ins w:id="213" w:author="Greg Landry" w:date="2017-06-03T09:26:00Z">
        <w:r w:rsidR="00553C01">
          <w:t xml:space="preserve">The timeout allows the thread to continue after a specified amount of time even if the queue stays full. This can be useful in some cases to prevent a thread from stalling permanently if the </w:t>
        </w:r>
      </w:ins>
      <w:ins w:id="214" w:author="Greg Landry" w:date="2017-06-03T09:28:00Z">
        <w:r w:rsidR="00553C01">
          <w:t>queue stays</w:t>
        </w:r>
      </w:ins>
      <w:ins w:id="215" w:author="Greg Landry" w:date="2017-06-03T09:26:00Z">
        <w:r w:rsidR="00553C01">
          <w:t xml:space="preserve"> </w:t>
        </w:r>
      </w:ins>
      <w:ins w:id="216" w:author="Greg Landry" w:date="2017-06-03T09:28:00Z">
        <w:r w:rsidR="00553C01">
          <w:t>full</w:t>
        </w:r>
      </w:ins>
      <w:ins w:id="217" w:author="Greg Landry" w:date="2017-06-03T09:26:00Z">
        <w:r w:rsidR="00553C01">
          <w:t xml:space="preserve"> due to an error condition. The timeout is specified in milliseconds. </w:t>
        </w:r>
        <w:r w:rsidR="00553C01" w:rsidRPr="00D53EAC">
          <w:t xml:space="preserve">If you want the thread to wait indefinitely for </w:t>
        </w:r>
      </w:ins>
      <w:ins w:id="218" w:author="Greg Landry" w:date="2017-06-03T09:28:00Z">
        <w:r w:rsidR="00553C01">
          <w:t>room in the queue</w:t>
        </w:r>
      </w:ins>
      <w:ins w:id="219" w:author="Greg Landry" w:date="2017-06-03T09:26:00Z">
        <w:r w:rsidR="00553C01" w:rsidRPr="00D53EAC">
          <w:t xml:space="preserve"> rather than </w:t>
        </w:r>
        <w:r w:rsidR="00553C01">
          <w:t>timing out</w:t>
        </w:r>
        <w:r w:rsidR="00553C01" w:rsidRPr="00D53EAC">
          <w:t xml:space="preserve"> after a specific delay</w:t>
        </w:r>
        <w:r w:rsidR="00553C01">
          <w:t>,</w:t>
        </w:r>
        <w:r w:rsidR="00553C01" w:rsidRPr="00D53EAC">
          <w:t xml:space="preserve"> use WICED_WAIT_FOREVER</w:t>
        </w:r>
        <w:r w:rsidR="00553C01">
          <w:t xml:space="preserve"> for the timeout.</w:t>
        </w:r>
      </w:ins>
      <w:ins w:id="220" w:author="Greg Landry" w:date="2017-06-03T09:29:00Z">
        <w:r w:rsidR="00553C01">
          <w:t xml:space="preserve"> If you want the thread to continue immediately if there isn’t room in the queue, then use WICED_NO_WAIT. Note that if the function times out, then the value is not added to the queue when the thread continues with its execution.</w:t>
        </w:r>
      </w:ins>
    </w:p>
    <w:p w14:paraId="4208C839" w14:textId="3E07F013" w:rsidR="0086442A" w:rsidRDefault="0081200B" w:rsidP="0081200B">
      <w:pPr>
        <w:rPr>
          <w:ins w:id="221" w:author="Greg Landry" w:date="2017-06-03T09:31:00Z"/>
        </w:rPr>
      </w:pPr>
      <w:del w:id="222" w:author="Greg Landry" w:date="2017-06-03T09:30:00Z">
        <w:r w:rsidRPr="00F5107D" w:rsidDel="00553C01">
          <w:delText xml:space="preserve">This sets the time in milliseconds that the function waits before returning if the queue is full. If you want the thread to wait </w:delText>
        </w:r>
        <w:r w:rsidR="00A75971" w:rsidDel="00553C01">
          <w:delText xml:space="preserve">(almost) </w:delText>
        </w:r>
        <w:r w:rsidRPr="00F5107D" w:rsidDel="00553C01">
          <w:delText>indefinitely for space in the queue rather than continuing execution after a specific delay then use WICED_WAIT_FOREVER.</w:delText>
        </w:r>
        <w:r w:rsidR="00204D2C" w:rsidRPr="00F5107D" w:rsidDel="00553C01">
          <w:delText xml:space="preserve"> </w:delText>
        </w:r>
      </w:del>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w:t>
      </w:r>
      <w:del w:id="223" w:author="Greg Landry" w:date="2017-06-03T09:31:00Z">
        <w:r w:rsidRPr="00F5107D" w:rsidDel="00553C01">
          <w:delText xml:space="preserve"> </w:delText>
        </w:r>
        <w:r w:rsidR="00A75971" w:rsidDel="00553C01">
          <w:delText>(almost)</w:delText>
        </w:r>
      </w:del>
      <w:r w:rsidR="00A75971">
        <w:t xml:space="preserve"> </w:t>
      </w:r>
      <w:r w:rsidRPr="00F5107D">
        <w:t>indefinitely for a value in the queue rather than continuing execution after a specific delay then use WICED_WAIT_FOREVER.</w:t>
      </w:r>
      <w:ins w:id="224" w:author="Greg Landry" w:date="2017-04-20T13:43:00Z">
        <w:r w:rsidR="0086442A">
          <w:t xml:space="preserve"> </w:t>
        </w:r>
      </w:ins>
      <w:ins w:id="225" w:author="Greg Landry" w:date="2017-04-20T13:44:00Z">
        <w:r w:rsidR="0086442A">
          <w:t>If you</w:t>
        </w:r>
        <w:r w:rsidR="00553C01">
          <w:t xml:space="preserve"> want the project to continue</w:t>
        </w:r>
        <w:r w:rsidR="0086442A">
          <w:t xml:space="preserve"> immediately if there isn</w:t>
        </w:r>
      </w:ins>
      <w:ins w:id="226" w:author="Greg Landry" w:date="2017-04-20T13:45:00Z">
        <w:r w:rsidR="0086442A">
          <w:t>’t anything in the queue then use WICED_NO_WAIT.</w:t>
        </w:r>
      </w:ins>
    </w:p>
    <w:p w14:paraId="5191F0E7" w14:textId="5FDE3209" w:rsidR="003D667D" w:rsidRDefault="003D667D" w:rsidP="0081200B">
      <w:ins w:id="227" w:author="Greg Landry" w:date="2017-06-03T09:31:00Z">
        <w:r>
          <w:t xml:space="preserve">There are also </w:t>
        </w:r>
      </w:ins>
      <w:ins w:id="228" w:author="Greg Landry" w:date="2017-06-03T09:32:00Z">
        <w:r w:rsidR="00A10666">
          <w:t>functions</w:t>
        </w:r>
      </w:ins>
      <w:ins w:id="229" w:author="Greg Landry" w:date="2017-06-03T09:31:00Z">
        <w:r>
          <w:t xml:space="preserve"> to </w:t>
        </w:r>
      </w:ins>
      <w:ins w:id="230" w:author="Greg Landry" w:date="2017-06-03T09:32:00Z">
        <w:r w:rsidR="00A10666">
          <w:t>check to see if the queue is full or empty and to determine the number of entries in the queue.</w:t>
        </w:r>
      </w:ins>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231" w:author="Greg Landry" w:date="2017-03-01T10:58:00Z">
            <w:rPr/>
          </w:rPrChange>
        </w:rPr>
        <w:lastRenderedPageBreak/>
        <w:t xml:space="preserve">The </w:t>
      </w:r>
      <w:del w:id="232" w:author="Greg Landry" w:date="2017-03-01T10:55:00Z">
        <w:r w:rsidRPr="00506E29" w:rsidDel="00506E29">
          <w:rPr>
            <w:u w:val="single"/>
            <w:rPrChange w:id="233" w:author="Greg Landry" w:date="2017-03-01T10:58:00Z">
              <w:rPr/>
            </w:rPrChange>
          </w:rPr>
          <w:delText xml:space="preserve">minimum </w:delText>
        </w:r>
      </w:del>
      <w:r w:rsidRPr="00506E29">
        <w:rPr>
          <w:u w:val="single"/>
          <w:rPrChange w:id="234" w:author="Greg Landry" w:date="2017-03-01T10:58:00Z">
            <w:rPr/>
          </w:rPrChange>
        </w:rPr>
        <w:t xml:space="preserve">message size </w:t>
      </w:r>
      <w:del w:id="235" w:author="Greg Landry" w:date="2017-03-01T10:55:00Z">
        <w:r w:rsidRPr="00506E29" w:rsidDel="00506E29">
          <w:rPr>
            <w:u w:val="single"/>
            <w:rPrChange w:id="236" w:author="Greg Landry" w:date="2017-03-01T10:58:00Z">
              <w:rPr/>
            </w:rPrChange>
          </w:rPr>
          <w:delText xml:space="preserve">allowed </w:delText>
        </w:r>
      </w:del>
      <w:r w:rsidRPr="00506E29">
        <w:rPr>
          <w:u w:val="single"/>
          <w:rPrChange w:id="237" w:author="Greg Landry" w:date="2017-03-01T10:58:00Z">
            <w:rPr/>
          </w:rPrChange>
        </w:rPr>
        <w:t xml:space="preserve">in a queue </w:t>
      </w:r>
      <w:ins w:id="238" w:author="Greg Landry" w:date="2017-03-01T10:55:00Z">
        <w:r w:rsidR="00506E29" w:rsidRPr="00506E29">
          <w:rPr>
            <w:u w:val="single"/>
            <w:rPrChange w:id="239" w:author="Greg Landry" w:date="2017-03-01T10:58:00Z">
              <w:rPr/>
            </w:rPrChange>
          </w:rPr>
          <w:t>must be a multiple of</w:t>
        </w:r>
      </w:ins>
      <w:del w:id="240" w:author="Greg Landry" w:date="2017-03-01T10:55:00Z">
        <w:r w:rsidRPr="00506E29" w:rsidDel="00506E29">
          <w:rPr>
            <w:u w:val="single"/>
            <w:rPrChange w:id="241" w:author="Greg Landry" w:date="2017-03-01T10:58:00Z">
              <w:rPr/>
            </w:rPrChange>
          </w:rPr>
          <w:delText>is</w:delText>
        </w:r>
      </w:del>
      <w:r w:rsidRPr="00506E29">
        <w:rPr>
          <w:u w:val="single"/>
          <w:rPrChange w:id="242" w:author="Greg Landry" w:date="2017-03-01T10:58:00Z">
            <w:rPr/>
          </w:rPrChange>
        </w:rPr>
        <w:t xml:space="preserve"> 4 bytes. Specifying a message size </w:t>
      </w:r>
      <w:del w:id="243" w:author="Greg Landry" w:date="2017-03-01T10:55:00Z">
        <w:r w:rsidRPr="00506E29" w:rsidDel="00506E29">
          <w:rPr>
            <w:u w:val="single"/>
            <w:rPrChange w:id="244" w:author="Greg Landry" w:date="2017-03-01T10:58:00Z">
              <w:rPr/>
            </w:rPrChange>
          </w:rPr>
          <w:delText>less than</w:delText>
        </w:r>
      </w:del>
      <w:ins w:id="245" w:author="Greg Landry" w:date="2017-03-01T10:55:00Z">
        <w:r w:rsidR="00506E29" w:rsidRPr="00506E29">
          <w:rPr>
            <w:u w:val="single"/>
            <w:rPrChange w:id="246" w:author="Greg Landry" w:date="2017-03-01T10:58:00Z">
              <w:rPr/>
            </w:rPrChange>
          </w:rPr>
          <w:t>that is not a multiple of</w:t>
        </w:r>
      </w:ins>
      <w:r w:rsidRPr="00506E29">
        <w:rPr>
          <w:u w:val="single"/>
          <w:rPrChange w:id="247" w:author="Greg Landry" w:date="2017-03-01T10:58:00Z">
            <w:rPr/>
          </w:rPrChange>
        </w:rPr>
        <w:t xml:space="preserve"> 4 bytes </w:t>
      </w:r>
      <w:del w:id="248" w:author="Greg Landry" w:date="2017-03-01T10:55:00Z">
        <w:r w:rsidRPr="00506E29" w:rsidDel="00506E29">
          <w:rPr>
            <w:u w:val="single"/>
            <w:rPrChange w:id="249" w:author="Greg Landry" w:date="2017-03-01T10:58:00Z">
              <w:rPr/>
            </w:rPrChange>
          </w:rPr>
          <w:delText xml:space="preserve">may </w:delText>
        </w:r>
      </w:del>
      <w:ins w:id="250" w:author="Greg Landry" w:date="2017-03-01T10:55:00Z">
        <w:r w:rsidR="00506E29" w:rsidRPr="00506E29">
          <w:rPr>
            <w:u w:val="single"/>
            <w:rPrChange w:id="251" w:author="Greg Landry" w:date="2017-03-01T10:58:00Z">
              <w:rPr/>
            </w:rPrChange>
          </w:rPr>
          <w:t xml:space="preserve">will </w:t>
        </w:r>
      </w:ins>
      <w:r w:rsidRPr="00506E29">
        <w:rPr>
          <w:u w:val="single"/>
          <w:rPrChange w:id="252"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B490EED" w14:textId="0A170E27" w:rsidR="0086442A" w:rsidRPr="0086442A" w:rsidRDefault="0086442A">
      <w:pPr>
        <w:rPr>
          <w:ins w:id="253" w:author="Greg Landry" w:date="2017-04-20T13:45:00Z"/>
          <w:b/>
          <w:u w:val="single"/>
          <w:rPrChange w:id="254" w:author="Greg Landry" w:date="2017-04-20T13:46:00Z">
            <w:rPr>
              <w:ins w:id="255" w:author="Greg Landry" w:date="2017-04-20T13:45:00Z"/>
              <w:u w:val="single"/>
            </w:rPr>
          </w:rPrChange>
        </w:rPr>
      </w:pPr>
      <w:ins w:id="256" w:author="Greg Landry" w:date="2017-04-20T13:45:00Z">
        <w:r w:rsidRPr="0086442A">
          <w:rPr>
            <w:b/>
            <w:u w:val="single"/>
            <w:rPrChange w:id="257" w:author="Greg Landry" w:date="2017-04-20T13:46:00Z">
              <w:rPr>
                <w:u w:val="single"/>
              </w:rPr>
            </w:rPrChange>
          </w:rPr>
          <w:t xml:space="preserve">If you are using a queue </w:t>
        </w:r>
      </w:ins>
      <w:ins w:id="258" w:author="Greg Landry" w:date="2017-04-20T13:46:00Z">
        <w:r>
          <w:rPr>
            <w:b/>
            <w:u w:val="single"/>
          </w:rPr>
          <w:t xml:space="preserve">push or pop </w:t>
        </w:r>
      </w:ins>
      <w:ins w:id="259" w:author="Greg Landry" w:date="2017-04-20T13:45:00Z">
        <w:r w:rsidRPr="0086442A">
          <w:rPr>
            <w:b/>
            <w:u w:val="single"/>
            <w:rPrChange w:id="260" w:author="Greg Landry" w:date="2017-04-20T13:46:00Z">
              <w:rPr>
                <w:u w:val="single"/>
              </w:rPr>
            </w:rPrChange>
          </w:rPr>
          <w:t>function inside of an ISR or a timer function, you MUST use WICED_NO_WAIT as the timeout. Using a non-zero timeout is not supported in those cases.</w:t>
        </w:r>
      </w:ins>
    </w:p>
    <w:p w14:paraId="4AEF319A" w14:textId="70AF2478" w:rsidR="00730343" w:rsidRPr="00506E29" w:rsidDel="0086442A" w:rsidRDefault="00730343">
      <w:pPr>
        <w:rPr>
          <w:del w:id="261" w:author="Greg Landry" w:date="2017-04-20T13:46:00Z"/>
          <w:u w:val="single"/>
          <w:rPrChange w:id="262" w:author="Greg Landry" w:date="2017-03-01T10:58:00Z">
            <w:rPr>
              <w:del w:id="263" w:author="Greg Landry" w:date="2017-04-20T13:46:00Z"/>
            </w:rPr>
          </w:rPrChange>
        </w:rPr>
      </w:pPr>
      <w:del w:id="264" w:author="Greg Landry" w:date="2017-03-01T10:56:00Z">
        <w:r w:rsidRPr="00506E29" w:rsidDel="00506E29">
          <w:rPr>
            <w:u w:val="single"/>
            <w:rPrChange w:id="265" w:author="Greg Landry" w:date="2017-03-01T10:58:00Z">
              <w:rPr/>
            </w:rPrChange>
          </w:rPr>
          <w:br w:type="page"/>
        </w:r>
      </w:del>
    </w:p>
    <w:p w14:paraId="345C8807" w14:textId="77777777" w:rsidR="006958C3" w:rsidRDefault="006958C3" w:rsidP="00A8704B">
      <w:pPr>
        <w:pStyle w:val="Heading3"/>
        <w:rPr>
          <w:ins w:id="266" w:author="Greg Landry" w:date="2017-06-03T09:35:00Z"/>
        </w:rPr>
      </w:pPr>
    </w:p>
    <w:p w14:paraId="684A1866" w14:textId="04D9D8BD" w:rsidR="0090117A" w:rsidRDefault="0090117A" w:rsidP="00A8704B">
      <w:pPr>
        <w:pStyle w:val="Heading3"/>
      </w:pPr>
      <w:r>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w:t>
      </w:r>
      <w:proofErr w:type="gramStart"/>
      <w:r>
        <w:t>you</w:t>
      </w:r>
      <w:proofErr w:type="gramEnd"/>
      <w:r>
        <w:t xml:space="preserve">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267" w:author="Greg Landry" w:date="2017-03-01T11:06:00Z">
            <w:rPr/>
          </w:rPrChange>
        </w:rPr>
        <w:t xml:space="preserve">Note that there is a single execution of the function every time the timer expires rather than a continually executing thread so the function should typically NOT have a </w:t>
      </w:r>
      <w:proofErr w:type="gramStart"/>
      <w:r w:rsidRPr="00905CE3">
        <w:rPr>
          <w:u w:val="single"/>
          <w:rPrChange w:id="268" w:author="Greg Landry" w:date="2017-03-01T11:06:00Z">
            <w:rPr/>
          </w:rPrChange>
        </w:rPr>
        <w:t>while(</w:t>
      </w:r>
      <w:proofErr w:type="gramEnd"/>
      <w:r w:rsidRPr="00905CE3">
        <w:rPr>
          <w:u w:val="single"/>
          <w:rPrChange w:id="269" w:author="Greg Landry" w:date="2017-03-01T11:06:00Z">
            <w:rPr/>
          </w:rPrChange>
        </w:rPr>
        <w:t xml:space="preserve">1) loop – it should just </w:t>
      </w:r>
      <w:r w:rsidR="009B51E0" w:rsidRPr="00905CE3">
        <w:rPr>
          <w:u w:val="single"/>
          <w:rPrChange w:id="270" w:author="Greg Landry" w:date="2017-03-01T11:06:00Z">
            <w:rPr/>
          </w:rPrChange>
        </w:rPr>
        <w:t>run</w:t>
      </w:r>
      <w:r w:rsidRPr="00905CE3">
        <w:rPr>
          <w:u w:val="single"/>
          <w:rPrChange w:id="271" w:author="Greg Landry" w:date="2017-03-01T11:06:00Z">
            <w:rPr/>
          </w:rPrChange>
        </w:rPr>
        <w:t xml:space="preserve"> and exit each time the timer calls it</w:t>
      </w:r>
      <w:r>
        <w:t>.</w:t>
      </w:r>
    </w:p>
    <w:p w14:paraId="7EDE3DBD" w14:textId="10620E23" w:rsidR="00A81686" w:rsidRDefault="00A81686" w:rsidP="00C4656A">
      <w:pPr>
        <w:rPr>
          <w:ins w:id="272" w:author="Greg Landry" w:date="2017-04-11T16:09:00Z"/>
        </w:rPr>
      </w:pPr>
      <w:ins w:id="273" w:author="Greg Landry" w:date="2017-04-11T16:09:00Z">
        <w:r>
          <w:t xml:space="preserve">The timer </w:t>
        </w:r>
      </w:ins>
      <w:ins w:id="274" w:author="Greg Landry" w:date="2017-04-11T16:12:00Z">
        <w:r w:rsidR="0016340F">
          <w:t xml:space="preserve">is a function, not a thread. Therefore, </w:t>
        </w:r>
      </w:ins>
      <w:ins w:id="275" w:author="Greg Landry" w:date="2017-04-11T16:09:00Z">
        <w:r>
          <w:t xml:space="preserve">make sure you don’t exit the main </w:t>
        </w:r>
      </w:ins>
      <w:ins w:id="276" w:author="Greg Landry" w:date="2017-04-11T16:12:00Z">
        <w:r w:rsidR="0016340F">
          <w:t xml:space="preserve">application </w:t>
        </w:r>
      </w:ins>
      <w:ins w:id="277" w:author="Greg Landry" w:date="2017-04-11T16:09:00Z">
        <w:r>
          <w:t xml:space="preserve">thread </w:t>
        </w:r>
      </w:ins>
      <w:ins w:id="278" w:author="Greg Landry" w:date="2017-04-11T16:13:00Z">
        <w:r w:rsidR="0016340F">
          <w:t>if your project has no other active threads</w:t>
        </w:r>
      </w:ins>
      <w:ins w:id="279" w:author="Greg Landry" w:date="2017-04-11T16:09:00Z">
        <w:r>
          <w:t>.</w:t>
        </w:r>
      </w:ins>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280" w:author="Greg Landry" w:date="2017-03-01T10:59:00Z"/>
        </w:rPr>
      </w:pPr>
      <w:del w:id="281" w:author="Greg Landry" w:date="2017-03-01T10:59:00Z">
        <w:r w:rsidDel="009A4316">
          <w:lastRenderedPageBreak/>
          <w:delText>Debugging</w:delText>
        </w:r>
      </w:del>
    </w:p>
    <w:p w14:paraId="30C6921F" w14:textId="49B8964D" w:rsidR="00030046" w:rsidDel="009A4316" w:rsidRDefault="00030046" w:rsidP="00030046">
      <w:pPr>
        <w:rPr>
          <w:del w:id="282" w:author="Greg Landry" w:date="2017-03-01T10:58:00Z"/>
        </w:rPr>
      </w:pPr>
      <w:del w:id="283"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284" w:author="Greg Landry" w:date="2017-03-01T10:59:00Z"/>
        </w:rPr>
      </w:pPr>
      <w:del w:id="285" w:author="Greg Landry" w:date="2017-03-01T10:59:00Z">
        <w:r w:rsidDel="009A4316">
          <w:delText>Make Target</w:delText>
        </w:r>
      </w:del>
    </w:p>
    <w:p w14:paraId="28545E19" w14:textId="023F9C83" w:rsidR="006A73BB" w:rsidRPr="006A73BB" w:rsidDel="009A4316" w:rsidRDefault="006A73BB" w:rsidP="006909FE">
      <w:pPr>
        <w:rPr>
          <w:del w:id="286" w:author="Greg Landry" w:date="2017-03-01T10:59:00Z"/>
        </w:rPr>
      </w:pPr>
      <w:del w:id="287"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88" w:author="Greg Landry" w:date="2017-03-01T10:59:00Z"/>
          <w:i/>
        </w:rPr>
      </w:pPr>
      <w:del w:id="289"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90" w:author="Greg Landry" w:date="2017-03-01T10:59:00Z"/>
        </w:rPr>
      </w:pPr>
      <w:del w:id="291"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92" w:author="Greg Landry" w:date="2017-03-01T10:59:00Z"/>
          <w:i/>
        </w:rPr>
      </w:pPr>
      <w:del w:id="293"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94" w:author="Greg Landry" w:date="2017-03-01T10:59:00Z"/>
        </w:rPr>
      </w:pPr>
      <w:del w:id="295" w:author="Greg Landry" w:date="2017-03-01T10:59:00Z">
        <w:r w:rsidDel="009A4316">
          <w:delText>Setup</w:delText>
        </w:r>
      </w:del>
    </w:p>
    <w:p w14:paraId="48913A3C" w14:textId="59E078E1" w:rsidR="000C5FAA" w:rsidDel="009A4316" w:rsidRDefault="006A73BB" w:rsidP="006909FE">
      <w:pPr>
        <w:rPr>
          <w:del w:id="296" w:author="Greg Landry" w:date="2017-03-01T10:59:00Z"/>
        </w:rPr>
      </w:pPr>
      <w:del w:id="297"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98" w:author="Greg Landry" w:date="2017-03-01T10:59:00Z"/>
        </w:rPr>
      </w:pPr>
      <w:del w:id="299"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300" w:author="Greg Landry" w:date="2017-03-01T10:59:00Z"/>
        </w:rPr>
      </w:pPr>
      <w:del w:id="301"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302" w:author="Greg Landry" w:date="2017-03-01T10:59:00Z"/>
          <w:rFonts w:ascii="Cambria" w:eastAsia="Times New Roman" w:hAnsi="Cambria"/>
          <w:b/>
          <w:bCs/>
          <w:color w:val="4F81BD"/>
          <w:sz w:val="26"/>
          <w:szCs w:val="26"/>
        </w:rPr>
      </w:pPr>
      <w:del w:id="303"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304" w:author="Greg Landry" w:date="2017-03-01T10:59:00Z"/>
        </w:rPr>
      </w:pPr>
      <w:del w:id="305"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306" w:author="Greg Landry" w:date="2017-03-01T10:59:00Z"/>
          <w:rFonts w:ascii="Cambria" w:eastAsia="Times New Roman" w:hAnsi="Cambria"/>
          <w:b/>
          <w:bCs/>
          <w:color w:val="4F81BD"/>
          <w:sz w:val="26"/>
          <w:szCs w:val="26"/>
        </w:rPr>
      </w:pPr>
      <w:del w:id="307"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308" w:author="Greg Landry" w:date="2017-03-01T10:59:00Z"/>
          <w:rFonts w:ascii="Cambria" w:eastAsia="Times New Roman" w:hAnsi="Cambria"/>
          <w:b/>
          <w:bCs/>
          <w:color w:val="4F81BD"/>
          <w:sz w:val="26"/>
          <w:szCs w:val="26"/>
        </w:rPr>
      </w:pPr>
      <w:del w:id="309"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310" w:author="Greg Landry" w:date="2017-03-01T10:59:00Z"/>
        </w:rPr>
      </w:pPr>
      <w:del w:id="311" w:author="Greg Landry" w:date="2017-03-01T10:59:00Z">
        <w:r w:rsidDel="009A4316">
          <w:delText>Running the Debugger</w:delText>
        </w:r>
      </w:del>
    </w:p>
    <w:p w14:paraId="7259F961" w14:textId="1B193D61" w:rsidR="00CC0BE1" w:rsidDel="009A4316" w:rsidRDefault="00CC0BE1" w:rsidP="00E1417F">
      <w:pPr>
        <w:rPr>
          <w:del w:id="312" w:author="Greg Landry" w:date="2017-03-01T10:59:00Z"/>
        </w:rPr>
      </w:pPr>
      <w:del w:id="313"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314" w:author="Greg Landry" w:date="2017-03-01T10:59:00Z"/>
        </w:rPr>
      </w:pPr>
      <w:del w:id="315"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316" w:author="Greg Landry" w:date="2017-03-01T10:59:00Z"/>
        </w:rPr>
      </w:pPr>
      <w:del w:id="317"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318" w:author="Greg Landry" w:date="2017-03-01T10:59:00Z"/>
        </w:rPr>
      </w:pPr>
      <w:del w:id="319"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320" w:author="Greg Landry" w:date="2017-03-01T10:59:00Z"/>
        </w:rPr>
      </w:pPr>
      <w:del w:id="321"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322" w:author="Greg Landry" w:date="2017-03-01T10:59:00Z"/>
        </w:rPr>
      </w:pPr>
      <w:del w:id="323"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324" w:author="Greg Landry" w:date="2017-03-01T10:59:00Z"/>
        </w:rPr>
      </w:pPr>
      <w:del w:id="325"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326" w:author="Greg Landry" w:date="2017-03-01T10:59:00Z"/>
        </w:rPr>
      </w:pPr>
      <w:del w:id="327"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328" w:author="Greg Landry" w:date="2017-03-01T10:59:00Z"/>
        </w:rPr>
      </w:pPr>
    </w:p>
    <w:p w14:paraId="03E55E4C" w14:textId="5755BDDA" w:rsidR="002C76B0" w:rsidDel="009A4316" w:rsidRDefault="0032349E" w:rsidP="0032349E">
      <w:pPr>
        <w:keepNext/>
        <w:rPr>
          <w:del w:id="329" w:author="Greg Landry" w:date="2017-03-01T10:59:00Z"/>
        </w:rPr>
      </w:pPr>
      <w:del w:id="330"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331" w:author="Greg Landry" w:date="2017-03-01T10:59:00Z"/>
        </w:rPr>
      </w:pPr>
      <w:del w:id="332"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333" w:author="Greg Landry" w:date="2017-03-01T10:59:00Z"/>
        </w:rPr>
      </w:pPr>
      <w:del w:id="334"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335" w:author="Greg Landry" w:date="2017-03-01T10:59:00Z"/>
        </w:rPr>
      </w:pPr>
      <w:del w:id="336"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337" w:author="Greg Landry" w:date="2017-03-01T10:59:00Z"/>
        </w:rPr>
      </w:pPr>
      <w:del w:id="338"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339" w:author="Greg Landry" w:date="2017-03-01T10:59:00Z"/>
          <w:rFonts w:ascii="Cambria" w:eastAsia="Times New Roman" w:hAnsi="Cambria"/>
          <w:b/>
          <w:bCs/>
          <w:color w:val="4F81BD"/>
          <w:sz w:val="26"/>
          <w:szCs w:val="26"/>
        </w:rPr>
      </w:pPr>
      <w:del w:id="340"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048048D5" w:rsidR="00232483" w:rsidRDefault="00232483" w:rsidP="00232483">
      <w:pPr>
        <w:pStyle w:val="ListParagraph"/>
        <w:numPr>
          <w:ilvl w:val="0"/>
          <w:numId w:val="28"/>
        </w:numPr>
      </w:pPr>
      <w:r>
        <w:t>Make a new folder under the w</w:t>
      </w:r>
      <w:r w:rsidR="001E5C32">
        <w:t>w</w:t>
      </w:r>
      <w:r>
        <w:t>101 folder called 03</w:t>
      </w:r>
      <w:ins w:id="341" w:author="Greg Landry" w:date="2017-04-04T14:02:00Z">
        <w:r w:rsidR="00D04164">
          <w:t xml:space="preserve"> to hold the chapter 3 exercises</w:t>
        </w:r>
      </w:ins>
      <w:r>
        <w:t xml:space="preserve">. Copy the </w:t>
      </w:r>
      <w:r w:rsidR="000538DF">
        <w:t>02</w:t>
      </w:r>
      <w:r>
        <w:t>/</w:t>
      </w:r>
      <w:del w:id="342" w:author="Greg Landry" w:date="2017-06-15T21:24:00Z">
        <w:r w:rsidDel="00103FD4">
          <w:delText>03</w:delText>
        </w:r>
      </w:del>
      <w:ins w:id="343" w:author="Greg Landry" w:date="2017-06-15T21:24:00Z">
        <w:r w:rsidR="00103FD4">
          <w:t>02</w:t>
        </w:r>
      </w:ins>
      <w:r>
        <w:t xml:space="preserve">_blinkled project into the 03 </w:t>
      </w:r>
      <w:proofErr w:type="gramStart"/>
      <w:r>
        <w:t>folder</w:t>
      </w:r>
      <w:proofErr w:type="gramEnd"/>
      <w:r>
        <w:t>. Rename the projec</w:t>
      </w:r>
      <w:r w:rsidR="008428F3">
        <w:t xml:space="preserve">t to 01_thread. Update the </w:t>
      </w:r>
      <w:proofErr w:type="spellStart"/>
      <w:r w:rsidR="008428F3">
        <w:t>make</w:t>
      </w:r>
      <w:r>
        <w:t>file</w:t>
      </w:r>
      <w:proofErr w:type="spellEnd"/>
      <w:r>
        <w:t xml:space="preserv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0C30CD51" w:rsidR="003A6AAD" w:rsidRDefault="00232483" w:rsidP="00232483">
      <w:pPr>
        <w:pStyle w:val="ListParagraph"/>
        <w:numPr>
          <w:ilvl w:val="1"/>
          <w:numId w:val="28"/>
        </w:numPr>
      </w:pPr>
      <w:r>
        <w:t xml:space="preserve">Hint: </w:t>
      </w:r>
      <w:r w:rsidR="00BC1DF6">
        <w:t xml:space="preserve">Move the code from the </w:t>
      </w:r>
      <w:del w:id="344" w:author="Greg Landry" w:date="2017-06-15T21:24:00Z">
        <w:r w:rsidR="00BC1DF6" w:rsidDel="00103FD4">
          <w:delText>03</w:delText>
        </w:r>
      </w:del>
      <w:ins w:id="345" w:author="Greg Landry" w:date="2017-06-15T21:24:00Z">
        <w:r w:rsidR="00103FD4">
          <w:t>02</w:t>
        </w:r>
      </w:ins>
      <w:r w:rsidR="00BC1DF6">
        <w:t>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AC4EB51" w:rsidR="003A6AAD" w:rsidRDefault="003A6AAD">
      <w:pPr>
        <w:pStyle w:val="ListParagraph"/>
        <w:numPr>
          <w:ilvl w:val="1"/>
          <w:numId w:val="28"/>
        </w:numPr>
      </w:pPr>
      <w:r>
        <w:t xml:space="preserve">Hint: </w:t>
      </w:r>
      <w:ins w:id="346" w:author="Greg Landry" w:date="2017-04-11T15:33:00Z">
        <w:r w:rsidR="009E0814">
          <w:t xml:space="preserve">If there is nothing to be done in the main application loop, then you can just remove the </w:t>
        </w:r>
        <w:proofErr w:type="gramStart"/>
        <w:r w:rsidR="009E0814">
          <w:t>while(</w:t>
        </w:r>
        <w:proofErr w:type="gramEnd"/>
        <w:r w:rsidR="009E0814">
          <w:t>1) loop entirely</w:t>
        </w:r>
      </w:ins>
      <w:ins w:id="347" w:author="Greg Landry" w:date="2017-04-11T15:34:00Z">
        <w:r w:rsidR="00227491">
          <w:t xml:space="preserve"> from </w:t>
        </w:r>
        <w:proofErr w:type="spellStart"/>
        <w:r w:rsidR="00227491">
          <w:t>application_start</w:t>
        </w:r>
      </w:ins>
      <w:proofErr w:type="spellEnd"/>
      <w:ins w:id="348" w:author="Greg Landry" w:date="2017-04-11T15:33:00Z">
        <w:r w:rsidR="009E0814">
          <w:t xml:space="preserve">. If you leave the loop in, you </w:t>
        </w:r>
      </w:ins>
      <w:del w:id="349" w:author="Greg Landry" w:date="2017-04-11T15:33:00Z">
        <w:r w:rsidDel="009E0814">
          <w:delText xml:space="preserve">The main application </w:delText>
        </w:r>
        <w:r w:rsidR="000E59EC" w:rsidDel="009E0814">
          <w:delText>loop</w:delText>
        </w:r>
        <w:r w:rsidDel="009E0814">
          <w:delText xml:space="preserve"> </w:delText>
        </w:r>
      </w:del>
      <w:r w:rsidR="000E59EC">
        <w:t>need</w:t>
      </w:r>
      <w:del w:id="350" w:author="Greg Landry" w:date="2017-04-11T15:33:00Z">
        <w:r w:rsidR="000E59EC" w:rsidDel="009E0814">
          <w:delText>s</w:delText>
        </w:r>
      </w:del>
      <w:r w:rsidR="000E59EC">
        <w:t xml:space="preserve"> a delay such as </w:t>
      </w:r>
      <w:proofErr w:type="spellStart"/>
      <w:r w:rsidR="000E59EC" w:rsidRPr="003A6AAD">
        <w:rPr>
          <w:i/>
        </w:rPr>
        <w:t>wiced_rtos_delay_milliseconds</w:t>
      </w:r>
      <w:proofErr w:type="spellEnd"/>
      <w:r w:rsidR="000E59EC" w:rsidRPr="003A6AAD">
        <w:rPr>
          <w:i/>
        </w:rPr>
        <w:t>(1)</w:t>
      </w:r>
      <w:r>
        <w:t xml:space="preserve"> </w:t>
      </w:r>
      <w:del w:id="351" w:author="Greg Landry" w:date="2017-04-11T15:34:00Z">
        <w:r w:rsidDel="009E0814">
          <w:delText xml:space="preserve">– if </w:delText>
        </w:r>
        <w:r w:rsidR="000E59EC" w:rsidDel="009E0814">
          <w:delText>you don’t include this,</w:delText>
        </w:r>
        <w:r w:rsidDel="009E0814">
          <w:delText xml:space="preserve"> the</w:delText>
        </w:r>
      </w:del>
      <w:ins w:id="352" w:author="Greg Landry" w:date="2017-04-11T15:34:00Z">
        <w:r w:rsidR="009E0814">
          <w:t>so that the</w:t>
        </w:r>
      </w:ins>
      <w:r>
        <w:t xml:space="preserve"> </w:t>
      </w:r>
      <w:r w:rsidR="000E59EC">
        <w:t xml:space="preserve">LED </w:t>
      </w:r>
      <w:r>
        <w:t xml:space="preserve">thread </w:t>
      </w:r>
      <w:del w:id="353" w:author="Greg Landry" w:date="2017-04-11T15:34:00Z">
        <w:r w:rsidDel="009E0814">
          <w:delText xml:space="preserve">won’t </w:delText>
        </w:r>
      </w:del>
      <w:r w:rsidR="000E59EC">
        <w:t>get</w:t>
      </w:r>
      <w:ins w:id="354" w:author="Greg Landry" w:date="2017-04-11T15:34:00Z">
        <w:r w:rsidR="009E0814">
          <w:t>s</w:t>
        </w:r>
      </w:ins>
      <w:r w:rsidR="000E59EC">
        <w:t xml:space="preserve"> a chance to run</w:t>
      </w:r>
      <w:del w:id="355" w:author="Greg Landry" w:date="2017-04-11T15:34:00Z">
        <w:r w:rsidR="000E59EC" w:rsidDel="009E0814">
          <w:delText xml:space="preserve"> because the main application thread will never suspend</w:delText>
        </w:r>
      </w:del>
      <w:ins w:id="356" w:author="Greg Landry" w:date="2017-06-15T21:24:00Z">
        <w:r w:rsidR="00103FD4">
          <w:t xml:space="preserve">. If you remove the while(1) loop, make sure any </w:t>
        </w:r>
      </w:ins>
      <w:ins w:id="357" w:author="Greg Landry" w:date="2017-06-15T21:25:00Z">
        <w:r w:rsidR="00103FD4">
          <w:t>variables</w:t>
        </w:r>
      </w:ins>
      <w:ins w:id="358" w:author="Greg Landry" w:date="2017-06-15T21:24:00Z">
        <w:r w:rsidR="00103FD4">
          <w:t xml:space="preserve"> that need to stick around (such as thread handles) are declared outside the </w:t>
        </w:r>
        <w:proofErr w:type="spellStart"/>
        <w:r w:rsidR="00103FD4">
          <w:t>application_start</w:t>
        </w:r>
        <w:proofErr w:type="spellEnd"/>
        <w:r w:rsidR="00103FD4">
          <w:t xml:space="preserve"> thread</w:t>
        </w:r>
      </w:ins>
      <w:ins w:id="359" w:author="Greg Landry" w:date="2017-06-15T21:25:00Z">
        <w:r w:rsidR="00103FD4">
          <w:t xml:space="preserve"> since they will become undefined once </w:t>
        </w:r>
        <w:proofErr w:type="spellStart"/>
        <w:r w:rsidR="00103FD4">
          <w:t>application_start</w:t>
        </w:r>
        <w:proofErr w:type="spellEnd"/>
        <w:r w:rsidR="00103FD4">
          <w:t xml:space="preserve"> exits.</w:t>
        </w:r>
      </w:ins>
      <w:ins w:id="360" w:author="Greg Landry" w:date="2017-06-15T21:24:00Z">
        <w:r w:rsidR="00103FD4">
          <w:t>.</w:t>
        </w:r>
      </w:ins>
      <w:del w:id="361" w:author="Greg Landry" w:date="2017-06-15T21:24:00Z">
        <w:r w:rsidDel="00103FD4">
          <w:delText>.</w:delText>
        </w:r>
      </w:del>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 xml:space="preserve">Copy 01_thread to 02_semaphore. Update the </w:t>
      </w:r>
      <w:proofErr w:type="spellStart"/>
      <w:r>
        <w:t>makefile</w:t>
      </w:r>
      <w:proofErr w:type="spellEnd"/>
      <w:r>
        <w:t xml:space="preserve"> and create a make target.</w:t>
      </w:r>
    </w:p>
    <w:p w14:paraId="51F3C314" w14:textId="52D4153F" w:rsidR="000E59EC" w:rsidRDefault="000E59EC" w:rsidP="000E59EC">
      <w:pPr>
        <w:pStyle w:val="ListParagraph"/>
        <w:numPr>
          <w:ilvl w:val="0"/>
          <w:numId w:val="29"/>
        </w:numPr>
      </w:pPr>
      <w:r>
        <w:t>Create a new semaphore.</w:t>
      </w:r>
    </w:p>
    <w:p w14:paraId="7F51480A" w14:textId="7CF1291E" w:rsidR="00C33320" w:rsidRDefault="000E59EC" w:rsidP="002F255C">
      <w:pPr>
        <w:pStyle w:val="ListParagraph"/>
        <w:numPr>
          <w:ilvl w:val="0"/>
          <w:numId w:val="29"/>
        </w:numPr>
      </w:pPr>
      <w:r>
        <w:t>Look</w:t>
      </w:r>
      <w:r w:rsidR="009A7BB9">
        <w:t xml:space="preserve"> for a button press</w:t>
      </w:r>
      <w:r>
        <w:t xml:space="preserve"> in the main application </w:t>
      </w:r>
      <w:del w:id="362" w:author="Greg Landry" w:date="2017-06-03T09:36:00Z">
        <w:r w:rsidDel="002E096C">
          <w:delText xml:space="preserve">thread </w:delText>
        </w:r>
      </w:del>
      <w:ins w:id="363" w:author="Greg Landry" w:date="2017-06-03T09:36:00Z">
        <w:r w:rsidR="002E096C">
          <w:t xml:space="preserve">loop </w:t>
        </w:r>
      </w:ins>
      <w:r>
        <w:t>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23FD70B"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del w:id="364" w:author="Greg Landry [2]" w:date="2017-08-28T17:03:00Z">
        <w:r w:rsidR="00DA53AD" w:rsidDel="0076471F">
          <w:delText>The WPRINT_APP_INFO</w:delText>
        </w:r>
      </w:del>
      <w:ins w:id="365" w:author="Greg Landry [2]" w:date="2017-08-28T17:03:00Z">
        <w:r w:rsidR="0076471F">
          <w:t>An LED</w:t>
        </w:r>
      </w:ins>
      <w:r w:rsidR="00DA53AD">
        <w:t xml:space="preserve"> </w:t>
      </w:r>
      <w:r w:rsidR="0051098E">
        <w:t>may</w:t>
      </w:r>
      <w:r w:rsidR="00DA53AD">
        <w:t xml:space="preserve"> </w:t>
      </w:r>
      <w:ins w:id="366" w:author="Greg Landry [2]" w:date="2017-08-28T17:03:00Z">
        <w:r w:rsidR="0076471F">
          <w:t xml:space="preserve">behave strangely </w:t>
        </w:r>
      </w:ins>
      <w:del w:id="367" w:author="Greg Landry [2]" w:date="2017-08-28T17:04:00Z">
        <w:r w:rsidR="00DA53AD" w:rsidDel="0076471F">
          <w:delText xml:space="preserve">go haywire </w:delText>
        </w:r>
      </w:del>
      <w:r w:rsidR="00DA53AD">
        <w:t>if two thread</w:t>
      </w:r>
      <w:r w:rsidR="009A7BB9">
        <w:t>s</w:t>
      </w:r>
      <w:r w:rsidR="00DA53AD">
        <w:t xml:space="preserve"> </w:t>
      </w:r>
      <w:del w:id="368" w:author="Greg Landry [2]" w:date="2017-08-28T17:04:00Z">
        <w:r w:rsidR="00DA53AD" w:rsidDel="0076471F">
          <w:delText>write to</w:delText>
        </w:r>
      </w:del>
      <w:ins w:id="369" w:author="Greg Landry [2]" w:date="2017-08-28T17:04:00Z">
        <w:r w:rsidR="0076471F">
          <w:t>try to blink it</w:t>
        </w:r>
      </w:ins>
      <w:r w:rsidR="00DA53AD">
        <w:t xml:space="preserve"> </w:t>
      </w:r>
      <w:del w:id="370" w:author="Greg Landry [2]" w:date="2017-08-28T17:04:00Z">
        <w:r w:rsidR="00DA53AD" w:rsidDel="0076471F">
          <w:delText xml:space="preserve">it </w:delText>
        </w:r>
      </w:del>
      <w:r w:rsidR="00DA53AD">
        <w:t xml:space="preserve">at the same time.  </w:t>
      </w:r>
      <w:r w:rsidR="009A7BB9">
        <w:t>Use a</w:t>
      </w:r>
      <w:r w:rsidR="00DA53AD">
        <w:t xml:space="preserve"> mutex to </w:t>
      </w:r>
      <w:r w:rsidR="0090117A">
        <w:t xml:space="preserve">lock </w:t>
      </w:r>
      <w:ins w:id="371" w:author="Greg Landry [2]" w:date="2017-08-28T17:04:00Z">
        <w:r w:rsidR="0076471F">
          <w:t>access</w:t>
        </w:r>
      </w:ins>
      <w:del w:id="372" w:author="Greg Landry [2]" w:date="2017-08-28T17:04:00Z">
        <w:r w:rsidR="0090117A" w:rsidDel="0076471F">
          <w:delText>printing</w:delText>
        </w:r>
      </w:del>
      <w:r w:rsidR="00186640">
        <w:t>.</w:t>
      </w:r>
    </w:p>
    <w:p w14:paraId="620CF9F3" w14:textId="36A147D6" w:rsidR="002F255C" w:rsidRDefault="009A7BB9" w:rsidP="002F255C">
      <w:pPr>
        <w:pStyle w:val="ListParagraph"/>
        <w:numPr>
          <w:ilvl w:val="0"/>
          <w:numId w:val="30"/>
        </w:numPr>
      </w:pPr>
      <w:r>
        <w:t>C</w:t>
      </w:r>
      <w:del w:id="373" w:author="Greg Landry" w:date="2017-06-16T20:51:00Z">
        <w:r w:rsidDel="00B920C5">
          <w:delText>opy 01_threa</w:delText>
        </w:r>
        <w:r w:rsidR="00DE761B" w:rsidDel="00B920C5">
          <w:delText>d to</w:delText>
        </w:r>
      </w:del>
      <w:ins w:id="374" w:author="Greg Landry" w:date="2017-06-16T20:51:00Z">
        <w:r w:rsidR="00B920C5">
          <w:t>reate a new project called</w:t>
        </w:r>
      </w:ins>
      <w:r w:rsidR="00DE761B">
        <w:t xml:space="preserve"> 03_mutex.</w:t>
      </w:r>
      <w:del w:id="375" w:author="Greg Landry" w:date="2017-06-16T20:51:00Z">
        <w:r w:rsidR="00DE761B" w:rsidDel="00B920C5">
          <w:delText xml:space="preserve">  Update the make</w:delText>
        </w:r>
        <w:r w:rsidDel="00B920C5">
          <w:delText>file and create a make target.</w:delText>
        </w:r>
      </w:del>
    </w:p>
    <w:p w14:paraId="2AC6F515" w14:textId="77233625" w:rsidR="00B920C5" w:rsidRDefault="00B920C5" w:rsidP="002F255C">
      <w:pPr>
        <w:pStyle w:val="ListParagraph"/>
        <w:numPr>
          <w:ilvl w:val="0"/>
          <w:numId w:val="30"/>
        </w:numPr>
        <w:rPr>
          <w:ins w:id="376" w:author="Greg Landry" w:date="2017-06-16T20:52:00Z"/>
        </w:rPr>
      </w:pPr>
      <w:ins w:id="377" w:author="Greg Landry" w:date="2017-06-16T20:52:00Z">
        <w:r>
          <w:t>Create two threads that do the following:</w:t>
        </w:r>
      </w:ins>
    </w:p>
    <w:p w14:paraId="1CE1151E" w14:textId="5BF9218E" w:rsidR="00B920C5" w:rsidRDefault="00B920C5">
      <w:pPr>
        <w:pStyle w:val="ListParagraph"/>
        <w:numPr>
          <w:ilvl w:val="1"/>
          <w:numId w:val="30"/>
        </w:numPr>
        <w:rPr>
          <w:ins w:id="378" w:author="Greg Landry" w:date="2017-06-16T20:52:00Z"/>
        </w:rPr>
        <w:pPrChange w:id="379" w:author="Greg Landry" w:date="2017-06-16T20:52:00Z">
          <w:pPr>
            <w:pStyle w:val="ListParagraph"/>
            <w:numPr>
              <w:numId w:val="30"/>
            </w:numPr>
            <w:ind w:hanging="360"/>
          </w:pPr>
        </w:pPrChange>
      </w:pPr>
      <w:ins w:id="380" w:author="Greg Landry" w:date="2017-06-16T20:52:00Z">
        <w:r>
          <w:t xml:space="preserve">Thread </w:t>
        </w:r>
      </w:ins>
      <w:ins w:id="381" w:author="Greg Landry [2]" w:date="2017-08-28T17:04:00Z">
        <w:r w:rsidR="0076471F">
          <w:t>1</w:t>
        </w:r>
      </w:ins>
      <w:ins w:id="382" w:author="Greg Landry" w:date="2017-06-16T20:52:00Z">
        <w:del w:id="383" w:author="Greg Landry [2]" w:date="2017-08-28T17:04:00Z">
          <w:r w:rsidDel="0076471F">
            <w:delText>0</w:delText>
          </w:r>
        </w:del>
        <w:r>
          <w:t xml:space="preserve"> will blink LED1 with an ON and OFF delay of 1</w:t>
        </w:r>
      </w:ins>
      <w:ins w:id="384" w:author="Greg Landry" w:date="2017-06-16T20:54:00Z">
        <w:r>
          <w:t>5</w:t>
        </w:r>
      </w:ins>
      <w:ins w:id="385" w:author="Greg Landry" w:date="2017-06-16T20:52:00Z">
        <w:r>
          <w:t xml:space="preserve">0ms </w:t>
        </w:r>
      </w:ins>
      <w:ins w:id="386" w:author="Greg Landry" w:date="2017-06-16T20:53:00Z">
        <w:r>
          <w:t>while</w:t>
        </w:r>
      </w:ins>
      <w:ins w:id="387" w:author="Greg Landry" w:date="2017-06-16T20:52:00Z">
        <w:r>
          <w:t xml:space="preserve"> Button </w:t>
        </w:r>
      </w:ins>
      <w:ins w:id="388" w:author="Greg Landry [2]" w:date="2017-08-28T17:04:00Z">
        <w:r w:rsidR="0076471F">
          <w:t>1</w:t>
        </w:r>
      </w:ins>
      <w:ins w:id="389" w:author="Greg Landry" w:date="2017-06-16T20:52:00Z">
        <w:del w:id="390" w:author="Greg Landry [2]" w:date="2017-08-28T17:04:00Z">
          <w:r w:rsidDel="0076471F">
            <w:delText>0</w:delText>
          </w:r>
        </w:del>
        <w:r>
          <w:t xml:space="preserve"> is being pressed.</w:t>
        </w:r>
      </w:ins>
    </w:p>
    <w:p w14:paraId="63C40B55" w14:textId="1B5C4604" w:rsidR="00B920C5" w:rsidRDefault="00B920C5">
      <w:pPr>
        <w:pStyle w:val="ListParagraph"/>
        <w:numPr>
          <w:ilvl w:val="1"/>
          <w:numId w:val="30"/>
        </w:numPr>
        <w:rPr>
          <w:ins w:id="391" w:author="Greg Landry" w:date="2017-06-16T20:55:00Z"/>
        </w:rPr>
        <w:pPrChange w:id="392" w:author="Greg Landry" w:date="2017-06-16T20:52:00Z">
          <w:pPr>
            <w:pStyle w:val="ListParagraph"/>
            <w:numPr>
              <w:numId w:val="30"/>
            </w:numPr>
            <w:ind w:hanging="360"/>
          </w:pPr>
        </w:pPrChange>
      </w:pPr>
      <w:ins w:id="393" w:author="Greg Landry" w:date="2017-06-16T20:52:00Z">
        <w:r>
          <w:lastRenderedPageBreak/>
          <w:t xml:space="preserve">Thread </w:t>
        </w:r>
      </w:ins>
      <w:ins w:id="394" w:author="Greg Landry [2]" w:date="2017-08-28T17:04:00Z">
        <w:r w:rsidR="0076471F">
          <w:t>2</w:t>
        </w:r>
      </w:ins>
      <w:ins w:id="395" w:author="Greg Landry" w:date="2017-06-16T20:52:00Z">
        <w:del w:id="396" w:author="Greg Landry [2]" w:date="2017-08-28T17:04:00Z">
          <w:r w:rsidDel="0076471F">
            <w:delText>1</w:delText>
          </w:r>
        </w:del>
        <w:r>
          <w:t xml:space="preserve"> will </w:t>
        </w:r>
      </w:ins>
      <w:ins w:id="397" w:author="Greg Landry [2]" w:date="2017-08-28T17:04:00Z">
        <w:r w:rsidR="0076471F">
          <w:t xml:space="preserve">blink </w:t>
        </w:r>
      </w:ins>
      <w:ins w:id="398" w:author="Greg Landry" w:date="2017-06-16T20:52:00Z">
        <w:r w:rsidRPr="004E55B0">
          <w:rPr>
            <w:u w:val="single"/>
            <w:rPrChange w:id="399" w:author="Greg Landry" w:date="2017-06-16T21:02:00Z">
              <w:rPr/>
            </w:rPrChange>
          </w:rPr>
          <w:t xml:space="preserve">the same </w:t>
        </w:r>
      </w:ins>
      <w:ins w:id="400" w:author="Greg Landry" w:date="2017-06-16T20:53:00Z">
        <w:r w:rsidRPr="004E55B0">
          <w:rPr>
            <w:u w:val="single"/>
            <w:rPrChange w:id="401" w:author="Greg Landry" w:date="2017-06-16T21:02:00Z">
              <w:rPr/>
            </w:rPrChange>
          </w:rPr>
          <w:t>LED</w:t>
        </w:r>
        <w:r>
          <w:t xml:space="preserve"> (LED1) with an ON and OFF delay of 100ms while Button </w:t>
        </w:r>
      </w:ins>
      <w:ins w:id="402" w:author="Greg Landry [2]" w:date="2017-08-28T17:04:00Z">
        <w:r w:rsidR="0076471F">
          <w:t xml:space="preserve">2 </w:t>
        </w:r>
      </w:ins>
      <w:ins w:id="403" w:author="Greg Landry" w:date="2017-06-16T20:53:00Z">
        <w:del w:id="404" w:author="Greg Landry [2]" w:date="2017-08-28T17:04:00Z">
          <w:r w:rsidDel="0076471F">
            <w:delText xml:space="preserve">1 </w:delText>
          </w:r>
        </w:del>
        <w:r>
          <w:t>is being pressed.</w:t>
        </w:r>
      </w:ins>
    </w:p>
    <w:p w14:paraId="1EB2321A" w14:textId="4ED67BC1" w:rsidR="00361D6B" w:rsidRDefault="00361D6B">
      <w:pPr>
        <w:pStyle w:val="ListParagraph"/>
        <w:numPr>
          <w:ilvl w:val="1"/>
          <w:numId w:val="30"/>
        </w:numPr>
        <w:rPr>
          <w:ins w:id="405" w:author="Greg Landry" w:date="2017-06-16T20:54:00Z"/>
        </w:rPr>
        <w:pPrChange w:id="406" w:author="Greg Landry" w:date="2017-06-16T20:52:00Z">
          <w:pPr>
            <w:pStyle w:val="ListParagraph"/>
            <w:numPr>
              <w:numId w:val="30"/>
            </w:numPr>
            <w:ind w:hanging="360"/>
          </w:pPr>
        </w:pPrChange>
      </w:pPr>
      <w:ins w:id="407" w:author="Greg Landry" w:date="2017-06-16T20:55:00Z">
        <w:r>
          <w:t>Make sure you yield control in the thread when the button is not being pressed.</w:t>
        </w:r>
      </w:ins>
    </w:p>
    <w:p w14:paraId="4E582D09" w14:textId="16AD74ED" w:rsidR="00361D6B" w:rsidRDefault="00361D6B">
      <w:pPr>
        <w:ind w:left="1440"/>
        <w:rPr>
          <w:ins w:id="408" w:author="Greg Landry" w:date="2017-06-16T20:55:00Z"/>
        </w:rPr>
        <w:pPrChange w:id="409" w:author="Greg Landry" w:date="2017-06-16T20:55:00Z">
          <w:pPr>
            <w:pStyle w:val="ListParagraph"/>
            <w:numPr>
              <w:numId w:val="30"/>
            </w:numPr>
            <w:ind w:hanging="360"/>
          </w:pPr>
        </w:pPrChange>
      </w:pPr>
      <w:ins w:id="410" w:author="Greg Landry" w:date="2017-06-16T20:54:00Z">
        <w:r>
          <w:t xml:space="preserve">As an example, Thread </w:t>
        </w:r>
      </w:ins>
      <w:ins w:id="411" w:author="Greg Landry [2]" w:date="2017-08-28T17:04:00Z">
        <w:r w:rsidR="0076471F">
          <w:t>1</w:t>
        </w:r>
      </w:ins>
      <w:ins w:id="412" w:author="Greg Landry" w:date="2017-06-16T20:54:00Z">
        <w:del w:id="413" w:author="Greg Landry [2]" w:date="2017-08-28T17:04:00Z">
          <w:r w:rsidDel="0076471F">
            <w:delText>0</w:delText>
          </w:r>
        </w:del>
        <w:r>
          <w:t xml:space="preserve"> sho</w:t>
        </w:r>
      </w:ins>
      <w:ins w:id="414" w:author="Greg Landry" w:date="2017-06-16T20:55:00Z">
        <w:r>
          <w:t>uld look like this:</w:t>
        </w:r>
      </w:ins>
    </w:p>
    <w:p w14:paraId="0D3524C4" w14:textId="2D6C8E65" w:rsidR="00361D6B" w:rsidRPr="00361D6B" w:rsidRDefault="00361D6B">
      <w:pPr>
        <w:autoSpaceDE w:val="0"/>
        <w:autoSpaceDN w:val="0"/>
        <w:adjustRightInd w:val="0"/>
        <w:spacing w:after="0" w:line="240" w:lineRule="auto"/>
        <w:ind w:left="1440"/>
        <w:rPr>
          <w:ins w:id="415" w:author="Greg Landry" w:date="2017-06-16T20:55:00Z"/>
          <w:rFonts w:ascii="Courier New" w:hAnsi="Courier New" w:cs="Courier New"/>
          <w:sz w:val="16"/>
          <w:szCs w:val="20"/>
          <w:rPrChange w:id="416" w:author="Greg Landry" w:date="2017-06-16T20:56:00Z">
            <w:rPr>
              <w:ins w:id="417" w:author="Greg Landry" w:date="2017-06-16T20:55:00Z"/>
              <w:rFonts w:ascii="Consolas" w:hAnsi="Consolas" w:cs="Consolas"/>
              <w:sz w:val="20"/>
              <w:szCs w:val="20"/>
            </w:rPr>
          </w:rPrChange>
        </w:rPr>
        <w:pPrChange w:id="418" w:author="Greg Landry" w:date="2017-06-16T20:56:00Z">
          <w:pPr>
            <w:autoSpaceDE w:val="0"/>
            <w:autoSpaceDN w:val="0"/>
            <w:adjustRightInd w:val="0"/>
            <w:spacing w:after="0" w:line="240" w:lineRule="auto"/>
          </w:pPr>
        </w:pPrChange>
      </w:pPr>
      <w:ins w:id="419" w:author="Greg Landry" w:date="2017-06-16T20:55:00Z">
        <w:r w:rsidRPr="00361D6B">
          <w:rPr>
            <w:rFonts w:ascii="Courier New" w:hAnsi="Courier New" w:cs="Courier New"/>
            <w:b/>
            <w:bCs/>
            <w:color w:val="7F0055"/>
            <w:sz w:val="16"/>
            <w:szCs w:val="20"/>
            <w:rPrChange w:id="420" w:author="Greg Landry" w:date="2017-06-16T20:56:00Z">
              <w:rPr>
                <w:rFonts w:ascii="Consolas" w:hAnsi="Consolas" w:cs="Consolas"/>
                <w:b/>
                <w:bCs/>
                <w:color w:val="7F0055"/>
                <w:sz w:val="20"/>
                <w:szCs w:val="20"/>
              </w:rPr>
            </w:rPrChange>
          </w:rPr>
          <w:t>void</w:t>
        </w:r>
        <w:r w:rsidRPr="00361D6B">
          <w:rPr>
            <w:rFonts w:ascii="Courier New" w:hAnsi="Courier New" w:cs="Courier New"/>
            <w:color w:val="000000"/>
            <w:sz w:val="16"/>
            <w:szCs w:val="20"/>
            <w:rPrChange w:id="421" w:author="Greg Landry" w:date="2017-06-16T20:56:00Z">
              <w:rPr>
                <w:rFonts w:ascii="Consolas" w:hAnsi="Consolas" w:cs="Consolas"/>
                <w:color w:val="000000"/>
                <w:sz w:val="20"/>
                <w:szCs w:val="20"/>
              </w:rPr>
            </w:rPrChange>
          </w:rPr>
          <w:t xml:space="preserve"> </w:t>
        </w:r>
        <w:r w:rsidRPr="00361D6B">
          <w:rPr>
            <w:rFonts w:ascii="Courier New" w:hAnsi="Courier New" w:cs="Courier New"/>
            <w:b/>
            <w:bCs/>
            <w:color w:val="000000"/>
            <w:sz w:val="16"/>
            <w:szCs w:val="20"/>
            <w:rPrChange w:id="422" w:author="Greg Landry" w:date="2017-06-16T20:56:00Z">
              <w:rPr>
                <w:rFonts w:ascii="Consolas" w:hAnsi="Consolas" w:cs="Consolas"/>
                <w:b/>
                <w:bCs/>
                <w:color w:val="000000"/>
                <w:sz w:val="20"/>
                <w:szCs w:val="20"/>
              </w:rPr>
            </w:rPrChange>
          </w:rPr>
          <w:t>led</w:t>
        </w:r>
      </w:ins>
      <w:ins w:id="423" w:author="Greg Landry [2]" w:date="2017-08-28T17:04:00Z">
        <w:r w:rsidR="0076471F">
          <w:rPr>
            <w:rFonts w:ascii="Courier New" w:hAnsi="Courier New" w:cs="Courier New"/>
            <w:b/>
            <w:bCs/>
            <w:color w:val="000000"/>
            <w:sz w:val="16"/>
            <w:szCs w:val="20"/>
          </w:rPr>
          <w:t>1</w:t>
        </w:r>
      </w:ins>
      <w:ins w:id="424" w:author="Greg Landry" w:date="2017-06-16T20:55:00Z">
        <w:del w:id="425" w:author="Greg Landry [2]" w:date="2017-08-28T17:04:00Z">
          <w:r w:rsidRPr="00361D6B" w:rsidDel="0076471F">
            <w:rPr>
              <w:rFonts w:ascii="Courier New" w:hAnsi="Courier New" w:cs="Courier New"/>
              <w:b/>
              <w:bCs/>
              <w:color w:val="000000"/>
              <w:sz w:val="16"/>
              <w:szCs w:val="20"/>
              <w:rPrChange w:id="426" w:author="Greg Landry" w:date="2017-06-16T20:56:00Z">
                <w:rPr>
                  <w:rFonts w:ascii="Consolas" w:hAnsi="Consolas" w:cs="Consolas"/>
                  <w:b/>
                  <w:bCs/>
                  <w:color w:val="000000"/>
                  <w:sz w:val="20"/>
                  <w:szCs w:val="20"/>
                </w:rPr>
              </w:rPrChange>
            </w:rPr>
            <w:delText>0</w:delText>
          </w:r>
        </w:del>
        <w:proofErr w:type="gramStart"/>
        <w:r w:rsidRPr="00361D6B">
          <w:rPr>
            <w:rFonts w:ascii="Courier New" w:hAnsi="Courier New" w:cs="Courier New"/>
            <w:b/>
            <w:bCs/>
            <w:color w:val="000000"/>
            <w:sz w:val="16"/>
            <w:szCs w:val="20"/>
            <w:rPrChange w:id="427" w:author="Greg Landry" w:date="2017-06-16T20:56:00Z">
              <w:rPr>
                <w:rFonts w:ascii="Consolas" w:hAnsi="Consolas" w:cs="Consolas"/>
                <w:b/>
                <w:bCs/>
                <w:color w:val="000000"/>
                <w:sz w:val="20"/>
                <w:szCs w:val="20"/>
              </w:rPr>
            </w:rPrChange>
          </w:rPr>
          <w:t>Thread</w:t>
        </w:r>
        <w:r w:rsidRPr="00361D6B">
          <w:rPr>
            <w:rFonts w:ascii="Courier New" w:hAnsi="Courier New" w:cs="Courier New"/>
            <w:color w:val="000000"/>
            <w:sz w:val="16"/>
            <w:szCs w:val="20"/>
            <w:rPrChange w:id="428" w:author="Greg Landry" w:date="2017-06-16T20:56:00Z">
              <w:rPr>
                <w:rFonts w:ascii="Consolas" w:hAnsi="Consolas" w:cs="Consolas"/>
                <w:color w:val="000000"/>
                <w:sz w:val="20"/>
                <w:szCs w:val="20"/>
              </w:rPr>
            </w:rPrChange>
          </w:rPr>
          <w:t>(</w:t>
        </w:r>
        <w:proofErr w:type="spellStart"/>
        <w:proofErr w:type="gramEnd"/>
        <w:r w:rsidRPr="00361D6B">
          <w:rPr>
            <w:rFonts w:ascii="Courier New" w:hAnsi="Courier New" w:cs="Courier New"/>
            <w:color w:val="005032"/>
            <w:sz w:val="16"/>
            <w:szCs w:val="20"/>
            <w:rPrChange w:id="429" w:author="Greg Landry" w:date="2017-06-16T20:56:00Z">
              <w:rPr>
                <w:rFonts w:ascii="Consolas" w:hAnsi="Consolas" w:cs="Consolas"/>
                <w:color w:val="005032"/>
                <w:sz w:val="20"/>
                <w:szCs w:val="20"/>
              </w:rPr>
            </w:rPrChange>
          </w:rPr>
          <w:t>wiced_thread_arg_t</w:t>
        </w:r>
        <w:proofErr w:type="spellEnd"/>
        <w:r w:rsidRPr="00361D6B">
          <w:rPr>
            <w:rFonts w:ascii="Courier New" w:hAnsi="Courier New" w:cs="Courier New"/>
            <w:color w:val="000000"/>
            <w:sz w:val="16"/>
            <w:szCs w:val="20"/>
            <w:rPrChange w:id="430"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431" w:author="Greg Landry" w:date="2017-06-16T20:56:00Z">
              <w:rPr>
                <w:rFonts w:ascii="Consolas" w:hAnsi="Consolas" w:cs="Consolas"/>
                <w:color w:val="000000"/>
                <w:sz w:val="20"/>
                <w:szCs w:val="20"/>
              </w:rPr>
            </w:rPrChange>
          </w:rPr>
          <w:t>arg</w:t>
        </w:r>
        <w:proofErr w:type="spellEnd"/>
        <w:r w:rsidRPr="00361D6B">
          <w:rPr>
            <w:rFonts w:ascii="Courier New" w:hAnsi="Courier New" w:cs="Courier New"/>
            <w:color w:val="000000"/>
            <w:sz w:val="16"/>
            <w:szCs w:val="20"/>
            <w:rPrChange w:id="432" w:author="Greg Landry" w:date="2017-06-16T20:56:00Z">
              <w:rPr>
                <w:rFonts w:ascii="Consolas" w:hAnsi="Consolas" w:cs="Consolas"/>
                <w:color w:val="000000"/>
                <w:sz w:val="20"/>
                <w:szCs w:val="20"/>
              </w:rPr>
            </w:rPrChange>
          </w:rPr>
          <w:t>)</w:t>
        </w:r>
      </w:ins>
    </w:p>
    <w:p w14:paraId="4AD03404" w14:textId="77777777" w:rsidR="00361D6B" w:rsidRPr="00361D6B" w:rsidRDefault="00361D6B">
      <w:pPr>
        <w:autoSpaceDE w:val="0"/>
        <w:autoSpaceDN w:val="0"/>
        <w:adjustRightInd w:val="0"/>
        <w:spacing w:after="0" w:line="240" w:lineRule="auto"/>
        <w:ind w:left="1440"/>
        <w:rPr>
          <w:ins w:id="433" w:author="Greg Landry" w:date="2017-06-16T20:55:00Z"/>
          <w:rFonts w:ascii="Courier New" w:hAnsi="Courier New" w:cs="Courier New"/>
          <w:sz w:val="16"/>
          <w:szCs w:val="20"/>
          <w:rPrChange w:id="434" w:author="Greg Landry" w:date="2017-06-16T20:56:00Z">
            <w:rPr>
              <w:ins w:id="435" w:author="Greg Landry" w:date="2017-06-16T20:55:00Z"/>
              <w:rFonts w:ascii="Consolas" w:hAnsi="Consolas" w:cs="Consolas"/>
              <w:sz w:val="20"/>
              <w:szCs w:val="20"/>
            </w:rPr>
          </w:rPrChange>
        </w:rPr>
        <w:pPrChange w:id="436" w:author="Greg Landry" w:date="2017-06-16T20:56:00Z">
          <w:pPr>
            <w:autoSpaceDE w:val="0"/>
            <w:autoSpaceDN w:val="0"/>
            <w:adjustRightInd w:val="0"/>
            <w:spacing w:after="0" w:line="240" w:lineRule="auto"/>
          </w:pPr>
        </w:pPrChange>
      </w:pPr>
      <w:ins w:id="437" w:author="Greg Landry" w:date="2017-06-16T20:55:00Z">
        <w:r w:rsidRPr="00361D6B">
          <w:rPr>
            <w:rFonts w:ascii="Courier New" w:hAnsi="Courier New" w:cs="Courier New"/>
            <w:color w:val="000000"/>
            <w:sz w:val="16"/>
            <w:szCs w:val="20"/>
            <w:rPrChange w:id="438" w:author="Greg Landry" w:date="2017-06-16T20:56:00Z">
              <w:rPr>
                <w:rFonts w:ascii="Consolas" w:hAnsi="Consolas" w:cs="Consolas"/>
                <w:color w:val="000000"/>
                <w:sz w:val="20"/>
                <w:szCs w:val="20"/>
              </w:rPr>
            </w:rPrChange>
          </w:rPr>
          <w:t>{</w:t>
        </w:r>
      </w:ins>
    </w:p>
    <w:p w14:paraId="30685BDD" w14:textId="1E9D85A4" w:rsidR="00361D6B" w:rsidRPr="00361D6B" w:rsidRDefault="00361D6B">
      <w:pPr>
        <w:autoSpaceDE w:val="0"/>
        <w:autoSpaceDN w:val="0"/>
        <w:adjustRightInd w:val="0"/>
        <w:spacing w:after="0" w:line="240" w:lineRule="auto"/>
        <w:ind w:left="1440"/>
        <w:rPr>
          <w:ins w:id="439" w:author="Greg Landry" w:date="2017-06-16T20:55:00Z"/>
          <w:rFonts w:ascii="Courier New" w:hAnsi="Courier New" w:cs="Courier New"/>
          <w:sz w:val="16"/>
          <w:szCs w:val="20"/>
          <w:rPrChange w:id="440" w:author="Greg Landry" w:date="2017-06-16T20:56:00Z">
            <w:rPr>
              <w:ins w:id="441" w:author="Greg Landry" w:date="2017-06-16T20:55:00Z"/>
              <w:rFonts w:ascii="Consolas" w:hAnsi="Consolas" w:cs="Consolas"/>
              <w:sz w:val="20"/>
              <w:szCs w:val="20"/>
            </w:rPr>
          </w:rPrChange>
        </w:rPr>
        <w:pPrChange w:id="442" w:author="Greg Landry" w:date="2017-06-16T20:56:00Z">
          <w:pPr>
            <w:autoSpaceDE w:val="0"/>
            <w:autoSpaceDN w:val="0"/>
            <w:adjustRightInd w:val="0"/>
            <w:spacing w:after="0" w:line="240" w:lineRule="auto"/>
          </w:pPr>
        </w:pPrChange>
      </w:pPr>
      <w:ins w:id="443" w:author="Greg Landry" w:date="2017-06-16T20:55:00Z">
        <w:r>
          <w:rPr>
            <w:rFonts w:ascii="Courier New" w:hAnsi="Courier New" w:cs="Courier New"/>
            <w:color w:val="000000"/>
            <w:sz w:val="16"/>
            <w:szCs w:val="20"/>
          </w:rPr>
          <w:t xml:space="preserve">  </w:t>
        </w:r>
        <w:proofErr w:type="gramStart"/>
        <w:r w:rsidRPr="00361D6B">
          <w:rPr>
            <w:rFonts w:ascii="Courier New" w:hAnsi="Courier New" w:cs="Courier New"/>
            <w:b/>
            <w:bCs/>
            <w:color w:val="7F0055"/>
            <w:sz w:val="16"/>
            <w:szCs w:val="20"/>
            <w:rPrChange w:id="444" w:author="Greg Landry" w:date="2017-06-16T20:56:00Z">
              <w:rPr>
                <w:rFonts w:ascii="Consolas" w:hAnsi="Consolas" w:cs="Consolas"/>
                <w:b/>
                <w:bCs/>
                <w:color w:val="7F0055"/>
                <w:sz w:val="20"/>
                <w:szCs w:val="20"/>
              </w:rPr>
            </w:rPrChange>
          </w:rPr>
          <w:t>while</w:t>
        </w:r>
        <w:r w:rsidRPr="00361D6B">
          <w:rPr>
            <w:rFonts w:ascii="Courier New" w:hAnsi="Courier New" w:cs="Courier New"/>
            <w:color w:val="000000"/>
            <w:sz w:val="16"/>
            <w:szCs w:val="20"/>
            <w:rPrChange w:id="445"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46" w:author="Greg Landry" w:date="2017-06-16T20:56:00Z">
              <w:rPr>
                <w:rFonts w:ascii="Consolas" w:hAnsi="Consolas" w:cs="Consolas"/>
                <w:color w:val="000000"/>
                <w:sz w:val="20"/>
                <w:szCs w:val="20"/>
              </w:rPr>
            </w:rPrChange>
          </w:rPr>
          <w:t>1)</w:t>
        </w:r>
      </w:ins>
    </w:p>
    <w:p w14:paraId="4BD61170" w14:textId="50A468D2" w:rsidR="00361D6B" w:rsidRPr="00361D6B" w:rsidRDefault="00361D6B">
      <w:pPr>
        <w:autoSpaceDE w:val="0"/>
        <w:autoSpaceDN w:val="0"/>
        <w:adjustRightInd w:val="0"/>
        <w:spacing w:after="0" w:line="240" w:lineRule="auto"/>
        <w:ind w:left="1440"/>
        <w:rPr>
          <w:ins w:id="447" w:author="Greg Landry" w:date="2017-06-16T20:55:00Z"/>
          <w:rFonts w:ascii="Courier New" w:hAnsi="Courier New" w:cs="Courier New"/>
          <w:sz w:val="16"/>
          <w:szCs w:val="20"/>
          <w:rPrChange w:id="448" w:author="Greg Landry" w:date="2017-06-16T20:56:00Z">
            <w:rPr>
              <w:ins w:id="449" w:author="Greg Landry" w:date="2017-06-16T20:55:00Z"/>
              <w:rFonts w:ascii="Consolas" w:hAnsi="Consolas" w:cs="Consolas"/>
              <w:sz w:val="20"/>
              <w:szCs w:val="20"/>
            </w:rPr>
          </w:rPrChange>
        </w:rPr>
        <w:pPrChange w:id="450" w:author="Greg Landry" w:date="2017-06-16T20:56:00Z">
          <w:pPr>
            <w:autoSpaceDE w:val="0"/>
            <w:autoSpaceDN w:val="0"/>
            <w:adjustRightInd w:val="0"/>
            <w:spacing w:after="0" w:line="240" w:lineRule="auto"/>
          </w:pPr>
        </w:pPrChange>
      </w:pPr>
      <w:ins w:id="451" w:author="Greg Landry" w:date="2017-06-16T20:55:00Z">
        <w:r>
          <w:rPr>
            <w:rFonts w:ascii="Courier New" w:hAnsi="Courier New" w:cs="Courier New"/>
            <w:color w:val="000000"/>
            <w:sz w:val="16"/>
            <w:szCs w:val="20"/>
          </w:rPr>
          <w:t xml:space="preserve">  </w:t>
        </w:r>
        <w:r w:rsidRPr="00361D6B">
          <w:rPr>
            <w:rFonts w:ascii="Courier New" w:hAnsi="Courier New" w:cs="Courier New"/>
            <w:color w:val="000000"/>
            <w:sz w:val="16"/>
            <w:szCs w:val="20"/>
            <w:rPrChange w:id="452" w:author="Greg Landry" w:date="2017-06-16T20:56:00Z">
              <w:rPr>
                <w:rFonts w:ascii="Consolas" w:hAnsi="Consolas" w:cs="Consolas"/>
                <w:color w:val="000000"/>
                <w:sz w:val="20"/>
                <w:szCs w:val="20"/>
              </w:rPr>
            </w:rPrChange>
          </w:rPr>
          <w:t>{</w:t>
        </w:r>
      </w:ins>
    </w:p>
    <w:p w14:paraId="6E67CABB" w14:textId="688C5087" w:rsidR="00361D6B" w:rsidRPr="00361D6B" w:rsidRDefault="00361D6B">
      <w:pPr>
        <w:autoSpaceDE w:val="0"/>
        <w:autoSpaceDN w:val="0"/>
        <w:adjustRightInd w:val="0"/>
        <w:spacing w:after="0" w:line="240" w:lineRule="auto"/>
        <w:ind w:left="1440"/>
        <w:rPr>
          <w:ins w:id="453" w:author="Greg Landry" w:date="2017-06-16T20:55:00Z"/>
          <w:rFonts w:ascii="Courier New" w:hAnsi="Courier New" w:cs="Courier New"/>
          <w:sz w:val="16"/>
          <w:szCs w:val="20"/>
          <w:rPrChange w:id="454" w:author="Greg Landry" w:date="2017-06-16T20:56:00Z">
            <w:rPr>
              <w:ins w:id="455" w:author="Greg Landry" w:date="2017-06-16T20:55:00Z"/>
              <w:rFonts w:ascii="Consolas" w:hAnsi="Consolas" w:cs="Consolas"/>
              <w:sz w:val="20"/>
              <w:szCs w:val="20"/>
            </w:rPr>
          </w:rPrChange>
        </w:rPr>
        <w:pPrChange w:id="456" w:author="Greg Landry" w:date="2017-06-16T20:56:00Z">
          <w:pPr>
            <w:autoSpaceDE w:val="0"/>
            <w:autoSpaceDN w:val="0"/>
            <w:adjustRightInd w:val="0"/>
            <w:spacing w:after="0" w:line="240" w:lineRule="auto"/>
          </w:pPr>
        </w:pPrChange>
      </w:pPr>
      <w:ins w:id="457" w:author="Greg Landry" w:date="2017-06-16T20:55:00Z">
        <w:r>
          <w:rPr>
            <w:rFonts w:ascii="Courier New" w:hAnsi="Courier New" w:cs="Courier New"/>
            <w:color w:val="000000"/>
            <w:sz w:val="16"/>
            <w:szCs w:val="20"/>
          </w:rPr>
          <w:t xml:space="preserve">    </w:t>
        </w:r>
        <w:proofErr w:type="gramStart"/>
        <w:r w:rsidRPr="00361D6B">
          <w:rPr>
            <w:rFonts w:ascii="Courier New" w:hAnsi="Courier New" w:cs="Courier New"/>
            <w:b/>
            <w:bCs/>
            <w:color w:val="7F0055"/>
            <w:sz w:val="16"/>
            <w:szCs w:val="20"/>
            <w:rPrChange w:id="458" w:author="Greg Landry" w:date="2017-06-16T20:56:00Z">
              <w:rPr>
                <w:rFonts w:ascii="Consolas" w:hAnsi="Consolas" w:cs="Consolas"/>
                <w:b/>
                <w:bCs/>
                <w:color w:val="7F0055"/>
                <w:sz w:val="20"/>
                <w:szCs w:val="20"/>
              </w:rPr>
            </w:rPrChange>
          </w:rPr>
          <w:t>while</w:t>
        </w:r>
        <w:r w:rsidRPr="00361D6B">
          <w:rPr>
            <w:rFonts w:ascii="Courier New" w:hAnsi="Courier New" w:cs="Courier New"/>
            <w:color w:val="000000"/>
            <w:sz w:val="16"/>
            <w:szCs w:val="20"/>
            <w:rPrChange w:id="459"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60" w:author="Greg Landry" w:date="2017-06-16T20:56:00Z">
              <w:rPr>
                <w:rFonts w:ascii="Consolas" w:hAnsi="Consolas" w:cs="Consolas"/>
                <w:color w:val="000000"/>
                <w:sz w:val="20"/>
                <w:szCs w:val="20"/>
              </w:rPr>
            </w:rPrChange>
          </w:rPr>
          <w:t>!</w:t>
        </w:r>
        <w:proofErr w:type="spellStart"/>
        <w:r w:rsidRPr="00361D6B">
          <w:rPr>
            <w:rFonts w:ascii="Courier New" w:hAnsi="Courier New" w:cs="Courier New"/>
            <w:color w:val="000000"/>
            <w:sz w:val="16"/>
            <w:szCs w:val="20"/>
            <w:rPrChange w:id="461" w:author="Greg Landry" w:date="2017-06-16T20:56:00Z">
              <w:rPr>
                <w:rFonts w:ascii="Consolas" w:hAnsi="Consolas" w:cs="Consolas"/>
                <w:color w:val="000000"/>
                <w:sz w:val="20"/>
                <w:szCs w:val="20"/>
              </w:rPr>
            </w:rPrChange>
          </w:rPr>
          <w:t>wiced_gpio_input_get</w:t>
        </w:r>
        <w:proofErr w:type="spellEnd"/>
        <w:r w:rsidRPr="00361D6B">
          <w:rPr>
            <w:rFonts w:ascii="Courier New" w:hAnsi="Courier New" w:cs="Courier New"/>
            <w:color w:val="000000"/>
            <w:sz w:val="16"/>
            <w:szCs w:val="20"/>
            <w:rPrChange w:id="462" w:author="Greg Landry" w:date="2017-06-16T20:56:00Z">
              <w:rPr>
                <w:rFonts w:ascii="Consolas" w:hAnsi="Consolas" w:cs="Consolas"/>
                <w:color w:val="000000"/>
                <w:sz w:val="20"/>
                <w:szCs w:val="20"/>
              </w:rPr>
            </w:rPrChange>
          </w:rPr>
          <w:t xml:space="preserve">( </w:t>
        </w:r>
        <w:r w:rsidRPr="00361D6B">
          <w:rPr>
            <w:rFonts w:ascii="Courier New" w:hAnsi="Courier New" w:cs="Courier New"/>
            <w:color w:val="000000"/>
            <w:sz w:val="16"/>
            <w:szCs w:val="20"/>
            <w:u w:val="single"/>
            <w:rPrChange w:id="463" w:author="Greg Landry" w:date="2017-06-16T20:56:00Z">
              <w:rPr>
                <w:rFonts w:ascii="Consolas" w:hAnsi="Consolas" w:cs="Consolas"/>
                <w:color w:val="000000"/>
                <w:sz w:val="20"/>
                <w:szCs w:val="20"/>
                <w:u w:val="single"/>
              </w:rPr>
            </w:rPrChange>
          </w:rPr>
          <w:t>WICED</w:t>
        </w:r>
        <w:del w:id="464" w:author="Greg Landry [2]" w:date="2017-08-28T17:04:00Z">
          <w:r w:rsidRPr="00361D6B" w:rsidDel="0076471F">
            <w:rPr>
              <w:rFonts w:ascii="Courier New" w:hAnsi="Courier New" w:cs="Courier New"/>
              <w:color w:val="000000"/>
              <w:sz w:val="16"/>
              <w:szCs w:val="20"/>
              <w:u w:val="single"/>
              <w:rPrChange w:id="465" w:author="Greg Landry" w:date="2017-06-16T20:56:00Z">
                <w:rPr>
                  <w:rFonts w:ascii="Consolas" w:hAnsi="Consolas" w:cs="Consolas"/>
                  <w:color w:val="000000"/>
                  <w:sz w:val="20"/>
                  <w:szCs w:val="20"/>
                  <w:u w:val="single"/>
                </w:rPr>
              </w:rPrChange>
            </w:rPr>
            <w:delText>_SH</w:delText>
          </w:r>
        </w:del>
        <w:r w:rsidRPr="00361D6B">
          <w:rPr>
            <w:rFonts w:ascii="Courier New" w:hAnsi="Courier New" w:cs="Courier New"/>
            <w:color w:val="000000"/>
            <w:sz w:val="16"/>
            <w:szCs w:val="20"/>
            <w:u w:val="single"/>
            <w:rPrChange w:id="466" w:author="Greg Landry" w:date="2017-06-16T20:56:00Z">
              <w:rPr>
                <w:rFonts w:ascii="Consolas" w:hAnsi="Consolas" w:cs="Consolas"/>
                <w:color w:val="000000"/>
                <w:sz w:val="20"/>
                <w:szCs w:val="20"/>
                <w:u w:val="single"/>
              </w:rPr>
            </w:rPrChange>
          </w:rPr>
          <w:t>_</w:t>
        </w:r>
        <w:del w:id="467" w:author="Greg Landry [2]" w:date="2017-08-28T17:04:00Z">
          <w:r w:rsidRPr="00361D6B" w:rsidDel="0076471F">
            <w:rPr>
              <w:rFonts w:ascii="Courier New" w:hAnsi="Courier New" w:cs="Courier New"/>
              <w:color w:val="000000"/>
              <w:sz w:val="16"/>
              <w:szCs w:val="20"/>
              <w:u w:val="single"/>
              <w:rPrChange w:id="468" w:author="Greg Landry" w:date="2017-06-16T20:56:00Z">
                <w:rPr>
                  <w:rFonts w:ascii="Consolas" w:hAnsi="Consolas" w:cs="Consolas"/>
                  <w:color w:val="000000"/>
                  <w:sz w:val="20"/>
                  <w:szCs w:val="20"/>
                  <w:u w:val="single"/>
                </w:rPr>
              </w:rPrChange>
            </w:rPr>
            <w:delText>M</w:delText>
          </w:r>
        </w:del>
        <w:r w:rsidRPr="00361D6B">
          <w:rPr>
            <w:rFonts w:ascii="Courier New" w:hAnsi="Courier New" w:cs="Courier New"/>
            <w:color w:val="000000"/>
            <w:sz w:val="16"/>
            <w:szCs w:val="20"/>
            <w:u w:val="single"/>
            <w:rPrChange w:id="469" w:author="Greg Landry" w:date="2017-06-16T20:56:00Z">
              <w:rPr>
                <w:rFonts w:ascii="Consolas" w:hAnsi="Consolas" w:cs="Consolas"/>
                <w:color w:val="000000"/>
                <w:sz w:val="20"/>
                <w:szCs w:val="20"/>
                <w:u w:val="single"/>
              </w:rPr>
            </w:rPrChange>
          </w:rPr>
          <w:t>B</w:t>
        </w:r>
      </w:ins>
      <w:ins w:id="470" w:author="Greg Landry [2]" w:date="2017-08-28T17:04:00Z">
        <w:r w:rsidR="0076471F">
          <w:rPr>
            <w:rFonts w:ascii="Courier New" w:hAnsi="Courier New" w:cs="Courier New"/>
            <w:color w:val="000000"/>
            <w:sz w:val="16"/>
            <w:szCs w:val="20"/>
            <w:u w:val="single"/>
          </w:rPr>
          <w:t>UTTON1</w:t>
        </w:r>
      </w:ins>
      <w:ins w:id="471" w:author="Greg Landry" w:date="2017-06-16T20:55:00Z">
        <w:del w:id="472" w:author="Greg Landry [2]" w:date="2017-08-28T17:04:00Z">
          <w:r w:rsidRPr="00361D6B" w:rsidDel="0076471F">
            <w:rPr>
              <w:rFonts w:ascii="Courier New" w:hAnsi="Courier New" w:cs="Courier New"/>
              <w:color w:val="000000"/>
              <w:sz w:val="16"/>
              <w:szCs w:val="20"/>
              <w:u w:val="single"/>
              <w:rPrChange w:id="473" w:author="Greg Landry" w:date="2017-06-16T20:56:00Z">
                <w:rPr>
                  <w:rFonts w:ascii="Consolas" w:hAnsi="Consolas" w:cs="Consolas"/>
                  <w:color w:val="000000"/>
                  <w:sz w:val="20"/>
                  <w:szCs w:val="20"/>
                  <w:u w:val="single"/>
                </w:rPr>
              </w:rPrChange>
            </w:rPr>
            <w:delText>0</w:delText>
          </w:r>
        </w:del>
        <w:r w:rsidRPr="00361D6B">
          <w:rPr>
            <w:rFonts w:ascii="Courier New" w:hAnsi="Courier New" w:cs="Courier New"/>
            <w:color w:val="000000"/>
            <w:sz w:val="16"/>
            <w:szCs w:val="20"/>
            <w:rPrChange w:id="474" w:author="Greg Landry" w:date="2017-06-16T20:56:00Z">
              <w:rPr>
                <w:rFonts w:ascii="Consolas" w:hAnsi="Consolas" w:cs="Consolas"/>
                <w:color w:val="000000"/>
                <w:sz w:val="20"/>
                <w:szCs w:val="20"/>
              </w:rPr>
            </w:rPrChange>
          </w:rPr>
          <w:t xml:space="preserve"> )) </w:t>
        </w:r>
        <w:r w:rsidRPr="00361D6B">
          <w:rPr>
            <w:rFonts w:ascii="Courier New" w:hAnsi="Courier New" w:cs="Courier New"/>
            <w:color w:val="3F7F5F"/>
            <w:sz w:val="16"/>
            <w:szCs w:val="20"/>
            <w:rPrChange w:id="475" w:author="Greg Landry" w:date="2017-06-16T20:56:00Z">
              <w:rPr>
                <w:rFonts w:ascii="Consolas" w:hAnsi="Consolas" w:cs="Consolas"/>
                <w:color w:val="3F7F5F"/>
                <w:sz w:val="20"/>
                <w:szCs w:val="20"/>
              </w:rPr>
            </w:rPrChange>
          </w:rPr>
          <w:t>// Loop while button is pressed</w:t>
        </w:r>
      </w:ins>
    </w:p>
    <w:p w14:paraId="1ED947FE" w14:textId="1EA643E0" w:rsidR="00361D6B" w:rsidRPr="00361D6B" w:rsidRDefault="00361D6B">
      <w:pPr>
        <w:autoSpaceDE w:val="0"/>
        <w:autoSpaceDN w:val="0"/>
        <w:adjustRightInd w:val="0"/>
        <w:spacing w:after="0" w:line="240" w:lineRule="auto"/>
        <w:ind w:left="1440"/>
        <w:rPr>
          <w:ins w:id="476" w:author="Greg Landry" w:date="2017-06-16T20:55:00Z"/>
          <w:rFonts w:ascii="Courier New" w:hAnsi="Courier New" w:cs="Courier New"/>
          <w:sz w:val="16"/>
          <w:szCs w:val="20"/>
          <w:rPrChange w:id="477" w:author="Greg Landry" w:date="2017-06-16T20:56:00Z">
            <w:rPr>
              <w:ins w:id="478" w:author="Greg Landry" w:date="2017-06-16T20:55:00Z"/>
              <w:rFonts w:ascii="Consolas" w:hAnsi="Consolas" w:cs="Consolas"/>
              <w:sz w:val="20"/>
              <w:szCs w:val="20"/>
            </w:rPr>
          </w:rPrChange>
        </w:rPr>
        <w:pPrChange w:id="479" w:author="Greg Landry" w:date="2017-06-16T20:56:00Z">
          <w:pPr>
            <w:autoSpaceDE w:val="0"/>
            <w:autoSpaceDN w:val="0"/>
            <w:adjustRightInd w:val="0"/>
            <w:spacing w:after="0" w:line="240" w:lineRule="auto"/>
          </w:pPr>
        </w:pPrChange>
      </w:pPr>
      <w:ins w:id="480" w:author="Greg Landry" w:date="2017-06-16T20:55:00Z">
        <w:r>
          <w:rPr>
            <w:rFonts w:ascii="Courier New" w:hAnsi="Courier New" w:cs="Courier New"/>
            <w:color w:val="000000"/>
            <w:sz w:val="16"/>
            <w:szCs w:val="20"/>
          </w:rPr>
          <w:t xml:space="preserve">    </w:t>
        </w:r>
        <w:r w:rsidRPr="00361D6B">
          <w:rPr>
            <w:rFonts w:ascii="Courier New" w:hAnsi="Courier New" w:cs="Courier New"/>
            <w:color w:val="000000"/>
            <w:sz w:val="16"/>
            <w:szCs w:val="20"/>
            <w:rPrChange w:id="481" w:author="Greg Landry" w:date="2017-06-16T20:56:00Z">
              <w:rPr>
                <w:rFonts w:ascii="Consolas" w:hAnsi="Consolas" w:cs="Consolas"/>
                <w:color w:val="000000"/>
                <w:sz w:val="20"/>
                <w:szCs w:val="20"/>
              </w:rPr>
            </w:rPrChange>
          </w:rPr>
          <w:t>{</w:t>
        </w:r>
      </w:ins>
    </w:p>
    <w:p w14:paraId="10ABB005" w14:textId="1099243A" w:rsidR="00361D6B" w:rsidRPr="00361D6B" w:rsidRDefault="00361D6B">
      <w:pPr>
        <w:autoSpaceDE w:val="0"/>
        <w:autoSpaceDN w:val="0"/>
        <w:adjustRightInd w:val="0"/>
        <w:spacing w:after="0" w:line="240" w:lineRule="auto"/>
        <w:ind w:left="1440"/>
        <w:rPr>
          <w:ins w:id="482" w:author="Greg Landry" w:date="2017-06-16T20:55:00Z"/>
          <w:rFonts w:ascii="Courier New" w:hAnsi="Courier New" w:cs="Courier New"/>
          <w:sz w:val="16"/>
          <w:szCs w:val="20"/>
          <w:rPrChange w:id="483" w:author="Greg Landry" w:date="2017-06-16T20:56:00Z">
            <w:rPr>
              <w:ins w:id="484" w:author="Greg Landry" w:date="2017-06-16T20:55:00Z"/>
              <w:rFonts w:ascii="Consolas" w:hAnsi="Consolas" w:cs="Consolas"/>
              <w:sz w:val="20"/>
              <w:szCs w:val="20"/>
            </w:rPr>
          </w:rPrChange>
        </w:rPr>
        <w:pPrChange w:id="485" w:author="Greg Landry" w:date="2017-06-16T20:56:00Z">
          <w:pPr>
            <w:autoSpaceDE w:val="0"/>
            <w:autoSpaceDN w:val="0"/>
            <w:adjustRightInd w:val="0"/>
            <w:spacing w:after="0" w:line="240" w:lineRule="auto"/>
          </w:pPr>
        </w:pPrChange>
      </w:pPr>
      <w:ins w:id="486" w:author="Greg Landry" w:date="2017-06-16T20:55:00Z">
        <w:r>
          <w:rPr>
            <w:rFonts w:ascii="Courier New" w:hAnsi="Courier New" w:cs="Courier New"/>
            <w:color w:val="000000"/>
            <w:sz w:val="16"/>
            <w:szCs w:val="20"/>
          </w:rPr>
          <w:t xml:space="preserve">        </w:t>
        </w:r>
        <w:proofErr w:type="spellStart"/>
        <w:r w:rsidRPr="00361D6B">
          <w:rPr>
            <w:rFonts w:ascii="Courier New" w:hAnsi="Courier New" w:cs="Courier New"/>
            <w:color w:val="000000"/>
            <w:sz w:val="16"/>
            <w:szCs w:val="20"/>
            <w:rPrChange w:id="487" w:author="Greg Landry" w:date="2017-06-16T20:56:00Z">
              <w:rPr>
                <w:rFonts w:ascii="Consolas" w:hAnsi="Consolas" w:cs="Consolas"/>
                <w:color w:val="000000"/>
                <w:sz w:val="20"/>
                <w:szCs w:val="20"/>
              </w:rPr>
            </w:rPrChange>
          </w:rPr>
          <w:t>wiced_gpio_output_</w:t>
        </w:r>
        <w:proofErr w:type="gramStart"/>
        <w:r w:rsidRPr="00361D6B">
          <w:rPr>
            <w:rFonts w:ascii="Courier New" w:hAnsi="Courier New" w:cs="Courier New"/>
            <w:color w:val="000000"/>
            <w:sz w:val="16"/>
            <w:szCs w:val="20"/>
            <w:rPrChange w:id="488" w:author="Greg Landry" w:date="2017-06-16T20:56:00Z">
              <w:rPr>
                <w:rFonts w:ascii="Consolas" w:hAnsi="Consolas" w:cs="Consolas"/>
                <w:color w:val="000000"/>
                <w:sz w:val="20"/>
                <w:szCs w:val="20"/>
              </w:rPr>
            </w:rPrChange>
          </w:rPr>
          <w:t>low</w:t>
        </w:r>
        <w:proofErr w:type="spellEnd"/>
        <w:r w:rsidRPr="00361D6B">
          <w:rPr>
            <w:rFonts w:ascii="Courier New" w:hAnsi="Courier New" w:cs="Courier New"/>
            <w:color w:val="000000"/>
            <w:sz w:val="16"/>
            <w:szCs w:val="20"/>
            <w:rPrChange w:id="489" w:author="Greg Landry" w:date="2017-06-16T20:56:00Z">
              <w:rPr>
                <w:rFonts w:ascii="Consolas" w:hAnsi="Consolas" w:cs="Consolas"/>
                <w:color w:val="000000"/>
                <w:sz w:val="20"/>
                <w:szCs w:val="20"/>
              </w:rPr>
            </w:rPrChange>
          </w:rPr>
          <w:t xml:space="preserve">( </w:t>
        </w:r>
        <w:r w:rsidRPr="00361D6B">
          <w:rPr>
            <w:rFonts w:ascii="Courier New" w:hAnsi="Courier New" w:cs="Courier New"/>
            <w:color w:val="000000"/>
            <w:sz w:val="16"/>
            <w:szCs w:val="20"/>
            <w:u w:val="single"/>
            <w:rPrChange w:id="490" w:author="Greg Landry" w:date="2017-06-16T20:56:00Z">
              <w:rPr>
                <w:rFonts w:ascii="Consolas" w:hAnsi="Consolas" w:cs="Consolas"/>
                <w:color w:val="000000"/>
                <w:sz w:val="20"/>
                <w:szCs w:val="20"/>
                <w:u w:val="single"/>
              </w:rPr>
            </w:rPrChange>
          </w:rPr>
          <w:t>WICED</w:t>
        </w:r>
        <w:proofErr w:type="gramEnd"/>
        <w:del w:id="491" w:author="Greg Landry [2]" w:date="2017-08-28T17:05:00Z">
          <w:r w:rsidRPr="00361D6B" w:rsidDel="0076471F">
            <w:rPr>
              <w:rFonts w:ascii="Courier New" w:hAnsi="Courier New" w:cs="Courier New"/>
              <w:color w:val="000000"/>
              <w:sz w:val="16"/>
              <w:szCs w:val="20"/>
              <w:u w:val="single"/>
              <w:rPrChange w:id="492" w:author="Greg Landry" w:date="2017-06-16T20:56:00Z">
                <w:rPr>
                  <w:rFonts w:ascii="Consolas" w:hAnsi="Consolas" w:cs="Consolas"/>
                  <w:color w:val="000000"/>
                  <w:sz w:val="20"/>
                  <w:szCs w:val="20"/>
                  <w:u w:val="single"/>
                </w:rPr>
              </w:rPrChange>
            </w:rPr>
            <w:delText>_SH</w:delText>
          </w:r>
        </w:del>
        <w:r w:rsidRPr="00361D6B">
          <w:rPr>
            <w:rFonts w:ascii="Courier New" w:hAnsi="Courier New" w:cs="Courier New"/>
            <w:color w:val="000000"/>
            <w:sz w:val="16"/>
            <w:szCs w:val="20"/>
            <w:u w:val="single"/>
            <w:rPrChange w:id="493" w:author="Greg Landry" w:date="2017-06-16T20:56:00Z">
              <w:rPr>
                <w:rFonts w:ascii="Consolas" w:hAnsi="Consolas" w:cs="Consolas"/>
                <w:color w:val="000000"/>
                <w:sz w:val="20"/>
                <w:szCs w:val="20"/>
                <w:u w:val="single"/>
              </w:rPr>
            </w:rPrChange>
          </w:rPr>
          <w:t>_LED1</w:t>
        </w:r>
        <w:r w:rsidRPr="00361D6B">
          <w:rPr>
            <w:rFonts w:ascii="Courier New" w:hAnsi="Courier New" w:cs="Courier New"/>
            <w:color w:val="000000"/>
            <w:sz w:val="16"/>
            <w:szCs w:val="20"/>
            <w:rPrChange w:id="494" w:author="Greg Landry" w:date="2017-06-16T20:56:00Z">
              <w:rPr>
                <w:rFonts w:ascii="Consolas" w:hAnsi="Consolas" w:cs="Consolas"/>
                <w:color w:val="000000"/>
                <w:sz w:val="20"/>
                <w:szCs w:val="20"/>
              </w:rPr>
            </w:rPrChange>
          </w:rPr>
          <w:t xml:space="preserve"> );</w:t>
        </w:r>
      </w:ins>
    </w:p>
    <w:p w14:paraId="258C7401" w14:textId="7D4DC82C" w:rsidR="00361D6B" w:rsidRPr="00361D6B" w:rsidRDefault="00361D6B">
      <w:pPr>
        <w:autoSpaceDE w:val="0"/>
        <w:autoSpaceDN w:val="0"/>
        <w:adjustRightInd w:val="0"/>
        <w:spacing w:after="0" w:line="240" w:lineRule="auto"/>
        <w:ind w:left="1440"/>
        <w:rPr>
          <w:ins w:id="495" w:author="Greg Landry" w:date="2017-06-16T20:55:00Z"/>
          <w:rFonts w:ascii="Courier New" w:hAnsi="Courier New" w:cs="Courier New"/>
          <w:sz w:val="16"/>
          <w:szCs w:val="20"/>
          <w:rPrChange w:id="496" w:author="Greg Landry" w:date="2017-06-16T20:56:00Z">
            <w:rPr>
              <w:ins w:id="497" w:author="Greg Landry" w:date="2017-06-16T20:55:00Z"/>
              <w:rFonts w:ascii="Consolas" w:hAnsi="Consolas" w:cs="Consolas"/>
              <w:sz w:val="20"/>
              <w:szCs w:val="20"/>
            </w:rPr>
          </w:rPrChange>
        </w:rPr>
        <w:pPrChange w:id="498" w:author="Greg Landry" w:date="2017-06-16T20:56:00Z">
          <w:pPr>
            <w:autoSpaceDE w:val="0"/>
            <w:autoSpaceDN w:val="0"/>
            <w:adjustRightInd w:val="0"/>
            <w:spacing w:after="0" w:line="240" w:lineRule="auto"/>
          </w:pPr>
        </w:pPrChange>
      </w:pPr>
      <w:ins w:id="499" w:author="Greg Landry" w:date="2017-06-16T20:55:00Z">
        <w:r w:rsidRPr="00361D6B">
          <w:rPr>
            <w:rFonts w:ascii="Courier New" w:hAnsi="Courier New" w:cs="Courier New"/>
            <w:color w:val="000000"/>
            <w:sz w:val="16"/>
            <w:szCs w:val="20"/>
            <w:rPrChange w:id="500"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501" w:author="Greg Landry" w:date="2017-06-16T20:56:00Z">
              <w:rPr>
                <w:rFonts w:ascii="Consolas" w:hAnsi="Consolas" w:cs="Consolas"/>
                <w:color w:val="000000"/>
                <w:sz w:val="20"/>
                <w:szCs w:val="20"/>
              </w:rPr>
            </w:rPrChange>
          </w:rPr>
          <w:t>wiced_rtos_delay_</w:t>
        </w:r>
        <w:proofErr w:type="gramStart"/>
        <w:r w:rsidRPr="00361D6B">
          <w:rPr>
            <w:rFonts w:ascii="Courier New" w:hAnsi="Courier New" w:cs="Courier New"/>
            <w:color w:val="000000"/>
            <w:sz w:val="16"/>
            <w:szCs w:val="20"/>
            <w:rPrChange w:id="502" w:author="Greg Landry" w:date="2017-06-16T20:56:00Z">
              <w:rPr>
                <w:rFonts w:ascii="Consolas" w:hAnsi="Consolas" w:cs="Consolas"/>
                <w:color w:val="000000"/>
                <w:sz w:val="20"/>
                <w:szCs w:val="20"/>
              </w:rPr>
            </w:rPrChange>
          </w:rPr>
          <w:t>milliseconds</w:t>
        </w:r>
        <w:proofErr w:type="spellEnd"/>
        <w:r w:rsidRPr="00361D6B">
          <w:rPr>
            <w:rFonts w:ascii="Courier New" w:hAnsi="Courier New" w:cs="Courier New"/>
            <w:color w:val="000000"/>
            <w:sz w:val="16"/>
            <w:szCs w:val="20"/>
            <w:rPrChange w:id="503"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504" w:author="Greg Landry" w:date="2017-06-16T20:56:00Z">
              <w:rPr>
                <w:rFonts w:ascii="Consolas" w:hAnsi="Consolas" w:cs="Consolas"/>
                <w:color w:val="000000"/>
                <w:sz w:val="20"/>
                <w:szCs w:val="20"/>
              </w:rPr>
            </w:rPrChange>
          </w:rPr>
          <w:t>150);</w:t>
        </w:r>
      </w:ins>
    </w:p>
    <w:p w14:paraId="184B0915" w14:textId="7954692F" w:rsidR="00361D6B" w:rsidRPr="00361D6B" w:rsidRDefault="00361D6B">
      <w:pPr>
        <w:autoSpaceDE w:val="0"/>
        <w:autoSpaceDN w:val="0"/>
        <w:adjustRightInd w:val="0"/>
        <w:spacing w:after="0" w:line="240" w:lineRule="auto"/>
        <w:ind w:left="1440"/>
        <w:rPr>
          <w:ins w:id="505" w:author="Greg Landry" w:date="2017-06-16T20:55:00Z"/>
          <w:rFonts w:ascii="Courier New" w:hAnsi="Courier New" w:cs="Courier New"/>
          <w:sz w:val="16"/>
          <w:szCs w:val="20"/>
          <w:rPrChange w:id="506" w:author="Greg Landry" w:date="2017-06-16T20:56:00Z">
            <w:rPr>
              <w:ins w:id="507" w:author="Greg Landry" w:date="2017-06-16T20:55:00Z"/>
              <w:rFonts w:ascii="Consolas" w:hAnsi="Consolas" w:cs="Consolas"/>
              <w:sz w:val="20"/>
              <w:szCs w:val="20"/>
            </w:rPr>
          </w:rPrChange>
        </w:rPr>
        <w:pPrChange w:id="508" w:author="Greg Landry" w:date="2017-06-16T20:56:00Z">
          <w:pPr>
            <w:autoSpaceDE w:val="0"/>
            <w:autoSpaceDN w:val="0"/>
            <w:adjustRightInd w:val="0"/>
            <w:spacing w:after="0" w:line="240" w:lineRule="auto"/>
          </w:pPr>
        </w:pPrChange>
      </w:pPr>
      <w:ins w:id="509" w:author="Greg Landry" w:date="2017-06-16T20:55:00Z">
        <w:r w:rsidRPr="00361D6B">
          <w:rPr>
            <w:rFonts w:ascii="Courier New" w:hAnsi="Courier New" w:cs="Courier New"/>
            <w:color w:val="000000"/>
            <w:sz w:val="16"/>
            <w:szCs w:val="20"/>
            <w:rPrChange w:id="510"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511" w:author="Greg Landry" w:date="2017-06-16T20:56:00Z">
              <w:rPr>
                <w:rFonts w:ascii="Consolas" w:hAnsi="Consolas" w:cs="Consolas"/>
                <w:color w:val="000000"/>
                <w:sz w:val="20"/>
                <w:szCs w:val="20"/>
              </w:rPr>
            </w:rPrChange>
          </w:rPr>
          <w:t>wiced_gpio_output_</w:t>
        </w:r>
        <w:proofErr w:type="gramStart"/>
        <w:r w:rsidRPr="00361D6B">
          <w:rPr>
            <w:rFonts w:ascii="Courier New" w:hAnsi="Courier New" w:cs="Courier New"/>
            <w:color w:val="000000"/>
            <w:sz w:val="16"/>
            <w:szCs w:val="20"/>
            <w:rPrChange w:id="512" w:author="Greg Landry" w:date="2017-06-16T20:56:00Z">
              <w:rPr>
                <w:rFonts w:ascii="Consolas" w:hAnsi="Consolas" w:cs="Consolas"/>
                <w:color w:val="000000"/>
                <w:sz w:val="20"/>
                <w:szCs w:val="20"/>
              </w:rPr>
            </w:rPrChange>
          </w:rPr>
          <w:t>high</w:t>
        </w:r>
        <w:proofErr w:type="spellEnd"/>
        <w:r w:rsidRPr="00361D6B">
          <w:rPr>
            <w:rFonts w:ascii="Courier New" w:hAnsi="Courier New" w:cs="Courier New"/>
            <w:color w:val="000000"/>
            <w:sz w:val="16"/>
            <w:szCs w:val="20"/>
            <w:rPrChange w:id="513" w:author="Greg Landry" w:date="2017-06-16T20:56:00Z">
              <w:rPr>
                <w:rFonts w:ascii="Consolas" w:hAnsi="Consolas" w:cs="Consolas"/>
                <w:color w:val="000000"/>
                <w:sz w:val="20"/>
                <w:szCs w:val="20"/>
              </w:rPr>
            </w:rPrChange>
          </w:rPr>
          <w:t xml:space="preserve">( </w:t>
        </w:r>
        <w:r w:rsidRPr="00361D6B">
          <w:rPr>
            <w:rFonts w:ascii="Courier New" w:hAnsi="Courier New" w:cs="Courier New"/>
            <w:color w:val="000000"/>
            <w:sz w:val="16"/>
            <w:szCs w:val="20"/>
            <w:u w:val="single"/>
            <w:rPrChange w:id="514" w:author="Greg Landry" w:date="2017-06-16T20:56:00Z">
              <w:rPr>
                <w:rFonts w:ascii="Consolas" w:hAnsi="Consolas" w:cs="Consolas"/>
                <w:color w:val="000000"/>
                <w:sz w:val="20"/>
                <w:szCs w:val="20"/>
                <w:u w:val="single"/>
              </w:rPr>
            </w:rPrChange>
          </w:rPr>
          <w:t>WICED</w:t>
        </w:r>
        <w:proofErr w:type="gramEnd"/>
        <w:del w:id="515" w:author="Greg Landry [2]" w:date="2017-08-28T17:05:00Z">
          <w:r w:rsidRPr="00361D6B" w:rsidDel="0076471F">
            <w:rPr>
              <w:rFonts w:ascii="Courier New" w:hAnsi="Courier New" w:cs="Courier New"/>
              <w:color w:val="000000"/>
              <w:sz w:val="16"/>
              <w:szCs w:val="20"/>
              <w:u w:val="single"/>
              <w:rPrChange w:id="516" w:author="Greg Landry" w:date="2017-06-16T20:56:00Z">
                <w:rPr>
                  <w:rFonts w:ascii="Consolas" w:hAnsi="Consolas" w:cs="Consolas"/>
                  <w:color w:val="000000"/>
                  <w:sz w:val="20"/>
                  <w:szCs w:val="20"/>
                  <w:u w:val="single"/>
                </w:rPr>
              </w:rPrChange>
            </w:rPr>
            <w:delText>_SH</w:delText>
          </w:r>
        </w:del>
        <w:r w:rsidRPr="00361D6B">
          <w:rPr>
            <w:rFonts w:ascii="Courier New" w:hAnsi="Courier New" w:cs="Courier New"/>
            <w:color w:val="000000"/>
            <w:sz w:val="16"/>
            <w:szCs w:val="20"/>
            <w:u w:val="single"/>
            <w:rPrChange w:id="517" w:author="Greg Landry" w:date="2017-06-16T20:56:00Z">
              <w:rPr>
                <w:rFonts w:ascii="Consolas" w:hAnsi="Consolas" w:cs="Consolas"/>
                <w:color w:val="000000"/>
                <w:sz w:val="20"/>
                <w:szCs w:val="20"/>
                <w:u w:val="single"/>
              </w:rPr>
            </w:rPrChange>
          </w:rPr>
          <w:t>_LED1</w:t>
        </w:r>
        <w:r w:rsidRPr="00361D6B">
          <w:rPr>
            <w:rFonts w:ascii="Courier New" w:hAnsi="Courier New" w:cs="Courier New"/>
            <w:color w:val="000000"/>
            <w:sz w:val="16"/>
            <w:szCs w:val="20"/>
            <w:rPrChange w:id="518" w:author="Greg Landry" w:date="2017-06-16T20:56:00Z">
              <w:rPr>
                <w:rFonts w:ascii="Consolas" w:hAnsi="Consolas" w:cs="Consolas"/>
                <w:color w:val="000000"/>
                <w:sz w:val="20"/>
                <w:szCs w:val="20"/>
              </w:rPr>
            </w:rPrChange>
          </w:rPr>
          <w:t xml:space="preserve"> );</w:t>
        </w:r>
      </w:ins>
    </w:p>
    <w:p w14:paraId="11A81F62" w14:textId="4CE90712" w:rsidR="00361D6B" w:rsidRPr="00361D6B" w:rsidRDefault="00361D6B">
      <w:pPr>
        <w:autoSpaceDE w:val="0"/>
        <w:autoSpaceDN w:val="0"/>
        <w:adjustRightInd w:val="0"/>
        <w:spacing w:after="0" w:line="240" w:lineRule="auto"/>
        <w:ind w:left="1440"/>
        <w:rPr>
          <w:ins w:id="519" w:author="Greg Landry" w:date="2017-06-16T20:55:00Z"/>
          <w:rFonts w:ascii="Courier New" w:hAnsi="Courier New" w:cs="Courier New"/>
          <w:sz w:val="16"/>
          <w:szCs w:val="20"/>
          <w:rPrChange w:id="520" w:author="Greg Landry" w:date="2017-06-16T20:56:00Z">
            <w:rPr>
              <w:ins w:id="521" w:author="Greg Landry" w:date="2017-06-16T20:55:00Z"/>
              <w:rFonts w:ascii="Consolas" w:hAnsi="Consolas" w:cs="Consolas"/>
              <w:sz w:val="20"/>
              <w:szCs w:val="20"/>
            </w:rPr>
          </w:rPrChange>
        </w:rPr>
        <w:pPrChange w:id="522" w:author="Greg Landry" w:date="2017-06-16T20:56:00Z">
          <w:pPr>
            <w:autoSpaceDE w:val="0"/>
            <w:autoSpaceDN w:val="0"/>
            <w:adjustRightInd w:val="0"/>
            <w:spacing w:after="0" w:line="240" w:lineRule="auto"/>
          </w:pPr>
        </w:pPrChange>
      </w:pPr>
      <w:ins w:id="523" w:author="Greg Landry" w:date="2017-06-16T20:55:00Z">
        <w:r w:rsidRPr="00361D6B">
          <w:rPr>
            <w:rFonts w:ascii="Courier New" w:hAnsi="Courier New" w:cs="Courier New"/>
            <w:color w:val="000000"/>
            <w:sz w:val="16"/>
            <w:szCs w:val="20"/>
            <w:rPrChange w:id="524"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525" w:author="Greg Landry" w:date="2017-06-16T20:56:00Z">
              <w:rPr>
                <w:rFonts w:ascii="Consolas" w:hAnsi="Consolas" w:cs="Consolas"/>
                <w:color w:val="000000"/>
                <w:sz w:val="20"/>
                <w:szCs w:val="20"/>
              </w:rPr>
            </w:rPrChange>
          </w:rPr>
          <w:t>wiced_rtos_delay_</w:t>
        </w:r>
        <w:proofErr w:type="gramStart"/>
        <w:r w:rsidRPr="00361D6B">
          <w:rPr>
            <w:rFonts w:ascii="Courier New" w:hAnsi="Courier New" w:cs="Courier New"/>
            <w:color w:val="000000"/>
            <w:sz w:val="16"/>
            <w:szCs w:val="20"/>
            <w:rPrChange w:id="526" w:author="Greg Landry" w:date="2017-06-16T20:56:00Z">
              <w:rPr>
                <w:rFonts w:ascii="Consolas" w:hAnsi="Consolas" w:cs="Consolas"/>
                <w:color w:val="000000"/>
                <w:sz w:val="20"/>
                <w:szCs w:val="20"/>
              </w:rPr>
            </w:rPrChange>
          </w:rPr>
          <w:t>milliseconds</w:t>
        </w:r>
        <w:proofErr w:type="spellEnd"/>
        <w:r w:rsidRPr="00361D6B">
          <w:rPr>
            <w:rFonts w:ascii="Courier New" w:hAnsi="Courier New" w:cs="Courier New"/>
            <w:color w:val="000000"/>
            <w:sz w:val="16"/>
            <w:szCs w:val="20"/>
            <w:rPrChange w:id="527"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528" w:author="Greg Landry" w:date="2017-06-16T20:56:00Z">
              <w:rPr>
                <w:rFonts w:ascii="Consolas" w:hAnsi="Consolas" w:cs="Consolas"/>
                <w:color w:val="000000"/>
                <w:sz w:val="20"/>
                <w:szCs w:val="20"/>
              </w:rPr>
            </w:rPrChange>
          </w:rPr>
          <w:t>150);</w:t>
        </w:r>
      </w:ins>
    </w:p>
    <w:p w14:paraId="7845CCC0" w14:textId="2A8662CE" w:rsidR="00361D6B" w:rsidRPr="00361D6B" w:rsidRDefault="00361D6B">
      <w:pPr>
        <w:autoSpaceDE w:val="0"/>
        <w:autoSpaceDN w:val="0"/>
        <w:adjustRightInd w:val="0"/>
        <w:spacing w:after="0" w:line="240" w:lineRule="auto"/>
        <w:ind w:left="1440"/>
        <w:rPr>
          <w:ins w:id="529" w:author="Greg Landry" w:date="2017-06-16T20:55:00Z"/>
          <w:rFonts w:ascii="Courier New" w:hAnsi="Courier New" w:cs="Courier New"/>
          <w:sz w:val="16"/>
          <w:szCs w:val="20"/>
          <w:rPrChange w:id="530" w:author="Greg Landry" w:date="2017-06-16T20:56:00Z">
            <w:rPr>
              <w:ins w:id="531" w:author="Greg Landry" w:date="2017-06-16T20:55:00Z"/>
              <w:rFonts w:ascii="Consolas" w:hAnsi="Consolas" w:cs="Consolas"/>
              <w:sz w:val="20"/>
              <w:szCs w:val="20"/>
            </w:rPr>
          </w:rPrChange>
        </w:rPr>
        <w:pPrChange w:id="532" w:author="Greg Landry" w:date="2017-06-16T20:57:00Z">
          <w:pPr>
            <w:autoSpaceDE w:val="0"/>
            <w:autoSpaceDN w:val="0"/>
            <w:adjustRightInd w:val="0"/>
            <w:spacing w:after="0" w:line="240" w:lineRule="auto"/>
          </w:pPr>
        </w:pPrChange>
      </w:pPr>
      <w:ins w:id="533" w:author="Greg Landry" w:date="2017-06-16T20:55:00Z">
        <w:r>
          <w:rPr>
            <w:rFonts w:ascii="Courier New" w:hAnsi="Courier New" w:cs="Courier New"/>
            <w:color w:val="000000"/>
            <w:sz w:val="16"/>
            <w:szCs w:val="20"/>
          </w:rPr>
          <w:t xml:space="preserve">   </w:t>
        </w:r>
        <w:r w:rsidRPr="00361D6B">
          <w:rPr>
            <w:rFonts w:ascii="Courier New" w:hAnsi="Courier New" w:cs="Courier New"/>
            <w:color w:val="000000"/>
            <w:sz w:val="16"/>
            <w:szCs w:val="20"/>
            <w:rPrChange w:id="534" w:author="Greg Landry" w:date="2017-06-16T20:56:00Z">
              <w:rPr>
                <w:rFonts w:ascii="Consolas" w:hAnsi="Consolas" w:cs="Consolas"/>
                <w:color w:val="000000"/>
                <w:sz w:val="20"/>
                <w:szCs w:val="20"/>
              </w:rPr>
            </w:rPrChange>
          </w:rPr>
          <w:t xml:space="preserve"> }</w:t>
        </w:r>
      </w:ins>
    </w:p>
    <w:p w14:paraId="28CCED31" w14:textId="3B7878A1" w:rsidR="00361D6B" w:rsidRPr="00361D6B" w:rsidRDefault="00361D6B">
      <w:pPr>
        <w:autoSpaceDE w:val="0"/>
        <w:autoSpaceDN w:val="0"/>
        <w:adjustRightInd w:val="0"/>
        <w:spacing w:after="0" w:line="240" w:lineRule="auto"/>
        <w:ind w:left="1440"/>
        <w:rPr>
          <w:ins w:id="535" w:author="Greg Landry" w:date="2017-06-16T20:55:00Z"/>
          <w:rFonts w:ascii="Courier New" w:hAnsi="Courier New" w:cs="Courier New"/>
          <w:sz w:val="16"/>
          <w:szCs w:val="20"/>
          <w:rPrChange w:id="536" w:author="Greg Landry" w:date="2017-06-16T20:56:00Z">
            <w:rPr>
              <w:ins w:id="537" w:author="Greg Landry" w:date="2017-06-16T20:55:00Z"/>
              <w:rFonts w:ascii="Consolas" w:hAnsi="Consolas" w:cs="Consolas"/>
              <w:sz w:val="20"/>
              <w:szCs w:val="20"/>
            </w:rPr>
          </w:rPrChange>
        </w:rPr>
        <w:pPrChange w:id="538" w:author="Greg Landry" w:date="2017-06-16T20:56:00Z">
          <w:pPr>
            <w:autoSpaceDE w:val="0"/>
            <w:autoSpaceDN w:val="0"/>
            <w:adjustRightInd w:val="0"/>
            <w:spacing w:after="0" w:line="240" w:lineRule="auto"/>
          </w:pPr>
        </w:pPrChange>
      </w:pPr>
      <w:ins w:id="539" w:author="Greg Landry" w:date="2017-06-16T20:55:00Z">
        <w:r w:rsidRPr="00361D6B">
          <w:rPr>
            <w:rFonts w:ascii="Courier New" w:hAnsi="Courier New" w:cs="Courier New"/>
            <w:color w:val="000000"/>
            <w:sz w:val="16"/>
            <w:szCs w:val="20"/>
            <w:rPrChange w:id="540"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541" w:author="Greg Landry" w:date="2017-06-16T20:56:00Z">
              <w:rPr>
                <w:rFonts w:ascii="Consolas" w:hAnsi="Consolas" w:cs="Consolas"/>
                <w:color w:val="000000"/>
                <w:sz w:val="20"/>
                <w:szCs w:val="20"/>
              </w:rPr>
            </w:rPrChange>
          </w:rPr>
          <w:t>wiced_rtos_delay_</w:t>
        </w:r>
        <w:proofErr w:type="gramStart"/>
        <w:r w:rsidRPr="00361D6B">
          <w:rPr>
            <w:rFonts w:ascii="Courier New" w:hAnsi="Courier New" w:cs="Courier New"/>
            <w:color w:val="000000"/>
            <w:sz w:val="16"/>
            <w:szCs w:val="20"/>
            <w:rPrChange w:id="542" w:author="Greg Landry" w:date="2017-06-16T20:56:00Z">
              <w:rPr>
                <w:rFonts w:ascii="Consolas" w:hAnsi="Consolas" w:cs="Consolas"/>
                <w:color w:val="000000"/>
                <w:sz w:val="20"/>
                <w:szCs w:val="20"/>
              </w:rPr>
            </w:rPrChange>
          </w:rPr>
          <w:t>milliseconds</w:t>
        </w:r>
        <w:proofErr w:type="spellEnd"/>
        <w:r w:rsidRPr="00361D6B">
          <w:rPr>
            <w:rFonts w:ascii="Courier New" w:hAnsi="Courier New" w:cs="Courier New"/>
            <w:color w:val="000000"/>
            <w:sz w:val="16"/>
            <w:szCs w:val="20"/>
            <w:rPrChange w:id="543"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544" w:author="Greg Landry" w:date="2017-06-16T20:56:00Z">
              <w:rPr>
                <w:rFonts w:ascii="Consolas" w:hAnsi="Consolas" w:cs="Consolas"/>
                <w:color w:val="000000"/>
                <w:sz w:val="20"/>
                <w:szCs w:val="20"/>
              </w:rPr>
            </w:rPrChange>
          </w:rPr>
          <w:t xml:space="preserve">1); </w:t>
        </w:r>
        <w:r w:rsidRPr="00361D6B">
          <w:rPr>
            <w:rFonts w:ascii="Courier New" w:hAnsi="Courier New" w:cs="Courier New"/>
            <w:color w:val="3F7F5F"/>
            <w:sz w:val="16"/>
            <w:szCs w:val="20"/>
            <w:rPrChange w:id="545" w:author="Greg Landry" w:date="2017-06-16T20:56:00Z">
              <w:rPr>
                <w:rFonts w:ascii="Consolas" w:hAnsi="Consolas" w:cs="Consolas"/>
                <w:color w:val="3F7F5F"/>
                <w:sz w:val="20"/>
                <w:szCs w:val="20"/>
              </w:rPr>
            </w:rPrChange>
          </w:rPr>
          <w:t>// Yield control when button is not pressed</w:t>
        </w:r>
      </w:ins>
    </w:p>
    <w:p w14:paraId="58B44BFD" w14:textId="79F8D1E7" w:rsidR="00361D6B" w:rsidRPr="00361D6B" w:rsidRDefault="00361D6B">
      <w:pPr>
        <w:autoSpaceDE w:val="0"/>
        <w:autoSpaceDN w:val="0"/>
        <w:adjustRightInd w:val="0"/>
        <w:spacing w:after="0" w:line="240" w:lineRule="auto"/>
        <w:ind w:left="1440"/>
        <w:rPr>
          <w:ins w:id="546" w:author="Greg Landry" w:date="2017-06-16T20:55:00Z"/>
          <w:rFonts w:ascii="Courier New" w:hAnsi="Courier New" w:cs="Courier New"/>
          <w:sz w:val="16"/>
          <w:szCs w:val="20"/>
          <w:rPrChange w:id="547" w:author="Greg Landry" w:date="2017-06-16T20:56:00Z">
            <w:rPr>
              <w:ins w:id="548" w:author="Greg Landry" w:date="2017-06-16T20:55:00Z"/>
              <w:rFonts w:ascii="Consolas" w:hAnsi="Consolas" w:cs="Consolas"/>
              <w:sz w:val="20"/>
              <w:szCs w:val="20"/>
            </w:rPr>
          </w:rPrChange>
        </w:rPr>
        <w:pPrChange w:id="549" w:author="Greg Landry" w:date="2017-06-16T20:56:00Z">
          <w:pPr>
            <w:autoSpaceDE w:val="0"/>
            <w:autoSpaceDN w:val="0"/>
            <w:adjustRightInd w:val="0"/>
            <w:spacing w:after="0" w:line="240" w:lineRule="auto"/>
          </w:pPr>
        </w:pPrChange>
      </w:pPr>
      <w:ins w:id="550" w:author="Greg Landry" w:date="2017-06-16T20:55:00Z">
        <w:r w:rsidRPr="00361D6B">
          <w:rPr>
            <w:rFonts w:ascii="Courier New" w:hAnsi="Courier New" w:cs="Courier New"/>
            <w:color w:val="000000"/>
            <w:sz w:val="16"/>
            <w:szCs w:val="20"/>
            <w:rPrChange w:id="551" w:author="Greg Landry" w:date="2017-06-16T20:56:00Z">
              <w:rPr>
                <w:rFonts w:ascii="Consolas" w:hAnsi="Consolas" w:cs="Consolas"/>
                <w:color w:val="000000"/>
                <w:sz w:val="20"/>
                <w:szCs w:val="20"/>
              </w:rPr>
            </w:rPrChange>
          </w:rPr>
          <w:t xml:space="preserve">  }</w:t>
        </w:r>
      </w:ins>
    </w:p>
    <w:p w14:paraId="17D404ED" w14:textId="6584BA86" w:rsidR="00361D6B" w:rsidRDefault="00361D6B">
      <w:pPr>
        <w:autoSpaceDE w:val="0"/>
        <w:autoSpaceDN w:val="0"/>
        <w:adjustRightInd w:val="0"/>
        <w:spacing w:after="0" w:line="240" w:lineRule="auto"/>
        <w:ind w:left="1440"/>
        <w:rPr>
          <w:ins w:id="552" w:author="Greg Landry" w:date="2017-06-16T20:57:00Z"/>
          <w:rFonts w:ascii="Courier New" w:hAnsi="Courier New" w:cs="Courier New"/>
          <w:color w:val="000000"/>
          <w:sz w:val="16"/>
          <w:szCs w:val="20"/>
        </w:rPr>
        <w:pPrChange w:id="553" w:author="Greg Landry" w:date="2017-06-16T20:56:00Z">
          <w:pPr>
            <w:autoSpaceDE w:val="0"/>
            <w:autoSpaceDN w:val="0"/>
            <w:adjustRightInd w:val="0"/>
            <w:spacing w:after="0" w:line="240" w:lineRule="auto"/>
          </w:pPr>
        </w:pPrChange>
      </w:pPr>
      <w:ins w:id="554" w:author="Greg Landry" w:date="2017-06-16T20:55:00Z">
        <w:r w:rsidRPr="00361D6B">
          <w:rPr>
            <w:rFonts w:ascii="Courier New" w:hAnsi="Courier New" w:cs="Courier New"/>
            <w:color w:val="000000"/>
            <w:sz w:val="16"/>
            <w:szCs w:val="20"/>
            <w:rPrChange w:id="555" w:author="Greg Landry" w:date="2017-06-16T20:56:00Z">
              <w:rPr>
                <w:rFonts w:ascii="Consolas" w:hAnsi="Consolas" w:cs="Consolas"/>
                <w:color w:val="000000"/>
                <w:sz w:val="20"/>
                <w:szCs w:val="20"/>
              </w:rPr>
            </w:rPrChange>
          </w:rPr>
          <w:t>}</w:t>
        </w:r>
      </w:ins>
    </w:p>
    <w:p w14:paraId="2FF498CC" w14:textId="77777777" w:rsidR="00361D6B" w:rsidRPr="00361D6B" w:rsidRDefault="00361D6B">
      <w:pPr>
        <w:autoSpaceDE w:val="0"/>
        <w:autoSpaceDN w:val="0"/>
        <w:adjustRightInd w:val="0"/>
        <w:spacing w:after="0" w:line="240" w:lineRule="auto"/>
        <w:ind w:left="1440"/>
        <w:rPr>
          <w:ins w:id="556" w:author="Greg Landry" w:date="2017-06-16T20:55:00Z"/>
          <w:rFonts w:ascii="Courier New" w:hAnsi="Courier New" w:cs="Courier New"/>
          <w:sz w:val="16"/>
          <w:szCs w:val="20"/>
          <w:rPrChange w:id="557" w:author="Greg Landry" w:date="2017-06-16T20:56:00Z">
            <w:rPr>
              <w:ins w:id="558" w:author="Greg Landry" w:date="2017-06-16T20:55:00Z"/>
              <w:rFonts w:ascii="Consolas" w:hAnsi="Consolas" w:cs="Consolas"/>
              <w:sz w:val="20"/>
              <w:szCs w:val="20"/>
            </w:rPr>
          </w:rPrChange>
        </w:rPr>
        <w:pPrChange w:id="559" w:author="Greg Landry" w:date="2017-06-16T20:56:00Z">
          <w:pPr>
            <w:autoSpaceDE w:val="0"/>
            <w:autoSpaceDN w:val="0"/>
            <w:adjustRightInd w:val="0"/>
            <w:spacing w:after="0" w:line="240" w:lineRule="auto"/>
          </w:pPr>
        </w:pPrChange>
      </w:pPr>
    </w:p>
    <w:p w14:paraId="71076810" w14:textId="3FA66AF2" w:rsidR="00E11D87" w:rsidRDefault="00E11D87" w:rsidP="002F255C">
      <w:pPr>
        <w:pStyle w:val="ListParagraph"/>
        <w:numPr>
          <w:ilvl w:val="0"/>
          <w:numId w:val="30"/>
        </w:numPr>
        <w:rPr>
          <w:ins w:id="560" w:author="Greg Landry" w:date="2017-06-16T21:03:00Z"/>
        </w:rPr>
      </w:pPr>
      <w:ins w:id="561" w:author="Greg Landry" w:date="2017-06-16T21:03:00Z">
        <w:r>
          <w:t xml:space="preserve">In the main application, </w:t>
        </w:r>
      </w:ins>
      <w:ins w:id="562" w:author="Greg Landry" w:date="2017-06-16T21:04:00Z">
        <w:r w:rsidR="00F11A80">
          <w:t xml:space="preserve">just setup the </w:t>
        </w:r>
      </w:ins>
      <w:ins w:id="563" w:author="Greg Landry [2]" w:date="2017-08-28T17:05:00Z">
        <w:r w:rsidR="0076471F">
          <w:t xml:space="preserve">two </w:t>
        </w:r>
      </w:ins>
      <w:ins w:id="564" w:author="Greg Landry" w:date="2017-06-16T21:04:00Z">
        <w:r w:rsidR="00F11A80">
          <w:t>threads and get them</w:t>
        </w:r>
      </w:ins>
      <w:ins w:id="565" w:author="Greg Landry" w:date="2017-06-16T21:03:00Z">
        <w:r>
          <w:t xml:space="preserve"> run</w:t>
        </w:r>
      </w:ins>
      <w:ins w:id="566" w:author="Greg Landry" w:date="2017-06-16T21:04:00Z">
        <w:r>
          <w:t>ning.</w:t>
        </w:r>
      </w:ins>
    </w:p>
    <w:p w14:paraId="5713DF52" w14:textId="0A837AB7" w:rsidR="009A7BB9" w:rsidDel="00B920C5" w:rsidRDefault="00B920C5" w:rsidP="002F255C">
      <w:pPr>
        <w:pStyle w:val="ListParagraph"/>
        <w:numPr>
          <w:ilvl w:val="0"/>
          <w:numId w:val="30"/>
        </w:numPr>
        <w:rPr>
          <w:del w:id="567" w:author="Greg Landry" w:date="2017-06-16T20:54:00Z"/>
        </w:rPr>
      </w:pPr>
      <w:ins w:id="568" w:author="Greg Landry" w:date="2017-06-16T20:54:00Z">
        <w:r>
          <w:t xml:space="preserve">Create a Make Target and </w:t>
        </w:r>
      </w:ins>
      <w:del w:id="569" w:author="Greg Landry" w:date="2017-06-16T20:54:00Z">
        <w:r w:rsidR="009A7BB9" w:rsidDel="00B920C5">
          <w:delText xml:space="preserve">Add a second thread that blinks </w:delText>
        </w:r>
      </w:del>
      <w:del w:id="570" w:author="Greg Landry" w:date="2017-04-03T15:23:00Z">
        <w:r w:rsidR="009A7BB9" w:rsidDel="006151B8">
          <w:delText xml:space="preserve">LED2 </w:delText>
        </w:r>
      </w:del>
      <w:del w:id="571" w:author="Greg Landry" w:date="2017-06-16T20:54:00Z">
        <w:r w:rsidR="009A7BB9" w:rsidDel="00B920C5">
          <w:delText xml:space="preserve">at a rate of </w:delText>
        </w:r>
        <w:r w:rsidR="001F1D25" w:rsidDel="00B920C5">
          <w:delText>498</w:delText>
        </w:r>
        <w:r w:rsidR="009A7BB9" w:rsidDel="00B920C5">
          <w:delText>ms.</w:delText>
        </w:r>
      </w:del>
    </w:p>
    <w:p w14:paraId="14F2DEE1" w14:textId="44FE874E" w:rsidR="00964490" w:rsidDel="00B920C5" w:rsidRDefault="00964490" w:rsidP="00964490">
      <w:pPr>
        <w:pStyle w:val="ListParagraph"/>
        <w:numPr>
          <w:ilvl w:val="1"/>
          <w:numId w:val="30"/>
        </w:numPr>
        <w:rPr>
          <w:del w:id="572" w:author="Greg Landry" w:date="2017-06-16T20:54:00Z"/>
        </w:rPr>
      </w:pPr>
      <w:del w:id="573" w:author="Greg Landry" w:date="2017-06-16T20:54:00Z">
        <w:r w:rsidDel="00B920C5">
          <w:delText>Hint: Use a delay of 250ms in one thread and a delay of 249</w:delText>
        </w:r>
        <w:r w:rsidR="0038039F" w:rsidDel="00B920C5">
          <w:delText>ms</w:delText>
        </w:r>
        <w:r w:rsidDel="00B920C5">
          <w:delText xml:space="preserve"> in the other thread.</w:delText>
        </w:r>
      </w:del>
    </w:p>
    <w:p w14:paraId="78B98F2E" w14:textId="3DFE9AAB" w:rsidR="009A7BB9" w:rsidDel="00B920C5" w:rsidRDefault="009A7BB9" w:rsidP="002F255C">
      <w:pPr>
        <w:pStyle w:val="ListParagraph"/>
        <w:numPr>
          <w:ilvl w:val="0"/>
          <w:numId w:val="30"/>
        </w:numPr>
        <w:rPr>
          <w:del w:id="574" w:author="Greg Landry" w:date="2017-06-16T20:54:00Z"/>
        </w:rPr>
      </w:pPr>
      <w:del w:id="575" w:author="Greg Landry" w:date="2017-06-16T20:54:00Z">
        <w:r w:rsidDel="00B920C5">
          <w:delText>Add a WPRINT_APP_INFO to each of the threads with different messages.</w:delText>
        </w:r>
      </w:del>
    </w:p>
    <w:p w14:paraId="351A24A5" w14:textId="77777777" w:rsidR="00F11A80" w:rsidRDefault="009A7BB9">
      <w:pPr>
        <w:pStyle w:val="ListParagraph"/>
        <w:rPr>
          <w:ins w:id="576" w:author="Greg Landry" w:date="2017-06-16T21:04:00Z"/>
        </w:rPr>
        <w:pPrChange w:id="577" w:author="Greg Landry" w:date="2017-06-16T21:04:00Z">
          <w:pPr>
            <w:pStyle w:val="ListParagraph"/>
            <w:numPr>
              <w:numId w:val="30"/>
            </w:numPr>
            <w:ind w:hanging="360"/>
          </w:pPr>
        </w:pPrChange>
      </w:pPr>
      <w:r>
        <w:t>Program your project to the board.</w:t>
      </w:r>
    </w:p>
    <w:p w14:paraId="12FDFF01" w14:textId="1C111083" w:rsidR="00361D6B" w:rsidDel="00361D6B" w:rsidRDefault="00361D6B">
      <w:pPr>
        <w:pStyle w:val="ListParagraph"/>
        <w:numPr>
          <w:ilvl w:val="0"/>
          <w:numId w:val="30"/>
        </w:numPr>
        <w:rPr>
          <w:del w:id="578" w:author="Greg Landry" w:date="2017-06-16T20:58:00Z"/>
        </w:rPr>
      </w:pPr>
      <w:ins w:id="579" w:author="Greg Landry" w:date="2017-06-16T20:58:00Z">
        <w:r>
          <w:t xml:space="preserve">Press button </w:t>
        </w:r>
      </w:ins>
      <w:ins w:id="580" w:author="Greg Landry [2]" w:date="2017-08-28T17:05:00Z">
        <w:r w:rsidR="0076471F">
          <w:t>1</w:t>
        </w:r>
      </w:ins>
      <w:ins w:id="581" w:author="Greg Landry" w:date="2017-06-16T20:58:00Z">
        <w:del w:id="582" w:author="Greg Landry [2]" w:date="2017-08-28T17:05:00Z">
          <w:r w:rsidDel="0076471F">
            <w:delText>0</w:delText>
          </w:r>
        </w:del>
        <w:r>
          <w:t xml:space="preserve"> and button </w:t>
        </w:r>
      </w:ins>
      <w:ins w:id="583" w:author="Greg Landry [2]" w:date="2017-08-28T17:05:00Z">
        <w:r w:rsidR="0076471F">
          <w:t>2</w:t>
        </w:r>
      </w:ins>
      <w:ins w:id="584" w:author="Greg Landry" w:date="2017-06-16T20:58:00Z">
        <w:del w:id="585" w:author="Greg Landry [2]" w:date="2017-08-28T17:05:00Z">
          <w:r w:rsidDel="0076471F">
            <w:delText>1</w:delText>
          </w:r>
        </w:del>
        <w:r>
          <w:t xml:space="preserve"> separately to observe the blink rates. Then press both buttons simultaneously. Do you see issues with the blinking?</w:t>
        </w:r>
      </w:ins>
    </w:p>
    <w:p w14:paraId="435641CF" w14:textId="77777777" w:rsidR="00361D6B" w:rsidRDefault="00361D6B">
      <w:pPr>
        <w:pStyle w:val="ListParagraph"/>
        <w:rPr>
          <w:ins w:id="586" w:author="Greg Landry" w:date="2017-06-16T20:58:00Z"/>
        </w:rPr>
        <w:pPrChange w:id="587" w:author="Greg Landry" w:date="2017-06-16T21:04:00Z">
          <w:pPr>
            <w:pStyle w:val="ListParagraph"/>
            <w:numPr>
              <w:numId w:val="30"/>
            </w:numPr>
            <w:ind w:hanging="360"/>
          </w:pPr>
        </w:pPrChange>
      </w:pPr>
    </w:p>
    <w:p w14:paraId="3D921984" w14:textId="68CEE658" w:rsidR="009A7BB9" w:rsidDel="00B920C5" w:rsidRDefault="009A7BB9">
      <w:pPr>
        <w:pStyle w:val="ListParagraph"/>
        <w:numPr>
          <w:ilvl w:val="0"/>
          <w:numId w:val="30"/>
        </w:numPr>
        <w:rPr>
          <w:del w:id="588" w:author="Greg Landry" w:date="2017-06-16T20:54:00Z"/>
        </w:rPr>
      </w:pPr>
      <w:del w:id="589" w:author="Greg Landry" w:date="2017-06-16T20:54:00Z">
        <w:r w:rsidDel="00B920C5">
          <w:delText xml:space="preserve">Open a terminal and look at how the messages are printed. Do you see </w:delText>
        </w:r>
        <w:r w:rsidR="00C64BB4" w:rsidDel="00B920C5">
          <w:delText>any issues</w:delText>
        </w:r>
        <w:r w:rsidDel="00B920C5">
          <w:delText>?</w:delText>
        </w:r>
      </w:del>
    </w:p>
    <w:p w14:paraId="28E9A4D0" w14:textId="338DE413" w:rsidR="009A7BB9" w:rsidRDefault="00F83F9B">
      <w:pPr>
        <w:pStyle w:val="ListParagraph"/>
        <w:numPr>
          <w:ilvl w:val="0"/>
          <w:numId w:val="30"/>
        </w:numPr>
      </w:pPr>
      <w:r>
        <w:t>Add a m</w:t>
      </w:r>
      <w:r w:rsidR="009A7BB9">
        <w:t xml:space="preserve">utex to the project so that </w:t>
      </w:r>
      <w:ins w:id="590" w:author="Greg Landry" w:date="2017-06-16T20:59:00Z">
        <w:r w:rsidR="00361D6B">
          <w:t xml:space="preserve">when you press button 1 it will ignore button </w:t>
        </w:r>
      </w:ins>
      <w:ins w:id="591" w:author="Greg Landry [2]" w:date="2017-08-28T17:05:00Z">
        <w:r w:rsidR="0076471F">
          <w:t>2</w:t>
        </w:r>
      </w:ins>
      <w:ins w:id="592" w:author="Greg Landry" w:date="2017-06-16T20:59:00Z">
        <w:del w:id="593" w:author="Greg Landry [2]" w:date="2017-08-28T17:05:00Z">
          <w:r w:rsidR="00361D6B" w:rsidDel="0076471F">
            <w:delText>0</w:delText>
          </w:r>
        </w:del>
        <w:r w:rsidR="00361D6B">
          <w:t xml:space="preserve"> and vice versa. That is, the LED blink rate will follow the first button that was pres</w:t>
        </w:r>
      </w:ins>
      <w:ins w:id="594" w:author="Greg Landry" w:date="2017-06-16T21:04:00Z">
        <w:r w:rsidR="00F11A80">
          <w:t>s</w:t>
        </w:r>
      </w:ins>
      <w:ins w:id="595" w:author="Greg Landry" w:date="2017-06-16T20:59:00Z">
        <w:r w:rsidR="00361D6B">
          <w:t>ed.</w:t>
        </w:r>
      </w:ins>
      <w:del w:id="596" w:author="Greg Landry" w:date="2017-06-16T20:59:00Z">
        <w:r w:rsidR="009A7BB9" w:rsidDel="00361D6B">
          <w:delText>each thread can print properly.</w:delText>
        </w:r>
      </w:del>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ns if you forget to unlock the m</w:t>
      </w:r>
      <w:r>
        <w:t>utex in one of the threads? Why?</w:t>
      </w:r>
    </w:p>
    <w:p w14:paraId="212708E3" w14:textId="77777777" w:rsidR="001C498E" w:rsidRDefault="001C498E" w:rsidP="00F83F9B">
      <w:pPr>
        <w:pStyle w:val="ListParagraph"/>
        <w:ind w:left="360"/>
      </w:pPr>
    </w:p>
    <w:p w14:paraId="0A4413A8" w14:textId="09A7A4DC" w:rsidR="0034157F" w:rsidDel="004B2024" w:rsidRDefault="0034157F" w:rsidP="00F83F9B">
      <w:pPr>
        <w:pStyle w:val="ListParagraph"/>
        <w:ind w:left="360"/>
        <w:rPr>
          <w:del w:id="597" w:author="Greg Landry" w:date="2017-06-16T20:59:00Z"/>
        </w:rPr>
      </w:pPr>
      <w:del w:id="598" w:author="Greg Landry" w:date="2017-06-16T20:59:00Z">
        <w:r w:rsidDel="004B2024">
          <w:delText>Do the LEDs still blink? Why?</w:delText>
        </w:r>
      </w:del>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 xml:space="preserve">re to 04_queue. Update the </w:t>
      </w:r>
      <w:proofErr w:type="spellStart"/>
      <w:r w:rsidR="00450CDA">
        <w:t>make</w:t>
      </w:r>
      <w:r>
        <w:t>file</w:t>
      </w:r>
      <w:proofErr w:type="spellEnd"/>
      <w:r>
        <w:t xml:space="preserv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rPr>
          <w:ins w:id="599" w:author="Greg Landry" w:date="2017-04-20T13:47:00Z"/>
        </w:r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0F26B648" w14:textId="0810AFEB" w:rsidR="004B3C68" w:rsidRDefault="004B3C68">
      <w:pPr>
        <w:pStyle w:val="ListParagraph"/>
        <w:numPr>
          <w:ilvl w:val="1"/>
          <w:numId w:val="31"/>
        </w:numPr>
        <w:pPrChange w:id="600" w:author="Greg Landry" w:date="2017-04-20T13:47:00Z">
          <w:pPr>
            <w:pStyle w:val="ListParagraph"/>
            <w:numPr>
              <w:numId w:val="31"/>
            </w:numPr>
            <w:ind w:hanging="360"/>
          </w:pPr>
        </w:pPrChange>
      </w:pPr>
      <w:ins w:id="601" w:author="Greg Landry" w:date="2017-04-20T13:47:00Z">
        <w:r>
          <w:t>Hint: remember to use WICED_NO_</w:t>
        </w:r>
      </w:ins>
      <w:ins w:id="602" w:author="Greg Landry" w:date="2017-04-20T13:48:00Z">
        <w:r>
          <w:t>W</w:t>
        </w:r>
        <w:r w:rsidR="00854D12">
          <w:t>AIT for the timeout parameter in the ISR. Otherwise the push function will not work.</w:t>
        </w:r>
      </w:ins>
      <w:ins w:id="603" w:author="Greg Landry" w:date="2017-04-20T13:47:00Z">
        <w:r>
          <w:t xml:space="preserve"> </w:t>
        </w:r>
      </w:ins>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xml:space="preserve">.  Update the </w:t>
      </w:r>
      <w:proofErr w:type="spellStart"/>
      <w:r w:rsidR="003B5C41">
        <w:t>make</w:t>
      </w:r>
      <w:r>
        <w:t>file</w:t>
      </w:r>
      <w:proofErr w:type="spellEnd"/>
      <w:r>
        <w:t xml:space="preserv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lastRenderedPageBreak/>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7FC4F8F" w:rsidR="00EA3E92" w:rsidDel="00227491" w:rsidRDefault="00EA3E92" w:rsidP="00D73A3E">
      <w:pPr>
        <w:ind w:left="360"/>
        <w:rPr>
          <w:del w:id="604" w:author="Greg Landry" w:date="2017-04-11T15:39:00Z"/>
        </w:rPr>
      </w:pPr>
      <w:del w:id="605" w:author="Greg Landry" w:date="2017-04-11T15:39:00Z">
        <w:r w:rsidDel="00227491">
          <w:delText xml:space="preserve">Can the main application loop be </w:delText>
        </w:r>
      </w:del>
      <w:del w:id="606" w:author="Greg Landry" w:date="2017-04-11T15:38:00Z">
        <w:r w:rsidDel="00227491">
          <w:delText>empty in this case</w:delText>
        </w:r>
      </w:del>
      <w:del w:id="607" w:author="Greg Landry" w:date="2017-04-11T15:39:00Z">
        <w:r w:rsidDel="00227491">
          <w:delText>? Why?</w:delText>
        </w:r>
      </w:del>
    </w:p>
    <w:p w14:paraId="67B995F9" w14:textId="396632C8" w:rsidR="001E634E" w:rsidRDefault="001E634E" w:rsidP="00D73A3E">
      <w:pPr>
        <w:ind w:left="360"/>
        <w:rPr>
          <w:ins w:id="608" w:author="Greg Landry" w:date="2017-04-11T16:10:00Z"/>
        </w:rPr>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7467A785" w14:textId="395165ED" w:rsidR="0049344F" w:rsidRDefault="0049344F" w:rsidP="00D73A3E">
      <w:pPr>
        <w:ind w:left="360"/>
        <w:rPr>
          <w:ins w:id="609" w:author="Greg Landry" w:date="2017-04-11T16:13:00Z"/>
        </w:rPr>
      </w:pPr>
      <w:ins w:id="610" w:author="Greg Landry" w:date="2017-04-11T16:10:00Z">
        <w:r>
          <w:t xml:space="preserve">What happens if the </w:t>
        </w:r>
        <w:proofErr w:type="spellStart"/>
        <w:r>
          <w:t>application_start</w:t>
        </w:r>
        <w:proofErr w:type="spellEnd"/>
        <w:r>
          <w:t xml:space="preserve"> doesn’t have a </w:t>
        </w:r>
        <w:proofErr w:type="gramStart"/>
        <w:r>
          <w:t>while(</w:t>
        </w:r>
        <w:proofErr w:type="gramEnd"/>
        <w:r>
          <w:t>1) loop? Why?</w:t>
        </w:r>
      </w:ins>
    </w:p>
    <w:p w14:paraId="2B7B1639" w14:textId="262FF740" w:rsidR="00D01D06" w:rsidRDefault="00D01D06" w:rsidP="00D73A3E">
      <w:pPr>
        <w:ind w:left="360"/>
      </w:pPr>
      <w:ins w:id="611" w:author="Greg Landry" w:date="2017-04-11T16:13:00Z">
        <w:r>
          <w:t xml:space="preserve">Does the </w:t>
        </w:r>
        <w:proofErr w:type="gramStart"/>
        <w:r>
          <w:t>while(</w:t>
        </w:r>
        <w:proofErr w:type="gramEnd"/>
        <w:r>
          <w:t xml:space="preserve">1) loop in </w:t>
        </w:r>
        <w:proofErr w:type="spellStart"/>
        <w:r>
          <w:t>application_start</w:t>
        </w:r>
        <w:proofErr w:type="spellEnd"/>
        <w:r>
          <w:t xml:space="preserve"> need a delay? Why or why not?</w:t>
        </w:r>
      </w:ins>
    </w:p>
    <w:p w14:paraId="4E281051" w14:textId="77777777" w:rsidR="00854D12" w:rsidRDefault="00854D12">
      <w:pPr>
        <w:rPr>
          <w:ins w:id="612" w:author="Greg Landry" w:date="2017-04-20T13:48:00Z"/>
          <w:rFonts w:ascii="Cambria" w:eastAsia="Times New Roman" w:hAnsi="Cambria"/>
          <w:b/>
          <w:bCs/>
          <w:color w:val="4F81BD"/>
        </w:rPr>
      </w:pPr>
      <w:ins w:id="613" w:author="Greg Landry" w:date="2017-04-20T13:48:00Z">
        <w:r>
          <w:br w:type="page"/>
        </w:r>
      </w:ins>
    </w:p>
    <w:p w14:paraId="76B81271" w14:textId="0339741C" w:rsidR="009A4316" w:rsidRDefault="009A4316" w:rsidP="009A4316">
      <w:pPr>
        <w:pStyle w:val="Heading3"/>
        <w:rPr>
          <w:ins w:id="614" w:author="Greg Landry" w:date="2017-03-01T10:59:00Z"/>
        </w:rPr>
      </w:pPr>
      <w:ins w:id="615" w:author="Greg Landry" w:date="2017-03-01T10:59:00Z">
        <w:r>
          <w:lastRenderedPageBreak/>
          <w:t>0</w:t>
        </w:r>
      </w:ins>
      <w:ins w:id="616" w:author="Greg Landry" w:date="2017-03-01T11:04:00Z">
        <w:r w:rsidR="00905CE3">
          <w:t>6</w:t>
        </w:r>
      </w:ins>
      <w:ins w:id="617" w:author="Greg Landry" w:date="2017-03-01T10:59:00Z">
        <w:r>
          <w:t xml:space="preserve"> (Advanced) (DEBUGGING) Setup and Run the Debugger</w:t>
        </w:r>
      </w:ins>
    </w:p>
    <w:p w14:paraId="0EA8609B" w14:textId="77777777" w:rsidR="009A4316" w:rsidRDefault="009A4316" w:rsidP="009A4316">
      <w:pPr>
        <w:pStyle w:val="Heading4"/>
        <w:rPr>
          <w:ins w:id="618" w:author="Greg Landry" w:date="2017-03-01T10:59:00Z"/>
        </w:rPr>
      </w:pPr>
      <w:ins w:id="619" w:author="Greg Landry" w:date="2017-03-01T10:59:00Z">
        <w:r>
          <w:t>Make Target</w:t>
        </w:r>
      </w:ins>
    </w:p>
    <w:p w14:paraId="6C8ECEFB" w14:textId="70035510" w:rsidR="009A4316" w:rsidRPr="006A73BB" w:rsidRDefault="009A4316" w:rsidP="009A4316">
      <w:pPr>
        <w:rPr>
          <w:ins w:id="620" w:author="Greg Landry" w:date="2017-03-01T10:59:00Z"/>
        </w:rPr>
      </w:pPr>
      <w:proofErr w:type="gramStart"/>
      <w:ins w:id="621" w:author="Greg Landry" w:date="2017-03-01T10:59:00Z">
        <w:r w:rsidRPr="006A73BB">
          <w:t>In order to</w:t>
        </w:r>
        <w:proofErr w:type="gramEnd"/>
        <w:r w:rsidRPr="006A73BB">
          <w:t xml:space="preserve"> use the debugger, </w:t>
        </w:r>
      </w:ins>
      <w:ins w:id="622" w:author="Greg Landry" w:date="2017-03-01T11:01:00Z">
        <w:r>
          <w:t xml:space="preserve">create a new </w:t>
        </w:r>
      </w:ins>
      <w:ins w:id="623" w:author="Greg Landry" w:date="2017-03-01T10:59:00Z">
        <w:r w:rsidRPr="006A73BB">
          <w:t xml:space="preserve">make target </w:t>
        </w:r>
      </w:ins>
      <w:ins w:id="624" w:author="Greg Landry" w:date="2017-03-01T11:01:00Z">
        <w:r>
          <w:t xml:space="preserve">for an existing project </w:t>
        </w:r>
      </w:ins>
      <w:ins w:id="625"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626" w:author="Greg Landry" w:date="2017-03-01T10:59:00Z"/>
          <w:i/>
        </w:rPr>
      </w:pPr>
      <w:ins w:id="627" w:author="Greg Landry" w:date="2017-03-01T10:59:00Z">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628" w:author="Greg Landry" w:date="2017-03-01T10:59:00Z"/>
        </w:rPr>
      </w:pPr>
      <w:ins w:id="629" w:author="Greg Landry" w:date="2017-03-01T10:59:00Z">
        <w:r w:rsidRPr="006A73BB">
          <w:t>For exa</w:t>
        </w:r>
        <w:r>
          <w:t>mple, the make target for the 02</w:t>
        </w:r>
        <w:r w:rsidRPr="006A73BB">
          <w:t>_blinkled project from the previous chapter would be:</w:t>
        </w:r>
      </w:ins>
    </w:p>
    <w:p w14:paraId="43320B83" w14:textId="6E5A5AD8" w:rsidR="009A4316" w:rsidRDefault="009A4316" w:rsidP="009A4316">
      <w:pPr>
        <w:ind w:left="720"/>
        <w:rPr>
          <w:ins w:id="630" w:author="Greg Landry" w:date="2017-03-01T10:59:00Z"/>
          <w:i/>
        </w:rPr>
      </w:pPr>
      <w:ins w:id="631" w:author="Greg Landry" w:date="2017-03-01T10:59:00Z">
        <w:r w:rsidRPr="00FB49AC">
          <w:rPr>
            <w:i/>
          </w:rPr>
          <w:t>w</w:t>
        </w:r>
        <w:r>
          <w:rPr>
            <w:i/>
          </w:rPr>
          <w:t>w</w:t>
        </w:r>
        <w:r w:rsidRPr="00FB49AC">
          <w:rPr>
            <w:i/>
          </w:rPr>
          <w:t>101.0</w:t>
        </w:r>
        <w:r>
          <w:rPr>
            <w:i/>
          </w:rPr>
          <w:t>2</w:t>
        </w:r>
        <w:r w:rsidRPr="00FB49AC">
          <w:rPr>
            <w:i/>
          </w:rPr>
          <w:t>.0</w:t>
        </w:r>
      </w:ins>
      <w:ins w:id="632" w:author="Greg Landry" w:date="2017-03-01T11:00:00Z">
        <w:r>
          <w:rPr>
            <w:i/>
          </w:rPr>
          <w:t>2</w:t>
        </w:r>
      </w:ins>
      <w:ins w:id="633" w:author="Greg Landry" w:date="2017-03-01T10:59:00Z">
        <w:r w:rsidRPr="00FB49AC">
          <w:rPr>
            <w:i/>
          </w:rPr>
          <w:t>_blinkled-</w:t>
        </w:r>
      </w:ins>
      <w:ins w:id="634" w:author="Greg Landry" w:date="2017-05-23T10:19:00Z">
        <w:r w:rsidR="00A87DB1">
          <w:rPr>
            <w:i/>
          </w:rPr>
          <w:t>CYW</w:t>
        </w:r>
      </w:ins>
      <w:ins w:id="635" w:author="Greg Landry" w:date="2017-03-01T10:59:00Z">
        <w:r w:rsidRPr="00FB49AC">
          <w:rPr>
            <w:i/>
          </w:rPr>
          <w:t>943</w:t>
        </w:r>
      </w:ins>
      <w:ins w:id="636" w:author="Greg Landry" w:date="2017-03-01T11:00:00Z">
        <w:r>
          <w:rPr>
            <w:i/>
          </w:rPr>
          <w:t>907</w:t>
        </w:r>
      </w:ins>
      <w:ins w:id="637" w:author="Greg Landry" w:date="2017-05-23T10:19:00Z">
        <w:r w:rsidR="00A87DB1">
          <w:rPr>
            <w:i/>
          </w:rPr>
          <w:t>AEVAL1F</w:t>
        </w:r>
      </w:ins>
      <w:ins w:id="638" w:author="Greg Landry" w:date="2017-03-01T11:00:00Z">
        <w:r>
          <w:rPr>
            <w:i/>
          </w:rPr>
          <w:t>_WW101</w:t>
        </w:r>
      </w:ins>
      <w:ins w:id="639" w:author="Greg Landry" w:date="2017-03-01T10:59:00Z">
        <w:r>
          <w:rPr>
            <w:i/>
          </w:rPr>
          <w:t>-debug download</w:t>
        </w:r>
      </w:ins>
    </w:p>
    <w:p w14:paraId="66633D02" w14:textId="77777777" w:rsidR="009A4316" w:rsidRDefault="009A4316" w:rsidP="009A4316">
      <w:pPr>
        <w:pStyle w:val="Heading4"/>
        <w:rPr>
          <w:ins w:id="640" w:author="Greg Landry" w:date="2017-03-01T10:59:00Z"/>
        </w:rPr>
      </w:pPr>
      <w:ins w:id="641" w:author="Greg Landry" w:date="2017-03-01T10:59:00Z">
        <w:r>
          <w:t>Running the Debugger</w:t>
        </w:r>
      </w:ins>
    </w:p>
    <w:p w14:paraId="082867C5" w14:textId="5A2A2AA9" w:rsidR="009A4316" w:rsidRDefault="007056B1" w:rsidP="009A4316">
      <w:pPr>
        <w:rPr>
          <w:ins w:id="642" w:author="Greg Landry" w:date="2017-03-01T10:59:00Z"/>
        </w:rPr>
      </w:pPr>
      <w:ins w:id="643" w:author="Greg Landry" w:date="2017-05-23T09:44:00Z">
        <w:r>
          <w:t>First, e</w:t>
        </w:r>
      </w:ins>
      <w:ins w:id="644" w:author="Greg Landry" w:date="2017-03-01T10:59:00Z">
        <w:r w:rsidR="009A4316">
          <w:t xml:space="preserve">xecute the make target </w:t>
        </w:r>
      </w:ins>
      <w:ins w:id="645" w:author="Greg Landry" w:date="2017-05-23T10:20:00Z">
        <w:r w:rsidR="00F11A44">
          <w:t xml:space="preserve">created above </w:t>
        </w:r>
      </w:ins>
      <w:ins w:id="646" w:author="Greg Landry" w:date="2017-03-01T10:59:00Z">
        <w:r w:rsidR="009A4316">
          <w:t>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647" w:author="Greg Landry" w:date="2017-03-01T10:59:00Z"/>
        </w:rPr>
      </w:pPr>
      <w:ins w:id="648"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06E59901" w14:textId="039719D5" w:rsidR="001B2EAB" w:rsidRDefault="009A4316">
      <w:pPr>
        <w:rPr>
          <w:ins w:id="649" w:author="Greg Landry" w:date="2017-03-01T10:59:00Z"/>
        </w:rPr>
      </w:pPr>
      <w:ins w:id="650" w:author="Greg Landry" w:date="2017-03-01T10:59:00Z">
        <w:r>
          <w:t>Note: If you get an error when trying to launch the debugger you may need to terminate an existing debug process. Open the Windows Task Manager, select the Process tab, click on “Image Name” to sort by the process name and terminate all</w:t>
        </w:r>
        <w:r w:rsidR="001B2EAB">
          <w:t xml:space="preserve"> “arm-none-</w:t>
        </w:r>
        <w:proofErr w:type="spellStart"/>
        <w:r w:rsidR="001B2EAB">
          <w:t>eabi</w:t>
        </w:r>
        <w:proofErr w:type="spellEnd"/>
        <w:r w:rsidR="001B2EAB">
          <w:t>-</w:t>
        </w:r>
        <w:proofErr w:type="spellStart"/>
        <w:r w:rsidR="001B2EAB">
          <w:t>gdb</w:t>
        </w:r>
        <w:proofErr w:type="spellEnd"/>
        <w:r w:rsidR="001B2EAB">
          <w:t>” processes</w:t>
        </w:r>
      </w:ins>
      <w:ins w:id="651" w:author="Greg Landry [2]" w:date="2017-08-28T17:06:00Z">
        <w:r w:rsidR="00696B24">
          <w:t>.</w:t>
        </w:r>
      </w:ins>
      <w:ins w:id="652" w:author="Greg Landry" w:date="2017-06-16T20:49:00Z">
        <w:r w:rsidR="001B2EAB">
          <w:t xml:space="preserve"> </w:t>
        </w:r>
      </w:ins>
    </w:p>
    <w:p w14:paraId="06EC42EE" w14:textId="77777777" w:rsidR="009A4316" w:rsidRDefault="009A4316" w:rsidP="009A4316">
      <w:pPr>
        <w:jc w:val="center"/>
        <w:rPr>
          <w:ins w:id="653" w:author="Greg Landry" w:date="2017-05-23T09:58:00Z"/>
        </w:rPr>
      </w:pPr>
      <w:ins w:id="654" w:author="Greg Landry" w:date="2017-03-01T10:59:00Z">
        <w:r>
          <w:rPr>
            <w:noProof/>
          </w:rPr>
          <w:drawing>
            <wp:inline distT="0" distB="0" distL="0" distR="0" wp14:anchorId="2D6D8267" wp14:editId="38DD9648">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ins>
    </w:p>
    <w:p w14:paraId="55C63E94" w14:textId="3D6CD4B0" w:rsidR="001B2EAB" w:rsidRDefault="001B2EAB" w:rsidP="001B2EAB">
      <w:pPr>
        <w:rPr>
          <w:ins w:id="655" w:author="Greg Landry" w:date="2017-06-16T20:49:00Z"/>
        </w:rPr>
      </w:pPr>
      <w:bookmarkStart w:id="656" w:name="_GoBack"/>
      <w:bookmarkEnd w:id="656"/>
      <w:ins w:id="657" w:author="Greg Landry" w:date="2017-06-16T20:49:00Z">
        <w:del w:id="658" w:author="Greg Landry [2]" w:date="2017-08-28T17:06:00Z">
          <w:r w:rsidDel="00696B24">
            <w:delText xml:space="preserve">. </w:delText>
          </w:r>
        </w:del>
        <w:r>
          <w:t>You may also need to set some of the debug options. These can be found in the community article at:</w:t>
        </w:r>
      </w:ins>
    </w:p>
    <w:p w14:paraId="19DA85ED" w14:textId="77777777" w:rsidR="001B2EAB" w:rsidRDefault="001B2EAB">
      <w:pPr>
        <w:rPr>
          <w:ins w:id="659" w:author="Greg Landry" w:date="2017-06-16T20:49:00Z"/>
        </w:rPr>
        <w:pPrChange w:id="660" w:author="Greg Landry" w:date="2017-05-23T09:59:00Z">
          <w:pPr>
            <w:keepNext/>
          </w:pPr>
        </w:pPrChange>
      </w:pPr>
      <w:ins w:id="661" w:author="Greg Landry" w:date="2017-06-16T20:49:00Z">
        <w:r>
          <w:fldChar w:fldCharType="begin"/>
        </w:r>
        <w:r>
          <w:instrText xml:space="preserve"> HYPERLINK "https://community.cypress.com/community/wiced-wifi/wiced-wifi-forums/blog/2014/05/09/creating-andor-editing-debug-configurations" </w:instrText>
        </w:r>
        <w:r>
          <w:fldChar w:fldCharType="separate"/>
        </w:r>
        <w:r>
          <w:rPr>
            <w:rStyle w:val="Hyperlink"/>
          </w:rPr>
          <w:t>https://community.cypress.com/community/wiced-wifi/wiced-wifi-forums/blog/2014/05/09/creating-andor-editing-debug-configurations</w:t>
        </w:r>
        <w:r>
          <w:fldChar w:fldCharType="end"/>
        </w:r>
      </w:ins>
    </w:p>
    <w:p w14:paraId="667F8D9C" w14:textId="5AA227B7" w:rsidR="00095126" w:rsidRDefault="00B04F1D">
      <w:pPr>
        <w:rPr>
          <w:ins w:id="662" w:author="Greg Landry" w:date="2017-05-23T09:59:00Z"/>
        </w:rPr>
        <w:pPrChange w:id="663" w:author="Greg Landry" w:date="2017-05-23T09:59:00Z">
          <w:pPr>
            <w:keepNext/>
          </w:pPr>
        </w:pPrChange>
      </w:pPr>
      <w:ins w:id="664" w:author="Greg Landry" w:date="2017-05-23T09:58:00Z">
        <w:r>
          <w:lastRenderedPageBreak/>
          <w:t>If you still get an error, execute the “clean” make target and then re-execute the make target for the project that you want to debug.</w:t>
        </w:r>
      </w:ins>
    </w:p>
    <w:p w14:paraId="30D05743" w14:textId="5DD71E96" w:rsidR="009A4316" w:rsidRDefault="009A4316" w:rsidP="009A4316">
      <w:pPr>
        <w:keepNext/>
        <w:rPr>
          <w:ins w:id="665" w:author="Greg Landry" w:date="2017-03-01T10:59:00Z"/>
        </w:rPr>
      </w:pPr>
      <w:ins w:id="666" w:author="Greg Landry" w:date="2017-03-01T10:59:00Z">
        <w:r>
          <w:t>When the debugger starts</w:t>
        </w:r>
      </w:ins>
      <w:ins w:id="667" w:author="Greg Landry" w:date="2017-05-23T10:00:00Z">
        <w:r w:rsidR="00095126">
          <w:t>, you will be in the “</w:t>
        </w:r>
      </w:ins>
      <w:ins w:id="668" w:author="Greg Landry" w:date="2017-05-23T09:59:00Z">
        <w:r w:rsidR="00095126">
          <w:t>Debug Perspective”.</w:t>
        </w:r>
      </w:ins>
      <w:ins w:id="669" w:author="Greg Landry" w:date="2017-05-23T10:00:00Z">
        <w:r w:rsidR="00095126">
          <w:t xml:space="preserve"> </w:t>
        </w:r>
      </w:ins>
      <w:ins w:id="670" w:author="Greg Landry" w:date="2017-05-23T10:01:00Z">
        <w:r w:rsidR="00C767CB">
          <w:t xml:space="preserve">The session will halt in the </w:t>
        </w:r>
        <w:proofErr w:type="spellStart"/>
        <w:r w:rsidR="00C767CB">
          <w:t>start_GCC.s</w:t>
        </w:r>
        <w:proofErr w:type="spellEnd"/>
        <w:r w:rsidR="00C767CB">
          <w:t xml:space="preserve"> file. </w:t>
        </w:r>
      </w:ins>
      <w:ins w:id="671" w:author="Greg Landry" w:date="2017-05-23T10:00:00Z">
        <w:r w:rsidR="00095126">
          <w:t xml:space="preserve">The </w:t>
        </w:r>
      </w:ins>
      <w:ins w:id="672" w:author="Greg Landry" w:date="2017-05-23T10:02:00Z">
        <w:r w:rsidR="000769CC">
          <w:t xml:space="preserve">top of the </w:t>
        </w:r>
      </w:ins>
      <w:ins w:id="673" w:author="Greg Landry" w:date="2017-05-23T10:00:00Z">
        <w:r w:rsidR="00095126">
          <w:t xml:space="preserve">window will look </w:t>
        </w:r>
      </w:ins>
      <w:ins w:id="674" w:author="Greg Landry" w:date="2017-05-23T10:02:00Z">
        <w:r w:rsidR="000769CC">
          <w:t xml:space="preserve">something </w:t>
        </w:r>
      </w:ins>
      <w:ins w:id="675" w:author="Greg Landry" w:date="2017-05-23T10:00:00Z">
        <w:r w:rsidR="00095126">
          <w:t>like this:</w:t>
        </w:r>
      </w:ins>
    </w:p>
    <w:p w14:paraId="43B08506" w14:textId="6CC8FA47" w:rsidR="009A4316" w:rsidRDefault="00DC4F38" w:rsidP="009A4316">
      <w:pPr>
        <w:jc w:val="both"/>
        <w:rPr>
          <w:ins w:id="676" w:author="Greg Landry" w:date="2017-03-01T10:59:00Z"/>
        </w:rPr>
      </w:pPr>
      <w:ins w:id="677" w:author="Greg Landry" w:date="2017-05-23T10:22:00Z">
        <w:r>
          <w:rPr>
            <w:noProof/>
          </w:rPr>
          <w:drawing>
            <wp:inline distT="0" distB="0" distL="0" distR="0" wp14:anchorId="75366476" wp14:editId="455D684B">
              <wp:extent cx="5841993" cy="202378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ins>
    </w:p>
    <w:p w14:paraId="2C71EC5C" w14:textId="1C2AF326" w:rsidR="00095126" w:rsidRPr="00A86505" w:rsidRDefault="00FA2251">
      <w:pPr>
        <w:rPr>
          <w:ins w:id="678" w:author="Greg Landry" w:date="2017-05-23T10:00:00Z"/>
          <w:rPrChange w:id="679" w:author="Greg Landry" w:date="2017-05-23T10:05:00Z">
            <w:rPr>
              <w:ins w:id="680" w:author="Greg Landry" w:date="2017-05-23T10:00:00Z"/>
              <w:u w:val="single"/>
            </w:rPr>
          </w:rPrChange>
        </w:rPr>
        <w:pPrChange w:id="681" w:author="Greg Landry" w:date="2017-05-23T10:05:00Z">
          <w:pPr>
            <w:keepNext/>
          </w:pPr>
        </w:pPrChange>
      </w:pPr>
      <w:proofErr w:type="gramStart"/>
      <w:ins w:id="682" w:author="Greg Landry" w:date="2017-05-23T10:02:00Z">
        <w:r w:rsidRPr="00A86505">
          <w:rPr>
            <w:rPrChange w:id="683" w:author="Greg Landry" w:date="2017-05-23T10:05:00Z">
              <w:rPr>
                <w:u w:val="single"/>
              </w:rPr>
            </w:rPrChange>
          </w:rPr>
          <w:t>In order to</w:t>
        </w:r>
        <w:proofErr w:type="gramEnd"/>
        <w:r w:rsidRPr="00A86505">
          <w:rPr>
            <w:rPrChange w:id="684" w:author="Greg Landry" w:date="2017-05-23T10:05:00Z">
              <w:rPr>
                <w:u w:val="single"/>
              </w:rPr>
            </w:rPrChange>
          </w:rPr>
          <w:t xml:space="preserve"> add a breakpoint, open the source file (such as 02_blinkled.c)</w:t>
        </w:r>
      </w:ins>
      <w:ins w:id="685" w:author="Greg Landry" w:date="2017-05-23T10:03:00Z">
        <w:r w:rsidRPr="00A86505">
          <w:rPr>
            <w:rPrChange w:id="686" w:author="Greg Landry" w:date="2017-05-23T10:05:00Z">
              <w:rPr>
                <w:u w:val="single"/>
              </w:rPr>
            </w:rPrChange>
          </w:rPr>
          <w:t>, click on the line where you want a breakpoint</w:t>
        </w:r>
      </w:ins>
      <w:ins w:id="687" w:author="Greg Landry" w:date="2017-05-23T10:02:00Z">
        <w:r w:rsidRPr="00A86505">
          <w:rPr>
            <w:rPrChange w:id="688" w:author="Greg Landry" w:date="2017-05-23T10:05:00Z">
              <w:rPr>
                <w:u w:val="single"/>
              </w:rPr>
            </w:rPrChange>
          </w:rPr>
          <w:t xml:space="preserve"> and </w:t>
        </w:r>
      </w:ins>
      <w:ins w:id="689" w:author="Greg Landry" w:date="2017-05-23T10:03:00Z">
        <w:r w:rsidRPr="00A86505">
          <w:rPr>
            <w:rPrChange w:id="690" w:author="Greg Landry" w:date="2017-05-23T10:05:00Z">
              <w:rPr>
                <w:u w:val="single"/>
              </w:rPr>
            </w:rPrChange>
          </w:rPr>
          <w:t xml:space="preserve">press Ctrl-Shift-B or </w:t>
        </w:r>
      </w:ins>
      <w:ins w:id="691" w:author="Greg Landry" w:date="2017-05-23T10:23:00Z">
        <w:r w:rsidR="00DC4F38">
          <w:t>from the menu select “Run &gt; Toggle Breakpoint”</w:t>
        </w:r>
      </w:ins>
      <w:ins w:id="692" w:author="Greg Landry" w:date="2017-05-23T10:03:00Z">
        <w:r w:rsidRPr="00A86505">
          <w:rPr>
            <w:rPrChange w:id="693" w:author="Greg Landry" w:date="2017-05-23T10:05:00Z">
              <w:rPr>
                <w:u w:val="single"/>
              </w:rPr>
            </w:rPrChange>
          </w:rPr>
          <w:t>.</w:t>
        </w:r>
      </w:ins>
      <w:ins w:id="694" w:author="Greg Landry" w:date="2017-05-23T10:07:00Z">
        <w:r w:rsidR="00E742EA">
          <w:t xml:space="preserve"> If you need to see the project explorer window </w:t>
        </w:r>
      </w:ins>
      <w:proofErr w:type="gramStart"/>
      <w:ins w:id="695" w:author="Greg Landry" w:date="2017-05-23T10:08:00Z">
        <w:r w:rsidR="00DC4F38">
          <w:t>in order to</w:t>
        </w:r>
        <w:proofErr w:type="gramEnd"/>
        <w:r w:rsidR="00DC4F38">
          <w:t xml:space="preserve"> open the</w:t>
        </w:r>
        <w:r w:rsidR="00E742EA">
          <w:t xml:space="preserve"> source file, click on “C/C++” in the upper right corner in order to switch to the C/C++ Perspective. Once you have opened the file, switch back to the Debug Perspective.</w:t>
        </w:r>
      </w:ins>
    </w:p>
    <w:p w14:paraId="38594409" w14:textId="39013D22" w:rsidR="009A4316" w:rsidRDefault="009A4316">
      <w:pPr>
        <w:rPr>
          <w:ins w:id="696" w:author="Greg Landry" w:date="2017-03-01T10:59:00Z"/>
        </w:rPr>
        <w:pPrChange w:id="697" w:author="Greg Landry" w:date="2017-05-23T10:05:00Z">
          <w:pPr>
            <w:keepNext/>
          </w:pPr>
        </w:pPrChange>
      </w:pPr>
      <w:ins w:id="698" w:author="Greg Landry" w:date="2017-03-01T10:59:00Z">
        <w:r w:rsidRPr="00A86505">
          <w:t xml:space="preserve">Click the “Resume” button (shown in the figure above) </w:t>
        </w:r>
      </w:ins>
      <w:ins w:id="699" w:author="Greg Landry" w:date="2017-05-23T10:04:00Z">
        <w:r w:rsidR="00FA2251" w:rsidRPr="00A86505">
          <w:rPr>
            <w:rPrChange w:id="700" w:author="Greg Landry" w:date="2017-05-23T10:05:00Z">
              <w:rPr>
                <w:u w:val="single"/>
              </w:rPr>
            </w:rPrChange>
          </w:rPr>
          <w:t>to resume execution. The program will halt once it reaches the breakpoint.</w:t>
        </w:r>
      </w:ins>
    </w:p>
    <w:p w14:paraId="5393DD4B" w14:textId="0DD8D41B" w:rsidR="009A4316" w:rsidRDefault="00DC4F38">
      <w:pPr>
        <w:jc w:val="center"/>
        <w:rPr>
          <w:ins w:id="701" w:author="Greg Landry" w:date="2017-03-01T10:59:00Z"/>
        </w:rPr>
        <w:pPrChange w:id="702" w:author="Greg Landry" w:date="2017-05-23T10:05:00Z">
          <w:pPr>
            <w:keepNext/>
            <w:jc w:val="center"/>
          </w:pPr>
        </w:pPrChange>
      </w:pPr>
      <w:ins w:id="703" w:author="Greg Landry" w:date="2017-05-23T10:25:00Z">
        <w:r>
          <w:rPr>
            <w:noProof/>
          </w:rPr>
          <w:drawing>
            <wp:inline distT="0" distB="0" distL="0" distR="0" wp14:anchorId="524DC442" wp14:editId="71E57FD0">
              <wp:extent cx="2932505" cy="80455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972" cy="815661"/>
                      </a:xfrm>
                      <a:prstGeom prst="rect">
                        <a:avLst/>
                      </a:prstGeom>
                    </pic:spPr>
                  </pic:pic>
                </a:graphicData>
              </a:graphic>
            </wp:inline>
          </w:drawing>
        </w:r>
      </w:ins>
    </w:p>
    <w:p w14:paraId="6A9D5FC8" w14:textId="77777777" w:rsidR="009A4316" w:rsidRDefault="009A4316">
      <w:pPr>
        <w:rPr>
          <w:ins w:id="704" w:author="Greg Landry" w:date="2017-03-01T10:59:00Z"/>
        </w:rPr>
        <w:pPrChange w:id="705" w:author="Greg Landry" w:date="2017-05-23T10:05:00Z">
          <w:pPr>
            <w:keepNext/>
          </w:pPr>
        </w:pPrChange>
      </w:pPr>
      <w:ins w:id="706"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5264B9D4" w:rsidR="009A4316" w:rsidRDefault="00DC4F38" w:rsidP="009A4316">
      <w:pPr>
        <w:jc w:val="center"/>
        <w:rPr>
          <w:ins w:id="707" w:author="Greg Landry" w:date="2017-03-01T10:59:00Z"/>
        </w:rPr>
      </w:pPr>
      <w:ins w:id="708" w:author="Greg Landry" w:date="2017-05-23T10:26:00Z">
        <w:r>
          <w:rPr>
            <w:noProof/>
          </w:rPr>
          <w:drawing>
            <wp:inline distT="0" distB="0" distL="0" distR="0" wp14:anchorId="7D39E83B" wp14:editId="32560A47">
              <wp:extent cx="4156475" cy="184224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4542" cy="1854687"/>
                      </a:xfrm>
                      <a:prstGeom prst="rect">
                        <a:avLst/>
                      </a:prstGeom>
                    </pic:spPr>
                  </pic:pic>
                </a:graphicData>
              </a:graphic>
            </wp:inline>
          </w:drawing>
        </w:r>
      </w:ins>
    </w:p>
    <w:p w14:paraId="04B6B32B" w14:textId="29D525A1" w:rsidR="00A307C7" w:rsidRDefault="00A307C7" w:rsidP="009A4316">
      <w:pPr>
        <w:rPr>
          <w:ins w:id="709" w:author="Greg Landry" w:date="2017-05-23T10:10:00Z"/>
        </w:rPr>
      </w:pPr>
      <w:ins w:id="710" w:author="Greg Landry" w:date="2017-05-23T10:09:00Z">
        <w:r>
          <w:lastRenderedPageBreak/>
          <w:t>You can enable or disable breakpoints</w:t>
        </w:r>
      </w:ins>
      <w:ins w:id="711" w:author="Greg Landry" w:date="2017-05-23T10:27:00Z">
        <w:r w:rsidR="00DC4F38">
          <w:t xml:space="preserve"> by double clicking on the green circle next to the line in the source code or</w:t>
        </w:r>
      </w:ins>
      <w:ins w:id="712" w:author="Greg Landry" w:date="2017-05-23T10:09:00Z">
        <w:r>
          <w:t xml:space="preserve"> from the </w:t>
        </w:r>
      </w:ins>
      <w:ins w:id="713" w:author="Greg Landry" w:date="2017-05-23T10:10:00Z">
        <w:r>
          <w:t>“Breakpoints” window. If you don’t see the Breakpo</w:t>
        </w:r>
      </w:ins>
      <w:ins w:id="714" w:author="Greg Landry" w:date="2017-05-23T10:11:00Z">
        <w:r>
          <w:t>i</w:t>
        </w:r>
      </w:ins>
      <w:ins w:id="715" w:author="Greg Landry" w:date="2017-05-23T10:10:00Z">
        <w:r>
          <w:t xml:space="preserve">nts </w:t>
        </w:r>
      </w:ins>
      <w:ins w:id="716" w:author="Greg Landry" w:date="2017-05-23T10:15:00Z">
        <w:r w:rsidR="00803D55">
          <w:t>tab</w:t>
        </w:r>
      </w:ins>
      <w:ins w:id="717" w:author="Greg Landry" w:date="2017-05-23T10:10:00Z">
        <w:r>
          <w:t>, use the menu</w:t>
        </w:r>
      </w:ins>
      <w:ins w:id="718" w:author="Greg Landry" w:date="2017-05-23T10:15:00Z">
        <w:r>
          <w:t xml:space="preserve"> item</w:t>
        </w:r>
      </w:ins>
      <w:ins w:id="719" w:author="Greg Landry" w:date="2017-05-23T10:10:00Z">
        <w:r>
          <w:t xml:space="preserve"> “Window &gt; Show View &gt; Breakpoints”.</w:t>
        </w:r>
      </w:ins>
    </w:p>
    <w:p w14:paraId="7E6D294E" w14:textId="3419BA7B" w:rsidR="00A307C7" w:rsidRDefault="006927A6" w:rsidP="009A4316">
      <w:pPr>
        <w:rPr>
          <w:ins w:id="720" w:author="Greg Landry" w:date="2017-05-23T10:13:00Z"/>
        </w:rPr>
      </w:pPr>
      <w:ins w:id="721" w:author="Greg Landry" w:date="2017-05-23T10:11:00Z">
        <w:r>
          <w:t>If b</w:t>
        </w:r>
        <w:r w:rsidR="00A307C7" w:rsidRPr="00A307C7">
          <w:t>reakpoints are created</w:t>
        </w:r>
        <w:r>
          <w:t xml:space="preserve"> prior to starting the current d</w:t>
        </w:r>
        <w:r w:rsidR="00A307C7" w:rsidRPr="00A307C7">
          <w:t xml:space="preserve">ebug session, they will not be associated with the current thread and will be indicated with a </w:t>
        </w:r>
        <w:r>
          <w:t>b</w:t>
        </w:r>
        <w:r w:rsidR="00A307C7" w:rsidRPr="00A307C7">
          <w:t xml:space="preserve">lue circle without a check </w:t>
        </w:r>
        <w:r>
          <w:t>mark. To enable the b</w:t>
        </w:r>
        <w:r w:rsidR="00A307C7" w:rsidRPr="00A307C7">
          <w:t xml:space="preserve">reakpoints in the current thread, </w:t>
        </w:r>
      </w:ins>
      <w:ins w:id="722" w:author="Greg Landry" w:date="2017-05-23T10:12:00Z">
        <w:r>
          <w:t>r</w:t>
        </w:r>
        <w:r w:rsidR="00A307C7" w:rsidRPr="00A307C7">
          <w:t xml:space="preserve">ight-click the desired breakpoint and </w:t>
        </w:r>
      </w:ins>
      <w:ins w:id="723" w:author="Greg Landry" w:date="2017-05-23T10:28:00Z">
        <w:r w:rsidR="00DC4F38">
          <w:t>select</w:t>
        </w:r>
      </w:ins>
      <w:ins w:id="724" w:author="Greg Landry" w:date="2017-05-23T10:12:00Z">
        <w:r w:rsidR="00A307C7" w:rsidRPr="00A307C7">
          <w:t xml:space="preserve"> “</w:t>
        </w:r>
        <w:r w:rsidR="00A307C7" w:rsidRPr="00A307C7">
          <w:rPr>
            <w:rPrChange w:id="725" w:author="Greg Landry" w:date="2017-05-23T10:13:00Z">
              <w:rPr>
                <w:b/>
              </w:rPr>
            </w:rPrChange>
          </w:rPr>
          <w:t>Breakpoint Properties…”</w:t>
        </w:r>
        <w:r w:rsidR="00A307C7" w:rsidRPr="00A307C7">
          <w:t xml:space="preserve"> </w:t>
        </w:r>
      </w:ins>
      <w:ins w:id="726" w:author="Greg Landry" w:date="2017-05-23T10:28:00Z">
        <w:r w:rsidR="00DC4F38">
          <w:t xml:space="preserve">Click on “Filter” and </w:t>
        </w:r>
      </w:ins>
      <w:ins w:id="727" w:author="Greg Landry" w:date="2017-05-23T10:13:00Z">
        <w:r w:rsidR="00DC4F38">
          <w:t>t</w:t>
        </w:r>
        <w:r w:rsidR="00A307C7" w:rsidRPr="00A307C7">
          <w:t xml:space="preserve">hen </w:t>
        </w:r>
      </w:ins>
      <w:ins w:id="728" w:author="Greg Landry" w:date="2017-05-23T10:17:00Z">
        <w:r>
          <w:t>select</w:t>
        </w:r>
      </w:ins>
      <w:ins w:id="729" w:author="Greg Landry" w:date="2017-05-23T10:12:00Z">
        <w:r w:rsidR="00A307C7" w:rsidRPr="00A307C7">
          <w:t xml:space="preserve"> the </w:t>
        </w:r>
      </w:ins>
      <w:ins w:id="730" w:author="Greg Landry" w:date="2017-05-23T10:13:00Z">
        <w:r w:rsidR="00A307C7" w:rsidRPr="00A307C7">
          <w:t>“</w:t>
        </w:r>
      </w:ins>
      <w:proofErr w:type="spellStart"/>
      <w:ins w:id="731" w:author="Greg Landry" w:date="2017-05-23T10:12:00Z">
        <w:r w:rsidR="00A307C7" w:rsidRPr="00A307C7">
          <w:rPr>
            <w:rPrChange w:id="732" w:author="Greg Landry" w:date="2017-05-23T10:13:00Z">
              <w:rPr>
                <w:b/>
              </w:rPr>
            </w:rPrChange>
          </w:rPr>
          <w:t>last_built.elf</w:t>
        </w:r>
      </w:ins>
      <w:proofErr w:type="spellEnd"/>
      <w:ins w:id="733" w:author="Greg Landry" w:date="2017-05-23T10:13:00Z">
        <w:r w:rsidR="00A307C7" w:rsidRPr="00A307C7">
          <w:rPr>
            <w:rPrChange w:id="734" w:author="Greg Landry" w:date="2017-05-23T10:13:00Z">
              <w:rPr>
                <w:b/>
              </w:rPr>
            </w:rPrChange>
          </w:rPr>
          <w:t>”</w:t>
        </w:r>
      </w:ins>
      <w:ins w:id="735" w:author="Greg Landry" w:date="2017-05-23T10:12:00Z">
        <w:r w:rsidR="00A307C7" w:rsidRPr="00A307C7">
          <w:rPr>
            <w:rPrChange w:id="736" w:author="Greg Landry" w:date="2017-05-23T10:13:00Z">
              <w:rPr>
                <w:b/>
              </w:rPr>
            </w:rPrChange>
          </w:rPr>
          <w:t xml:space="preserve"> </w:t>
        </w:r>
        <w:r w:rsidR="00A307C7" w:rsidRPr="00A307C7">
          <w:t>check box</w:t>
        </w:r>
      </w:ins>
      <w:ins w:id="737" w:author="Greg Landry" w:date="2017-05-23T10:13:00Z">
        <w:r w:rsidR="00A307C7">
          <w:t xml:space="preserve"> as shown below.</w:t>
        </w:r>
      </w:ins>
    </w:p>
    <w:p w14:paraId="7FE54C89" w14:textId="777F55ED" w:rsidR="00A307C7" w:rsidRPr="00A307C7" w:rsidRDefault="00A307C7" w:rsidP="009A4316">
      <w:pPr>
        <w:rPr>
          <w:ins w:id="738" w:author="Greg Landry" w:date="2017-05-23T10:11:00Z"/>
        </w:rPr>
      </w:pPr>
      <w:ins w:id="739" w:author="Greg Landry" w:date="2017-05-23T10:13:00Z">
        <w:r>
          <w:rPr>
            <w:noProof/>
          </w:rPr>
          <w:drawing>
            <wp:inline distT="0" distB="0" distL="0" distR="0" wp14:anchorId="6B106A2B" wp14:editId="5EB31A8A">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30">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ins>
    </w:p>
    <w:p w14:paraId="6F5702BD" w14:textId="283C567F" w:rsidR="00A307C7" w:rsidRDefault="00A307C7" w:rsidP="009A4316">
      <w:pPr>
        <w:rPr>
          <w:ins w:id="740" w:author="Greg Landry" w:date="2017-05-23T10:12:00Z"/>
        </w:rPr>
      </w:pPr>
      <w:ins w:id="741" w:author="Greg Landry" w:date="2017-05-23T10:13:00Z">
        <w:r>
          <w:t xml:space="preserve">Note: </w:t>
        </w:r>
      </w:ins>
      <w:ins w:id="742" w:author="Greg Landry" w:date="2017-05-23T10:11:00Z">
        <w:r>
          <w:t xml:space="preserve">If you do not see any breakpoints in the Breakpoints window, click the </w:t>
        </w:r>
      </w:ins>
      <w:ins w:id="743" w:author="Greg Landry" w:date="2017-05-23T10:12:00Z">
        <w:r>
          <w:t>“</w:t>
        </w:r>
      </w:ins>
      <w:ins w:id="744" w:author="Greg Landry" w:date="2017-05-23T10:11:00Z">
        <w:r w:rsidRPr="00A307C7">
          <w:rPr>
            <w:rPrChange w:id="745" w:author="Greg Landry" w:date="2017-05-23T10:11:00Z">
              <w:rPr>
                <w:b/>
              </w:rPr>
            </w:rPrChange>
          </w:rPr>
          <w:t>Show Breakpoints Supported by Selected Target</w:t>
        </w:r>
      </w:ins>
      <w:ins w:id="746" w:author="Greg Landry" w:date="2017-05-23T10:12:00Z">
        <w:r>
          <w:t>”</w:t>
        </w:r>
      </w:ins>
      <w:ins w:id="747" w:author="Greg Landry" w:date="2017-05-23T10:11:00Z">
        <w:r w:rsidRPr="00A307C7">
          <w:t xml:space="preserve"> </w:t>
        </w:r>
      </w:ins>
      <w:ins w:id="748" w:author="Greg Landry" w:date="2017-05-23T10:17:00Z">
        <w:r w:rsidR="006927A6">
          <w:t>button</w:t>
        </w:r>
      </w:ins>
      <w:ins w:id="749" w:author="Greg Landry" w:date="2017-05-23T10:11:00Z">
        <w:r>
          <w:t xml:space="preserve"> as shown</w:t>
        </w:r>
      </w:ins>
      <w:ins w:id="750" w:author="Greg Landry" w:date="2017-05-23T10:12:00Z">
        <w:r>
          <w:t xml:space="preserve"> below.</w:t>
        </w:r>
      </w:ins>
      <w:ins w:id="751" w:author="Greg Landry" w:date="2017-05-23T10:14:00Z">
        <w:r w:rsidRPr="00A307C7">
          <w:rPr>
            <w:noProof/>
          </w:rPr>
          <w:t xml:space="preserve"> </w:t>
        </w:r>
      </w:ins>
    </w:p>
    <w:p w14:paraId="726DFCBF" w14:textId="62CFE8F7" w:rsidR="00A307C7" w:rsidRDefault="00A307C7" w:rsidP="009A4316">
      <w:pPr>
        <w:rPr>
          <w:ins w:id="752" w:author="Greg Landry" w:date="2017-05-23T10:09:00Z"/>
        </w:rPr>
      </w:pPr>
      <w:ins w:id="753" w:author="Greg Landry" w:date="2017-05-23T10:14:00Z">
        <w:r>
          <w:rPr>
            <w:noProof/>
          </w:rPr>
          <mc:AlternateContent>
            <mc:Choice Requires="wps">
              <w:drawing>
                <wp:anchor distT="0" distB="0" distL="114300" distR="114300" simplePos="0" relativeHeight="251659264" behindDoc="0" locked="0" layoutInCell="1" allowOverlap="1" wp14:anchorId="7F79AE4C" wp14:editId="3D10EAC8">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02EE7665"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38E57505" wp14:editId="66F7E8D9">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ins>
    </w:p>
    <w:p w14:paraId="20A59496" w14:textId="12811E1E" w:rsidR="009A4316" w:rsidRDefault="009A4316">
      <w:pPr>
        <w:keepNext/>
        <w:rPr>
          <w:ins w:id="754" w:author="Greg Landry" w:date="2017-03-01T10:59:00Z"/>
        </w:rPr>
        <w:pPrChange w:id="755" w:author="Greg Landry" w:date="2017-05-23T10:17:00Z">
          <w:pPr/>
        </w:pPrChange>
      </w:pPr>
      <w:ins w:id="756" w:author="Greg Landry" w:date="2017-03-01T10:59:00Z">
        <w:r>
          <w:t xml:space="preserve">Click the red “Terminate” button to stop debugging. Once you terminate the debugger, you </w:t>
        </w:r>
      </w:ins>
      <w:ins w:id="757" w:author="Greg Landry" w:date="2017-05-23T10:09:00Z">
        <w:r w:rsidR="00A307C7">
          <w:t>will</w:t>
        </w:r>
      </w:ins>
      <w:ins w:id="758" w:author="Greg Landry" w:date="2017-03-01T10:59:00Z">
        <w:r>
          <w:t xml:space="preserve"> wa</w:t>
        </w:r>
        <w:r w:rsidR="00A307C7">
          <w:t>nt to switch back to the C/C++ P</w:t>
        </w:r>
        <w:r>
          <w:t>erspective by clicking on the button at the top right corner.</w:t>
        </w:r>
      </w:ins>
    </w:p>
    <w:p w14:paraId="0B420B39" w14:textId="77777777" w:rsidR="009A4316" w:rsidRDefault="009A4316" w:rsidP="009A4316">
      <w:pPr>
        <w:jc w:val="center"/>
        <w:rPr>
          <w:ins w:id="759" w:author="Greg Landry" w:date="2017-03-01T10:59:00Z"/>
          <w:rFonts w:ascii="Cambria" w:eastAsia="Times New Roman" w:hAnsi="Cambria"/>
          <w:b/>
          <w:bCs/>
          <w:color w:val="4F81BD"/>
          <w:sz w:val="26"/>
          <w:szCs w:val="26"/>
        </w:rPr>
      </w:pPr>
      <w:ins w:id="760"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761" w:author="Greg Landry" w:date="2017-03-01T10:58:00Z"/>
        </w:rPr>
        <w:pPrChange w:id="762" w:author="Greg Landry" w:date="2017-03-01T10:59:00Z">
          <w:pPr>
            <w:ind w:left="360"/>
          </w:pPr>
        </w:pPrChange>
      </w:pPr>
      <w:del w:id="763"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764" w:author="Greg Landry" w:date="2017-03-01T11:02:00Z"/>
          <w:sz w:val="26"/>
          <w:szCs w:val="26"/>
        </w:rPr>
        <w:pPrChange w:id="765" w:author="Greg Landry" w:date="2017-03-01T10:59:00Z">
          <w:pPr/>
        </w:pPrChange>
      </w:pPr>
      <w:del w:id="766"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4E55B0">
            <w:pPr>
              <w:jc w:val="center"/>
              <w:rPr>
                <w:b/>
              </w:rPr>
            </w:pPr>
            <w:r w:rsidRPr="00ED587E">
              <w:rPr>
                <w:b/>
              </w:rPr>
              <w:t>App Name</w:t>
            </w:r>
          </w:p>
        </w:tc>
        <w:tc>
          <w:tcPr>
            <w:tcW w:w="7698" w:type="dxa"/>
          </w:tcPr>
          <w:p w14:paraId="3799F5E4" w14:textId="77777777" w:rsidR="003C0BC5" w:rsidRPr="00ED587E" w:rsidRDefault="003C0BC5" w:rsidP="004E55B0">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4E55B0">
            <w:proofErr w:type="spellStart"/>
            <w:proofErr w:type="gramStart"/>
            <w:r>
              <w:t>snip.thraed</w:t>
            </w:r>
            <w:proofErr w:type="gramEnd"/>
            <w:r>
              <w:t>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proofErr w:type="gramStart"/>
            <w:r>
              <w:t>snip.stack</w:t>
            </w:r>
            <w:proofErr w:type="gramEnd"/>
            <w:r>
              <w:t>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309B9F95" w:rsidR="006105AD" w:rsidRDefault="005B72F4" w:rsidP="003C0BC5">
      <w:pPr>
        <w:rPr>
          <w:ins w:id="767" w:author="Greg Landry" w:date="2017-05-23T10:29:00Z"/>
        </w:rPr>
      </w:pPr>
      <w:r>
        <w:t>How do you</w:t>
      </w:r>
      <w:r w:rsidR="003C0BC5">
        <w:t xml:space="preserve"> know what size stack</w:t>
      </w:r>
      <w:r>
        <w:t xml:space="preserve"> is required for a given thread?</w:t>
      </w:r>
    </w:p>
    <w:p w14:paraId="6E64EB16" w14:textId="208833E2" w:rsidR="003C0BC5" w:rsidRPr="00F377DB" w:rsidRDefault="003C0BC5" w:rsidP="003C0BC5"/>
    <w:sectPr w:rsidR="003C0BC5" w:rsidRPr="00F377DB">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9AAAD" w14:textId="77777777" w:rsidR="003934AC" w:rsidRDefault="003934AC" w:rsidP="00B93846">
      <w:r>
        <w:separator/>
      </w:r>
    </w:p>
  </w:endnote>
  <w:endnote w:type="continuationSeparator" w:id="0">
    <w:p w14:paraId="1A851918" w14:textId="77777777" w:rsidR="003934AC" w:rsidRDefault="003934AC"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36F737B5" w:rsidR="004E55B0" w:rsidRDefault="004E55B0">
            <w:pPr>
              <w:pStyle w:val="Footer"/>
              <w:jc w:val="center"/>
            </w:pPr>
            <w:r>
              <w:t xml:space="preserve">Page </w:t>
            </w:r>
            <w:r>
              <w:rPr>
                <w:b/>
                <w:bCs/>
              </w:rPr>
              <w:fldChar w:fldCharType="begin"/>
            </w:r>
            <w:r>
              <w:rPr>
                <w:b/>
                <w:bCs/>
              </w:rPr>
              <w:instrText xml:space="preserve"> PAGE </w:instrText>
            </w:r>
            <w:r>
              <w:rPr>
                <w:b/>
                <w:bCs/>
              </w:rPr>
              <w:fldChar w:fldCharType="separate"/>
            </w:r>
            <w:r w:rsidR="00696B24">
              <w:rPr>
                <w:b/>
                <w:bCs/>
                <w:noProof/>
              </w:rPr>
              <w:t>16</w:t>
            </w:r>
            <w:r>
              <w:rPr>
                <w:b/>
                <w:bCs/>
              </w:rPr>
              <w:fldChar w:fldCharType="end"/>
            </w:r>
            <w:r>
              <w:t xml:space="preserve"> of </w:t>
            </w:r>
            <w:r>
              <w:rPr>
                <w:b/>
                <w:bCs/>
              </w:rPr>
              <w:fldChar w:fldCharType="begin"/>
            </w:r>
            <w:r>
              <w:rPr>
                <w:b/>
                <w:bCs/>
              </w:rPr>
              <w:instrText xml:space="preserve"> NUMPAGES  </w:instrText>
            </w:r>
            <w:r>
              <w:rPr>
                <w:b/>
                <w:bCs/>
              </w:rPr>
              <w:fldChar w:fldCharType="separate"/>
            </w:r>
            <w:r w:rsidR="00696B24">
              <w:rPr>
                <w:b/>
                <w:bCs/>
                <w:noProof/>
              </w:rPr>
              <w:t>16</w:t>
            </w:r>
            <w:r>
              <w:rPr>
                <w:b/>
                <w:bCs/>
              </w:rPr>
              <w:fldChar w:fldCharType="end"/>
            </w:r>
          </w:p>
        </w:sdtContent>
      </w:sdt>
    </w:sdtContent>
  </w:sdt>
  <w:p w14:paraId="7A3DD622" w14:textId="77777777" w:rsidR="004E55B0" w:rsidRDefault="004E55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E6E52" w14:textId="77777777" w:rsidR="003934AC" w:rsidRDefault="003934AC" w:rsidP="00B93846">
      <w:r>
        <w:separator/>
      </w:r>
    </w:p>
  </w:footnote>
  <w:footnote w:type="continuationSeparator" w:id="0">
    <w:p w14:paraId="36FAEE55" w14:textId="77777777" w:rsidR="003934AC" w:rsidRDefault="003934AC" w:rsidP="00B93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3FF6"/>
    <w:rsid w:val="00064CE9"/>
    <w:rsid w:val="000671F1"/>
    <w:rsid w:val="000769CC"/>
    <w:rsid w:val="00095126"/>
    <w:rsid w:val="00096124"/>
    <w:rsid w:val="000A10C2"/>
    <w:rsid w:val="000A4ACD"/>
    <w:rsid w:val="000B39A3"/>
    <w:rsid w:val="000B6495"/>
    <w:rsid w:val="000C5FAA"/>
    <w:rsid w:val="000D2532"/>
    <w:rsid w:val="000E3EAA"/>
    <w:rsid w:val="000E467D"/>
    <w:rsid w:val="000E4DE0"/>
    <w:rsid w:val="000E59EC"/>
    <w:rsid w:val="00103FD4"/>
    <w:rsid w:val="0011176F"/>
    <w:rsid w:val="00124621"/>
    <w:rsid w:val="00130A83"/>
    <w:rsid w:val="00134655"/>
    <w:rsid w:val="001456B7"/>
    <w:rsid w:val="00147A33"/>
    <w:rsid w:val="00154B77"/>
    <w:rsid w:val="0016340F"/>
    <w:rsid w:val="0017702F"/>
    <w:rsid w:val="00177F74"/>
    <w:rsid w:val="00186640"/>
    <w:rsid w:val="001B2EAB"/>
    <w:rsid w:val="001B31F5"/>
    <w:rsid w:val="001B7333"/>
    <w:rsid w:val="001C498E"/>
    <w:rsid w:val="001D3AD8"/>
    <w:rsid w:val="001E5C32"/>
    <w:rsid w:val="001E634E"/>
    <w:rsid w:val="001F14CA"/>
    <w:rsid w:val="001F1D25"/>
    <w:rsid w:val="001F77B5"/>
    <w:rsid w:val="00203A4C"/>
    <w:rsid w:val="00203EBC"/>
    <w:rsid w:val="00204D2C"/>
    <w:rsid w:val="002155BD"/>
    <w:rsid w:val="00222109"/>
    <w:rsid w:val="00225C98"/>
    <w:rsid w:val="00227150"/>
    <w:rsid w:val="00227491"/>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4E80"/>
    <w:rsid w:val="002C5818"/>
    <w:rsid w:val="002C76B0"/>
    <w:rsid w:val="002E096C"/>
    <w:rsid w:val="002E3161"/>
    <w:rsid w:val="002F1360"/>
    <w:rsid w:val="002F255C"/>
    <w:rsid w:val="00301BFC"/>
    <w:rsid w:val="00323265"/>
    <w:rsid w:val="0032349E"/>
    <w:rsid w:val="00325D1A"/>
    <w:rsid w:val="00327209"/>
    <w:rsid w:val="00330C2F"/>
    <w:rsid w:val="00335D11"/>
    <w:rsid w:val="0034157F"/>
    <w:rsid w:val="003445E6"/>
    <w:rsid w:val="00354A36"/>
    <w:rsid w:val="00361D6B"/>
    <w:rsid w:val="00365D4B"/>
    <w:rsid w:val="00374C86"/>
    <w:rsid w:val="0038039F"/>
    <w:rsid w:val="003817F7"/>
    <w:rsid w:val="003853D7"/>
    <w:rsid w:val="00392978"/>
    <w:rsid w:val="003934AC"/>
    <w:rsid w:val="00397ACA"/>
    <w:rsid w:val="003A1412"/>
    <w:rsid w:val="003A2691"/>
    <w:rsid w:val="003A6885"/>
    <w:rsid w:val="003A6AAD"/>
    <w:rsid w:val="003A71CA"/>
    <w:rsid w:val="003B5329"/>
    <w:rsid w:val="003B5C41"/>
    <w:rsid w:val="003C0BC5"/>
    <w:rsid w:val="003C179C"/>
    <w:rsid w:val="003C5CD2"/>
    <w:rsid w:val="003D667D"/>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344F"/>
    <w:rsid w:val="0049476C"/>
    <w:rsid w:val="004A785F"/>
    <w:rsid w:val="004B2024"/>
    <w:rsid w:val="004B29F6"/>
    <w:rsid w:val="004B3C68"/>
    <w:rsid w:val="004C0085"/>
    <w:rsid w:val="004C151F"/>
    <w:rsid w:val="004D2DCC"/>
    <w:rsid w:val="004D3236"/>
    <w:rsid w:val="004D51FE"/>
    <w:rsid w:val="004E20EE"/>
    <w:rsid w:val="004E50B8"/>
    <w:rsid w:val="004E55B0"/>
    <w:rsid w:val="005022C5"/>
    <w:rsid w:val="00506E29"/>
    <w:rsid w:val="0051098E"/>
    <w:rsid w:val="00531328"/>
    <w:rsid w:val="00540B07"/>
    <w:rsid w:val="00542D5D"/>
    <w:rsid w:val="00543C7D"/>
    <w:rsid w:val="00551B0E"/>
    <w:rsid w:val="00552EDD"/>
    <w:rsid w:val="00553C01"/>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07DF"/>
    <w:rsid w:val="00602B95"/>
    <w:rsid w:val="006072E4"/>
    <w:rsid w:val="006105AD"/>
    <w:rsid w:val="006151B8"/>
    <w:rsid w:val="006168FC"/>
    <w:rsid w:val="00625C0B"/>
    <w:rsid w:val="00640EA5"/>
    <w:rsid w:val="00643BCF"/>
    <w:rsid w:val="00653120"/>
    <w:rsid w:val="0065757C"/>
    <w:rsid w:val="006614E2"/>
    <w:rsid w:val="00666361"/>
    <w:rsid w:val="0067252F"/>
    <w:rsid w:val="00675BB1"/>
    <w:rsid w:val="00686EF4"/>
    <w:rsid w:val="006909FE"/>
    <w:rsid w:val="006927A6"/>
    <w:rsid w:val="006958C3"/>
    <w:rsid w:val="00696B24"/>
    <w:rsid w:val="006A2DA2"/>
    <w:rsid w:val="006A5605"/>
    <w:rsid w:val="006A73BB"/>
    <w:rsid w:val="006B442B"/>
    <w:rsid w:val="006C37B2"/>
    <w:rsid w:val="006C4A51"/>
    <w:rsid w:val="006D30AB"/>
    <w:rsid w:val="006D311A"/>
    <w:rsid w:val="006D675D"/>
    <w:rsid w:val="006E1AB1"/>
    <w:rsid w:val="007056B1"/>
    <w:rsid w:val="007129BF"/>
    <w:rsid w:val="00726AAC"/>
    <w:rsid w:val="00730327"/>
    <w:rsid w:val="00730343"/>
    <w:rsid w:val="00740471"/>
    <w:rsid w:val="00746AEE"/>
    <w:rsid w:val="00747817"/>
    <w:rsid w:val="00757332"/>
    <w:rsid w:val="00762E87"/>
    <w:rsid w:val="0076471F"/>
    <w:rsid w:val="007707C6"/>
    <w:rsid w:val="00774C33"/>
    <w:rsid w:val="00781A62"/>
    <w:rsid w:val="00782D82"/>
    <w:rsid w:val="00783EDA"/>
    <w:rsid w:val="00784721"/>
    <w:rsid w:val="00794429"/>
    <w:rsid w:val="007A019F"/>
    <w:rsid w:val="007B104F"/>
    <w:rsid w:val="007B3030"/>
    <w:rsid w:val="007B6D21"/>
    <w:rsid w:val="007C37FE"/>
    <w:rsid w:val="007E0232"/>
    <w:rsid w:val="007E6956"/>
    <w:rsid w:val="007E6B13"/>
    <w:rsid w:val="007F159F"/>
    <w:rsid w:val="00803D55"/>
    <w:rsid w:val="00804EE3"/>
    <w:rsid w:val="0081200B"/>
    <w:rsid w:val="00820349"/>
    <w:rsid w:val="008249B3"/>
    <w:rsid w:val="00841CC7"/>
    <w:rsid w:val="008428F3"/>
    <w:rsid w:val="008509BA"/>
    <w:rsid w:val="008544E1"/>
    <w:rsid w:val="00854D12"/>
    <w:rsid w:val="00856DAD"/>
    <w:rsid w:val="0086442A"/>
    <w:rsid w:val="00871379"/>
    <w:rsid w:val="0088090B"/>
    <w:rsid w:val="00890FA8"/>
    <w:rsid w:val="00891196"/>
    <w:rsid w:val="008913C2"/>
    <w:rsid w:val="00896244"/>
    <w:rsid w:val="008A56F3"/>
    <w:rsid w:val="008A688E"/>
    <w:rsid w:val="008C0FF0"/>
    <w:rsid w:val="008C197E"/>
    <w:rsid w:val="008E0A16"/>
    <w:rsid w:val="0090117A"/>
    <w:rsid w:val="00905CE3"/>
    <w:rsid w:val="00914339"/>
    <w:rsid w:val="00914CE3"/>
    <w:rsid w:val="00921E34"/>
    <w:rsid w:val="00924679"/>
    <w:rsid w:val="0092540F"/>
    <w:rsid w:val="00926EE8"/>
    <w:rsid w:val="00926F83"/>
    <w:rsid w:val="00935132"/>
    <w:rsid w:val="009401B8"/>
    <w:rsid w:val="0094613D"/>
    <w:rsid w:val="009501D7"/>
    <w:rsid w:val="00952746"/>
    <w:rsid w:val="009600E6"/>
    <w:rsid w:val="00960E6F"/>
    <w:rsid w:val="00964490"/>
    <w:rsid w:val="00974A87"/>
    <w:rsid w:val="00983676"/>
    <w:rsid w:val="0098674F"/>
    <w:rsid w:val="00991404"/>
    <w:rsid w:val="00997A9B"/>
    <w:rsid w:val="009A4316"/>
    <w:rsid w:val="009A44DD"/>
    <w:rsid w:val="009A7BB9"/>
    <w:rsid w:val="009B51E0"/>
    <w:rsid w:val="009E0814"/>
    <w:rsid w:val="009E7EAB"/>
    <w:rsid w:val="009F5407"/>
    <w:rsid w:val="009F7B17"/>
    <w:rsid w:val="00A0392D"/>
    <w:rsid w:val="00A10666"/>
    <w:rsid w:val="00A26F83"/>
    <w:rsid w:val="00A307C7"/>
    <w:rsid w:val="00A34640"/>
    <w:rsid w:val="00A408CC"/>
    <w:rsid w:val="00A40A40"/>
    <w:rsid w:val="00A431B1"/>
    <w:rsid w:val="00A43F65"/>
    <w:rsid w:val="00A4421A"/>
    <w:rsid w:val="00A46D45"/>
    <w:rsid w:val="00A56E90"/>
    <w:rsid w:val="00A604C5"/>
    <w:rsid w:val="00A636DC"/>
    <w:rsid w:val="00A65879"/>
    <w:rsid w:val="00A65E32"/>
    <w:rsid w:val="00A666C0"/>
    <w:rsid w:val="00A74A92"/>
    <w:rsid w:val="00A75971"/>
    <w:rsid w:val="00A807FE"/>
    <w:rsid w:val="00A81686"/>
    <w:rsid w:val="00A86505"/>
    <w:rsid w:val="00A8704B"/>
    <w:rsid w:val="00A87DB1"/>
    <w:rsid w:val="00A9543C"/>
    <w:rsid w:val="00A97B10"/>
    <w:rsid w:val="00A97E47"/>
    <w:rsid w:val="00AA34E7"/>
    <w:rsid w:val="00AA753C"/>
    <w:rsid w:val="00AC02B5"/>
    <w:rsid w:val="00AD162F"/>
    <w:rsid w:val="00AD4850"/>
    <w:rsid w:val="00AD55D5"/>
    <w:rsid w:val="00AE188C"/>
    <w:rsid w:val="00AE38BA"/>
    <w:rsid w:val="00AE46CA"/>
    <w:rsid w:val="00AE66A3"/>
    <w:rsid w:val="00AF399B"/>
    <w:rsid w:val="00B02F1E"/>
    <w:rsid w:val="00B04F1D"/>
    <w:rsid w:val="00B15F42"/>
    <w:rsid w:val="00B205C6"/>
    <w:rsid w:val="00B210AF"/>
    <w:rsid w:val="00B27D50"/>
    <w:rsid w:val="00B30D40"/>
    <w:rsid w:val="00B34567"/>
    <w:rsid w:val="00B42EEA"/>
    <w:rsid w:val="00B4608D"/>
    <w:rsid w:val="00B527A0"/>
    <w:rsid w:val="00B616D1"/>
    <w:rsid w:val="00B73DF5"/>
    <w:rsid w:val="00B85D2F"/>
    <w:rsid w:val="00B920C5"/>
    <w:rsid w:val="00B93846"/>
    <w:rsid w:val="00BB7140"/>
    <w:rsid w:val="00BC1DF6"/>
    <w:rsid w:val="00BD189B"/>
    <w:rsid w:val="00BD224C"/>
    <w:rsid w:val="00BD3E13"/>
    <w:rsid w:val="00BF18E3"/>
    <w:rsid w:val="00C021BA"/>
    <w:rsid w:val="00C049F8"/>
    <w:rsid w:val="00C04C2A"/>
    <w:rsid w:val="00C06A4D"/>
    <w:rsid w:val="00C16CAC"/>
    <w:rsid w:val="00C200D4"/>
    <w:rsid w:val="00C25AFA"/>
    <w:rsid w:val="00C33320"/>
    <w:rsid w:val="00C4656A"/>
    <w:rsid w:val="00C61F72"/>
    <w:rsid w:val="00C63FFD"/>
    <w:rsid w:val="00C64BB4"/>
    <w:rsid w:val="00C75150"/>
    <w:rsid w:val="00C767CB"/>
    <w:rsid w:val="00C856FE"/>
    <w:rsid w:val="00C930DE"/>
    <w:rsid w:val="00C97A54"/>
    <w:rsid w:val="00CB3ED0"/>
    <w:rsid w:val="00CB5A4E"/>
    <w:rsid w:val="00CC0BE1"/>
    <w:rsid w:val="00CC7B01"/>
    <w:rsid w:val="00CD161E"/>
    <w:rsid w:val="00D01907"/>
    <w:rsid w:val="00D01D06"/>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4F38"/>
    <w:rsid w:val="00DC7DEF"/>
    <w:rsid w:val="00DD0358"/>
    <w:rsid w:val="00DD448C"/>
    <w:rsid w:val="00DE180B"/>
    <w:rsid w:val="00DE35E2"/>
    <w:rsid w:val="00DE761B"/>
    <w:rsid w:val="00DF1A23"/>
    <w:rsid w:val="00DF3BDB"/>
    <w:rsid w:val="00E043FD"/>
    <w:rsid w:val="00E106AA"/>
    <w:rsid w:val="00E11D87"/>
    <w:rsid w:val="00E1216F"/>
    <w:rsid w:val="00E1417F"/>
    <w:rsid w:val="00E6156B"/>
    <w:rsid w:val="00E63230"/>
    <w:rsid w:val="00E63761"/>
    <w:rsid w:val="00E742EA"/>
    <w:rsid w:val="00E7644F"/>
    <w:rsid w:val="00E81FE7"/>
    <w:rsid w:val="00E82666"/>
    <w:rsid w:val="00E85D3C"/>
    <w:rsid w:val="00E93965"/>
    <w:rsid w:val="00EA2941"/>
    <w:rsid w:val="00EA3E7C"/>
    <w:rsid w:val="00EA3E92"/>
    <w:rsid w:val="00EB1C66"/>
    <w:rsid w:val="00EB629E"/>
    <w:rsid w:val="00EC6EDB"/>
    <w:rsid w:val="00ED0FED"/>
    <w:rsid w:val="00ED5184"/>
    <w:rsid w:val="00ED5415"/>
    <w:rsid w:val="00EE5A51"/>
    <w:rsid w:val="00EF17B0"/>
    <w:rsid w:val="00EF5363"/>
    <w:rsid w:val="00EF67A9"/>
    <w:rsid w:val="00F02A4D"/>
    <w:rsid w:val="00F10B5E"/>
    <w:rsid w:val="00F11A44"/>
    <w:rsid w:val="00F11A80"/>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2251"/>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5132"/>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3513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35132"/>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08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D3C26-CAE9-4F2B-8A4A-8687A08AF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16</Pages>
  <Words>4043</Words>
  <Characters>23046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309</cp:revision>
  <cp:lastPrinted>2017-07-13T23:20:00Z</cp:lastPrinted>
  <dcterms:created xsi:type="dcterms:W3CDTF">2016-10-10T22:52:00Z</dcterms:created>
  <dcterms:modified xsi:type="dcterms:W3CDTF">2017-08-28T21:06:00Z</dcterms:modified>
</cp:coreProperties>
</file>