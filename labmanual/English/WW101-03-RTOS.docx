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w:t>
      </w:r>
      <w:proofErr w:type="gramStart"/>
      <w:r>
        <w:t>multitasking</w:t>
      </w:r>
      <w:proofErr w:type="gramEnd"/>
      <w:r>
        <w:t xml:space="preserve"> the CPU completely controls which task is running and has the ability to stop and start them as required.  </w:t>
      </w:r>
      <w:r w:rsidR="00301BFC">
        <w:t xml:space="preserve">In this </w:t>
      </w:r>
      <w:proofErr w:type="gramStart"/>
      <w:r w:rsidR="00301BFC">
        <w:t>scheme</w:t>
      </w:r>
      <w:proofErr w:type="gramEnd"/>
      <w:r w:rsidR="00301BFC">
        <w:t xml:space="preserv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w:t>
      </w:r>
      <w:proofErr w:type="gramStart"/>
      <w:r>
        <w:t>has to</w:t>
      </w:r>
      <w:proofErr w:type="gramEnd"/>
      <w:r>
        <w:t xml:space="preserve"> be a good citizen and yield </w:t>
      </w:r>
      <w:r w:rsidR="00301BFC">
        <w:t xml:space="preserve">control back to the RTOS.  There are </w:t>
      </w:r>
      <w:proofErr w:type="gramStart"/>
      <w:r w:rsidR="00301BFC">
        <w:t>a number of</w:t>
      </w:r>
      <w:proofErr w:type="gramEnd"/>
      <w:r w:rsidR="00301BFC">
        <w:t xml:space="preserve"> mechanisms for yielding control</w:t>
      </w:r>
      <w:r w:rsidR="003C0BC5">
        <w:t xml:space="preserve"> such as </w:t>
      </w:r>
      <w:proofErr w:type="spellStart"/>
      <w:r w:rsidR="003C0BC5">
        <w:t>rtos_delay</w:t>
      </w:r>
      <w:proofErr w:type="spellEnd"/>
      <w:r w:rsidR="003C0BC5">
        <w:t xml:space="preserve">,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 xml:space="preserve">SDK has a </w:t>
      </w:r>
      <w:proofErr w:type="gramStart"/>
      <w:r>
        <w:t>built in</w:t>
      </w:r>
      <w:proofErr w:type="gramEnd"/>
      <w:r>
        <w:t xml:space="preserve">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w:t>
      </w:r>
      <w:proofErr w:type="gramStart"/>
      <w:r w:rsidR="00327209">
        <w:t>All of these</w:t>
      </w:r>
      <w:proofErr w:type="gramEnd"/>
      <w:r w:rsidR="00327209">
        <w:t xml:space="preserv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proofErr w:type="gramStart"/>
      <w:r>
        <w:t>All of these</w:t>
      </w:r>
      <w:proofErr w:type="gramEnd"/>
      <w:r>
        <w:t xml:space="preserv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r w:rsidRPr="00C200D4">
        <w:rPr>
          <w:i/>
        </w:rPr>
        <w:t>uint8_t</w:t>
      </w:r>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r w:rsidRPr="00F51855">
        <w:rPr>
          <w:i/>
        </w:rPr>
        <w:t>cha</w:t>
      </w:r>
      <w:r w:rsidR="00F23501" w:rsidRPr="00F51855">
        <w:rPr>
          <w:i/>
        </w:rPr>
        <w:t>r *name</w:t>
      </w:r>
      <w:r w:rsidR="00F23501">
        <w:t xml:space="preserve"> – A</w:t>
      </w:r>
      <w:r>
        <w:t xml:space="preserve"> name for the thread</w:t>
      </w:r>
      <w:r w:rsidR="00F23501">
        <w:t>.</w:t>
      </w:r>
      <w:ins w:id="23" w:author="Greg Landry" w:date="2017-04-03T15:28:00Z">
        <w:r w:rsidR="009F7B17">
          <w:t xml:space="preserve"> This name is </w:t>
        </w:r>
        <w:proofErr w:type="gramStart"/>
        <w:r w:rsidR="009F7B17">
          <w:t>really only</w:t>
        </w:r>
        <w:proofErr w:type="gramEnd"/>
        <w:r w:rsidR="009F7B17">
          <w:t xml:space="preserve">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r w:rsidRPr="005C6322">
        <w:rPr>
          <w:i/>
        </w:rPr>
        <w:t>uint32_t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r w:rsidRPr="0048758E">
        <w:rPr>
          <w:i/>
        </w:rPr>
        <w:t>void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proofErr w:type="spellStart"/>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proofErr w:type="spellEnd"/>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5"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6"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7" w:author="Greg Landry" w:date="2017-04-03T15:35:00Z"/>
          <w:rFonts w:ascii="Consolas" w:hAnsi="Consolas" w:cs="Consolas"/>
          <w:color w:val="000000"/>
          <w:sz w:val="18"/>
          <w:szCs w:val="20"/>
          <w:rPrChange w:id="68" w:author="Greg Landry" w:date="2017-04-03T15:36:00Z">
            <w:rPr>
              <w:ins w:id="69" w:author="Greg Landry" w:date="2017-04-03T15:35:00Z"/>
              <w:rFonts w:ascii="Consolas" w:hAnsi="Consolas" w:cs="Consolas"/>
              <w:color w:val="000000"/>
              <w:sz w:val="20"/>
              <w:szCs w:val="20"/>
            </w:rPr>
          </w:rPrChange>
        </w:rPr>
        <w:pPrChange w:id="70" w:author="Greg Landry" w:date="2017-04-03T15:40:00Z">
          <w:pPr>
            <w:autoSpaceDE w:val="0"/>
            <w:autoSpaceDN w:val="0"/>
            <w:adjustRightInd w:val="0"/>
            <w:spacing w:after="0" w:line="240" w:lineRule="auto"/>
          </w:pPr>
        </w:pPrChange>
      </w:pPr>
      <w:ins w:id="71" w:author="Greg Landry" w:date="2017-04-03T15:35:00Z">
        <w:r w:rsidRPr="00602B95">
          <w:rPr>
            <w:rFonts w:ascii="Consolas" w:hAnsi="Consolas" w:cs="Consolas"/>
            <w:color w:val="000000"/>
            <w:sz w:val="18"/>
            <w:szCs w:val="20"/>
            <w:rPrChange w:id="72"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3" w:author="Greg Landry" w:date="2017-04-03T15:35:00Z"/>
          <w:rFonts w:ascii="Consolas" w:hAnsi="Consolas" w:cs="Consolas"/>
          <w:color w:val="000000"/>
          <w:sz w:val="18"/>
          <w:szCs w:val="20"/>
          <w:rPrChange w:id="74" w:author="Greg Landry" w:date="2017-04-03T15:36:00Z">
            <w:rPr>
              <w:ins w:id="75" w:author="Greg Landry" w:date="2017-04-03T15:35:00Z"/>
              <w:rFonts w:ascii="Consolas" w:hAnsi="Consolas" w:cs="Consolas"/>
              <w:color w:val="000000"/>
              <w:sz w:val="20"/>
              <w:szCs w:val="20"/>
            </w:rPr>
          </w:rPrChange>
        </w:rPr>
        <w:pPrChange w:id="76" w:author="Greg Landry" w:date="2017-04-03T15:36:00Z">
          <w:pPr>
            <w:autoSpaceDE w:val="0"/>
            <w:autoSpaceDN w:val="0"/>
            <w:adjustRightInd w:val="0"/>
            <w:spacing w:after="0" w:line="240" w:lineRule="auto"/>
          </w:pPr>
        </w:pPrChange>
      </w:pPr>
      <w:ins w:id="77" w:author="Greg Landry" w:date="2017-04-03T15:35:00Z">
        <w:r w:rsidRPr="00602B95">
          <w:rPr>
            <w:rFonts w:ascii="Consolas" w:hAnsi="Consolas" w:cs="Consolas"/>
            <w:color w:val="000000"/>
            <w:sz w:val="18"/>
            <w:szCs w:val="20"/>
            <w:rPrChange w:id="78"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9" w:author="Greg Landry" w:date="2017-04-03T15:35:00Z"/>
          <w:rFonts w:ascii="Consolas" w:hAnsi="Consolas" w:cs="Consolas"/>
          <w:sz w:val="18"/>
          <w:szCs w:val="20"/>
          <w:rPrChange w:id="80" w:author="Greg Landry" w:date="2017-04-03T15:36:00Z">
            <w:rPr>
              <w:ins w:id="81" w:author="Greg Landry" w:date="2017-04-03T15:35:00Z"/>
              <w:rFonts w:ascii="Consolas" w:hAnsi="Consolas" w:cs="Consolas"/>
              <w:sz w:val="20"/>
              <w:szCs w:val="20"/>
            </w:rPr>
          </w:rPrChange>
        </w:rPr>
        <w:pPrChange w:id="82" w:author="Greg Landry" w:date="2017-04-03T15:36:00Z">
          <w:pPr>
            <w:autoSpaceDE w:val="0"/>
            <w:autoSpaceDN w:val="0"/>
            <w:adjustRightInd w:val="0"/>
            <w:spacing w:after="0" w:line="240" w:lineRule="auto"/>
          </w:pPr>
        </w:pPrChange>
      </w:pPr>
      <w:proofErr w:type="spellStart"/>
      <w:ins w:id="83" w:author="Greg Landry" w:date="2017-04-03T15:35:00Z">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5"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89"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90"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1"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2"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3" w:author="Greg Landry" w:date="2017-04-03T15:36:00Z">
              <w:rPr>
                <w:rFonts w:ascii="Consolas" w:hAnsi="Consolas" w:cs="Consolas"/>
                <w:color w:val="000000"/>
                <w:sz w:val="20"/>
                <w:szCs w:val="20"/>
              </w:rPr>
            </w:rPrChange>
          </w:rPr>
          <w:t xml:space="preserve">, </w:t>
        </w:r>
      </w:ins>
      <w:proofErr w:type="spellStart"/>
      <w:ins w:id="94" w:author="Greg Landry" w:date="2017-04-03T15:36:00Z">
        <w:r w:rsidRPr="00602B95">
          <w:rPr>
            <w:rFonts w:ascii="Consolas" w:hAnsi="Consolas" w:cs="Consolas"/>
            <w:color w:val="000000"/>
            <w:sz w:val="18"/>
            <w:szCs w:val="20"/>
            <w:rPrChange w:id="95" w:author="Greg Landry" w:date="2017-04-03T15:36:00Z">
              <w:rPr>
                <w:rFonts w:ascii="Consolas" w:hAnsi="Consolas" w:cs="Consolas"/>
                <w:color w:val="000000"/>
                <w:sz w:val="20"/>
                <w:szCs w:val="20"/>
              </w:rPr>
            </w:rPrChange>
          </w:rPr>
          <w:t>mySpecial</w:t>
        </w:r>
      </w:ins>
      <w:ins w:id="96" w:author="Greg Landry" w:date="2017-04-03T15:35:00Z">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98"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9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3985E25" w:rsidR="00B527A0" w:rsidRDefault="00B527A0" w:rsidP="00B527A0">
      <w:r>
        <w:t xml:space="preserve">The body of a thread looks just like the </w:t>
      </w:r>
      <w:del w:id="100" w:author="Greg Landry" w:date="2017-04-03T15:30:00Z">
        <w:r w:rsidDel="00EF67A9">
          <w:delText xml:space="preserve">infinite loop of </w:delText>
        </w:r>
      </w:del>
      <w:r>
        <w:t>“main”</w:t>
      </w:r>
      <w:ins w:id="101" w:author="Greg Landry" w:date="2017-04-03T15:31:00Z">
        <w:r w:rsidR="00EF67A9">
          <w:t xml:space="preserve"> </w:t>
        </w:r>
      </w:ins>
      <w:proofErr w:type="spellStart"/>
      <w:ins w:id="102" w:author="Greg Landry" w:date="2017-06-15T21:20:00Z">
        <w:r w:rsidR="006007DF">
          <w:t>application_start</w:t>
        </w:r>
        <w:proofErr w:type="spellEnd"/>
        <w:r w:rsidR="006007DF">
          <w:t xml:space="preserve"> </w:t>
        </w:r>
      </w:ins>
      <w:ins w:id="103" w:author="Greg Landry" w:date="2017-04-03T15:31:00Z">
        <w:r w:rsidR="00EF67A9">
          <w:t>function</w:t>
        </w:r>
      </w:ins>
      <w:ins w:id="104" w:author="Greg Landry" w:date="2017-04-03T15:33:00Z">
        <w:r w:rsidR="00924679">
          <w:t xml:space="preserve"> of your application (in fact, the main function is just a thread that gets initialized automatically)</w:t>
        </w:r>
      </w:ins>
      <w:r w:rsidR="005716DE">
        <w:t>.</w:t>
      </w:r>
      <w:ins w:id="105" w:author="Greg Landry" w:date="2017-04-03T15:31:00Z">
        <w:r w:rsidR="00EF67A9">
          <w:t xml:space="preserve"> Typically a thread </w:t>
        </w:r>
      </w:ins>
      <w:ins w:id="106" w:author="Greg Landry" w:date="2017-04-03T15:34:00Z">
        <w:r w:rsidR="00924679">
          <w:t>will</w:t>
        </w:r>
      </w:ins>
      <w:ins w:id="107" w:author="Greg Landry" w:date="2017-04-03T15:31:00Z">
        <w:r w:rsidR="00EF67A9">
          <w:t xml:space="preserve"> run forever (just </w:t>
        </w:r>
        <w:r w:rsidR="004E20EE">
          <w:t>like main</w:t>
        </w:r>
      </w:ins>
      <w:ins w:id="108" w:author="Greg Landry" w:date="2017-04-03T15:34:00Z">
        <w:r w:rsidR="00924679">
          <w:t>)</w:t>
        </w:r>
      </w:ins>
      <w:ins w:id="109"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10" w:author="Greg Landry" w:date="2017-04-03T15:36:00Z">
            <w:rPr/>
          </w:rPrChange>
        </w:rPr>
        <w:pPrChange w:id="111" w:author="Greg Landry" w:date="2017-04-03T15:38:00Z">
          <w:pPr>
            <w:pStyle w:val="CCode"/>
            <w:spacing w:after="0"/>
          </w:pPr>
        </w:pPrChange>
      </w:pPr>
      <w:r w:rsidRPr="00602B95">
        <w:rPr>
          <w:rFonts w:ascii="Consolas" w:eastAsiaTheme="minorHAnsi" w:hAnsi="Consolas" w:cs="Consolas"/>
          <w:b/>
          <w:bCs/>
          <w:color w:val="7F0055"/>
          <w:kern w:val="0"/>
          <w:szCs w:val="20"/>
          <w:rPrChange w:id="112" w:author="Greg Landry" w:date="2017-04-03T15:37:00Z">
            <w:rPr/>
          </w:rPrChange>
        </w:rPr>
        <w:t>void</w:t>
      </w:r>
      <w:r w:rsidRPr="00602B95">
        <w:rPr>
          <w:rFonts w:ascii="Consolas" w:eastAsiaTheme="minorHAnsi" w:hAnsi="Consolas" w:cs="Consolas"/>
          <w:color w:val="005032"/>
          <w:kern w:val="0"/>
          <w:szCs w:val="20"/>
          <w:rPrChange w:id="113" w:author="Greg Landry" w:date="2017-04-03T15:36:00Z">
            <w:rPr/>
          </w:rPrChange>
        </w:rPr>
        <w:t xml:space="preserve"> </w:t>
      </w:r>
      <w:proofErr w:type="spellStart"/>
      <w:proofErr w:type="gramStart"/>
      <w:r w:rsidRPr="00602B95">
        <w:rPr>
          <w:rFonts w:ascii="Consolas" w:eastAsiaTheme="minorHAnsi" w:hAnsi="Consolas" w:cs="Consolas"/>
          <w:color w:val="000000"/>
          <w:kern w:val="0"/>
          <w:szCs w:val="20"/>
          <w:rPrChange w:id="114" w:author="Greg Landry" w:date="2017-04-03T15:37:00Z">
            <w:rPr/>
          </w:rPrChange>
        </w:rPr>
        <w:t>mySpecialThread</w:t>
      </w:r>
      <w:proofErr w:type="spellEnd"/>
      <w:r w:rsidRPr="00602B95">
        <w:rPr>
          <w:rFonts w:ascii="Consolas" w:eastAsiaTheme="minorHAnsi" w:hAnsi="Consolas" w:cs="Consolas"/>
          <w:color w:val="000000"/>
          <w:kern w:val="0"/>
          <w:szCs w:val="20"/>
          <w:rPrChange w:id="115" w:author="Greg Landry" w:date="2017-04-03T15:37:00Z">
            <w:rPr/>
          </w:rPrChange>
        </w:rPr>
        <w:t>(</w:t>
      </w:r>
      <w:proofErr w:type="spellStart"/>
      <w:proofErr w:type="gramEnd"/>
      <w:r w:rsidR="005716DE" w:rsidRPr="00602B95">
        <w:rPr>
          <w:rFonts w:ascii="Consolas" w:eastAsiaTheme="minorHAnsi" w:hAnsi="Consolas" w:cs="Consolas"/>
          <w:color w:val="005032"/>
          <w:kern w:val="0"/>
          <w:szCs w:val="20"/>
          <w:rPrChange w:id="116"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7"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18" w:author="Greg Landry" w:date="2017-04-03T15:37:00Z">
            <w:rPr/>
          </w:rPrChange>
        </w:rPr>
        <w:t>arg</w:t>
      </w:r>
      <w:proofErr w:type="spellEnd"/>
      <w:r w:rsidRPr="00602B95">
        <w:rPr>
          <w:rFonts w:ascii="Consolas" w:eastAsiaTheme="minorHAnsi" w:hAnsi="Consolas" w:cs="Consolas"/>
          <w:color w:val="000000"/>
          <w:kern w:val="0"/>
          <w:szCs w:val="20"/>
          <w:rPrChange w:id="119"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20" w:author="Greg Landry" w:date="2017-04-03T15:36:00Z">
            <w:rPr/>
          </w:rPrChange>
        </w:rPr>
        <w:pPrChange w:id="121" w:author="Greg Landry" w:date="2017-04-03T15:38:00Z">
          <w:pPr>
            <w:pStyle w:val="CCode"/>
            <w:spacing w:after="0"/>
          </w:pPr>
        </w:pPrChange>
      </w:pPr>
      <w:r w:rsidRPr="00602B95">
        <w:rPr>
          <w:rFonts w:ascii="Consolas" w:eastAsiaTheme="minorHAnsi" w:hAnsi="Consolas" w:cs="Consolas"/>
          <w:color w:val="005032"/>
          <w:kern w:val="0"/>
          <w:szCs w:val="20"/>
          <w:rPrChange w:id="122"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3" w:author="Greg Landry" w:date="2017-04-03T15:36:00Z">
            <w:rPr/>
          </w:rPrChange>
        </w:rPr>
        <w:pPrChange w:id="124"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5" w:author="Greg Landry" w:date="2017-04-03T15:36:00Z">
            <w:rPr/>
          </w:rPrChange>
        </w:rPr>
        <w:tab/>
      </w:r>
      <w:proofErr w:type="spellStart"/>
      <w:r w:rsidR="00020D29" w:rsidRPr="00602B95">
        <w:rPr>
          <w:rFonts w:ascii="Consolas" w:eastAsiaTheme="minorHAnsi" w:hAnsi="Consolas" w:cs="Consolas"/>
          <w:color w:val="005032"/>
          <w:kern w:val="0"/>
          <w:szCs w:val="20"/>
          <w:rPrChange w:id="126" w:author="Greg Landry" w:date="2017-04-03T15:36:00Z">
            <w:rPr/>
          </w:rPrChange>
        </w:rPr>
        <w:t>const</w:t>
      </w:r>
      <w:proofErr w:type="spellEnd"/>
      <w:r w:rsidR="00020D29" w:rsidRPr="00602B95">
        <w:rPr>
          <w:rFonts w:ascii="Consolas" w:eastAsiaTheme="minorHAnsi" w:hAnsi="Consolas" w:cs="Consolas"/>
          <w:color w:val="005032"/>
          <w:kern w:val="0"/>
          <w:szCs w:val="20"/>
          <w:rPrChange w:id="127"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28" w:author="Greg Landry" w:date="2017-04-03T15:36:00Z">
            <w:rPr/>
          </w:rPrChange>
        </w:rPr>
        <w:t>int</w:t>
      </w:r>
      <w:proofErr w:type="spellEnd"/>
      <w:r w:rsidR="00020D29" w:rsidRPr="00602B95">
        <w:rPr>
          <w:rFonts w:ascii="Consolas" w:eastAsiaTheme="minorHAnsi" w:hAnsi="Consolas" w:cs="Consolas"/>
          <w:color w:val="005032"/>
          <w:kern w:val="0"/>
          <w:szCs w:val="20"/>
          <w:rPrChange w:id="129" w:author="Greg Landry" w:date="2017-04-03T15:36:00Z">
            <w:rPr/>
          </w:rPrChange>
        </w:rPr>
        <w:t xml:space="preserve"> </w:t>
      </w:r>
      <w:r w:rsidR="00020D29" w:rsidRPr="00602B95">
        <w:rPr>
          <w:rFonts w:ascii="Consolas" w:eastAsiaTheme="minorHAnsi" w:hAnsi="Consolas" w:cs="Consolas"/>
          <w:color w:val="000000"/>
          <w:kern w:val="0"/>
          <w:szCs w:val="20"/>
          <w:rPrChange w:id="130" w:author="Greg Landry" w:date="2017-04-03T15:37:00Z">
            <w:rPr/>
          </w:rPrChange>
        </w:rPr>
        <w:t>delay=100;</w:t>
      </w:r>
      <w:del w:id="131" w:author="Greg Landry" w:date="2017-04-03T15:36:00Z">
        <w:r w:rsidR="00020D29" w:rsidRPr="00602B95" w:rsidDel="00602B95">
          <w:rPr>
            <w:rFonts w:ascii="Consolas" w:eastAsiaTheme="minorHAnsi" w:hAnsi="Consolas" w:cs="Consolas"/>
            <w:color w:val="005032"/>
            <w:kern w:val="0"/>
            <w:szCs w:val="20"/>
            <w:rPrChange w:id="132"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3" w:author="Greg Landry" w:date="2017-04-03T15:37:00Z">
            <w:rPr/>
          </w:rPrChange>
        </w:rPr>
        <w:pPrChange w:id="134"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5" w:author="Greg Landry" w:date="2017-04-03T15:36:00Z">
            <w:rPr/>
          </w:rPrChange>
        </w:rPr>
        <w:tab/>
      </w:r>
      <w:proofErr w:type="gramStart"/>
      <w:r w:rsidR="000C5FAA" w:rsidRPr="00602B95">
        <w:rPr>
          <w:rFonts w:ascii="Consolas" w:eastAsiaTheme="minorHAnsi" w:hAnsi="Consolas" w:cs="Consolas"/>
          <w:color w:val="000000"/>
          <w:kern w:val="0"/>
          <w:szCs w:val="20"/>
          <w:rPrChange w:id="136" w:author="Greg Landry" w:date="2017-04-03T15:37:00Z">
            <w:rPr/>
          </w:rPrChange>
        </w:rPr>
        <w:t>while(</w:t>
      </w:r>
      <w:proofErr w:type="gramEnd"/>
      <w:r w:rsidR="000C5FAA" w:rsidRPr="00602B95">
        <w:rPr>
          <w:rFonts w:ascii="Consolas" w:eastAsiaTheme="minorHAnsi" w:hAnsi="Consolas" w:cs="Consolas"/>
          <w:color w:val="000000"/>
          <w:kern w:val="0"/>
          <w:szCs w:val="20"/>
          <w:rPrChange w:id="137"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38" w:author="Greg Landry" w:date="2017-04-03T15:37:00Z">
            <w:rPr/>
          </w:rPrChange>
        </w:rPr>
        <w:pPrChange w:id="139"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40" w:author="Greg Landry" w:date="2017-04-03T15:37:00Z">
            <w:rPr/>
          </w:rPrChange>
        </w:rPr>
        <w:tab/>
      </w:r>
      <w:r w:rsidR="00020D29" w:rsidRPr="00602B95">
        <w:rPr>
          <w:rFonts w:ascii="Consolas" w:eastAsiaTheme="minorHAnsi" w:hAnsi="Consolas" w:cs="Consolas"/>
          <w:color w:val="000000"/>
          <w:kern w:val="0"/>
          <w:szCs w:val="20"/>
          <w:rPrChange w:id="141"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42" w:author="Greg Landry" w:date="2017-04-03T15:37:00Z">
            <w:rPr/>
          </w:rPrChange>
        </w:rPr>
        <w:pPrChange w:id="143"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4" w:author="Greg Landry" w:date="2017-04-03T15:37:00Z">
            <w:rPr/>
          </w:rPrChange>
        </w:rPr>
        <w:tab/>
      </w:r>
      <w:r w:rsidRPr="00602B95">
        <w:rPr>
          <w:rFonts w:ascii="Consolas" w:eastAsiaTheme="minorHAnsi" w:hAnsi="Consolas" w:cs="Consolas"/>
          <w:color w:val="000000"/>
          <w:kern w:val="0"/>
          <w:szCs w:val="20"/>
          <w:rPrChange w:id="145"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6"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7" w:author="Greg Landry" w:date="2017-04-03T15:37:00Z">
            <w:rPr/>
          </w:rPrChange>
        </w:rPr>
        <w:t>(</w:t>
      </w:r>
      <w:proofErr w:type="gramEnd"/>
      <w:r w:rsidR="00020D29" w:rsidRPr="00602B95">
        <w:rPr>
          <w:rFonts w:ascii="Consolas" w:eastAsiaTheme="minorHAnsi" w:hAnsi="Consolas" w:cs="Consolas"/>
          <w:color w:val="000000"/>
          <w:kern w:val="0"/>
          <w:szCs w:val="20"/>
          <w:rPrChange w:id="148"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49" w:author="Greg Landry" w:date="2017-04-03T15:37:00Z">
            <w:rPr/>
          </w:rPrChange>
        </w:rPr>
        <w:pPrChange w:id="150"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51" w:author="Greg Landry" w:date="2017-04-03T15:37:00Z">
            <w:rPr/>
          </w:rPrChange>
        </w:rPr>
        <w:tab/>
      </w:r>
      <w:r w:rsidRPr="00602B95">
        <w:rPr>
          <w:rFonts w:ascii="Consolas" w:eastAsiaTheme="minorHAnsi" w:hAnsi="Consolas" w:cs="Consolas"/>
          <w:color w:val="000000"/>
          <w:kern w:val="0"/>
          <w:szCs w:val="20"/>
          <w:rPrChange w:id="152" w:author="Greg Landry" w:date="2017-04-03T15:37:00Z">
            <w:rPr/>
          </w:rPrChange>
        </w:rPr>
        <w:tab/>
      </w:r>
      <w:proofErr w:type="spellStart"/>
      <w:r w:rsidRPr="00602B95">
        <w:rPr>
          <w:rFonts w:ascii="Consolas" w:eastAsiaTheme="minorHAnsi" w:hAnsi="Consolas" w:cs="Consolas"/>
          <w:color w:val="000000"/>
          <w:kern w:val="0"/>
          <w:szCs w:val="20"/>
          <w:rPrChange w:id="153" w:author="Greg Landry" w:date="2017-04-03T15:37:00Z">
            <w:rPr/>
          </w:rPrChange>
        </w:rPr>
        <w:t>wiced_rtos_delay</w:t>
      </w:r>
      <w:r w:rsidR="00D65D87" w:rsidRPr="00602B95">
        <w:rPr>
          <w:rFonts w:ascii="Consolas" w:eastAsiaTheme="minorHAnsi" w:hAnsi="Consolas" w:cs="Consolas"/>
          <w:color w:val="000000"/>
          <w:kern w:val="0"/>
          <w:szCs w:val="20"/>
          <w:rPrChange w:id="154" w:author="Greg Landry" w:date="2017-04-03T15:37:00Z">
            <w:rPr/>
          </w:rPrChange>
        </w:rPr>
        <w:t>_milliseconds</w:t>
      </w:r>
      <w:proofErr w:type="spellEnd"/>
      <w:r w:rsidRPr="00602B95">
        <w:rPr>
          <w:rFonts w:ascii="Consolas" w:eastAsiaTheme="minorHAnsi" w:hAnsi="Consolas" w:cs="Consolas"/>
          <w:color w:val="000000"/>
          <w:kern w:val="0"/>
          <w:szCs w:val="20"/>
          <w:rPrChange w:id="155"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6" w:author="Greg Landry" w:date="2017-04-03T15:37:00Z">
            <w:rPr/>
          </w:rPrChange>
        </w:rPr>
        <w:pPrChange w:id="15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58"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59" w:author="Greg Landry" w:date="2017-04-03T15:37:00Z">
            <w:rPr/>
          </w:rPrChange>
        </w:rPr>
      </w:pPr>
      <w:r w:rsidRPr="00602B95">
        <w:rPr>
          <w:rFonts w:ascii="Consolas" w:eastAsiaTheme="minorHAnsi" w:hAnsi="Consolas" w:cs="Consolas"/>
          <w:color w:val="000000"/>
          <w:kern w:val="0"/>
          <w:szCs w:val="20"/>
          <w:rPrChange w:id="160" w:author="Greg Landry" w:date="2017-04-03T15:37:00Z">
            <w:rPr/>
          </w:rPrChange>
        </w:rPr>
        <w:t>}</w:t>
      </w:r>
    </w:p>
    <w:p w14:paraId="533816AE" w14:textId="44DD336E" w:rsidR="00D65D87" w:rsidRDefault="00D65D87" w:rsidP="00B527A0">
      <w:pPr>
        <w:rPr>
          <w:ins w:id="161" w:author="Greg Landry" w:date="2017-04-11T15:30:00Z"/>
        </w:rPr>
      </w:pPr>
      <w:r w:rsidRPr="00DB5897">
        <w:lastRenderedPageBreak/>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2" w:author="Greg Landry" w:date="2017-04-03T15:38:00Z">
        <w:r w:rsidR="001456B7">
          <w:t xml:space="preserve"> The exception is if you have some other thread control function such as a semaphore or queue which will cause the thread to periodically </w:t>
        </w:r>
      </w:ins>
      <w:ins w:id="163" w:author="Greg Landry" w:date="2017-04-03T15:39:00Z">
        <w:r w:rsidR="001456B7">
          <w:t>pause.</w:t>
        </w:r>
      </w:ins>
    </w:p>
    <w:p w14:paraId="0E390034" w14:textId="69F05756" w:rsidR="00952746" w:rsidRDefault="00952746" w:rsidP="00B527A0">
      <w:ins w:id="164" w:author="Greg Landry" w:date="2017-04-11T15:30:00Z">
        <w:r>
          <w:t xml:space="preserve">Note that if the main application thread </w:t>
        </w:r>
      </w:ins>
      <w:ins w:id="165" w:author="Greg Landry" w:date="2017-04-11T15:31:00Z">
        <w:r>
          <w:t>(</w:t>
        </w:r>
        <w:proofErr w:type="spellStart"/>
        <w:r>
          <w:t>application_start</w:t>
        </w:r>
        <w:proofErr w:type="spellEnd"/>
        <w:r>
          <w:t xml:space="preserve">) </w:t>
        </w:r>
      </w:ins>
      <w:ins w:id="166" w:author="Greg Landry" w:date="2017-04-11T15:30:00Z">
        <w:r>
          <w:t xml:space="preserve">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exist and will not take up any more CPU cycles.</w:t>
        </w:r>
      </w:ins>
      <w:ins w:id="167" w:author="Greg Landry" w:date="2017-06-15T21:20:00Z">
        <w:r w:rsidR="00A408CC">
          <w:t xml:space="preserve"> If you do that</w:t>
        </w:r>
      </w:ins>
      <w:ins w:id="168" w:author="Greg Landry" w:date="2017-06-15T21:22:00Z">
        <w:r w:rsidR="00A408CC">
          <w:t>,</w:t>
        </w:r>
      </w:ins>
      <w:ins w:id="169" w:author="Greg Landry" w:date="2017-06-15T21:20:00Z">
        <w:r w:rsidR="00A408CC">
          <w:t xml:space="preserve"> make sure that any variables that are needed outside that thread (such as thread handles, semaphore handles, etc.) are declared as </w:t>
        </w:r>
        <w:proofErr w:type="spellStart"/>
        <w:r w:rsidR="00A408CC">
          <w:t>globals</w:t>
        </w:r>
        <w:proofErr w:type="spellEnd"/>
        <w:r w:rsidR="00A408CC">
          <w:t xml:space="preserve"> outside of </w:t>
        </w:r>
        <w:proofErr w:type="spellStart"/>
        <w:r w:rsidR="00A408CC">
          <w:t>application_start</w:t>
        </w:r>
        <w:proofErr w:type="spellEnd"/>
        <w:r w:rsidR="00A408CC">
          <w:t xml:space="preserve">. Otherwise they will be undefined once </w:t>
        </w:r>
        <w:proofErr w:type="spellStart"/>
        <w:r w:rsidR="00A408CC">
          <w:t>application_start</w:t>
        </w:r>
        <w:proofErr w:type="spellEnd"/>
        <w:r w:rsidR="00A408CC">
          <w:t xml:space="preserve"> exits.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25EAAD32" w:rsidR="00C856FE" w:rsidRDefault="00C856FE" w:rsidP="005716DE">
      <w:r>
        <w:t xml:space="preserve">The get function requires a timeout parameter. </w:t>
      </w:r>
      <w:ins w:id="170" w:author="Greg Landry" w:date="2017-06-03T09:22:00Z">
        <w:r w:rsidR="00553C01">
          <w:t>This allows the thread to continue after a specified amount of time even if the semaphore doesn</w:t>
        </w:r>
      </w:ins>
      <w:ins w:id="171" w:author="Greg Landry" w:date="2017-06-03T09:23:00Z">
        <w:r w:rsidR="00553C01">
          <w:t xml:space="preserve">’t get set. This can be useful in some cases to prevent a thread from stalling permanently </w:t>
        </w:r>
      </w:ins>
      <w:ins w:id="172" w:author="Greg Landry" w:date="2017-06-03T09:25:00Z">
        <w:r w:rsidR="00553C01">
          <w:t>if</w:t>
        </w:r>
      </w:ins>
      <w:ins w:id="173" w:author="Greg Landry" w:date="2017-06-03T09:23:00Z">
        <w:r w:rsidR="00553C01">
          <w:t xml:space="preserve"> the semaphore is never set</w:t>
        </w:r>
      </w:ins>
      <w:ins w:id="174" w:author="Greg Landry" w:date="2017-06-03T09:24:00Z">
        <w:r w:rsidR="00553C01">
          <w:t xml:space="preserve"> due to an error condition</w:t>
        </w:r>
      </w:ins>
      <w:ins w:id="175" w:author="Greg Landry" w:date="2017-06-03T09:23:00Z">
        <w:r w:rsidR="00553C01">
          <w:t>. The timeout is s</w:t>
        </w:r>
      </w:ins>
      <w:ins w:id="176" w:author="Greg Landry" w:date="2017-06-03T09:24:00Z">
        <w:r w:rsidR="00553C01">
          <w:t xml:space="preserve">pecified </w:t>
        </w:r>
      </w:ins>
      <w:del w:id="177" w:author="Greg Landry" w:date="2017-06-03T09:24:00Z">
        <w:r w:rsidDel="00553C01">
          <w:delText xml:space="preserve">This sets the time </w:delText>
        </w:r>
      </w:del>
      <w:r>
        <w:t>in milliseconds</w:t>
      </w:r>
      <w:del w:id="178" w:author="Greg Landry" w:date="2017-06-03T09:24:00Z">
        <w:r w:rsidDel="00553C01">
          <w:delText xml:space="preserve"> that the function waits before returning</w:delText>
        </w:r>
      </w:del>
      <w:r>
        <w:t xml:space="preserve">. </w:t>
      </w:r>
      <w:r w:rsidRPr="00D53EAC">
        <w:t>If you want the thread to wait</w:t>
      </w:r>
      <w:del w:id="179" w:author="Greg Landry" w:date="2017-06-03T09:25:00Z">
        <w:r w:rsidR="007B6D21" w:rsidDel="00553C01">
          <w:delText xml:space="preserve"> (almost)</w:delText>
        </w:r>
      </w:del>
      <w:r w:rsidRPr="00D53EAC">
        <w:t xml:space="preserve"> indefinitely for the semaphore to be set</w:t>
      </w:r>
      <w:del w:id="180" w:author="Greg Landry" w:date="2017-06-03T09:25:00Z">
        <w:r w:rsidR="00406CF9" w:rsidDel="00553C01">
          <w:delText>,</w:delText>
        </w:r>
      </w:del>
      <w:r w:rsidRPr="00D53EAC">
        <w:t xml:space="preserve"> </w:t>
      </w:r>
      <w:r w:rsidR="00EE5A51" w:rsidRPr="00D53EAC">
        <w:t xml:space="preserve">rather than </w:t>
      </w:r>
      <w:del w:id="181" w:author="Greg Landry" w:date="2017-06-03T09:25:00Z">
        <w:r w:rsidR="00EE5A51" w:rsidRPr="00D53EAC" w:rsidDel="00553C01">
          <w:delText>continuing execution</w:delText>
        </w:r>
      </w:del>
      <w:ins w:id="182" w:author="Greg Landry" w:date="2017-06-03T09:25:00Z">
        <w:r w:rsidR="00553C01">
          <w:t>timing out</w:t>
        </w:r>
      </w:ins>
      <w:r w:rsidR="00EE5A51" w:rsidRPr="00D53EAC">
        <w:t xml:space="preserve"> after a specific delay</w:t>
      </w:r>
      <w:r w:rsidR="00406CF9">
        <w:t>,</w:t>
      </w:r>
      <w:r w:rsidR="00EE5A51" w:rsidRPr="00D53EAC">
        <w:t xml:space="preserve"> </w:t>
      </w:r>
      <w:del w:id="183" w:author="Greg Landry" w:date="2017-06-03T09:25:00Z">
        <w:r w:rsidRPr="00D53EAC" w:rsidDel="00553C01">
          <w:delText xml:space="preserve">then </w:delText>
        </w:r>
      </w:del>
      <w:r w:rsidRPr="00D53EAC">
        <w:t>use WICED_WAIT_FOREVER</w:t>
      </w:r>
      <w:ins w:id="184" w:author="Greg Landry" w:date="2017-06-03T09:25:00Z">
        <w:r w:rsidR="00553C01">
          <w:t xml:space="preserve"> for the timeout.</w:t>
        </w:r>
      </w:ins>
      <w:del w:id="185" w:author="Greg Landry" w:date="2017-06-03T09:25:00Z">
        <w:r w:rsidRPr="00D53EAC" w:rsidDel="00553C01">
          <w:delText>.</w:delText>
        </w:r>
      </w:del>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6CCF5C88" w:rsidR="00C856FE" w:rsidRDefault="00C856FE" w:rsidP="00C856FE">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mutex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6A08020F" w14:textId="507C2D81" w:rsidR="00553C01" w:rsidRDefault="0081200B" w:rsidP="0081200B">
      <w:pPr>
        <w:rPr>
          <w:ins w:id="186" w:author="Greg Landry" w:date="2017-06-03T09:26:00Z"/>
        </w:rPr>
      </w:pPr>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w:t>
      </w:r>
      <w:ins w:id="187" w:author="Greg Landry" w:date="2017-06-03T09:27:00Z">
        <w:r w:rsidR="00553C01">
          <w:t>. This comes into play if the queue is full when you try to push into it</w:t>
        </w:r>
      </w:ins>
      <w:r w:rsidRPr="00F5107D">
        <w:t xml:space="preserve">. </w:t>
      </w:r>
      <w:ins w:id="188" w:author="Greg Landry" w:date="2017-06-03T09:26:00Z">
        <w:r w:rsidR="00553C01">
          <w:t xml:space="preserve">The timeout allows the thread to continue after a specified amount of time even if the queue stays full. This can be useful in some cases to prevent a thread from stalling permanently if the </w:t>
        </w:r>
      </w:ins>
      <w:ins w:id="189" w:author="Greg Landry" w:date="2017-06-03T09:28:00Z">
        <w:r w:rsidR="00553C01">
          <w:t>queue stays</w:t>
        </w:r>
      </w:ins>
      <w:ins w:id="190" w:author="Greg Landry" w:date="2017-06-03T09:26:00Z">
        <w:r w:rsidR="00553C01">
          <w:t xml:space="preserve"> </w:t>
        </w:r>
      </w:ins>
      <w:ins w:id="191" w:author="Greg Landry" w:date="2017-06-03T09:28:00Z">
        <w:r w:rsidR="00553C01">
          <w:t>full</w:t>
        </w:r>
      </w:ins>
      <w:ins w:id="192" w:author="Greg Landry" w:date="2017-06-03T09:26:00Z">
        <w:r w:rsidR="00553C01">
          <w:t xml:space="preserve"> due to an error condition. The timeout is specified in milliseconds. </w:t>
        </w:r>
        <w:r w:rsidR="00553C01" w:rsidRPr="00D53EAC">
          <w:t xml:space="preserve">If you want the thread to wait indefinitely for </w:t>
        </w:r>
      </w:ins>
      <w:ins w:id="193" w:author="Greg Landry" w:date="2017-06-03T09:28:00Z">
        <w:r w:rsidR="00553C01">
          <w:t>room in the queue</w:t>
        </w:r>
      </w:ins>
      <w:ins w:id="194" w:author="Greg Landry" w:date="2017-06-03T09:26:00Z">
        <w:r w:rsidR="00553C01" w:rsidRPr="00D53EAC">
          <w:t xml:space="preserve"> rather than </w:t>
        </w:r>
        <w:r w:rsidR="00553C01">
          <w:t>timing out</w:t>
        </w:r>
        <w:r w:rsidR="00553C01" w:rsidRPr="00D53EAC">
          <w:t xml:space="preserve"> after a specific delay</w:t>
        </w:r>
        <w:r w:rsidR="00553C01">
          <w:t>,</w:t>
        </w:r>
        <w:r w:rsidR="00553C01" w:rsidRPr="00D53EAC">
          <w:t xml:space="preserve"> use WICED_WAIT_FOREVER</w:t>
        </w:r>
        <w:r w:rsidR="00553C01">
          <w:t xml:space="preserve"> for the timeout.</w:t>
        </w:r>
      </w:ins>
      <w:ins w:id="195" w:author="Greg Landry" w:date="2017-06-03T09:29:00Z">
        <w:r w:rsidR="00553C01">
          <w:t xml:space="preserve"> If you want the thread to continue immediately if there isn’t room in the queue, then use WICED_NO_WAIT. Note that if the function times out, then the value is not added to the queue when the thread continues with its execution.</w:t>
        </w:r>
      </w:ins>
    </w:p>
    <w:p w14:paraId="4208C839" w14:textId="3E07F013" w:rsidR="0086442A" w:rsidRDefault="0081200B" w:rsidP="0081200B">
      <w:pPr>
        <w:rPr>
          <w:ins w:id="196" w:author="Greg Landry" w:date="2017-06-03T09:31:00Z"/>
        </w:rPr>
      </w:pPr>
      <w:del w:id="197" w:author="Greg Landry" w:date="2017-06-03T09:30:00Z">
        <w:r w:rsidRPr="00F5107D" w:rsidDel="00553C01">
          <w:delText xml:space="preserve">This sets the time in milliseconds that the function waits before returning if the queue is full. If you want the thread to wait </w:delText>
        </w:r>
        <w:r w:rsidR="00A75971" w:rsidDel="00553C01">
          <w:delText xml:space="preserve">(almost) </w:delText>
        </w:r>
        <w:r w:rsidRPr="00F5107D" w:rsidDel="00553C01">
          <w:delText>indefinitely for space in the queue rather than continuing execution after a specific delay then use WICED_WAIT_FOREVER.</w:delText>
        </w:r>
        <w:r w:rsidR="00204D2C" w:rsidRPr="00F5107D" w:rsidDel="00553C01">
          <w:delText xml:space="preserve"> </w:delText>
        </w:r>
      </w:del>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w:t>
      </w:r>
      <w:del w:id="198" w:author="Greg Landry" w:date="2017-06-03T09:31:00Z">
        <w:r w:rsidRPr="00F5107D" w:rsidDel="00553C01">
          <w:delText xml:space="preserve"> </w:delText>
        </w:r>
        <w:r w:rsidR="00A75971" w:rsidDel="00553C01">
          <w:delText>(almost)</w:delText>
        </w:r>
      </w:del>
      <w:r w:rsidR="00A75971">
        <w:t xml:space="preserve"> </w:t>
      </w:r>
      <w:r w:rsidRPr="00F5107D">
        <w:t>indefinitely for a value in the queue rather than continuing execution after a specific delay then use WICED_WAIT_FOREVER.</w:t>
      </w:r>
      <w:ins w:id="199" w:author="Greg Landry" w:date="2017-04-20T13:43:00Z">
        <w:r w:rsidR="0086442A">
          <w:t xml:space="preserve"> </w:t>
        </w:r>
      </w:ins>
      <w:ins w:id="200" w:author="Greg Landry" w:date="2017-04-20T13:44:00Z">
        <w:r w:rsidR="0086442A">
          <w:t>If you</w:t>
        </w:r>
        <w:r w:rsidR="00553C01">
          <w:t xml:space="preserve"> want the project to continue</w:t>
        </w:r>
        <w:r w:rsidR="0086442A">
          <w:t xml:space="preserve"> immediately if there isn</w:t>
        </w:r>
      </w:ins>
      <w:ins w:id="201" w:author="Greg Landry" w:date="2017-04-20T13:45:00Z">
        <w:r w:rsidR="0086442A">
          <w:t>’t anything in the queue then use WICED_NO_WAIT.</w:t>
        </w:r>
      </w:ins>
    </w:p>
    <w:p w14:paraId="5191F0E7" w14:textId="5FDE3209" w:rsidR="003D667D" w:rsidRDefault="003D667D" w:rsidP="0081200B">
      <w:ins w:id="202" w:author="Greg Landry" w:date="2017-06-03T09:31:00Z">
        <w:r>
          <w:t xml:space="preserve">There are also </w:t>
        </w:r>
      </w:ins>
      <w:ins w:id="203" w:author="Greg Landry" w:date="2017-06-03T09:32:00Z">
        <w:r w:rsidR="00A10666">
          <w:t>functions</w:t>
        </w:r>
      </w:ins>
      <w:ins w:id="204" w:author="Greg Landry" w:date="2017-06-03T09:31:00Z">
        <w:r>
          <w:t xml:space="preserve"> to </w:t>
        </w:r>
      </w:ins>
      <w:ins w:id="205" w:author="Greg Landry" w:date="2017-06-03T09:32:00Z">
        <w:r w:rsidR="00A10666">
          <w:t>check to see if the queue is full or empty and to determine the number of entries in the queue.</w:t>
        </w:r>
      </w:ins>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206" w:author="Greg Landry" w:date="2017-03-01T10:58:00Z">
            <w:rPr/>
          </w:rPrChange>
        </w:rPr>
        <w:lastRenderedPageBreak/>
        <w:t xml:space="preserve">The </w:t>
      </w:r>
      <w:del w:id="207" w:author="Greg Landry" w:date="2017-03-01T10:55:00Z">
        <w:r w:rsidRPr="00506E29" w:rsidDel="00506E29">
          <w:rPr>
            <w:u w:val="single"/>
            <w:rPrChange w:id="208" w:author="Greg Landry" w:date="2017-03-01T10:58:00Z">
              <w:rPr/>
            </w:rPrChange>
          </w:rPr>
          <w:delText xml:space="preserve">minimum </w:delText>
        </w:r>
      </w:del>
      <w:r w:rsidRPr="00506E29">
        <w:rPr>
          <w:u w:val="single"/>
          <w:rPrChange w:id="209" w:author="Greg Landry" w:date="2017-03-01T10:58:00Z">
            <w:rPr/>
          </w:rPrChange>
        </w:rPr>
        <w:t xml:space="preserve">message size </w:t>
      </w:r>
      <w:del w:id="210" w:author="Greg Landry" w:date="2017-03-01T10:55:00Z">
        <w:r w:rsidRPr="00506E29" w:rsidDel="00506E29">
          <w:rPr>
            <w:u w:val="single"/>
            <w:rPrChange w:id="211" w:author="Greg Landry" w:date="2017-03-01T10:58:00Z">
              <w:rPr/>
            </w:rPrChange>
          </w:rPr>
          <w:delText xml:space="preserve">allowed </w:delText>
        </w:r>
      </w:del>
      <w:r w:rsidRPr="00506E29">
        <w:rPr>
          <w:u w:val="single"/>
          <w:rPrChange w:id="212" w:author="Greg Landry" w:date="2017-03-01T10:58:00Z">
            <w:rPr/>
          </w:rPrChange>
        </w:rPr>
        <w:t xml:space="preserve">in a queue </w:t>
      </w:r>
      <w:ins w:id="213" w:author="Greg Landry" w:date="2017-03-01T10:55:00Z">
        <w:r w:rsidR="00506E29" w:rsidRPr="00506E29">
          <w:rPr>
            <w:u w:val="single"/>
            <w:rPrChange w:id="214" w:author="Greg Landry" w:date="2017-03-01T10:58:00Z">
              <w:rPr/>
            </w:rPrChange>
          </w:rPr>
          <w:t>must be a multiple of</w:t>
        </w:r>
      </w:ins>
      <w:del w:id="215" w:author="Greg Landry" w:date="2017-03-01T10:55:00Z">
        <w:r w:rsidRPr="00506E29" w:rsidDel="00506E29">
          <w:rPr>
            <w:u w:val="single"/>
            <w:rPrChange w:id="216" w:author="Greg Landry" w:date="2017-03-01T10:58:00Z">
              <w:rPr/>
            </w:rPrChange>
          </w:rPr>
          <w:delText>is</w:delText>
        </w:r>
      </w:del>
      <w:r w:rsidRPr="00506E29">
        <w:rPr>
          <w:u w:val="single"/>
          <w:rPrChange w:id="217" w:author="Greg Landry" w:date="2017-03-01T10:58:00Z">
            <w:rPr/>
          </w:rPrChange>
        </w:rPr>
        <w:t xml:space="preserve"> 4 bytes. Specifying a message size </w:t>
      </w:r>
      <w:del w:id="218" w:author="Greg Landry" w:date="2017-03-01T10:55:00Z">
        <w:r w:rsidRPr="00506E29" w:rsidDel="00506E29">
          <w:rPr>
            <w:u w:val="single"/>
            <w:rPrChange w:id="219" w:author="Greg Landry" w:date="2017-03-01T10:58:00Z">
              <w:rPr/>
            </w:rPrChange>
          </w:rPr>
          <w:delText>less than</w:delText>
        </w:r>
      </w:del>
      <w:ins w:id="220" w:author="Greg Landry" w:date="2017-03-01T10:55:00Z">
        <w:r w:rsidR="00506E29" w:rsidRPr="00506E29">
          <w:rPr>
            <w:u w:val="single"/>
            <w:rPrChange w:id="221" w:author="Greg Landry" w:date="2017-03-01T10:58:00Z">
              <w:rPr/>
            </w:rPrChange>
          </w:rPr>
          <w:t>that is not a multiple of</w:t>
        </w:r>
      </w:ins>
      <w:r w:rsidRPr="00506E29">
        <w:rPr>
          <w:u w:val="single"/>
          <w:rPrChange w:id="222" w:author="Greg Landry" w:date="2017-03-01T10:58:00Z">
            <w:rPr/>
          </w:rPrChange>
        </w:rPr>
        <w:t xml:space="preserve"> 4 bytes </w:t>
      </w:r>
      <w:del w:id="223" w:author="Greg Landry" w:date="2017-03-01T10:55:00Z">
        <w:r w:rsidRPr="00506E29" w:rsidDel="00506E29">
          <w:rPr>
            <w:u w:val="single"/>
            <w:rPrChange w:id="224" w:author="Greg Landry" w:date="2017-03-01T10:58:00Z">
              <w:rPr/>
            </w:rPrChange>
          </w:rPr>
          <w:delText xml:space="preserve">may </w:delText>
        </w:r>
      </w:del>
      <w:ins w:id="225" w:author="Greg Landry" w:date="2017-03-01T10:55:00Z">
        <w:r w:rsidR="00506E29" w:rsidRPr="00506E29">
          <w:rPr>
            <w:u w:val="single"/>
            <w:rPrChange w:id="226" w:author="Greg Landry" w:date="2017-03-01T10:58:00Z">
              <w:rPr/>
            </w:rPrChange>
          </w:rPr>
          <w:t xml:space="preserve">will </w:t>
        </w:r>
      </w:ins>
      <w:r w:rsidRPr="00506E29">
        <w:rPr>
          <w:u w:val="single"/>
          <w:rPrChange w:id="227"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B490EED" w14:textId="0A170E27" w:rsidR="0086442A" w:rsidRPr="0086442A" w:rsidRDefault="0086442A">
      <w:pPr>
        <w:rPr>
          <w:ins w:id="228" w:author="Greg Landry" w:date="2017-04-20T13:45:00Z"/>
          <w:b/>
          <w:u w:val="single"/>
          <w:rPrChange w:id="229" w:author="Greg Landry" w:date="2017-04-20T13:46:00Z">
            <w:rPr>
              <w:ins w:id="230" w:author="Greg Landry" w:date="2017-04-20T13:45:00Z"/>
              <w:u w:val="single"/>
            </w:rPr>
          </w:rPrChange>
        </w:rPr>
      </w:pPr>
      <w:ins w:id="231" w:author="Greg Landry" w:date="2017-04-20T13:45:00Z">
        <w:r w:rsidRPr="0086442A">
          <w:rPr>
            <w:b/>
            <w:u w:val="single"/>
            <w:rPrChange w:id="232" w:author="Greg Landry" w:date="2017-04-20T13:46:00Z">
              <w:rPr>
                <w:u w:val="single"/>
              </w:rPr>
            </w:rPrChange>
          </w:rPr>
          <w:t xml:space="preserve">If you are using a queue </w:t>
        </w:r>
      </w:ins>
      <w:ins w:id="233" w:author="Greg Landry" w:date="2017-04-20T13:46:00Z">
        <w:r>
          <w:rPr>
            <w:b/>
            <w:u w:val="single"/>
          </w:rPr>
          <w:t xml:space="preserve">push or pop </w:t>
        </w:r>
      </w:ins>
      <w:ins w:id="234" w:author="Greg Landry" w:date="2017-04-20T13:45:00Z">
        <w:r w:rsidRPr="0086442A">
          <w:rPr>
            <w:b/>
            <w:u w:val="single"/>
            <w:rPrChange w:id="235" w:author="Greg Landry" w:date="2017-04-20T13:46:00Z">
              <w:rPr>
                <w:u w:val="single"/>
              </w:rPr>
            </w:rPrChange>
          </w:rPr>
          <w:t>function inside of an ISR or a timer function, you MUST use WICED_NO_WAIT as the timeout. Using a non-zero timeout is not supported in those cases.</w:t>
        </w:r>
      </w:ins>
    </w:p>
    <w:p w14:paraId="4AEF319A" w14:textId="70AF2478" w:rsidR="00730343" w:rsidRPr="00506E29" w:rsidDel="0086442A" w:rsidRDefault="00730343">
      <w:pPr>
        <w:rPr>
          <w:del w:id="236" w:author="Greg Landry" w:date="2017-04-20T13:46:00Z"/>
          <w:u w:val="single"/>
          <w:rPrChange w:id="237" w:author="Greg Landry" w:date="2017-03-01T10:58:00Z">
            <w:rPr>
              <w:del w:id="238" w:author="Greg Landry" w:date="2017-04-20T13:46:00Z"/>
            </w:rPr>
          </w:rPrChange>
        </w:rPr>
      </w:pPr>
      <w:del w:id="239" w:author="Greg Landry" w:date="2017-03-01T10:56:00Z">
        <w:r w:rsidRPr="00506E29" w:rsidDel="00506E29">
          <w:rPr>
            <w:u w:val="single"/>
            <w:rPrChange w:id="240" w:author="Greg Landry" w:date="2017-03-01T10:58:00Z">
              <w:rPr/>
            </w:rPrChange>
          </w:rPr>
          <w:br w:type="page"/>
        </w:r>
      </w:del>
    </w:p>
    <w:p w14:paraId="345C8807" w14:textId="77777777" w:rsidR="006958C3" w:rsidRDefault="006958C3" w:rsidP="00A8704B">
      <w:pPr>
        <w:pStyle w:val="Heading3"/>
        <w:rPr>
          <w:ins w:id="241" w:author="Greg Landry" w:date="2017-06-03T09:35:00Z"/>
        </w:rPr>
      </w:pPr>
    </w:p>
    <w:p w14:paraId="684A1866" w14:textId="04D9D8BD" w:rsidR="0090117A" w:rsidRDefault="0090117A" w:rsidP="00A8704B">
      <w:pPr>
        <w:pStyle w:val="Heading3"/>
      </w:pPr>
      <w:r>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w:t>
      </w:r>
      <w:proofErr w:type="gramStart"/>
      <w:r>
        <w:t>you</w:t>
      </w:r>
      <w:proofErr w:type="gramEnd"/>
      <w:r>
        <w:t xml:space="preserve">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42" w:author="Greg Landry" w:date="2017-03-01T11:06:00Z">
            <w:rPr/>
          </w:rPrChange>
        </w:rPr>
        <w:t xml:space="preserve">Note that there is a single execution of the function every time the timer expires rather than a continually executing thread so the function should typically NOT have a </w:t>
      </w:r>
      <w:proofErr w:type="gramStart"/>
      <w:r w:rsidRPr="00905CE3">
        <w:rPr>
          <w:u w:val="single"/>
          <w:rPrChange w:id="243" w:author="Greg Landry" w:date="2017-03-01T11:06:00Z">
            <w:rPr/>
          </w:rPrChange>
        </w:rPr>
        <w:t>while(</w:t>
      </w:r>
      <w:proofErr w:type="gramEnd"/>
      <w:r w:rsidRPr="00905CE3">
        <w:rPr>
          <w:u w:val="single"/>
          <w:rPrChange w:id="244" w:author="Greg Landry" w:date="2017-03-01T11:06:00Z">
            <w:rPr/>
          </w:rPrChange>
        </w:rPr>
        <w:t xml:space="preserve">1) loop – it should just </w:t>
      </w:r>
      <w:r w:rsidR="009B51E0" w:rsidRPr="00905CE3">
        <w:rPr>
          <w:u w:val="single"/>
          <w:rPrChange w:id="245" w:author="Greg Landry" w:date="2017-03-01T11:06:00Z">
            <w:rPr/>
          </w:rPrChange>
        </w:rPr>
        <w:t>run</w:t>
      </w:r>
      <w:r w:rsidRPr="00905CE3">
        <w:rPr>
          <w:u w:val="single"/>
          <w:rPrChange w:id="246" w:author="Greg Landry" w:date="2017-03-01T11:06:00Z">
            <w:rPr/>
          </w:rPrChange>
        </w:rPr>
        <w:t xml:space="preserve"> and exit each time the timer calls it</w:t>
      </w:r>
      <w:r>
        <w:t>.</w:t>
      </w:r>
    </w:p>
    <w:p w14:paraId="7EDE3DBD" w14:textId="10620E23" w:rsidR="00A81686" w:rsidRDefault="00A81686" w:rsidP="00C4656A">
      <w:pPr>
        <w:rPr>
          <w:ins w:id="247" w:author="Greg Landry" w:date="2017-04-11T16:09:00Z"/>
        </w:rPr>
      </w:pPr>
      <w:ins w:id="248" w:author="Greg Landry" w:date="2017-04-11T16:09:00Z">
        <w:r>
          <w:t xml:space="preserve">The timer </w:t>
        </w:r>
      </w:ins>
      <w:ins w:id="249" w:author="Greg Landry" w:date="2017-04-11T16:12:00Z">
        <w:r w:rsidR="0016340F">
          <w:t xml:space="preserve">is a function, not a thread. Therefore, </w:t>
        </w:r>
      </w:ins>
      <w:ins w:id="250" w:author="Greg Landry" w:date="2017-04-11T16:09:00Z">
        <w:r>
          <w:t xml:space="preserve">make sure you don’t exit the main </w:t>
        </w:r>
      </w:ins>
      <w:ins w:id="251" w:author="Greg Landry" w:date="2017-04-11T16:12:00Z">
        <w:r w:rsidR="0016340F">
          <w:t xml:space="preserve">application </w:t>
        </w:r>
      </w:ins>
      <w:ins w:id="252" w:author="Greg Landry" w:date="2017-04-11T16:09:00Z">
        <w:r>
          <w:t xml:space="preserve">thread </w:t>
        </w:r>
      </w:ins>
      <w:ins w:id="253" w:author="Greg Landry" w:date="2017-04-11T16:13:00Z">
        <w:r w:rsidR="0016340F">
          <w:t>if your project has no other active threads</w:t>
        </w:r>
      </w:ins>
      <w:ins w:id="254"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55" w:author="Greg Landry" w:date="2017-03-01T10:59:00Z"/>
        </w:rPr>
      </w:pPr>
      <w:del w:id="256" w:author="Greg Landry" w:date="2017-03-01T10:59:00Z">
        <w:r w:rsidDel="009A4316">
          <w:lastRenderedPageBreak/>
          <w:delText>Debugging</w:delText>
        </w:r>
      </w:del>
    </w:p>
    <w:p w14:paraId="30C6921F" w14:textId="49B8964D" w:rsidR="00030046" w:rsidDel="009A4316" w:rsidRDefault="00030046" w:rsidP="00030046">
      <w:pPr>
        <w:rPr>
          <w:del w:id="257" w:author="Greg Landry" w:date="2017-03-01T10:58:00Z"/>
        </w:rPr>
      </w:pPr>
      <w:del w:id="258"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59" w:author="Greg Landry" w:date="2017-03-01T10:59:00Z"/>
        </w:rPr>
      </w:pPr>
      <w:del w:id="260" w:author="Greg Landry" w:date="2017-03-01T10:59:00Z">
        <w:r w:rsidDel="009A4316">
          <w:delText>Make Target</w:delText>
        </w:r>
      </w:del>
    </w:p>
    <w:p w14:paraId="28545E19" w14:textId="023F9C83" w:rsidR="006A73BB" w:rsidRPr="006A73BB" w:rsidDel="009A4316" w:rsidRDefault="006A73BB" w:rsidP="006909FE">
      <w:pPr>
        <w:rPr>
          <w:del w:id="261" w:author="Greg Landry" w:date="2017-03-01T10:59:00Z"/>
        </w:rPr>
      </w:pPr>
      <w:del w:id="262"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63" w:author="Greg Landry" w:date="2017-03-01T10:59:00Z"/>
          <w:i/>
        </w:rPr>
      </w:pPr>
      <w:del w:id="264"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65" w:author="Greg Landry" w:date="2017-03-01T10:59:00Z"/>
        </w:rPr>
      </w:pPr>
      <w:del w:id="266"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67" w:author="Greg Landry" w:date="2017-03-01T10:59:00Z"/>
          <w:i/>
        </w:rPr>
      </w:pPr>
      <w:del w:id="268"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69" w:author="Greg Landry" w:date="2017-03-01T10:59:00Z"/>
        </w:rPr>
      </w:pPr>
      <w:del w:id="270" w:author="Greg Landry" w:date="2017-03-01T10:59:00Z">
        <w:r w:rsidDel="009A4316">
          <w:delText>Setup</w:delText>
        </w:r>
      </w:del>
    </w:p>
    <w:p w14:paraId="48913A3C" w14:textId="59E078E1" w:rsidR="000C5FAA" w:rsidDel="009A4316" w:rsidRDefault="006A73BB" w:rsidP="006909FE">
      <w:pPr>
        <w:rPr>
          <w:del w:id="271" w:author="Greg Landry" w:date="2017-03-01T10:59:00Z"/>
        </w:rPr>
      </w:pPr>
      <w:del w:id="272"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73" w:author="Greg Landry" w:date="2017-03-01T10:59:00Z"/>
        </w:rPr>
      </w:pPr>
      <w:del w:id="274"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75" w:author="Greg Landry" w:date="2017-03-01T10:59:00Z"/>
        </w:rPr>
      </w:pPr>
      <w:del w:id="276"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77" w:author="Greg Landry" w:date="2017-03-01T10:59:00Z"/>
          <w:rFonts w:ascii="Cambria" w:eastAsia="Times New Roman" w:hAnsi="Cambria"/>
          <w:b/>
          <w:bCs/>
          <w:color w:val="4F81BD"/>
          <w:sz w:val="26"/>
          <w:szCs w:val="26"/>
        </w:rPr>
      </w:pPr>
      <w:del w:id="278"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79" w:author="Greg Landry" w:date="2017-03-01T10:59:00Z"/>
        </w:rPr>
      </w:pPr>
      <w:del w:id="280"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81" w:author="Greg Landry" w:date="2017-03-01T10:59:00Z"/>
          <w:rFonts w:ascii="Cambria" w:eastAsia="Times New Roman" w:hAnsi="Cambria"/>
          <w:b/>
          <w:bCs/>
          <w:color w:val="4F81BD"/>
          <w:sz w:val="26"/>
          <w:szCs w:val="26"/>
        </w:rPr>
      </w:pPr>
      <w:del w:id="282"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83" w:author="Greg Landry" w:date="2017-03-01T10:59:00Z"/>
          <w:rFonts w:ascii="Cambria" w:eastAsia="Times New Roman" w:hAnsi="Cambria"/>
          <w:b/>
          <w:bCs/>
          <w:color w:val="4F81BD"/>
          <w:sz w:val="26"/>
          <w:szCs w:val="26"/>
        </w:rPr>
      </w:pPr>
      <w:del w:id="284"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85" w:author="Greg Landry" w:date="2017-03-01T10:59:00Z"/>
        </w:rPr>
      </w:pPr>
      <w:del w:id="286" w:author="Greg Landry" w:date="2017-03-01T10:59:00Z">
        <w:r w:rsidDel="009A4316">
          <w:delText>Running the Debugger</w:delText>
        </w:r>
      </w:del>
    </w:p>
    <w:p w14:paraId="7259F961" w14:textId="1B193D61" w:rsidR="00CC0BE1" w:rsidDel="009A4316" w:rsidRDefault="00CC0BE1" w:rsidP="00E1417F">
      <w:pPr>
        <w:rPr>
          <w:del w:id="287" w:author="Greg Landry" w:date="2017-03-01T10:59:00Z"/>
        </w:rPr>
      </w:pPr>
      <w:del w:id="288"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89" w:author="Greg Landry" w:date="2017-03-01T10:59:00Z"/>
        </w:rPr>
      </w:pPr>
      <w:del w:id="290"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91" w:author="Greg Landry" w:date="2017-03-01T10:59:00Z"/>
        </w:rPr>
      </w:pPr>
      <w:del w:id="292"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93" w:author="Greg Landry" w:date="2017-03-01T10:59:00Z"/>
        </w:rPr>
      </w:pPr>
      <w:del w:id="294"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95" w:author="Greg Landry" w:date="2017-03-01T10:59:00Z"/>
        </w:rPr>
      </w:pPr>
      <w:del w:id="296"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97" w:author="Greg Landry" w:date="2017-03-01T10:59:00Z"/>
        </w:rPr>
      </w:pPr>
      <w:del w:id="298"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99" w:author="Greg Landry" w:date="2017-03-01T10:59:00Z"/>
        </w:rPr>
      </w:pPr>
      <w:del w:id="300"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301" w:author="Greg Landry" w:date="2017-03-01T10:59:00Z"/>
        </w:rPr>
      </w:pPr>
      <w:del w:id="302"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303" w:author="Greg Landry" w:date="2017-03-01T10:59:00Z"/>
        </w:rPr>
      </w:pPr>
    </w:p>
    <w:p w14:paraId="03E55E4C" w14:textId="5755BDDA" w:rsidR="002C76B0" w:rsidDel="009A4316" w:rsidRDefault="0032349E" w:rsidP="0032349E">
      <w:pPr>
        <w:keepNext/>
        <w:rPr>
          <w:del w:id="304" w:author="Greg Landry" w:date="2017-03-01T10:59:00Z"/>
        </w:rPr>
      </w:pPr>
      <w:del w:id="305"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306" w:author="Greg Landry" w:date="2017-03-01T10:59:00Z"/>
        </w:rPr>
      </w:pPr>
      <w:del w:id="307"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308" w:author="Greg Landry" w:date="2017-03-01T10:59:00Z"/>
        </w:rPr>
      </w:pPr>
      <w:del w:id="309"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310" w:author="Greg Landry" w:date="2017-03-01T10:59:00Z"/>
        </w:rPr>
      </w:pPr>
      <w:del w:id="311"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312" w:author="Greg Landry" w:date="2017-03-01T10:59:00Z"/>
        </w:rPr>
      </w:pPr>
      <w:del w:id="313"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314" w:author="Greg Landry" w:date="2017-03-01T10:59:00Z"/>
          <w:rFonts w:ascii="Cambria" w:eastAsia="Times New Roman" w:hAnsi="Cambria"/>
          <w:b/>
          <w:bCs/>
          <w:color w:val="4F81BD"/>
          <w:sz w:val="26"/>
          <w:szCs w:val="26"/>
        </w:rPr>
      </w:pPr>
      <w:del w:id="315"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048048D5" w:rsidR="00232483" w:rsidRDefault="00232483" w:rsidP="00232483">
      <w:pPr>
        <w:pStyle w:val="ListParagraph"/>
        <w:numPr>
          <w:ilvl w:val="0"/>
          <w:numId w:val="28"/>
        </w:numPr>
      </w:pPr>
      <w:r>
        <w:t>Make a new folder under the w</w:t>
      </w:r>
      <w:r w:rsidR="001E5C32">
        <w:t>w</w:t>
      </w:r>
      <w:r>
        <w:t>101 folder called 03</w:t>
      </w:r>
      <w:ins w:id="316" w:author="Greg Landry" w:date="2017-04-04T14:02:00Z">
        <w:r w:rsidR="00D04164">
          <w:t xml:space="preserve"> to hold the chapter 3 exercises</w:t>
        </w:r>
      </w:ins>
      <w:r>
        <w:t xml:space="preserve">. Copy the </w:t>
      </w:r>
      <w:r w:rsidR="000538DF">
        <w:t>02</w:t>
      </w:r>
      <w:r>
        <w:t>/</w:t>
      </w:r>
      <w:del w:id="317" w:author="Greg Landry" w:date="2017-06-15T21:24:00Z">
        <w:r w:rsidDel="00103FD4">
          <w:delText>03</w:delText>
        </w:r>
      </w:del>
      <w:ins w:id="318" w:author="Greg Landry" w:date="2017-06-15T21:24:00Z">
        <w:r w:rsidR="00103FD4">
          <w:t>02</w:t>
        </w:r>
      </w:ins>
      <w:r>
        <w:t xml:space="preserve">_blinkled project into the 03 </w:t>
      </w:r>
      <w:proofErr w:type="gramStart"/>
      <w:r>
        <w:t>folder</w:t>
      </w:r>
      <w:proofErr w:type="gramEnd"/>
      <w:r>
        <w:t>.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0C30CD51" w:rsidR="003A6AAD" w:rsidRDefault="00232483" w:rsidP="00232483">
      <w:pPr>
        <w:pStyle w:val="ListParagraph"/>
        <w:numPr>
          <w:ilvl w:val="1"/>
          <w:numId w:val="28"/>
        </w:numPr>
      </w:pPr>
      <w:r>
        <w:t xml:space="preserve">Hint: </w:t>
      </w:r>
      <w:r w:rsidR="00BC1DF6">
        <w:t xml:space="preserve">Move the code from the </w:t>
      </w:r>
      <w:del w:id="319" w:author="Greg Landry" w:date="2017-06-15T21:24:00Z">
        <w:r w:rsidR="00BC1DF6" w:rsidDel="00103FD4">
          <w:delText>03</w:delText>
        </w:r>
      </w:del>
      <w:ins w:id="320" w:author="Greg Landry" w:date="2017-06-15T21:24:00Z">
        <w:r w:rsidR="00103FD4">
          <w:t>02</w:t>
        </w:r>
      </w:ins>
      <w:r w:rsidR="00BC1DF6">
        <w:t>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AC4EB51" w:rsidR="003A6AAD" w:rsidRDefault="003A6AAD">
      <w:pPr>
        <w:pStyle w:val="ListParagraph"/>
        <w:numPr>
          <w:ilvl w:val="1"/>
          <w:numId w:val="28"/>
        </w:numPr>
      </w:pPr>
      <w:r>
        <w:t xml:space="preserve">Hint: </w:t>
      </w:r>
      <w:ins w:id="321" w:author="Greg Landry" w:date="2017-04-11T15:33:00Z">
        <w:r w:rsidR="009E0814">
          <w:t xml:space="preserve">If there is nothing to be done in the main application loop, then you can just remove the </w:t>
        </w:r>
        <w:proofErr w:type="gramStart"/>
        <w:r w:rsidR="009E0814">
          <w:t>while(</w:t>
        </w:r>
        <w:proofErr w:type="gramEnd"/>
        <w:r w:rsidR="009E0814">
          <w:t>1) loop entirely</w:t>
        </w:r>
      </w:ins>
      <w:ins w:id="322" w:author="Greg Landry" w:date="2017-04-11T15:34:00Z">
        <w:r w:rsidR="00227491">
          <w:t xml:space="preserve"> from </w:t>
        </w:r>
        <w:proofErr w:type="spellStart"/>
        <w:r w:rsidR="00227491">
          <w:t>application_start</w:t>
        </w:r>
      </w:ins>
      <w:proofErr w:type="spellEnd"/>
      <w:ins w:id="323" w:author="Greg Landry" w:date="2017-04-11T15:33:00Z">
        <w:r w:rsidR="009E0814">
          <w:t xml:space="preserve">. If you leave the loop in, you </w:t>
        </w:r>
      </w:ins>
      <w:del w:id="324"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325" w:author="Greg Landry" w:date="2017-04-11T15:33:00Z">
        <w:r w:rsidR="000E59EC" w:rsidDel="009E0814">
          <w:delText>s</w:delText>
        </w:r>
      </w:del>
      <w:r w:rsidR="000E59EC">
        <w:t xml:space="preserve"> a delay such as </w:t>
      </w:r>
      <w:proofErr w:type="spellStart"/>
      <w:r w:rsidR="000E59EC" w:rsidRPr="003A6AAD">
        <w:rPr>
          <w:i/>
        </w:rPr>
        <w:t>wiced_rtos_delay_milliseconds</w:t>
      </w:r>
      <w:proofErr w:type="spellEnd"/>
      <w:r w:rsidR="000E59EC" w:rsidRPr="003A6AAD">
        <w:rPr>
          <w:i/>
        </w:rPr>
        <w:t>(1)</w:t>
      </w:r>
      <w:r>
        <w:t xml:space="preserve"> </w:t>
      </w:r>
      <w:del w:id="326" w:author="Greg Landry" w:date="2017-04-11T15:34:00Z">
        <w:r w:rsidDel="009E0814">
          <w:delText xml:space="preserve">– if </w:delText>
        </w:r>
        <w:r w:rsidR="000E59EC" w:rsidDel="009E0814">
          <w:delText>you don’t include this,</w:delText>
        </w:r>
        <w:r w:rsidDel="009E0814">
          <w:delText xml:space="preserve"> the</w:delText>
        </w:r>
      </w:del>
      <w:ins w:id="327" w:author="Greg Landry" w:date="2017-04-11T15:34:00Z">
        <w:r w:rsidR="009E0814">
          <w:t>so that the</w:t>
        </w:r>
      </w:ins>
      <w:r>
        <w:t xml:space="preserve"> </w:t>
      </w:r>
      <w:r w:rsidR="000E59EC">
        <w:t xml:space="preserve">LED </w:t>
      </w:r>
      <w:r>
        <w:t xml:space="preserve">thread </w:t>
      </w:r>
      <w:del w:id="328" w:author="Greg Landry" w:date="2017-04-11T15:34:00Z">
        <w:r w:rsidDel="009E0814">
          <w:delText xml:space="preserve">won’t </w:delText>
        </w:r>
      </w:del>
      <w:r w:rsidR="000E59EC">
        <w:t>get</w:t>
      </w:r>
      <w:ins w:id="329" w:author="Greg Landry" w:date="2017-04-11T15:34:00Z">
        <w:r w:rsidR="009E0814">
          <w:t>s</w:t>
        </w:r>
      </w:ins>
      <w:r w:rsidR="000E59EC">
        <w:t xml:space="preserve"> a chance to run</w:t>
      </w:r>
      <w:del w:id="330" w:author="Greg Landry" w:date="2017-04-11T15:34:00Z">
        <w:r w:rsidR="000E59EC" w:rsidDel="009E0814">
          <w:delText xml:space="preserve"> because the main application thread will never suspend</w:delText>
        </w:r>
      </w:del>
      <w:ins w:id="331" w:author="Greg Landry" w:date="2017-06-15T21:24:00Z">
        <w:r w:rsidR="00103FD4">
          <w:t xml:space="preserve">. If you remove the while(1) loop, make sure any </w:t>
        </w:r>
      </w:ins>
      <w:ins w:id="332" w:author="Greg Landry" w:date="2017-06-15T21:25:00Z">
        <w:r w:rsidR="00103FD4">
          <w:t>variables</w:t>
        </w:r>
      </w:ins>
      <w:ins w:id="333" w:author="Greg Landry" w:date="2017-06-15T21:24:00Z">
        <w:r w:rsidR="00103FD4">
          <w:t xml:space="preserve"> that need to stick around (such as thread handles) are declared outside the </w:t>
        </w:r>
        <w:proofErr w:type="spellStart"/>
        <w:r w:rsidR="00103FD4">
          <w:t>application_start</w:t>
        </w:r>
        <w:proofErr w:type="spellEnd"/>
        <w:r w:rsidR="00103FD4">
          <w:t xml:space="preserve"> thread</w:t>
        </w:r>
      </w:ins>
      <w:ins w:id="334" w:author="Greg Landry" w:date="2017-06-15T21:25:00Z">
        <w:r w:rsidR="00103FD4">
          <w:t xml:space="preserve"> since they will become undefined once </w:t>
        </w:r>
        <w:proofErr w:type="spellStart"/>
        <w:r w:rsidR="00103FD4">
          <w:t>application_start</w:t>
        </w:r>
        <w:proofErr w:type="spellEnd"/>
        <w:r w:rsidR="00103FD4">
          <w:t xml:space="preserve"> exits.</w:t>
        </w:r>
      </w:ins>
      <w:ins w:id="335" w:author="Greg Landry" w:date="2017-06-15T21:24:00Z">
        <w:r w:rsidR="00103FD4">
          <w:t>.</w:t>
        </w:r>
      </w:ins>
      <w:del w:id="336" w:author="Greg Landry" w:date="2017-06-15T21:24:00Z">
        <w:r w:rsidDel="00103FD4">
          <w:delText>.</w:delText>
        </w:r>
      </w:del>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7CF1291E" w:rsidR="00C33320" w:rsidRDefault="000E59EC" w:rsidP="002F255C">
      <w:pPr>
        <w:pStyle w:val="ListParagraph"/>
        <w:numPr>
          <w:ilvl w:val="0"/>
          <w:numId w:val="29"/>
        </w:numPr>
      </w:pPr>
      <w:r>
        <w:t>Look</w:t>
      </w:r>
      <w:r w:rsidR="009A7BB9">
        <w:t xml:space="preserve"> for a button press</w:t>
      </w:r>
      <w:r>
        <w:t xml:space="preserve"> in the main application </w:t>
      </w:r>
      <w:del w:id="337" w:author="Greg Landry" w:date="2017-06-03T09:36:00Z">
        <w:r w:rsidDel="002E096C">
          <w:delText xml:space="preserve">thread </w:delText>
        </w:r>
      </w:del>
      <w:ins w:id="338" w:author="Greg Landry" w:date="2017-06-03T09:36:00Z">
        <w:r w:rsidR="002E096C">
          <w:t xml:space="preserve">loop </w:t>
        </w:r>
      </w:ins>
      <w:r>
        <w:t>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36A147D6" w:rsidR="002F255C" w:rsidRDefault="009A7BB9" w:rsidP="002F255C">
      <w:pPr>
        <w:pStyle w:val="ListParagraph"/>
        <w:numPr>
          <w:ilvl w:val="0"/>
          <w:numId w:val="30"/>
        </w:numPr>
      </w:pPr>
      <w:r>
        <w:t>C</w:t>
      </w:r>
      <w:del w:id="339" w:author="Greg Landry" w:date="2017-06-16T20:51:00Z">
        <w:r w:rsidDel="00B920C5">
          <w:delText>opy 01_threa</w:delText>
        </w:r>
        <w:r w:rsidR="00DE761B" w:rsidDel="00B920C5">
          <w:delText>d to</w:delText>
        </w:r>
      </w:del>
      <w:ins w:id="340" w:author="Greg Landry" w:date="2017-06-16T20:51:00Z">
        <w:r w:rsidR="00B920C5">
          <w:t>reate a new project called</w:t>
        </w:r>
      </w:ins>
      <w:r w:rsidR="00DE761B">
        <w:t xml:space="preserve"> 03_mutex.</w:t>
      </w:r>
      <w:del w:id="341" w:author="Greg Landry" w:date="2017-06-16T20:51:00Z">
        <w:r w:rsidR="00DE761B" w:rsidDel="00B920C5">
          <w:delText xml:space="preserve">  Update the make</w:delText>
        </w:r>
        <w:r w:rsidDel="00B920C5">
          <w:delText>file and create a make target.</w:delText>
        </w:r>
      </w:del>
    </w:p>
    <w:p w14:paraId="2AC6F515" w14:textId="77233625" w:rsidR="00B920C5" w:rsidRDefault="00B920C5" w:rsidP="002F255C">
      <w:pPr>
        <w:pStyle w:val="ListParagraph"/>
        <w:numPr>
          <w:ilvl w:val="0"/>
          <w:numId w:val="30"/>
        </w:numPr>
        <w:rPr>
          <w:ins w:id="342" w:author="Greg Landry" w:date="2017-06-16T20:52:00Z"/>
        </w:rPr>
      </w:pPr>
      <w:ins w:id="343" w:author="Greg Landry" w:date="2017-06-16T20:52:00Z">
        <w:r>
          <w:t>Create two threads that do the following:</w:t>
        </w:r>
      </w:ins>
    </w:p>
    <w:p w14:paraId="1CE1151E" w14:textId="4EC976FE" w:rsidR="00B920C5" w:rsidRDefault="00B920C5">
      <w:pPr>
        <w:pStyle w:val="ListParagraph"/>
        <w:numPr>
          <w:ilvl w:val="1"/>
          <w:numId w:val="30"/>
        </w:numPr>
        <w:rPr>
          <w:ins w:id="344" w:author="Greg Landry" w:date="2017-06-16T20:52:00Z"/>
        </w:rPr>
        <w:pPrChange w:id="345" w:author="Greg Landry" w:date="2017-06-16T20:52:00Z">
          <w:pPr>
            <w:pStyle w:val="ListParagraph"/>
            <w:numPr>
              <w:numId w:val="30"/>
            </w:numPr>
            <w:ind w:hanging="360"/>
          </w:pPr>
        </w:pPrChange>
      </w:pPr>
      <w:ins w:id="346" w:author="Greg Landry" w:date="2017-06-16T20:52:00Z">
        <w:r>
          <w:t>Thread 0 will blink LED1 with an ON and OFF delay of 1</w:t>
        </w:r>
      </w:ins>
      <w:ins w:id="347" w:author="Greg Landry" w:date="2017-06-16T20:54:00Z">
        <w:r>
          <w:t>5</w:t>
        </w:r>
      </w:ins>
      <w:ins w:id="348" w:author="Greg Landry" w:date="2017-06-16T20:52:00Z">
        <w:r>
          <w:t xml:space="preserve">0ms </w:t>
        </w:r>
      </w:ins>
      <w:ins w:id="349" w:author="Greg Landry" w:date="2017-06-16T20:53:00Z">
        <w:r>
          <w:t>while</w:t>
        </w:r>
      </w:ins>
      <w:ins w:id="350" w:author="Greg Landry" w:date="2017-06-16T20:52:00Z">
        <w:r>
          <w:t xml:space="preserve"> Button 0 is being pressed.</w:t>
        </w:r>
      </w:ins>
    </w:p>
    <w:p w14:paraId="63C40B55" w14:textId="212B8C4D" w:rsidR="00B920C5" w:rsidRDefault="00B920C5">
      <w:pPr>
        <w:pStyle w:val="ListParagraph"/>
        <w:numPr>
          <w:ilvl w:val="1"/>
          <w:numId w:val="30"/>
        </w:numPr>
        <w:rPr>
          <w:ins w:id="351" w:author="Greg Landry" w:date="2017-06-16T20:55:00Z"/>
        </w:rPr>
        <w:pPrChange w:id="352" w:author="Greg Landry" w:date="2017-06-16T20:52:00Z">
          <w:pPr>
            <w:pStyle w:val="ListParagraph"/>
            <w:numPr>
              <w:numId w:val="30"/>
            </w:numPr>
            <w:ind w:hanging="360"/>
          </w:pPr>
        </w:pPrChange>
      </w:pPr>
      <w:ins w:id="353" w:author="Greg Landry" w:date="2017-06-16T20:52:00Z">
        <w:r>
          <w:lastRenderedPageBreak/>
          <w:t xml:space="preserve">Thread 1 will </w:t>
        </w:r>
        <w:r w:rsidRPr="004E55B0">
          <w:rPr>
            <w:u w:val="single"/>
            <w:rPrChange w:id="354" w:author="Greg Landry" w:date="2017-06-16T21:02:00Z">
              <w:rPr/>
            </w:rPrChange>
          </w:rPr>
          <w:t xml:space="preserve">the same </w:t>
        </w:r>
      </w:ins>
      <w:ins w:id="355" w:author="Greg Landry" w:date="2017-06-16T20:53:00Z">
        <w:r w:rsidRPr="004E55B0">
          <w:rPr>
            <w:u w:val="single"/>
            <w:rPrChange w:id="356" w:author="Greg Landry" w:date="2017-06-16T21:02:00Z">
              <w:rPr/>
            </w:rPrChange>
          </w:rPr>
          <w:t>LED</w:t>
        </w:r>
        <w:r>
          <w:t xml:space="preserve"> (LED1) with an ON and OFF delay of 100ms while Button 1 is being pressed.</w:t>
        </w:r>
      </w:ins>
    </w:p>
    <w:p w14:paraId="1EB2321A" w14:textId="4ED67BC1" w:rsidR="00361D6B" w:rsidRDefault="00361D6B">
      <w:pPr>
        <w:pStyle w:val="ListParagraph"/>
        <w:numPr>
          <w:ilvl w:val="1"/>
          <w:numId w:val="30"/>
        </w:numPr>
        <w:rPr>
          <w:ins w:id="357" w:author="Greg Landry" w:date="2017-06-16T20:54:00Z"/>
        </w:rPr>
        <w:pPrChange w:id="358" w:author="Greg Landry" w:date="2017-06-16T20:52:00Z">
          <w:pPr>
            <w:pStyle w:val="ListParagraph"/>
            <w:numPr>
              <w:numId w:val="30"/>
            </w:numPr>
            <w:ind w:hanging="360"/>
          </w:pPr>
        </w:pPrChange>
      </w:pPr>
      <w:ins w:id="359" w:author="Greg Landry" w:date="2017-06-16T20:55:00Z">
        <w:r>
          <w:t>Make sure you yield control in the thread when the button is not being pressed.</w:t>
        </w:r>
      </w:ins>
    </w:p>
    <w:p w14:paraId="4E582D09" w14:textId="6D608A7B" w:rsidR="00361D6B" w:rsidRDefault="00361D6B">
      <w:pPr>
        <w:ind w:left="1440"/>
        <w:rPr>
          <w:ins w:id="360" w:author="Greg Landry" w:date="2017-06-16T20:55:00Z"/>
        </w:rPr>
        <w:pPrChange w:id="361" w:author="Greg Landry" w:date="2017-06-16T20:55:00Z">
          <w:pPr>
            <w:pStyle w:val="ListParagraph"/>
            <w:numPr>
              <w:numId w:val="30"/>
            </w:numPr>
            <w:ind w:hanging="360"/>
          </w:pPr>
        </w:pPrChange>
      </w:pPr>
      <w:ins w:id="362" w:author="Greg Landry" w:date="2017-06-16T20:54:00Z">
        <w:r>
          <w:t>As an example, Thread 0 sho</w:t>
        </w:r>
      </w:ins>
      <w:ins w:id="363" w:author="Greg Landry" w:date="2017-06-16T20:55:00Z">
        <w:r>
          <w:t>uld look like this:</w:t>
        </w:r>
      </w:ins>
    </w:p>
    <w:p w14:paraId="0D3524C4" w14:textId="77777777" w:rsidR="00361D6B" w:rsidRPr="00361D6B" w:rsidRDefault="00361D6B">
      <w:pPr>
        <w:autoSpaceDE w:val="0"/>
        <w:autoSpaceDN w:val="0"/>
        <w:adjustRightInd w:val="0"/>
        <w:spacing w:after="0" w:line="240" w:lineRule="auto"/>
        <w:ind w:left="1440"/>
        <w:rPr>
          <w:ins w:id="364" w:author="Greg Landry" w:date="2017-06-16T20:55:00Z"/>
          <w:rFonts w:ascii="Courier New" w:hAnsi="Courier New" w:cs="Courier New"/>
          <w:sz w:val="16"/>
          <w:szCs w:val="20"/>
          <w:rPrChange w:id="365" w:author="Greg Landry" w:date="2017-06-16T20:56:00Z">
            <w:rPr>
              <w:ins w:id="366" w:author="Greg Landry" w:date="2017-06-16T20:55:00Z"/>
              <w:rFonts w:ascii="Consolas" w:hAnsi="Consolas" w:cs="Consolas"/>
              <w:sz w:val="20"/>
              <w:szCs w:val="20"/>
            </w:rPr>
          </w:rPrChange>
        </w:rPr>
        <w:pPrChange w:id="367" w:author="Greg Landry" w:date="2017-06-16T20:56:00Z">
          <w:pPr>
            <w:autoSpaceDE w:val="0"/>
            <w:autoSpaceDN w:val="0"/>
            <w:adjustRightInd w:val="0"/>
            <w:spacing w:after="0" w:line="240" w:lineRule="auto"/>
          </w:pPr>
        </w:pPrChange>
      </w:pPr>
      <w:ins w:id="368" w:author="Greg Landry" w:date="2017-06-16T20:55:00Z">
        <w:r w:rsidRPr="00361D6B">
          <w:rPr>
            <w:rFonts w:ascii="Courier New" w:hAnsi="Courier New" w:cs="Courier New"/>
            <w:b/>
            <w:bCs/>
            <w:color w:val="7F0055"/>
            <w:sz w:val="16"/>
            <w:szCs w:val="20"/>
            <w:rPrChange w:id="369" w:author="Greg Landry" w:date="2017-06-16T20:56:00Z">
              <w:rPr>
                <w:rFonts w:ascii="Consolas" w:hAnsi="Consolas" w:cs="Consolas"/>
                <w:b/>
                <w:bCs/>
                <w:color w:val="7F0055"/>
                <w:sz w:val="20"/>
                <w:szCs w:val="20"/>
              </w:rPr>
            </w:rPrChange>
          </w:rPr>
          <w:t>void</w:t>
        </w:r>
        <w:r w:rsidRPr="00361D6B">
          <w:rPr>
            <w:rFonts w:ascii="Courier New" w:hAnsi="Courier New" w:cs="Courier New"/>
            <w:color w:val="000000"/>
            <w:sz w:val="16"/>
            <w:szCs w:val="20"/>
            <w:rPrChange w:id="370" w:author="Greg Landry" w:date="2017-06-16T20:56:00Z">
              <w:rPr>
                <w:rFonts w:ascii="Consolas" w:hAnsi="Consolas" w:cs="Consolas"/>
                <w:color w:val="000000"/>
                <w:sz w:val="20"/>
                <w:szCs w:val="20"/>
              </w:rPr>
            </w:rPrChange>
          </w:rPr>
          <w:t xml:space="preserve"> </w:t>
        </w:r>
        <w:r w:rsidRPr="00361D6B">
          <w:rPr>
            <w:rFonts w:ascii="Courier New" w:hAnsi="Courier New" w:cs="Courier New"/>
            <w:b/>
            <w:bCs/>
            <w:color w:val="000000"/>
            <w:sz w:val="16"/>
            <w:szCs w:val="20"/>
            <w:rPrChange w:id="371" w:author="Greg Landry" w:date="2017-06-16T20:56:00Z">
              <w:rPr>
                <w:rFonts w:ascii="Consolas" w:hAnsi="Consolas" w:cs="Consolas"/>
                <w:b/>
                <w:bCs/>
                <w:color w:val="000000"/>
                <w:sz w:val="20"/>
                <w:szCs w:val="20"/>
              </w:rPr>
            </w:rPrChange>
          </w:rPr>
          <w:t>led0</w:t>
        </w:r>
        <w:proofErr w:type="gramStart"/>
        <w:r w:rsidRPr="00361D6B">
          <w:rPr>
            <w:rFonts w:ascii="Courier New" w:hAnsi="Courier New" w:cs="Courier New"/>
            <w:b/>
            <w:bCs/>
            <w:color w:val="000000"/>
            <w:sz w:val="16"/>
            <w:szCs w:val="20"/>
            <w:rPrChange w:id="372" w:author="Greg Landry" w:date="2017-06-16T20:56:00Z">
              <w:rPr>
                <w:rFonts w:ascii="Consolas" w:hAnsi="Consolas" w:cs="Consolas"/>
                <w:b/>
                <w:bCs/>
                <w:color w:val="000000"/>
                <w:sz w:val="20"/>
                <w:szCs w:val="20"/>
              </w:rPr>
            </w:rPrChange>
          </w:rPr>
          <w:t>Thread</w:t>
        </w:r>
        <w:r w:rsidRPr="00361D6B">
          <w:rPr>
            <w:rFonts w:ascii="Courier New" w:hAnsi="Courier New" w:cs="Courier New"/>
            <w:color w:val="000000"/>
            <w:sz w:val="16"/>
            <w:szCs w:val="20"/>
            <w:rPrChange w:id="373" w:author="Greg Landry" w:date="2017-06-16T20:56:00Z">
              <w:rPr>
                <w:rFonts w:ascii="Consolas" w:hAnsi="Consolas" w:cs="Consolas"/>
                <w:color w:val="000000"/>
                <w:sz w:val="20"/>
                <w:szCs w:val="20"/>
              </w:rPr>
            </w:rPrChange>
          </w:rPr>
          <w:t>(</w:t>
        </w:r>
        <w:proofErr w:type="spellStart"/>
        <w:proofErr w:type="gramEnd"/>
        <w:r w:rsidRPr="00361D6B">
          <w:rPr>
            <w:rFonts w:ascii="Courier New" w:hAnsi="Courier New" w:cs="Courier New"/>
            <w:color w:val="005032"/>
            <w:sz w:val="16"/>
            <w:szCs w:val="20"/>
            <w:rPrChange w:id="374" w:author="Greg Landry" w:date="2017-06-16T20:56:00Z">
              <w:rPr>
                <w:rFonts w:ascii="Consolas" w:hAnsi="Consolas" w:cs="Consolas"/>
                <w:color w:val="005032"/>
                <w:sz w:val="20"/>
                <w:szCs w:val="20"/>
              </w:rPr>
            </w:rPrChange>
          </w:rPr>
          <w:t>wiced_thread_arg_t</w:t>
        </w:r>
        <w:proofErr w:type="spellEnd"/>
        <w:r w:rsidRPr="00361D6B">
          <w:rPr>
            <w:rFonts w:ascii="Courier New" w:hAnsi="Courier New" w:cs="Courier New"/>
            <w:color w:val="000000"/>
            <w:sz w:val="16"/>
            <w:szCs w:val="20"/>
            <w:rPrChange w:id="375"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376" w:author="Greg Landry" w:date="2017-06-16T20:56:00Z">
              <w:rPr>
                <w:rFonts w:ascii="Consolas" w:hAnsi="Consolas" w:cs="Consolas"/>
                <w:color w:val="000000"/>
                <w:sz w:val="20"/>
                <w:szCs w:val="20"/>
              </w:rPr>
            </w:rPrChange>
          </w:rPr>
          <w:t>arg</w:t>
        </w:r>
        <w:proofErr w:type="spellEnd"/>
        <w:r w:rsidRPr="00361D6B">
          <w:rPr>
            <w:rFonts w:ascii="Courier New" w:hAnsi="Courier New" w:cs="Courier New"/>
            <w:color w:val="000000"/>
            <w:sz w:val="16"/>
            <w:szCs w:val="20"/>
            <w:rPrChange w:id="377" w:author="Greg Landry" w:date="2017-06-16T20:56:00Z">
              <w:rPr>
                <w:rFonts w:ascii="Consolas" w:hAnsi="Consolas" w:cs="Consolas"/>
                <w:color w:val="000000"/>
                <w:sz w:val="20"/>
                <w:szCs w:val="20"/>
              </w:rPr>
            </w:rPrChange>
          </w:rPr>
          <w:t>)</w:t>
        </w:r>
      </w:ins>
    </w:p>
    <w:p w14:paraId="4AD03404" w14:textId="77777777" w:rsidR="00361D6B" w:rsidRPr="00361D6B" w:rsidRDefault="00361D6B">
      <w:pPr>
        <w:autoSpaceDE w:val="0"/>
        <w:autoSpaceDN w:val="0"/>
        <w:adjustRightInd w:val="0"/>
        <w:spacing w:after="0" w:line="240" w:lineRule="auto"/>
        <w:ind w:left="1440"/>
        <w:rPr>
          <w:ins w:id="378" w:author="Greg Landry" w:date="2017-06-16T20:55:00Z"/>
          <w:rFonts w:ascii="Courier New" w:hAnsi="Courier New" w:cs="Courier New"/>
          <w:sz w:val="16"/>
          <w:szCs w:val="20"/>
          <w:rPrChange w:id="379" w:author="Greg Landry" w:date="2017-06-16T20:56:00Z">
            <w:rPr>
              <w:ins w:id="380" w:author="Greg Landry" w:date="2017-06-16T20:55:00Z"/>
              <w:rFonts w:ascii="Consolas" w:hAnsi="Consolas" w:cs="Consolas"/>
              <w:sz w:val="20"/>
              <w:szCs w:val="20"/>
            </w:rPr>
          </w:rPrChange>
        </w:rPr>
        <w:pPrChange w:id="381" w:author="Greg Landry" w:date="2017-06-16T20:56:00Z">
          <w:pPr>
            <w:autoSpaceDE w:val="0"/>
            <w:autoSpaceDN w:val="0"/>
            <w:adjustRightInd w:val="0"/>
            <w:spacing w:after="0" w:line="240" w:lineRule="auto"/>
          </w:pPr>
        </w:pPrChange>
      </w:pPr>
      <w:ins w:id="382" w:author="Greg Landry" w:date="2017-06-16T20:55:00Z">
        <w:r w:rsidRPr="00361D6B">
          <w:rPr>
            <w:rFonts w:ascii="Courier New" w:hAnsi="Courier New" w:cs="Courier New"/>
            <w:color w:val="000000"/>
            <w:sz w:val="16"/>
            <w:szCs w:val="20"/>
            <w:rPrChange w:id="383" w:author="Greg Landry" w:date="2017-06-16T20:56:00Z">
              <w:rPr>
                <w:rFonts w:ascii="Consolas" w:hAnsi="Consolas" w:cs="Consolas"/>
                <w:color w:val="000000"/>
                <w:sz w:val="20"/>
                <w:szCs w:val="20"/>
              </w:rPr>
            </w:rPrChange>
          </w:rPr>
          <w:t>{</w:t>
        </w:r>
      </w:ins>
    </w:p>
    <w:p w14:paraId="30685BDD" w14:textId="1E9D85A4" w:rsidR="00361D6B" w:rsidRPr="00361D6B" w:rsidRDefault="00361D6B">
      <w:pPr>
        <w:autoSpaceDE w:val="0"/>
        <w:autoSpaceDN w:val="0"/>
        <w:adjustRightInd w:val="0"/>
        <w:spacing w:after="0" w:line="240" w:lineRule="auto"/>
        <w:ind w:left="1440"/>
        <w:rPr>
          <w:ins w:id="384" w:author="Greg Landry" w:date="2017-06-16T20:55:00Z"/>
          <w:rFonts w:ascii="Courier New" w:hAnsi="Courier New" w:cs="Courier New"/>
          <w:sz w:val="16"/>
          <w:szCs w:val="20"/>
          <w:rPrChange w:id="385" w:author="Greg Landry" w:date="2017-06-16T20:56:00Z">
            <w:rPr>
              <w:ins w:id="386" w:author="Greg Landry" w:date="2017-06-16T20:55:00Z"/>
              <w:rFonts w:ascii="Consolas" w:hAnsi="Consolas" w:cs="Consolas"/>
              <w:sz w:val="20"/>
              <w:szCs w:val="20"/>
            </w:rPr>
          </w:rPrChange>
        </w:rPr>
        <w:pPrChange w:id="387" w:author="Greg Landry" w:date="2017-06-16T20:56:00Z">
          <w:pPr>
            <w:autoSpaceDE w:val="0"/>
            <w:autoSpaceDN w:val="0"/>
            <w:adjustRightInd w:val="0"/>
            <w:spacing w:after="0" w:line="240" w:lineRule="auto"/>
          </w:pPr>
        </w:pPrChange>
      </w:pPr>
      <w:ins w:id="388" w:author="Greg Landry" w:date="2017-06-16T20:55:00Z">
        <w:r>
          <w:rPr>
            <w:rFonts w:ascii="Courier New" w:hAnsi="Courier New" w:cs="Courier New"/>
            <w:color w:val="000000"/>
            <w:sz w:val="16"/>
            <w:szCs w:val="20"/>
          </w:rPr>
          <w:t xml:space="preserve">  </w:t>
        </w:r>
        <w:proofErr w:type="gramStart"/>
        <w:r w:rsidRPr="00361D6B">
          <w:rPr>
            <w:rFonts w:ascii="Courier New" w:hAnsi="Courier New" w:cs="Courier New"/>
            <w:b/>
            <w:bCs/>
            <w:color w:val="7F0055"/>
            <w:sz w:val="16"/>
            <w:szCs w:val="20"/>
            <w:rPrChange w:id="389" w:author="Greg Landry" w:date="2017-06-16T20:56:00Z">
              <w:rPr>
                <w:rFonts w:ascii="Consolas" w:hAnsi="Consolas" w:cs="Consolas"/>
                <w:b/>
                <w:bCs/>
                <w:color w:val="7F0055"/>
                <w:sz w:val="20"/>
                <w:szCs w:val="20"/>
              </w:rPr>
            </w:rPrChange>
          </w:rPr>
          <w:t>while</w:t>
        </w:r>
        <w:r w:rsidRPr="00361D6B">
          <w:rPr>
            <w:rFonts w:ascii="Courier New" w:hAnsi="Courier New" w:cs="Courier New"/>
            <w:color w:val="000000"/>
            <w:sz w:val="16"/>
            <w:szCs w:val="20"/>
            <w:rPrChange w:id="390"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391" w:author="Greg Landry" w:date="2017-06-16T20:56:00Z">
              <w:rPr>
                <w:rFonts w:ascii="Consolas" w:hAnsi="Consolas" w:cs="Consolas"/>
                <w:color w:val="000000"/>
                <w:sz w:val="20"/>
                <w:szCs w:val="20"/>
              </w:rPr>
            </w:rPrChange>
          </w:rPr>
          <w:t>1)</w:t>
        </w:r>
      </w:ins>
    </w:p>
    <w:p w14:paraId="4BD61170" w14:textId="50A468D2" w:rsidR="00361D6B" w:rsidRPr="00361D6B" w:rsidRDefault="00361D6B">
      <w:pPr>
        <w:autoSpaceDE w:val="0"/>
        <w:autoSpaceDN w:val="0"/>
        <w:adjustRightInd w:val="0"/>
        <w:spacing w:after="0" w:line="240" w:lineRule="auto"/>
        <w:ind w:left="1440"/>
        <w:rPr>
          <w:ins w:id="392" w:author="Greg Landry" w:date="2017-06-16T20:55:00Z"/>
          <w:rFonts w:ascii="Courier New" w:hAnsi="Courier New" w:cs="Courier New"/>
          <w:sz w:val="16"/>
          <w:szCs w:val="20"/>
          <w:rPrChange w:id="393" w:author="Greg Landry" w:date="2017-06-16T20:56:00Z">
            <w:rPr>
              <w:ins w:id="394" w:author="Greg Landry" w:date="2017-06-16T20:55:00Z"/>
              <w:rFonts w:ascii="Consolas" w:hAnsi="Consolas" w:cs="Consolas"/>
              <w:sz w:val="20"/>
              <w:szCs w:val="20"/>
            </w:rPr>
          </w:rPrChange>
        </w:rPr>
        <w:pPrChange w:id="395" w:author="Greg Landry" w:date="2017-06-16T20:56:00Z">
          <w:pPr>
            <w:autoSpaceDE w:val="0"/>
            <w:autoSpaceDN w:val="0"/>
            <w:adjustRightInd w:val="0"/>
            <w:spacing w:after="0" w:line="240" w:lineRule="auto"/>
          </w:pPr>
        </w:pPrChange>
      </w:pPr>
      <w:ins w:id="396" w:author="Greg Landry" w:date="2017-06-16T20:55:00Z">
        <w:r>
          <w:rPr>
            <w:rFonts w:ascii="Courier New" w:hAnsi="Courier New" w:cs="Courier New"/>
            <w:color w:val="000000"/>
            <w:sz w:val="16"/>
            <w:szCs w:val="20"/>
          </w:rPr>
          <w:t xml:space="preserve">  </w:t>
        </w:r>
        <w:r w:rsidRPr="00361D6B">
          <w:rPr>
            <w:rFonts w:ascii="Courier New" w:hAnsi="Courier New" w:cs="Courier New"/>
            <w:color w:val="000000"/>
            <w:sz w:val="16"/>
            <w:szCs w:val="20"/>
            <w:rPrChange w:id="397" w:author="Greg Landry" w:date="2017-06-16T20:56:00Z">
              <w:rPr>
                <w:rFonts w:ascii="Consolas" w:hAnsi="Consolas" w:cs="Consolas"/>
                <w:color w:val="000000"/>
                <w:sz w:val="20"/>
                <w:szCs w:val="20"/>
              </w:rPr>
            </w:rPrChange>
          </w:rPr>
          <w:t>{</w:t>
        </w:r>
      </w:ins>
    </w:p>
    <w:p w14:paraId="6E67CABB" w14:textId="25CB969B" w:rsidR="00361D6B" w:rsidRPr="00361D6B" w:rsidRDefault="00361D6B">
      <w:pPr>
        <w:autoSpaceDE w:val="0"/>
        <w:autoSpaceDN w:val="0"/>
        <w:adjustRightInd w:val="0"/>
        <w:spacing w:after="0" w:line="240" w:lineRule="auto"/>
        <w:ind w:left="1440"/>
        <w:rPr>
          <w:ins w:id="398" w:author="Greg Landry" w:date="2017-06-16T20:55:00Z"/>
          <w:rFonts w:ascii="Courier New" w:hAnsi="Courier New" w:cs="Courier New"/>
          <w:sz w:val="16"/>
          <w:szCs w:val="20"/>
          <w:rPrChange w:id="399" w:author="Greg Landry" w:date="2017-06-16T20:56:00Z">
            <w:rPr>
              <w:ins w:id="400" w:author="Greg Landry" w:date="2017-06-16T20:55:00Z"/>
              <w:rFonts w:ascii="Consolas" w:hAnsi="Consolas" w:cs="Consolas"/>
              <w:sz w:val="20"/>
              <w:szCs w:val="20"/>
            </w:rPr>
          </w:rPrChange>
        </w:rPr>
        <w:pPrChange w:id="401" w:author="Greg Landry" w:date="2017-06-16T20:56:00Z">
          <w:pPr>
            <w:autoSpaceDE w:val="0"/>
            <w:autoSpaceDN w:val="0"/>
            <w:adjustRightInd w:val="0"/>
            <w:spacing w:after="0" w:line="240" w:lineRule="auto"/>
          </w:pPr>
        </w:pPrChange>
      </w:pPr>
      <w:ins w:id="402" w:author="Greg Landry" w:date="2017-06-16T20:55:00Z">
        <w:r>
          <w:rPr>
            <w:rFonts w:ascii="Courier New" w:hAnsi="Courier New" w:cs="Courier New"/>
            <w:color w:val="000000"/>
            <w:sz w:val="16"/>
            <w:szCs w:val="20"/>
          </w:rPr>
          <w:t xml:space="preserve">    </w:t>
        </w:r>
        <w:proofErr w:type="gramStart"/>
        <w:r w:rsidRPr="00361D6B">
          <w:rPr>
            <w:rFonts w:ascii="Courier New" w:hAnsi="Courier New" w:cs="Courier New"/>
            <w:b/>
            <w:bCs/>
            <w:color w:val="7F0055"/>
            <w:sz w:val="16"/>
            <w:szCs w:val="20"/>
            <w:rPrChange w:id="403" w:author="Greg Landry" w:date="2017-06-16T20:56:00Z">
              <w:rPr>
                <w:rFonts w:ascii="Consolas" w:hAnsi="Consolas" w:cs="Consolas"/>
                <w:b/>
                <w:bCs/>
                <w:color w:val="7F0055"/>
                <w:sz w:val="20"/>
                <w:szCs w:val="20"/>
              </w:rPr>
            </w:rPrChange>
          </w:rPr>
          <w:t>while</w:t>
        </w:r>
        <w:r w:rsidRPr="00361D6B">
          <w:rPr>
            <w:rFonts w:ascii="Courier New" w:hAnsi="Courier New" w:cs="Courier New"/>
            <w:color w:val="000000"/>
            <w:sz w:val="16"/>
            <w:szCs w:val="20"/>
            <w:rPrChange w:id="404"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05" w:author="Greg Landry" w:date="2017-06-16T20:56:00Z">
              <w:rPr>
                <w:rFonts w:ascii="Consolas" w:hAnsi="Consolas" w:cs="Consolas"/>
                <w:color w:val="000000"/>
                <w:sz w:val="20"/>
                <w:szCs w:val="20"/>
              </w:rPr>
            </w:rPrChange>
          </w:rPr>
          <w:t>!</w:t>
        </w:r>
        <w:proofErr w:type="spellStart"/>
        <w:r w:rsidRPr="00361D6B">
          <w:rPr>
            <w:rFonts w:ascii="Courier New" w:hAnsi="Courier New" w:cs="Courier New"/>
            <w:color w:val="000000"/>
            <w:sz w:val="16"/>
            <w:szCs w:val="20"/>
            <w:rPrChange w:id="406" w:author="Greg Landry" w:date="2017-06-16T20:56:00Z">
              <w:rPr>
                <w:rFonts w:ascii="Consolas" w:hAnsi="Consolas" w:cs="Consolas"/>
                <w:color w:val="000000"/>
                <w:sz w:val="20"/>
                <w:szCs w:val="20"/>
              </w:rPr>
            </w:rPrChange>
          </w:rPr>
          <w:t>wiced_gpio_input_get</w:t>
        </w:r>
        <w:proofErr w:type="spellEnd"/>
        <w:r w:rsidRPr="00361D6B">
          <w:rPr>
            <w:rFonts w:ascii="Courier New" w:hAnsi="Courier New" w:cs="Courier New"/>
            <w:color w:val="000000"/>
            <w:sz w:val="16"/>
            <w:szCs w:val="20"/>
            <w:rPrChange w:id="407"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08" w:author="Greg Landry" w:date="2017-06-16T20:56:00Z">
              <w:rPr>
                <w:rFonts w:ascii="Consolas" w:hAnsi="Consolas" w:cs="Consolas"/>
                <w:color w:val="000000"/>
                <w:sz w:val="20"/>
                <w:szCs w:val="20"/>
                <w:u w:val="single"/>
              </w:rPr>
            </w:rPrChange>
          </w:rPr>
          <w:t>WICED_SH_MB0</w:t>
        </w:r>
        <w:r w:rsidRPr="00361D6B">
          <w:rPr>
            <w:rFonts w:ascii="Courier New" w:hAnsi="Courier New" w:cs="Courier New"/>
            <w:color w:val="000000"/>
            <w:sz w:val="16"/>
            <w:szCs w:val="20"/>
            <w:rPrChange w:id="409" w:author="Greg Landry" w:date="2017-06-16T20:56:00Z">
              <w:rPr>
                <w:rFonts w:ascii="Consolas" w:hAnsi="Consolas" w:cs="Consolas"/>
                <w:color w:val="000000"/>
                <w:sz w:val="20"/>
                <w:szCs w:val="20"/>
              </w:rPr>
            </w:rPrChange>
          </w:rPr>
          <w:t xml:space="preserve"> )) </w:t>
        </w:r>
        <w:r w:rsidRPr="00361D6B">
          <w:rPr>
            <w:rFonts w:ascii="Courier New" w:hAnsi="Courier New" w:cs="Courier New"/>
            <w:color w:val="3F7F5F"/>
            <w:sz w:val="16"/>
            <w:szCs w:val="20"/>
            <w:rPrChange w:id="410" w:author="Greg Landry" w:date="2017-06-16T20:56:00Z">
              <w:rPr>
                <w:rFonts w:ascii="Consolas" w:hAnsi="Consolas" w:cs="Consolas"/>
                <w:color w:val="3F7F5F"/>
                <w:sz w:val="20"/>
                <w:szCs w:val="20"/>
              </w:rPr>
            </w:rPrChange>
          </w:rPr>
          <w:t>// Loop while button is pressed</w:t>
        </w:r>
      </w:ins>
    </w:p>
    <w:p w14:paraId="1ED947FE" w14:textId="1EA643E0" w:rsidR="00361D6B" w:rsidRPr="00361D6B" w:rsidRDefault="00361D6B">
      <w:pPr>
        <w:autoSpaceDE w:val="0"/>
        <w:autoSpaceDN w:val="0"/>
        <w:adjustRightInd w:val="0"/>
        <w:spacing w:after="0" w:line="240" w:lineRule="auto"/>
        <w:ind w:left="1440"/>
        <w:rPr>
          <w:ins w:id="411" w:author="Greg Landry" w:date="2017-06-16T20:55:00Z"/>
          <w:rFonts w:ascii="Courier New" w:hAnsi="Courier New" w:cs="Courier New"/>
          <w:sz w:val="16"/>
          <w:szCs w:val="20"/>
          <w:rPrChange w:id="412" w:author="Greg Landry" w:date="2017-06-16T20:56:00Z">
            <w:rPr>
              <w:ins w:id="413" w:author="Greg Landry" w:date="2017-06-16T20:55:00Z"/>
              <w:rFonts w:ascii="Consolas" w:hAnsi="Consolas" w:cs="Consolas"/>
              <w:sz w:val="20"/>
              <w:szCs w:val="20"/>
            </w:rPr>
          </w:rPrChange>
        </w:rPr>
        <w:pPrChange w:id="414" w:author="Greg Landry" w:date="2017-06-16T20:56:00Z">
          <w:pPr>
            <w:autoSpaceDE w:val="0"/>
            <w:autoSpaceDN w:val="0"/>
            <w:adjustRightInd w:val="0"/>
            <w:spacing w:after="0" w:line="240" w:lineRule="auto"/>
          </w:pPr>
        </w:pPrChange>
      </w:pPr>
      <w:ins w:id="415" w:author="Greg Landry" w:date="2017-06-16T20:55:00Z">
        <w:r>
          <w:rPr>
            <w:rFonts w:ascii="Courier New" w:hAnsi="Courier New" w:cs="Courier New"/>
            <w:color w:val="000000"/>
            <w:sz w:val="16"/>
            <w:szCs w:val="20"/>
          </w:rPr>
          <w:t xml:space="preserve">    </w:t>
        </w:r>
        <w:r w:rsidRPr="00361D6B">
          <w:rPr>
            <w:rFonts w:ascii="Courier New" w:hAnsi="Courier New" w:cs="Courier New"/>
            <w:color w:val="000000"/>
            <w:sz w:val="16"/>
            <w:szCs w:val="20"/>
            <w:rPrChange w:id="416" w:author="Greg Landry" w:date="2017-06-16T20:56:00Z">
              <w:rPr>
                <w:rFonts w:ascii="Consolas" w:hAnsi="Consolas" w:cs="Consolas"/>
                <w:color w:val="000000"/>
                <w:sz w:val="20"/>
                <w:szCs w:val="20"/>
              </w:rPr>
            </w:rPrChange>
          </w:rPr>
          <w:t>{</w:t>
        </w:r>
      </w:ins>
    </w:p>
    <w:p w14:paraId="10ABB005" w14:textId="1099243A" w:rsidR="00361D6B" w:rsidRPr="00361D6B" w:rsidRDefault="00361D6B">
      <w:pPr>
        <w:autoSpaceDE w:val="0"/>
        <w:autoSpaceDN w:val="0"/>
        <w:adjustRightInd w:val="0"/>
        <w:spacing w:after="0" w:line="240" w:lineRule="auto"/>
        <w:ind w:left="1440"/>
        <w:rPr>
          <w:ins w:id="417" w:author="Greg Landry" w:date="2017-06-16T20:55:00Z"/>
          <w:rFonts w:ascii="Courier New" w:hAnsi="Courier New" w:cs="Courier New"/>
          <w:sz w:val="16"/>
          <w:szCs w:val="20"/>
          <w:rPrChange w:id="418" w:author="Greg Landry" w:date="2017-06-16T20:56:00Z">
            <w:rPr>
              <w:ins w:id="419" w:author="Greg Landry" w:date="2017-06-16T20:55:00Z"/>
              <w:rFonts w:ascii="Consolas" w:hAnsi="Consolas" w:cs="Consolas"/>
              <w:sz w:val="20"/>
              <w:szCs w:val="20"/>
            </w:rPr>
          </w:rPrChange>
        </w:rPr>
        <w:pPrChange w:id="420" w:author="Greg Landry" w:date="2017-06-16T20:56:00Z">
          <w:pPr>
            <w:autoSpaceDE w:val="0"/>
            <w:autoSpaceDN w:val="0"/>
            <w:adjustRightInd w:val="0"/>
            <w:spacing w:after="0" w:line="240" w:lineRule="auto"/>
          </w:pPr>
        </w:pPrChange>
      </w:pPr>
      <w:ins w:id="421" w:author="Greg Landry" w:date="2017-06-16T20:55:00Z">
        <w:r>
          <w:rPr>
            <w:rFonts w:ascii="Courier New" w:hAnsi="Courier New" w:cs="Courier New"/>
            <w:color w:val="000000"/>
            <w:sz w:val="16"/>
            <w:szCs w:val="20"/>
          </w:rPr>
          <w:t xml:space="preserve">        </w:t>
        </w:r>
        <w:proofErr w:type="spellStart"/>
        <w:r w:rsidRPr="00361D6B">
          <w:rPr>
            <w:rFonts w:ascii="Courier New" w:hAnsi="Courier New" w:cs="Courier New"/>
            <w:color w:val="000000"/>
            <w:sz w:val="16"/>
            <w:szCs w:val="20"/>
            <w:rPrChange w:id="422" w:author="Greg Landry" w:date="2017-06-16T20:56:00Z">
              <w:rPr>
                <w:rFonts w:ascii="Consolas" w:hAnsi="Consolas" w:cs="Consolas"/>
                <w:color w:val="000000"/>
                <w:sz w:val="20"/>
                <w:szCs w:val="20"/>
              </w:rPr>
            </w:rPrChange>
          </w:rPr>
          <w:t>wiced_gpio_output_</w:t>
        </w:r>
        <w:proofErr w:type="gramStart"/>
        <w:r w:rsidRPr="00361D6B">
          <w:rPr>
            <w:rFonts w:ascii="Courier New" w:hAnsi="Courier New" w:cs="Courier New"/>
            <w:color w:val="000000"/>
            <w:sz w:val="16"/>
            <w:szCs w:val="20"/>
            <w:rPrChange w:id="423" w:author="Greg Landry" w:date="2017-06-16T20:56:00Z">
              <w:rPr>
                <w:rFonts w:ascii="Consolas" w:hAnsi="Consolas" w:cs="Consolas"/>
                <w:color w:val="000000"/>
                <w:sz w:val="20"/>
                <w:szCs w:val="20"/>
              </w:rPr>
            </w:rPrChange>
          </w:rPr>
          <w:t>low</w:t>
        </w:r>
        <w:proofErr w:type="spellEnd"/>
        <w:r w:rsidRPr="00361D6B">
          <w:rPr>
            <w:rFonts w:ascii="Courier New" w:hAnsi="Courier New" w:cs="Courier New"/>
            <w:color w:val="000000"/>
            <w:sz w:val="16"/>
            <w:szCs w:val="20"/>
            <w:rPrChange w:id="424"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25" w:author="Greg Landry" w:date="2017-06-16T20:56:00Z">
              <w:rPr>
                <w:rFonts w:ascii="Consolas" w:hAnsi="Consolas" w:cs="Consolas"/>
                <w:color w:val="000000"/>
                <w:sz w:val="20"/>
                <w:szCs w:val="20"/>
                <w:u w:val="single"/>
              </w:rPr>
            </w:rPrChange>
          </w:rPr>
          <w:t>WICED</w:t>
        </w:r>
        <w:proofErr w:type="gramEnd"/>
        <w:r w:rsidRPr="00361D6B">
          <w:rPr>
            <w:rFonts w:ascii="Courier New" w:hAnsi="Courier New" w:cs="Courier New"/>
            <w:color w:val="000000"/>
            <w:sz w:val="16"/>
            <w:szCs w:val="20"/>
            <w:u w:val="single"/>
            <w:rPrChange w:id="426" w:author="Greg Landry" w:date="2017-06-16T20:56:00Z">
              <w:rPr>
                <w:rFonts w:ascii="Consolas" w:hAnsi="Consolas" w:cs="Consolas"/>
                <w:color w:val="000000"/>
                <w:sz w:val="20"/>
                <w:szCs w:val="20"/>
                <w:u w:val="single"/>
              </w:rPr>
            </w:rPrChange>
          </w:rPr>
          <w:t>_SH_LED1</w:t>
        </w:r>
        <w:r w:rsidRPr="00361D6B">
          <w:rPr>
            <w:rFonts w:ascii="Courier New" w:hAnsi="Courier New" w:cs="Courier New"/>
            <w:color w:val="000000"/>
            <w:sz w:val="16"/>
            <w:szCs w:val="20"/>
            <w:rPrChange w:id="427" w:author="Greg Landry" w:date="2017-06-16T20:56:00Z">
              <w:rPr>
                <w:rFonts w:ascii="Consolas" w:hAnsi="Consolas" w:cs="Consolas"/>
                <w:color w:val="000000"/>
                <w:sz w:val="20"/>
                <w:szCs w:val="20"/>
              </w:rPr>
            </w:rPrChange>
          </w:rPr>
          <w:t xml:space="preserve"> );</w:t>
        </w:r>
      </w:ins>
    </w:p>
    <w:p w14:paraId="258C7401" w14:textId="7D4DC82C" w:rsidR="00361D6B" w:rsidRPr="00361D6B" w:rsidRDefault="00361D6B">
      <w:pPr>
        <w:autoSpaceDE w:val="0"/>
        <w:autoSpaceDN w:val="0"/>
        <w:adjustRightInd w:val="0"/>
        <w:spacing w:after="0" w:line="240" w:lineRule="auto"/>
        <w:ind w:left="1440"/>
        <w:rPr>
          <w:ins w:id="428" w:author="Greg Landry" w:date="2017-06-16T20:55:00Z"/>
          <w:rFonts w:ascii="Courier New" w:hAnsi="Courier New" w:cs="Courier New"/>
          <w:sz w:val="16"/>
          <w:szCs w:val="20"/>
          <w:rPrChange w:id="429" w:author="Greg Landry" w:date="2017-06-16T20:56:00Z">
            <w:rPr>
              <w:ins w:id="430" w:author="Greg Landry" w:date="2017-06-16T20:55:00Z"/>
              <w:rFonts w:ascii="Consolas" w:hAnsi="Consolas" w:cs="Consolas"/>
              <w:sz w:val="20"/>
              <w:szCs w:val="20"/>
            </w:rPr>
          </w:rPrChange>
        </w:rPr>
        <w:pPrChange w:id="431" w:author="Greg Landry" w:date="2017-06-16T20:56:00Z">
          <w:pPr>
            <w:autoSpaceDE w:val="0"/>
            <w:autoSpaceDN w:val="0"/>
            <w:adjustRightInd w:val="0"/>
            <w:spacing w:after="0" w:line="240" w:lineRule="auto"/>
          </w:pPr>
        </w:pPrChange>
      </w:pPr>
      <w:ins w:id="432" w:author="Greg Landry" w:date="2017-06-16T20:55:00Z">
        <w:r w:rsidRPr="00361D6B">
          <w:rPr>
            <w:rFonts w:ascii="Courier New" w:hAnsi="Courier New" w:cs="Courier New"/>
            <w:color w:val="000000"/>
            <w:sz w:val="16"/>
            <w:szCs w:val="20"/>
            <w:rPrChange w:id="433"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34"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435"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436"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37" w:author="Greg Landry" w:date="2017-06-16T20:56:00Z">
              <w:rPr>
                <w:rFonts w:ascii="Consolas" w:hAnsi="Consolas" w:cs="Consolas"/>
                <w:color w:val="000000"/>
                <w:sz w:val="20"/>
                <w:szCs w:val="20"/>
              </w:rPr>
            </w:rPrChange>
          </w:rPr>
          <w:t>150);</w:t>
        </w:r>
      </w:ins>
    </w:p>
    <w:p w14:paraId="184B0915" w14:textId="7954692F" w:rsidR="00361D6B" w:rsidRPr="00361D6B" w:rsidRDefault="00361D6B">
      <w:pPr>
        <w:autoSpaceDE w:val="0"/>
        <w:autoSpaceDN w:val="0"/>
        <w:adjustRightInd w:val="0"/>
        <w:spacing w:after="0" w:line="240" w:lineRule="auto"/>
        <w:ind w:left="1440"/>
        <w:rPr>
          <w:ins w:id="438" w:author="Greg Landry" w:date="2017-06-16T20:55:00Z"/>
          <w:rFonts w:ascii="Courier New" w:hAnsi="Courier New" w:cs="Courier New"/>
          <w:sz w:val="16"/>
          <w:szCs w:val="20"/>
          <w:rPrChange w:id="439" w:author="Greg Landry" w:date="2017-06-16T20:56:00Z">
            <w:rPr>
              <w:ins w:id="440" w:author="Greg Landry" w:date="2017-06-16T20:55:00Z"/>
              <w:rFonts w:ascii="Consolas" w:hAnsi="Consolas" w:cs="Consolas"/>
              <w:sz w:val="20"/>
              <w:szCs w:val="20"/>
            </w:rPr>
          </w:rPrChange>
        </w:rPr>
        <w:pPrChange w:id="441" w:author="Greg Landry" w:date="2017-06-16T20:56:00Z">
          <w:pPr>
            <w:autoSpaceDE w:val="0"/>
            <w:autoSpaceDN w:val="0"/>
            <w:adjustRightInd w:val="0"/>
            <w:spacing w:after="0" w:line="240" w:lineRule="auto"/>
          </w:pPr>
        </w:pPrChange>
      </w:pPr>
      <w:ins w:id="442" w:author="Greg Landry" w:date="2017-06-16T20:55:00Z">
        <w:r w:rsidRPr="00361D6B">
          <w:rPr>
            <w:rFonts w:ascii="Courier New" w:hAnsi="Courier New" w:cs="Courier New"/>
            <w:color w:val="000000"/>
            <w:sz w:val="16"/>
            <w:szCs w:val="20"/>
            <w:rPrChange w:id="443"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44" w:author="Greg Landry" w:date="2017-06-16T20:56:00Z">
              <w:rPr>
                <w:rFonts w:ascii="Consolas" w:hAnsi="Consolas" w:cs="Consolas"/>
                <w:color w:val="000000"/>
                <w:sz w:val="20"/>
                <w:szCs w:val="20"/>
              </w:rPr>
            </w:rPrChange>
          </w:rPr>
          <w:t>wiced_gpio_output_</w:t>
        </w:r>
        <w:proofErr w:type="gramStart"/>
        <w:r w:rsidRPr="00361D6B">
          <w:rPr>
            <w:rFonts w:ascii="Courier New" w:hAnsi="Courier New" w:cs="Courier New"/>
            <w:color w:val="000000"/>
            <w:sz w:val="16"/>
            <w:szCs w:val="20"/>
            <w:rPrChange w:id="445" w:author="Greg Landry" w:date="2017-06-16T20:56:00Z">
              <w:rPr>
                <w:rFonts w:ascii="Consolas" w:hAnsi="Consolas" w:cs="Consolas"/>
                <w:color w:val="000000"/>
                <w:sz w:val="20"/>
                <w:szCs w:val="20"/>
              </w:rPr>
            </w:rPrChange>
          </w:rPr>
          <w:t>high</w:t>
        </w:r>
        <w:proofErr w:type="spellEnd"/>
        <w:r w:rsidRPr="00361D6B">
          <w:rPr>
            <w:rFonts w:ascii="Courier New" w:hAnsi="Courier New" w:cs="Courier New"/>
            <w:color w:val="000000"/>
            <w:sz w:val="16"/>
            <w:szCs w:val="20"/>
            <w:rPrChange w:id="446"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47" w:author="Greg Landry" w:date="2017-06-16T20:56:00Z">
              <w:rPr>
                <w:rFonts w:ascii="Consolas" w:hAnsi="Consolas" w:cs="Consolas"/>
                <w:color w:val="000000"/>
                <w:sz w:val="20"/>
                <w:szCs w:val="20"/>
                <w:u w:val="single"/>
              </w:rPr>
            </w:rPrChange>
          </w:rPr>
          <w:t>WICED</w:t>
        </w:r>
        <w:proofErr w:type="gramEnd"/>
        <w:r w:rsidRPr="00361D6B">
          <w:rPr>
            <w:rFonts w:ascii="Courier New" w:hAnsi="Courier New" w:cs="Courier New"/>
            <w:color w:val="000000"/>
            <w:sz w:val="16"/>
            <w:szCs w:val="20"/>
            <w:u w:val="single"/>
            <w:rPrChange w:id="448" w:author="Greg Landry" w:date="2017-06-16T20:56:00Z">
              <w:rPr>
                <w:rFonts w:ascii="Consolas" w:hAnsi="Consolas" w:cs="Consolas"/>
                <w:color w:val="000000"/>
                <w:sz w:val="20"/>
                <w:szCs w:val="20"/>
                <w:u w:val="single"/>
              </w:rPr>
            </w:rPrChange>
          </w:rPr>
          <w:t>_SH_LED1</w:t>
        </w:r>
        <w:r w:rsidRPr="00361D6B">
          <w:rPr>
            <w:rFonts w:ascii="Courier New" w:hAnsi="Courier New" w:cs="Courier New"/>
            <w:color w:val="000000"/>
            <w:sz w:val="16"/>
            <w:szCs w:val="20"/>
            <w:rPrChange w:id="449" w:author="Greg Landry" w:date="2017-06-16T20:56:00Z">
              <w:rPr>
                <w:rFonts w:ascii="Consolas" w:hAnsi="Consolas" w:cs="Consolas"/>
                <w:color w:val="000000"/>
                <w:sz w:val="20"/>
                <w:szCs w:val="20"/>
              </w:rPr>
            </w:rPrChange>
          </w:rPr>
          <w:t xml:space="preserve"> );</w:t>
        </w:r>
      </w:ins>
    </w:p>
    <w:p w14:paraId="11A81F62" w14:textId="4CE90712" w:rsidR="00361D6B" w:rsidRPr="00361D6B" w:rsidRDefault="00361D6B">
      <w:pPr>
        <w:autoSpaceDE w:val="0"/>
        <w:autoSpaceDN w:val="0"/>
        <w:adjustRightInd w:val="0"/>
        <w:spacing w:after="0" w:line="240" w:lineRule="auto"/>
        <w:ind w:left="1440"/>
        <w:rPr>
          <w:ins w:id="450" w:author="Greg Landry" w:date="2017-06-16T20:55:00Z"/>
          <w:rFonts w:ascii="Courier New" w:hAnsi="Courier New" w:cs="Courier New"/>
          <w:sz w:val="16"/>
          <w:szCs w:val="20"/>
          <w:rPrChange w:id="451" w:author="Greg Landry" w:date="2017-06-16T20:56:00Z">
            <w:rPr>
              <w:ins w:id="452" w:author="Greg Landry" w:date="2017-06-16T20:55:00Z"/>
              <w:rFonts w:ascii="Consolas" w:hAnsi="Consolas" w:cs="Consolas"/>
              <w:sz w:val="20"/>
              <w:szCs w:val="20"/>
            </w:rPr>
          </w:rPrChange>
        </w:rPr>
        <w:pPrChange w:id="453" w:author="Greg Landry" w:date="2017-06-16T20:56:00Z">
          <w:pPr>
            <w:autoSpaceDE w:val="0"/>
            <w:autoSpaceDN w:val="0"/>
            <w:adjustRightInd w:val="0"/>
            <w:spacing w:after="0" w:line="240" w:lineRule="auto"/>
          </w:pPr>
        </w:pPrChange>
      </w:pPr>
      <w:ins w:id="454" w:author="Greg Landry" w:date="2017-06-16T20:55:00Z">
        <w:r w:rsidRPr="00361D6B">
          <w:rPr>
            <w:rFonts w:ascii="Courier New" w:hAnsi="Courier New" w:cs="Courier New"/>
            <w:color w:val="000000"/>
            <w:sz w:val="16"/>
            <w:szCs w:val="20"/>
            <w:rPrChange w:id="455"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56"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457"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458"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59" w:author="Greg Landry" w:date="2017-06-16T20:56:00Z">
              <w:rPr>
                <w:rFonts w:ascii="Consolas" w:hAnsi="Consolas" w:cs="Consolas"/>
                <w:color w:val="000000"/>
                <w:sz w:val="20"/>
                <w:szCs w:val="20"/>
              </w:rPr>
            </w:rPrChange>
          </w:rPr>
          <w:t>150);</w:t>
        </w:r>
      </w:ins>
    </w:p>
    <w:p w14:paraId="7845CCC0" w14:textId="2A8662CE" w:rsidR="00361D6B" w:rsidRPr="00361D6B" w:rsidRDefault="00361D6B">
      <w:pPr>
        <w:autoSpaceDE w:val="0"/>
        <w:autoSpaceDN w:val="0"/>
        <w:adjustRightInd w:val="0"/>
        <w:spacing w:after="0" w:line="240" w:lineRule="auto"/>
        <w:ind w:left="1440"/>
        <w:rPr>
          <w:ins w:id="460" w:author="Greg Landry" w:date="2017-06-16T20:55:00Z"/>
          <w:rFonts w:ascii="Courier New" w:hAnsi="Courier New" w:cs="Courier New"/>
          <w:sz w:val="16"/>
          <w:szCs w:val="20"/>
          <w:rPrChange w:id="461" w:author="Greg Landry" w:date="2017-06-16T20:56:00Z">
            <w:rPr>
              <w:ins w:id="462" w:author="Greg Landry" w:date="2017-06-16T20:55:00Z"/>
              <w:rFonts w:ascii="Consolas" w:hAnsi="Consolas" w:cs="Consolas"/>
              <w:sz w:val="20"/>
              <w:szCs w:val="20"/>
            </w:rPr>
          </w:rPrChange>
        </w:rPr>
        <w:pPrChange w:id="463" w:author="Greg Landry" w:date="2017-06-16T20:57:00Z">
          <w:pPr>
            <w:autoSpaceDE w:val="0"/>
            <w:autoSpaceDN w:val="0"/>
            <w:adjustRightInd w:val="0"/>
            <w:spacing w:after="0" w:line="240" w:lineRule="auto"/>
          </w:pPr>
        </w:pPrChange>
      </w:pPr>
      <w:ins w:id="464" w:author="Greg Landry" w:date="2017-06-16T20:55:00Z">
        <w:r>
          <w:rPr>
            <w:rFonts w:ascii="Courier New" w:hAnsi="Courier New" w:cs="Courier New"/>
            <w:color w:val="000000"/>
            <w:sz w:val="16"/>
            <w:szCs w:val="20"/>
          </w:rPr>
          <w:t xml:space="preserve">   </w:t>
        </w:r>
        <w:r w:rsidRPr="00361D6B">
          <w:rPr>
            <w:rFonts w:ascii="Courier New" w:hAnsi="Courier New" w:cs="Courier New"/>
            <w:color w:val="000000"/>
            <w:sz w:val="16"/>
            <w:szCs w:val="20"/>
            <w:rPrChange w:id="465" w:author="Greg Landry" w:date="2017-06-16T20:56:00Z">
              <w:rPr>
                <w:rFonts w:ascii="Consolas" w:hAnsi="Consolas" w:cs="Consolas"/>
                <w:color w:val="000000"/>
                <w:sz w:val="20"/>
                <w:szCs w:val="20"/>
              </w:rPr>
            </w:rPrChange>
          </w:rPr>
          <w:t xml:space="preserve"> }</w:t>
        </w:r>
      </w:ins>
    </w:p>
    <w:p w14:paraId="28CCED31" w14:textId="3B7878A1" w:rsidR="00361D6B" w:rsidRPr="00361D6B" w:rsidRDefault="00361D6B">
      <w:pPr>
        <w:autoSpaceDE w:val="0"/>
        <w:autoSpaceDN w:val="0"/>
        <w:adjustRightInd w:val="0"/>
        <w:spacing w:after="0" w:line="240" w:lineRule="auto"/>
        <w:ind w:left="1440"/>
        <w:rPr>
          <w:ins w:id="466" w:author="Greg Landry" w:date="2017-06-16T20:55:00Z"/>
          <w:rFonts w:ascii="Courier New" w:hAnsi="Courier New" w:cs="Courier New"/>
          <w:sz w:val="16"/>
          <w:szCs w:val="20"/>
          <w:rPrChange w:id="467" w:author="Greg Landry" w:date="2017-06-16T20:56:00Z">
            <w:rPr>
              <w:ins w:id="468" w:author="Greg Landry" w:date="2017-06-16T20:55:00Z"/>
              <w:rFonts w:ascii="Consolas" w:hAnsi="Consolas" w:cs="Consolas"/>
              <w:sz w:val="20"/>
              <w:szCs w:val="20"/>
            </w:rPr>
          </w:rPrChange>
        </w:rPr>
        <w:pPrChange w:id="469" w:author="Greg Landry" w:date="2017-06-16T20:56:00Z">
          <w:pPr>
            <w:autoSpaceDE w:val="0"/>
            <w:autoSpaceDN w:val="0"/>
            <w:adjustRightInd w:val="0"/>
            <w:spacing w:after="0" w:line="240" w:lineRule="auto"/>
          </w:pPr>
        </w:pPrChange>
      </w:pPr>
      <w:ins w:id="470" w:author="Greg Landry" w:date="2017-06-16T20:55:00Z">
        <w:r w:rsidRPr="00361D6B">
          <w:rPr>
            <w:rFonts w:ascii="Courier New" w:hAnsi="Courier New" w:cs="Courier New"/>
            <w:color w:val="000000"/>
            <w:sz w:val="16"/>
            <w:szCs w:val="20"/>
            <w:rPrChange w:id="471"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72"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473"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474"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75" w:author="Greg Landry" w:date="2017-06-16T20:56:00Z">
              <w:rPr>
                <w:rFonts w:ascii="Consolas" w:hAnsi="Consolas" w:cs="Consolas"/>
                <w:color w:val="000000"/>
                <w:sz w:val="20"/>
                <w:szCs w:val="20"/>
              </w:rPr>
            </w:rPrChange>
          </w:rPr>
          <w:t xml:space="preserve">1); </w:t>
        </w:r>
        <w:r w:rsidRPr="00361D6B">
          <w:rPr>
            <w:rFonts w:ascii="Courier New" w:hAnsi="Courier New" w:cs="Courier New"/>
            <w:color w:val="3F7F5F"/>
            <w:sz w:val="16"/>
            <w:szCs w:val="20"/>
            <w:rPrChange w:id="476" w:author="Greg Landry" w:date="2017-06-16T20:56:00Z">
              <w:rPr>
                <w:rFonts w:ascii="Consolas" w:hAnsi="Consolas" w:cs="Consolas"/>
                <w:color w:val="3F7F5F"/>
                <w:sz w:val="20"/>
                <w:szCs w:val="20"/>
              </w:rPr>
            </w:rPrChange>
          </w:rPr>
          <w:t>// Yield control when button is not pressed</w:t>
        </w:r>
      </w:ins>
    </w:p>
    <w:p w14:paraId="58B44BFD" w14:textId="79F8D1E7" w:rsidR="00361D6B" w:rsidRPr="00361D6B" w:rsidRDefault="00361D6B">
      <w:pPr>
        <w:autoSpaceDE w:val="0"/>
        <w:autoSpaceDN w:val="0"/>
        <w:adjustRightInd w:val="0"/>
        <w:spacing w:after="0" w:line="240" w:lineRule="auto"/>
        <w:ind w:left="1440"/>
        <w:rPr>
          <w:ins w:id="477" w:author="Greg Landry" w:date="2017-06-16T20:55:00Z"/>
          <w:rFonts w:ascii="Courier New" w:hAnsi="Courier New" w:cs="Courier New"/>
          <w:sz w:val="16"/>
          <w:szCs w:val="20"/>
          <w:rPrChange w:id="478" w:author="Greg Landry" w:date="2017-06-16T20:56:00Z">
            <w:rPr>
              <w:ins w:id="479" w:author="Greg Landry" w:date="2017-06-16T20:55:00Z"/>
              <w:rFonts w:ascii="Consolas" w:hAnsi="Consolas" w:cs="Consolas"/>
              <w:sz w:val="20"/>
              <w:szCs w:val="20"/>
            </w:rPr>
          </w:rPrChange>
        </w:rPr>
        <w:pPrChange w:id="480" w:author="Greg Landry" w:date="2017-06-16T20:56:00Z">
          <w:pPr>
            <w:autoSpaceDE w:val="0"/>
            <w:autoSpaceDN w:val="0"/>
            <w:adjustRightInd w:val="0"/>
            <w:spacing w:after="0" w:line="240" w:lineRule="auto"/>
          </w:pPr>
        </w:pPrChange>
      </w:pPr>
      <w:ins w:id="481" w:author="Greg Landry" w:date="2017-06-16T20:55:00Z">
        <w:r w:rsidRPr="00361D6B">
          <w:rPr>
            <w:rFonts w:ascii="Courier New" w:hAnsi="Courier New" w:cs="Courier New"/>
            <w:color w:val="000000"/>
            <w:sz w:val="16"/>
            <w:szCs w:val="20"/>
            <w:rPrChange w:id="482" w:author="Greg Landry" w:date="2017-06-16T20:56:00Z">
              <w:rPr>
                <w:rFonts w:ascii="Consolas" w:hAnsi="Consolas" w:cs="Consolas"/>
                <w:color w:val="000000"/>
                <w:sz w:val="20"/>
                <w:szCs w:val="20"/>
              </w:rPr>
            </w:rPrChange>
          </w:rPr>
          <w:t xml:space="preserve">  }</w:t>
        </w:r>
      </w:ins>
    </w:p>
    <w:p w14:paraId="17D404ED" w14:textId="6584BA86" w:rsidR="00361D6B" w:rsidRDefault="00361D6B">
      <w:pPr>
        <w:autoSpaceDE w:val="0"/>
        <w:autoSpaceDN w:val="0"/>
        <w:adjustRightInd w:val="0"/>
        <w:spacing w:after="0" w:line="240" w:lineRule="auto"/>
        <w:ind w:left="1440"/>
        <w:rPr>
          <w:ins w:id="483" w:author="Greg Landry" w:date="2017-06-16T20:57:00Z"/>
          <w:rFonts w:ascii="Courier New" w:hAnsi="Courier New" w:cs="Courier New"/>
          <w:color w:val="000000"/>
          <w:sz w:val="16"/>
          <w:szCs w:val="20"/>
        </w:rPr>
        <w:pPrChange w:id="484" w:author="Greg Landry" w:date="2017-06-16T20:56:00Z">
          <w:pPr>
            <w:autoSpaceDE w:val="0"/>
            <w:autoSpaceDN w:val="0"/>
            <w:adjustRightInd w:val="0"/>
            <w:spacing w:after="0" w:line="240" w:lineRule="auto"/>
          </w:pPr>
        </w:pPrChange>
      </w:pPr>
      <w:ins w:id="485" w:author="Greg Landry" w:date="2017-06-16T20:55:00Z">
        <w:r w:rsidRPr="00361D6B">
          <w:rPr>
            <w:rFonts w:ascii="Courier New" w:hAnsi="Courier New" w:cs="Courier New"/>
            <w:color w:val="000000"/>
            <w:sz w:val="16"/>
            <w:szCs w:val="20"/>
            <w:rPrChange w:id="486" w:author="Greg Landry" w:date="2017-06-16T20:56:00Z">
              <w:rPr>
                <w:rFonts w:ascii="Consolas" w:hAnsi="Consolas" w:cs="Consolas"/>
                <w:color w:val="000000"/>
                <w:sz w:val="20"/>
                <w:szCs w:val="20"/>
              </w:rPr>
            </w:rPrChange>
          </w:rPr>
          <w:t>}</w:t>
        </w:r>
      </w:ins>
    </w:p>
    <w:p w14:paraId="2FF498CC" w14:textId="77777777" w:rsidR="00361D6B" w:rsidRPr="00361D6B" w:rsidRDefault="00361D6B">
      <w:pPr>
        <w:autoSpaceDE w:val="0"/>
        <w:autoSpaceDN w:val="0"/>
        <w:adjustRightInd w:val="0"/>
        <w:spacing w:after="0" w:line="240" w:lineRule="auto"/>
        <w:ind w:left="1440"/>
        <w:rPr>
          <w:ins w:id="487" w:author="Greg Landry" w:date="2017-06-16T20:55:00Z"/>
          <w:rFonts w:ascii="Courier New" w:hAnsi="Courier New" w:cs="Courier New"/>
          <w:sz w:val="16"/>
          <w:szCs w:val="20"/>
          <w:rPrChange w:id="488" w:author="Greg Landry" w:date="2017-06-16T20:56:00Z">
            <w:rPr>
              <w:ins w:id="489" w:author="Greg Landry" w:date="2017-06-16T20:55:00Z"/>
              <w:rFonts w:ascii="Consolas" w:hAnsi="Consolas" w:cs="Consolas"/>
              <w:sz w:val="20"/>
              <w:szCs w:val="20"/>
            </w:rPr>
          </w:rPrChange>
        </w:rPr>
        <w:pPrChange w:id="490" w:author="Greg Landry" w:date="2017-06-16T20:56:00Z">
          <w:pPr>
            <w:autoSpaceDE w:val="0"/>
            <w:autoSpaceDN w:val="0"/>
            <w:adjustRightInd w:val="0"/>
            <w:spacing w:after="0" w:line="240" w:lineRule="auto"/>
          </w:pPr>
        </w:pPrChange>
      </w:pPr>
    </w:p>
    <w:p w14:paraId="71076810" w14:textId="7BFB33C0" w:rsidR="00E11D87" w:rsidRDefault="00E11D87" w:rsidP="002F255C">
      <w:pPr>
        <w:pStyle w:val="ListParagraph"/>
        <w:numPr>
          <w:ilvl w:val="0"/>
          <w:numId w:val="30"/>
        </w:numPr>
        <w:rPr>
          <w:ins w:id="491" w:author="Greg Landry" w:date="2017-06-16T21:03:00Z"/>
        </w:rPr>
      </w:pPr>
      <w:ins w:id="492" w:author="Greg Landry" w:date="2017-06-16T21:03:00Z">
        <w:r>
          <w:t xml:space="preserve">In the main application, </w:t>
        </w:r>
      </w:ins>
      <w:ins w:id="493" w:author="Greg Landry" w:date="2017-06-16T21:04:00Z">
        <w:r w:rsidR="00F11A80">
          <w:t>just setup the threads and get them</w:t>
        </w:r>
      </w:ins>
      <w:ins w:id="494" w:author="Greg Landry" w:date="2017-06-16T21:03:00Z">
        <w:r>
          <w:t xml:space="preserve"> run</w:t>
        </w:r>
      </w:ins>
      <w:ins w:id="495" w:author="Greg Landry" w:date="2017-06-16T21:04:00Z">
        <w:r>
          <w:t>ning.</w:t>
        </w:r>
      </w:ins>
    </w:p>
    <w:p w14:paraId="5713DF52" w14:textId="0A837AB7" w:rsidR="009A7BB9" w:rsidDel="00B920C5" w:rsidRDefault="00B920C5" w:rsidP="002F255C">
      <w:pPr>
        <w:pStyle w:val="ListParagraph"/>
        <w:numPr>
          <w:ilvl w:val="0"/>
          <w:numId w:val="30"/>
        </w:numPr>
        <w:rPr>
          <w:del w:id="496" w:author="Greg Landry" w:date="2017-06-16T20:54:00Z"/>
        </w:rPr>
      </w:pPr>
      <w:ins w:id="497" w:author="Greg Landry" w:date="2017-06-16T20:54:00Z">
        <w:r>
          <w:t xml:space="preserve">Create a Make Target and </w:t>
        </w:r>
      </w:ins>
      <w:del w:id="498" w:author="Greg Landry" w:date="2017-06-16T20:54:00Z">
        <w:r w:rsidR="009A7BB9" w:rsidDel="00B920C5">
          <w:delText xml:space="preserve">Add a second thread that blinks </w:delText>
        </w:r>
      </w:del>
      <w:del w:id="499" w:author="Greg Landry" w:date="2017-04-03T15:23:00Z">
        <w:r w:rsidR="009A7BB9" w:rsidDel="006151B8">
          <w:delText xml:space="preserve">LED2 </w:delText>
        </w:r>
      </w:del>
      <w:del w:id="500" w:author="Greg Landry" w:date="2017-06-16T20:54:00Z">
        <w:r w:rsidR="009A7BB9" w:rsidDel="00B920C5">
          <w:delText xml:space="preserve">at a rate of </w:delText>
        </w:r>
        <w:r w:rsidR="001F1D25" w:rsidDel="00B920C5">
          <w:delText>498</w:delText>
        </w:r>
        <w:r w:rsidR="009A7BB9" w:rsidDel="00B920C5">
          <w:delText>ms.</w:delText>
        </w:r>
      </w:del>
    </w:p>
    <w:p w14:paraId="14F2DEE1" w14:textId="44FE874E" w:rsidR="00964490" w:rsidDel="00B920C5" w:rsidRDefault="00964490" w:rsidP="00964490">
      <w:pPr>
        <w:pStyle w:val="ListParagraph"/>
        <w:numPr>
          <w:ilvl w:val="1"/>
          <w:numId w:val="30"/>
        </w:numPr>
        <w:rPr>
          <w:del w:id="501" w:author="Greg Landry" w:date="2017-06-16T20:54:00Z"/>
        </w:rPr>
      </w:pPr>
      <w:del w:id="502" w:author="Greg Landry" w:date="2017-06-16T20:54:00Z">
        <w:r w:rsidDel="00B920C5">
          <w:delText>Hint: Use a delay of 250ms in one thread and a delay of 249</w:delText>
        </w:r>
        <w:r w:rsidR="0038039F" w:rsidDel="00B920C5">
          <w:delText>ms</w:delText>
        </w:r>
        <w:r w:rsidDel="00B920C5">
          <w:delText xml:space="preserve"> in the other thread.</w:delText>
        </w:r>
      </w:del>
    </w:p>
    <w:p w14:paraId="78B98F2E" w14:textId="3DFE9AAB" w:rsidR="009A7BB9" w:rsidDel="00B920C5" w:rsidRDefault="009A7BB9" w:rsidP="002F255C">
      <w:pPr>
        <w:pStyle w:val="ListParagraph"/>
        <w:numPr>
          <w:ilvl w:val="0"/>
          <w:numId w:val="30"/>
        </w:numPr>
        <w:rPr>
          <w:del w:id="503" w:author="Greg Landry" w:date="2017-06-16T20:54:00Z"/>
        </w:rPr>
      </w:pPr>
      <w:del w:id="504" w:author="Greg Landry" w:date="2017-06-16T20:54:00Z">
        <w:r w:rsidDel="00B920C5">
          <w:delText>Add a WPRINT_APP_INFO to each of the threads with different messages.</w:delText>
        </w:r>
      </w:del>
    </w:p>
    <w:p w14:paraId="351A24A5" w14:textId="77777777" w:rsidR="00F11A80" w:rsidRDefault="009A7BB9">
      <w:pPr>
        <w:pStyle w:val="ListParagraph"/>
        <w:rPr>
          <w:ins w:id="505" w:author="Greg Landry" w:date="2017-06-16T21:04:00Z"/>
        </w:rPr>
        <w:pPrChange w:id="506" w:author="Greg Landry" w:date="2017-06-16T21:04:00Z">
          <w:pPr>
            <w:pStyle w:val="ListParagraph"/>
            <w:numPr>
              <w:numId w:val="30"/>
            </w:numPr>
            <w:ind w:hanging="360"/>
          </w:pPr>
        </w:pPrChange>
      </w:pPr>
      <w:r>
        <w:t>Program your project to the board.</w:t>
      </w:r>
    </w:p>
    <w:p w14:paraId="12FDFF01" w14:textId="3C055EFF" w:rsidR="00361D6B" w:rsidDel="00361D6B" w:rsidRDefault="00361D6B">
      <w:pPr>
        <w:pStyle w:val="ListParagraph"/>
        <w:numPr>
          <w:ilvl w:val="0"/>
          <w:numId w:val="30"/>
        </w:numPr>
        <w:rPr>
          <w:del w:id="507" w:author="Greg Landry" w:date="2017-06-16T20:58:00Z"/>
        </w:rPr>
      </w:pPr>
      <w:ins w:id="508" w:author="Greg Landry" w:date="2017-06-16T20:58:00Z">
        <w:r>
          <w:t>Press button 0 and button 1 separately to observe the blink rates. Then press both buttons simultaneously. Do you see issues with the blinking?</w:t>
        </w:r>
      </w:ins>
    </w:p>
    <w:p w14:paraId="435641CF" w14:textId="77777777" w:rsidR="00361D6B" w:rsidRDefault="00361D6B">
      <w:pPr>
        <w:pStyle w:val="ListParagraph"/>
        <w:rPr>
          <w:ins w:id="509" w:author="Greg Landry" w:date="2017-06-16T20:58:00Z"/>
        </w:rPr>
        <w:pPrChange w:id="510" w:author="Greg Landry" w:date="2017-06-16T21:04:00Z">
          <w:pPr>
            <w:pStyle w:val="ListParagraph"/>
            <w:numPr>
              <w:numId w:val="30"/>
            </w:numPr>
            <w:ind w:hanging="360"/>
          </w:pPr>
        </w:pPrChange>
      </w:pPr>
    </w:p>
    <w:p w14:paraId="3D921984" w14:textId="68CEE658" w:rsidR="009A7BB9" w:rsidDel="00B920C5" w:rsidRDefault="009A7BB9">
      <w:pPr>
        <w:pStyle w:val="ListParagraph"/>
        <w:numPr>
          <w:ilvl w:val="0"/>
          <w:numId w:val="30"/>
        </w:numPr>
        <w:rPr>
          <w:del w:id="511" w:author="Greg Landry" w:date="2017-06-16T20:54:00Z"/>
        </w:rPr>
      </w:pPr>
      <w:del w:id="512" w:author="Greg Landry" w:date="2017-06-16T20:54:00Z">
        <w:r w:rsidDel="00B920C5">
          <w:delText xml:space="preserve">Open a terminal and look at how the messages are printed. Do you see </w:delText>
        </w:r>
        <w:r w:rsidR="00C64BB4" w:rsidDel="00B920C5">
          <w:delText>any issues</w:delText>
        </w:r>
        <w:r w:rsidDel="00B920C5">
          <w:delText>?</w:delText>
        </w:r>
      </w:del>
    </w:p>
    <w:p w14:paraId="28E9A4D0" w14:textId="1D88FB48" w:rsidR="009A7BB9" w:rsidRDefault="00F83F9B">
      <w:pPr>
        <w:pStyle w:val="ListParagraph"/>
        <w:numPr>
          <w:ilvl w:val="0"/>
          <w:numId w:val="30"/>
        </w:numPr>
      </w:pPr>
      <w:r>
        <w:t>Add a m</w:t>
      </w:r>
      <w:r w:rsidR="009A7BB9">
        <w:t xml:space="preserve">utex to the project so that </w:t>
      </w:r>
      <w:ins w:id="513" w:author="Greg Landry" w:date="2017-06-16T20:59:00Z">
        <w:r w:rsidR="00361D6B">
          <w:t>when you press button 1 it will ignore button 0 and vice versa. That is, the LED blink rate will follow the first button that was pres</w:t>
        </w:r>
      </w:ins>
      <w:ins w:id="514" w:author="Greg Landry" w:date="2017-06-16T21:04:00Z">
        <w:r w:rsidR="00F11A80">
          <w:t>s</w:t>
        </w:r>
      </w:ins>
      <w:ins w:id="515" w:author="Greg Landry" w:date="2017-06-16T20:59:00Z">
        <w:r w:rsidR="00361D6B">
          <w:t>ed.</w:t>
        </w:r>
      </w:ins>
      <w:del w:id="516" w:author="Greg Landry" w:date="2017-06-16T20:59:00Z">
        <w:r w:rsidR="009A7BB9" w:rsidDel="00361D6B">
          <w:delText>each thread can print properly.</w:delText>
        </w:r>
      </w:del>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ns if you forget to unlock the m</w:t>
      </w:r>
      <w:r>
        <w:t>utex in one of the threads? Why?</w:t>
      </w:r>
    </w:p>
    <w:p w14:paraId="212708E3" w14:textId="77777777" w:rsidR="001C498E" w:rsidRDefault="001C498E" w:rsidP="00F83F9B">
      <w:pPr>
        <w:pStyle w:val="ListParagraph"/>
        <w:ind w:left="360"/>
      </w:pPr>
    </w:p>
    <w:p w14:paraId="0A4413A8" w14:textId="09A7A4DC" w:rsidR="0034157F" w:rsidDel="004B2024" w:rsidRDefault="0034157F" w:rsidP="00F83F9B">
      <w:pPr>
        <w:pStyle w:val="ListParagraph"/>
        <w:ind w:left="360"/>
        <w:rPr>
          <w:del w:id="517" w:author="Greg Landry" w:date="2017-06-16T20:59:00Z"/>
        </w:rPr>
      </w:pPr>
      <w:del w:id="518" w:author="Greg Landry" w:date="2017-06-16T20:59:00Z">
        <w:r w:rsidDel="004B2024">
          <w:delText>Do the LEDs still blink? Why?</w:delText>
        </w:r>
      </w:del>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rPr>
          <w:ins w:id="519" w:author="Greg Landry" w:date="2017-04-20T13:47:00Z"/>
        </w:r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0F26B648" w14:textId="0810AFEB" w:rsidR="004B3C68" w:rsidRDefault="004B3C68">
      <w:pPr>
        <w:pStyle w:val="ListParagraph"/>
        <w:numPr>
          <w:ilvl w:val="1"/>
          <w:numId w:val="31"/>
        </w:numPr>
        <w:pPrChange w:id="520" w:author="Greg Landry" w:date="2017-04-20T13:47:00Z">
          <w:pPr>
            <w:pStyle w:val="ListParagraph"/>
            <w:numPr>
              <w:numId w:val="31"/>
            </w:numPr>
            <w:ind w:hanging="360"/>
          </w:pPr>
        </w:pPrChange>
      </w:pPr>
      <w:ins w:id="521" w:author="Greg Landry" w:date="2017-04-20T13:47:00Z">
        <w:r>
          <w:t>Hint: remember to use WICED_NO_</w:t>
        </w:r>
      </w:ins>
      <w:ins w:id="522" w:author="Greg Landry" w:date="2017-04-20T13:48:00Z">
        <w:r>
          <w:t>W</w:t>
        </w:r>
        <w:r w:rsidR="00854D12">
          <w:t>AIT for the timeout parameter in the ISR. Otherwise the push function will not work.</w:t>
        </w:r>
      </w:ins>
      <w:ins w:id="523" w:author="Greg Landry" w:date="2017-04-20T13:47:00Z">
        <w:r>
          <w:t xml:space="preserve"> </w:t>
        </w:r>
      </w:ins>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lastRenderedPageBreak/>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524" w:author="Greg Landry" w:date="2017-04-11T15:39:00Z"/>
        </w:rPr>
      </w:pPr>
      <w:del w:id="525" w:author="Greg Landry" w:date="2017-04-11T15:39:00Z">
        <w:r w:rsidDel="00227491">
          <w:delText xml:space="preserve">Can the main application loop be </w:delText>
        </w:r>
      </w:del>
      <w:del w:id="526" w:author="Greg Landry" w:date="2017-04-11T15:38:00Z">
        <w:r w:rsidDel="00227491">
          <w:delText>empty in this case</w:delText>
        </w:r>
      </w:del>
      <w:del w:id="527" w:author="Greg Landry" w:date="2017-04-11T15:39:00Z">
        <w:r w:rsidDel="00227491">
          <w:delText>? Why?</w:delText>
        </w:r>
      </w:del>
    </w:p>
    <w:p w14:paraId="67B995F9" w14:textId="396632C8" w:rsidR="001E634E" w:rsidRDefault="001E634E" w:rsidP="00D73A3E">
      <w:pPr>
        <w:ind w:left="360"/>
        <w:rPr>
          <w:ins w:id="528" w:author="Greg Landry" w:date="2017-04-11T16:10:00Z"/>
        </w:rPr>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467A785" w14:textId="395165ED" w:rsidR="0049344F" w:rsidRDefault="0049344F" w:rsidP="00D73A3E">
      <w:pPr>
        <w:ind w:left="360"/>
        <w:rPr>
          <w:ins w:id="529" w:author="Greg Landry" w:date="2017-04-11T16:13:00Z"/>
        </w:rPr>
      </w:pPr>
      <w:ins w:id="530" w:author="Greg Landry" w:date="2017-04-11T16:10:00Z">
        <w:r>
          <w:t xml:space="preserve">What happens if the </w:t>
        </w:r>
        <w:proofErr w:type="spellStart"/>
        <w:r>
          <w:t>application_start</w:t>
        </w:r>
        <w:proofErr w:type="spellEnd"/>
        <w:r>
          <w:t xml:space="preserve"> doesn’t have a </w:t>
        </w:r>
        <w:proofErr w:type="gramStart"/>
        <w:r>
          <w:t>while(</w:t>
        </w:r>
        <w:proofErr w:type="gramEnd"/>
        <w:r>
          <w:t>1) loop? Why?</w:t>
        </w:r>
      </w:ins>
    </w:p>
    <w:p w14:paraId="2B7B1639" w14:textId="262FF740" w:rsidR="00D01D06" w:rsidRDefault="00D01D06" w:rsidP="00D73A3E">
      <w:pPr>
        <w:ind w:left="360"/>
      </w:pPr>
      <w:ins w:id="531" w:author="Greg Landry" w:date="2017-04-11T16:13:00Z">
        <w:r>
          <w:t xml:space="preserve">Does the </w:t>
        </w:r>
        <w:proofErr w:type="gramStart"/>
        <w:r>
          <w:t>while(</w:t>
        </w:r>
        <w:proofErr w:type="gramEnd"/>
        <w:r>
          <w:t xml:space="preserve">1) loop in </w:t>
        </w:r>
        <w:proofErr w:type="spellStart"/>
        <w:r>
          <w:t>application_start</w:t>
        </w:r>
        <w:proofErr w:type="spellEnd"/>
        <w:r>
          <w:t xml:space="preserve"> need a delay? Why or why not?</w:t>
        </w:r>
      </w:ins>
    </w:p>
    <w:p w14:paraId="4E281051" w14:textId="77777777" w:rsidR="00854D12" w:rsidRDefault="00854D12">
      <w:pPr>
        <w:rPr>
          <w:ins w:id="532" w:author="Greg Landry" w:date="2017-04-20T13:48:00Z"/>
          <w:rFonts w:ascii="Cambria" w:eastAsia="Times New Roman" w:hAnsi="Cambria"/>
          <w:b/>
          <w:bCs/>
          <w:color w:val="4F81BD"/>
        </w:rPr>
      </w:pPr>
      <w:ins w:id="533" w:author="Greg Landry" w:date="2017-04-20T13:48:00Z">
        <w:r>
          <w:br w:type="page"/>
        </w:r>
      </w:ins>
    </w:p>
    <w:p w14:paraId="76B81271" w14:textId="0339741C" w:rsidR="009A4316" w:rsidRDefault="009A4316" w:rsidP="009A4316">
      <w:pPr>
        <w:pStyle w:val="Heading3"/>
        <w:rPr>
          <w:ins w:id="534" w:author="Greg Landry" w:date="2017-03-01T10:59:00Z"/>
        </w:rPr>
      </w:pPr>
      <w:ins w:id="535" w:author="Greg Landry" w:date="2017-03-01T10:59:00Z">
        <w:r>
          <w:lastRenderedPageBreak/>
          <w:t>0</w:t>
        </w:r>
      </w:ins>
      <w:ins w:id="536" w:author="Greg Landry" w:date="2017-03-01T11:04:00Z">
        <w:r w:rsidR="00905CE3">
          <w:t>6</w:t>
        </w:r>
      </w:ins>
      <w:ins w:id="537" w:author="Greg Landry" w:date="2017-03-01T10:59:00Z">
        <w:r>
          <w:t xml:space="preserve"> (Advanced) (DEBUGGING) Setup and Run the Debugger</w:t>
        </w:r>
      </w:ins>
    </w:p>
    <w:p w14:paraId="0EA8609B" w14:textId="77777777" w:rsidR="009A4316" w:rsidRDefault="009A4316" w:rsidP="009A4316">
      <w:pPr>
        <w:pStyle w:val="Heading4"/>
        <w:rPr>
          <w:ins w:id="538" w:author="Greg Landry" w:date="2017-03-01T10:59:00Z"/>
        </w:rPr>
      </w:pPr>
      <w:ins w:id="539" w:author="Greg Landry" w:date="2017-03-01T10:59:00Z">
        <w:r>
          <w:t>Make Target</w:t>
        </w:r>
      </w:ins>
    </w:p>
    <w:p w14:paraId="6C8ECEFB" w14:textId="70035510" w:rsidR="009A4316" w:rsidRPr="006A73BB" w:rsidRDefault="009A4316" w:rsidP="009A4316">
      <w:pPr>
        <w:rPr>
          <w:ins w:id="540" w:author="Greg Landry" w:date="2017-03-01T10:59:00Z"/>
        </w:rPr>
      </w:pPr>
      <w:proofErr w:type="gramStart"/>
      <w:ins w:id="541" w:author="Greg Landry" w:date="2017-03-01T10:59:00Z">
        <w:r w:rsidRPr="006A73BB">
          <w:t>In order to</w:t>
        </w:r>
        <w:proofErr w:type="gramEnd"/>
        <w:r w:rsidRPr="006A73BB">
          <w:t xml:space="preserve"> use the debugger, </w:t>
        </w:r>
      </w:ins>
      <w:ins w:id="542" w:author="Greg Landry" w:date="2017-03-01T11:01:00Z">
        <w:r>
          <w:t xml:space="preserve">create a new </w:t>
        </w:r>
      </w:ins>
      <w:ins w:id="543" w:author="Greg Landry" w:date="2017-03-01T10:59:00Z">
        <w:r w:rsidRPr="006A73BB">
          <w:t xml:space="preserve">make target </w:t>
        </w:r>
      </w:ins>
      <w:ins w:id="544" w:author="Greg Landry" w:date="2017-03-01T11:01:00Z">
        <w:r>
          <w:t xml:space="preserve">for an existing project </w:t>
        </w:r>
      </w:ins>
      <w:ins w:id="545"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546" w:author="Greg Landry" w:date="2017-03-01T10:59:00Z"/>
          <w:i/>
        </w:rPr>
      </w:pPr>
      <w:ins w:id="547" w:author="Greg Landry" w:date="2017-03-01T10:59:00Z">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548" w:author="Greg Landry" w:date="2017-03-01T10:59:00Z"/>
        </w:rPr>
      </w:pPr>
      <w:ins w:id="549" w:author="Greg Landry" w:date="2017-03-01T10:59:00Z">
        <w:r w:rsidRPr="006A73BB">
          <w:t>For exa</w:t>
        </w:r>
        <w:r>
          <w:t>mple, the make target for the 02</w:t>
        </w:r>
        <w:r w:rsidRPr="006A73BB">
          <w:t>_blinkled project from the previous chapter would be:</w:t>
        </w:r>
      </w:ins>
    </w:p>
    <w:p w14:paraId="43320B83" w14:textId="6E5A5AD8" w:rsidR="009A4316" w:rsidRDefault="009A4316" w:rsidP="009A4316">
      <w:pPr>
        <w:ind w:left="720"/>
        <w:rPr>
          <w:ins w:id="550" w:author="Greg Landry" w:date="2017-03-01T10:59:00Z"/>
          <w:i/>
        </w:rPr>
      </w:pPr>
      <w:ins w:id="551" w:author="Greg Landry" w:date="2017-03-01T10:59:00Z">
        <w:r w:rsidRPr="00FB49AC">
          <w:rPr>
            <w:i/>
          </w:rPr>
          <w:t>w</w:t>
        </w:r>
        <w:r>
          <w:rPr>
            <w:i/>
          </w:rPr>
          <w:t>w</w:t>
        </w:r>
        <w:r w:rsidRPr="00FB49AC">
          <w:rPr>
            <w:i/>
          </w:rPr>
          <w:t>101.0</w:t>
        </w:r>
        <w:r>
          <w:rPr>
            <w:i/>
          </w:rPr>
          <w:t>2</w:t>
        </w:r>
        <w:r w:rsidRPr="00FB49AC">
          <w:rPr>
            <w:i/>
          </w:rPr>
          <w:t>.0</w:t>
        </w:r>
      </w:ins>
      <w:ins w:id="552" w:author="Greg Landry" w:date="2017-03-01T11:00:00Z">
        <w:r>
          <w:rPr>
            <w:i/>
          </w:rPr>
          <w:t>2</w:t>
        </w:r>
      </w:ins>
      <w:ins w:id="553" w:author="Greg Landry" w:date="2017-03-01T10:59:00Z">
        <w:r w:rsidRPr="00FB49AC">
          <w:rPr>
            <w:i/>
          </w:rPr>
          <w:t>_blinkled-</w:t>
        </w:r>
      </w:ins>
      <w:ins w:id="554" w:author="Greg Landry" w:date="2017-05-23T10:19:00Z">
        <w:r w:rsidR="00A87DB1">
          <w:rPr>
            <w:i/>
          </w:rPr>
          <w:t>CYW</w:t>
        </w:r>
      </w:ins>
      <w:ins w:id="555" w:author="Greg Landry" w:date="2017-03-01T10:59:00Z">
        <w:r w:rsidRPr="00FB49AC">
          <w:rPr>
            <w:i/>
          </w:rPr>
          <w:t>943</w:t>
        </w:r>
      </w:ins>
      <w:ins w:id="556" w:author="Greg Landry" w:date="2017-03-01T11:00:00Z">
        <w:r>
          <w:rPr>
            <w:i/>
          </w:rPr>
          <w:t>907</w:t>
        </w:r>
      </w:ins>
      <w:ins w:id="557" w:author="Greg Landry" w:date="2017-05-23T10:19:00Z">
        <w:r w:rsidR="00A87DB1">
          <w:rPr>
            <w:i/>
          </w:rPr>
          <w:t>AEVAL1F</w:t>
        </w:r>
      </w:ins>
      <w:ins w:id="558" w:author="Greg Landry" w:date="2017-03-01T11:00:00Z">
        <w:r>
          <w:rPr>
            <w:i/>
          </w:rPr>
          <w:t>_WW101</w:t>
        </w:r>
      </w:ins>
      <w:ins w:id="559" w:author="Greg Landry" w:date="2017-03-01T10:59:00Z">
        <w:r>
          <w:rPr>
            <w:i/>
          </w:rPr>
          <w:t>-debug download</w:t>
        </w:r>
      </w:ins>
    </w:p>
    <w:p w14:paraId="66633D02" w14:textId="77777777" w:rsidR="009A4316" w:rsidRDefault="009A4316" w:rsidP="009A4316">
      <w:pPr>
        <w:pStyle w:val="Heading4"/>
        <w:rPr>
          <w:ins w:id="560" w:author="Greg Landry" w:date="2017-03-01T10:59:00Z"/>
        </w:rPr>
      </w:pPr>
      <w:ins w:id="561" w:author="Greg Landry" w:date="2017-03-01T10:59:00Z">
        <w:r>
          <w:t>Running the Debugger</w:t>
        </w:r>
      </w:ins>
    </w:p>
    <w:p w14:paraId="082867C5" w14:textId="5A2A2AA9" w:rsidR="009A4316" w:rsidRDefault="007056B1" w:rsidP="009A4316">
      <w:pPr>
        <w:rPr>
          <w:ins w:id="562" w:author="Greg Landry" w:date="2017-03-01T10:59:00Z"/>
        </w:rPr>
      </w:pPr>
      <w:ins w:id="563" w:author="Greg Landry" w:date="2017-05-23T09:44:00Z">
        <w:r>
          <w:t>First, e</w:t>
        </w:r>
      </w:ins>
      <w:ins w:id="564" w:author="Greg Landry" w:date="2017-03-01T10:59:00Z">
        <w:r w:rsidR="009A4316">
          <w:t xml:space="preserve">xecute the make target </w:t>
        </w:r>
      </w:ins>
      <w:ins w:id="565" w:author="Greg Landry" w:date="2017-05-23T10:20:00Z">
        <w:r w:rsidR="00F11A44">
          <w:t xml:space="preserve">created above </w:t>
        </w:r>
      </w:ins>
      <w:ins w:id="566" w:author="Greg Landry" w:date="2017-03-01T10:59:00Z">
        <w:r w:rsidR="009A4316">
          <w:t>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567" w:author="Greg Landry" w:date="2017-03-01T10:59:00Z"/>
        </w:rPr>
      </w:pPr>
      <w:ins w:id="568"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06E59901" w14:textId="69537FD7" w:rsidR="001B2EAB" w:rsidRDefault="009A4316">
      <w:pPr>
        <w:rPr>
          <w:ins w:id="569" w:author="Greg Landry" w:date="2017-03-01T10:59:00Z"/>
        </w:rPr>
      </w:pPr>
      <w:ins w:id="570" w:author="Greg Landry" w:date="2017-03-01T10:59:00Z">
        <w:r>
          <w:t>Note: If you get an error when trying to launch the debugger you may need to terminate an existing debug process. Open the Windows Task Manager, select the Process tab, click on “Image Name” to sort by the process name and terminate all</w:t>
        </w:r>
        <w:r w:rsidR="001B2EAB">
          <w:t xml:space="preserve"> “arm-none-</w:t>
        </w:r>
        <w:proofErr w:type="spellStart"/>
        <w:r w:rsidR="001B2EAB">
          <w:t>eabi</w:t>
        </w:r>
        <w:proofErr w:type="spellEnd"/>
        <w:r w:rsidR="001B2EAB">
          <w:t>-</w:t>
        </w:r>
        <w:proofErr w:type="spellStart"/>
        <w:r w:rsidR="001B2EAB">
          <w:t>gdb</w:t>
        </w:r>
        <w:proofErr w:type="spellEnd"/>
        <w:r w:rsidR="001B2EAB">
          <w:t>” processes</w:t>
        </w:r>
      </w:ins>
      <w:ins w:id="571" w:author="Greg Landry" w:date="2017-06-16T20:49:00Z">
        <w:r w:rsidR="001B2EAB">
          <w:t xml:space="preserve"> </w:t>
        </w:r>
      </w:ins>
    </w:p>
    <w:p w14:paraId="06EC42EE" w14:textId="77777777" w:rsidR="009A4316" w:rsidRDefault="009A4316" w:rsidP="009A4316">
      <w:pPr>
        <w:jc w:val="center"/>
        <w:rPr>
          <w:ins w:id="572" w:author="Greg Landry" w:date="2017-05-23T09:58:00Z"/>
        </w:rPr>
      </w:pPr>
      <w:ins w:id="573" w:author="Greg Landry" w:date="2017-03-01T10:59:00Z">
        <w:r>
          <w:rPr>
            <w:noProof/>
          </w:rPr>
          <w:drawing>
            <wp:inline distT="0" distB="0" distL="0" distR="0" wp14:anchorId="2D6D8267" wp14:editId="38DD9648">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ins>
    </w:p>
    <w:p w14:paraId="55C63E94" w14:textId="77777777" w:rsidR="001B2EAB" w:rsidRDefault="001B2EAB" w:rsidP="001B2EAB">
      <w:pPr>
        <w:rPr>
          <w:ins w:id="574" w:author="Greg Landry" w:date="2017-06-16T20:49:00Z"/>
        </w:rPr>
      </w:pPr>
      <w:ins w:id="575" w:author="Greg Landry" w:date="2017-06-16T20:49:00Z">
        <w:r>
          <w:t>. You may also need to set some of the debug options. These can be found in the community article at:</w:t>
        </w:r>
      </w:ins>
    </w:p>
    <w:p w14:paraId="19DA85ED" w14:textId="77777777" w:rsidR="001B2EAB" w:rsidRDefault="001B2EAB">
      <w:pPr>
        <w:rPr>
          <w:ins w:id="576" w:author="Greg Landry" w:date="2017-06-16T20:49:00Z"/>
        </w:rPr>
        <w:pPrChange w:id="577" w:author="Greg Landry" w:date="2017-05-23T09:59:00Z">
          <w:pPr>
            <w:keepNext/>
          </w:pPr>
        </w:pPrChange>
      </w:pPr>
      <w:ins w:id="578" w:author="Greg Landry" w:date="2017-06-16T20:49:00Z">
        <w:r>
          <w:fldChar w:fldCharType="begin"/>
        </w:r>
        <w:r>
          <w:instrText xml:space="preserve"> HYPERLINK "https://community.cypress.com/community/wiced-wifi/wiced-wifi-forums/blog/2014/05/09/creating-andor-editing-debug-configurations" </w:instrText>
        </w:r>
        <w:r>
          <w:fldChar w:fldCharType="separate"/>
        </w:r>
        <w:r>
          <w:rPr>
            <w:rStyle w:val="Hyperlink"/>
          </w:rPr>
          <w:t>https://community.cypress.com/community/wiced-wifi/wiced-wifi-forums/blog/2014/05/09/creating-andor-editing-debug-configurations</w:t>
        </w:r>
        <w:r>
          <w:fldChar w:fldCharType="end"/>
        </w:r>
      </w:ins>
    </w:p>
    <w:p w14:paraId="667F8D9C" w14:textId="5AA227B7" w:rsidR="00095126" w:rsidRDefault="00B04F1D">
      <w:pPr>
        <w:rPr>
          <w:ins w:id="579" w:author="Greg Landry" w:date="2017-05-23T09:59:00Z"/>
        </w:rPr>
        <w:pPrChange w:id="580" w:author="Greg Landry" w:date="2017-05-23T09:59:00Z">
          <w:pPr>
            <w:keepNext/>
          </w:pPr>
        </w:pPrChange>
      </w:pPr>
      <w:ins w:id="581" w:author="Greg Landry" w:date="2017-05-23T09:58:00Z">
        <w:r>
          <w:lastRenderedPageBreak/>
          <w:t>If you still get an error, execute the “clean” make target and then re-execute the make target for the project that you want to debug.</w:t>
        </w:r>
      </w:ins>
    </w:p>
    <w:p w14:paraId="30D05743" w14:textId="5DD71E96" w:rsidR="009A4316" w:rsidRDefault="009A4316" w:rsidP="009A4316">
      <w:pPr>
        <w:keepNext/>
        <w:rPr>
          <w:ins w:id="582" w:author="Greg Landry" w:date="2017-03-01T10:59:00Z"/>
        </w:rPr>
      </w:pPr>
      <w:ins w:id="583" w:author="Greg Landry" w:date="2017-03-01T10:59:00Z">
        <w:r>
          <w:t>When the debugger starts</w:t>
        </w:r>
      </w:ins>
      <w:ins w:id="584" w:author="Greg Landry" w:date="2017-05-23T10:00:00Z">
        <w:r w:rsidR="00095126">
          <w:t>, you will be in the “</w:t>
        </w:r>
      </w:ins>
      <w:ins w:id="585" w:author="Greg Landry" w:date="2017-05-23T09:59:00Z">
        <w:r w:rsidR="00095126">
          <w:t>Debug Perspective”.</w:t>
        </w:r>
      </w:ins>
      <w:ins w:id="586" w:author="Greg Landry" w:date="2017-05-23T10:00:00Z">
        <w:r w:rsidR="00095126">
          <w:t xml:space="preserve"> </w:t>
        </w:r>
      </w:ins>
      <w:ins w:id="587" w:author="Greg Landry" w:date="2017-05-23T10:01:00Z">
        <w:r w:rsidR="00C767CB">
          <w:t xml:space="preserve">The session will halt in the </w:t>
        </w:r>
        <w:proofErr w:type="spellStart"/>
        <w:r w:rsidR="00C767CB">
          <w:t>start_GCC.s</w:t>
        </w:r>
        <w:proofErr w:type="spellEnd"/>
        <w:r w:rsidR="00C767CB">
          <w:t xml:space="preserve"> file. </w:t>
        </w:r>
      </w:ins>
      <w:ins w:id="588" w:author="Greg Landry" w:date="2017-05-23T10:00:00Z">
        <w:r w:rsidR="00095126">
          <w:t xml:space="preserve">The </w:t>
        </w:r>
      </w:ins>
      <w:ins w:id="589" w:author="Greg Landry" w:date="2017-05-23T10:02:00Z">
        <w:r w:rsidR="000769CC">
          <w:t xml:space="preserve">top of the </w:t>
        </w:r>
      </w:ins>
      <w:ins w:id="590" w:author="Greg Landry" w:date="2017-05-23T10:00:00Z">
        <w:r w:rsidR="00095126">
          <w:t xml:space="preserve">window will look </w:t>
        </w:r>
      </w:ins>
      <w:ins w:id="591" w:author="Greg Landry" w:date="2017-05-23T10:02:00Z">
        <w:r w:rsidR="000769CC">
          <w:t xml:space="preserve">something </w:t>
        </w:r>
      </w:ins>
      <w:ins w:id="592" w:author="Greg Landry" w:date="2017-05-23T10:00:00Z">
        <w:r w:rsidR="00095126">
          <w:t>like this:</w:t>
        </w:r>
      </w:ins>
    </w:p>
    <w:p w14:paraId="43B08506" w14:textId="6CC8FA47" w:rsidR="009A4316" w:rsidRDefault="00DC4F38" w:rsidP="009A4316">
      <w:pPr>
        <w:jc w:val="both"/>
        <w:rPr>
          <w:ins w:id="593" w:author="Greg Landry" w:date="2017-03-01T10:59:00Z"/>
        </w:rPr>
      </w:pPr>
      <w:ins w:id="594" w:author="Greg Landry" w:date="2017-05-23T10:22:00Z">
        <w:r>
          <w:rPr>
            <w:noProof/>
          </w:rPr>
          <w:drawing>
            <wp:inline distT="0" distB="0" distL="0" distR="0" wp14:anchorId="75366476" wp14:editId="455D684B">
              <wp:extent cx="5841993" cy="202378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ins>
    </w:p>
    <w:p w14:paraId="2C71EC5C" w14:textId="1C2AF326" w:rsidR="00095126" w:rsidRPr="00A86505" w:rsidRDefault="00FA2251">
      <w:pPr>
        <w:rPr>
          <w:ins w:id="595" w:author="Greg Landry" w:date="2017-05-23T10:00:00Z"/>
          <w:rPrChange w:id="596" w:author="Greg Landry" w:date="2017-05-23T10:05:00Z">
            <w:rPr>
              <w:ins w:id="597" w:author="Greg Landry" w:date="2017-05-23T10:00:00Z"/>
              <w:u w:val="single"/>
            </w:rPr>
          </w:rPrChange>
        </w:rPr>
        <w:pPrChange w:id="598" w:author="Greg Landry" w:date="2017-05-23T10:05:00Z">
          <w:pPr>
            <w:keepNext/>
          </w:pPr>
        </w:pPrChange>
      </w:pPr>
      <w:proofErr w:type="gramStart"/>
      <w:ins w:id="599" w:author="Greg Landry" w:date="2017-05-23T10:02:00Z">
        <w:r w:rsidRPr="00A86505">
          <w:rPr>
            <w:rPrChange w:id="600" w:author="Greg Landry" w:date="2017-05-23T10:05:00Z">
              <w:rPr>
                <w:u w:val="single"/>
              </w:rPr>
            </w:rPrChange>
          </w:rPr>
          <w:t>In order to</w:t>
        </w:r>
        <w:proofErr w:type="gramEnd"/>
        <w:r w:rsidRPr="00A86505">
          <w:rPr>
            <w:rPrChange w:id="601" w:author="Greg Landry" w:date="2017-05-23T10:05:00Z">
              <w:rPr>
                <w:u w:val="single"/>
              </w:rPr>
            </w:rPrChange>
          </w:rPr>
          <w:t xml:space="preserve"> add a breakpoint, open the source file (such as 02_blinkled.c)</w:t>
        </w:r>
      </w:ins>
      <w:ins w:id="602" w:author="Greg Landry" w:date="2017-05-23T10:03:00Z">
        <w:r w:rsidRPr="00A86505">
          <w:rPr>
            <w:rPrChange w:id="603" w:author="Greg Landry" w:date="2017-05-23T10:05:00Z">
              <w:rPr>
                <w:u w:val="single"/>
              </w:rPr>
            </w:rPrChange>
          </w:rPr>
          <w:t>, click on the line where you want a breakpoint</w:t>
        </w:r>
      </w:ins>
      <w:ins w:id="604" w:author="Greg Landry" w:date="2017-05-23T10:02:00Z">
        <w:r w:rsidRPr="00A86505">
          <w:rPr>
            <w:rPrChange w:id="605" w:author="Greg Landry" w:date="2017-05-23T10:05:00Z">
              <w:rPr>
                <w:u w:val="single"/>
              </w:rPr>
            </w:rPrChange>
          </w:rPr>
          <w:t xml:space="preserve"> and </w:t>
        </w:r>
      </w:ins>
      <w:ins w:id="606" w:author="Greg Landry" w:date="2017-05-23T10:03:00Z">
        <w:r w:rsidRPr="00A86505">
          <w:rPr>
            <w:rPrChange w:id="607" w:author="Greg Landry" w:date="2017-05-23T10:05:00Z">
              <w:rPr>
                <w:u w:val="single"/>
              </w:rPr>
            </w:rPrChange>
          </w:rPr>
          <w:t xml:space="preserve">press Ctrl-Shift-B or </w:t>
        </w:r>
      </w:ins>
      <w:ins w:id="608" w:author="Greg Landry" w:date="2017-05-23T10:23:00Z">
        <w:r w:rsidR="00DC4F38">
          <w:t>from the menu select “Run &gt; Toggle Breakpoint”</w:t>
        </w:r>
      </w:ins>
      <w:ins w:id="609" w:author="Greg Landry" w:date="2017-05-23T10:03:00Z">
        <w:r w:rsidRPr="00A86505">
          <w:rPr>
            <w:rPrChange w:id="610" w:author="Greg Landry" w:date="2017-05-23T10:05:00Z">
              <w:rPr>
                <w:u w:val="single"/>
              </w:rPr>
            </w:rPrChange>
          </w:rPr>
          <w:t>.</w:t>
        </w:r>
      </w:ins>
      <w:ins w:id="611" w:author="Greg Landry" w:date="2017-05-23T10:07:00Z">
        <w:r w:rsidR="00E742EA">
          <w:t xml:space="preserve"> If you need to see the project explorer window </w:t>
        </w:r>
      </w:ins>
      <w:proofErr w:type="gramStart"/>
      <w:ins w:id="612" w:author="Greg Landry" w:date="2017-05-23T10:08:00Z">
        <w:r w:rsidR="00DC4F38">
          <w:t>in order to</w:t>
        </w:r>
        <w:proofErr w:type="gramEnd"/>
        <w:r w:rsidR="00DC4F38">
          <w:t xml:space="preserve"> open the</w:t>
        </w:r>
        <w:r w:rsidR="00E742EA">
          <w:t xml:space="preserve"> source file, click on “C/C++” in the upper right corner in order to switch to the C/C++ Perspective. Once you have opened the file, switch back to the Debug Perspective.</w:t>
        </w:r>
      </w:ins>
    </w:p>
    <w:p w14:paraId="38594409" w14:textId="39013D22" w:rsidR="009A4316" w:rsidRDefault="009A4316">
      <w:pPr>
        <w:rPr>
          <w:ins w:id="613" w:author="Greg Landry" w:date="2017-03-01T10:59:00Z"/>
        </w:rPr>
        <w:pPrChange w:id="614" w:author="Greg Landry" w:date="2017-05-23T10:05:00Z">
          <w:pPr>
            <w:keepNext/>
          </w:pPr>
        </w:pPrChange>
      </w:pPr>
      <w:ins w:id="615" w:author="Greg Landry" w:date="2017-03-01T10:59:00Z">
        <w:r w:rsidRPr="00A86505">
          <w:t xml:space="preserve">Click the “Resume” button (shown in the figure above) </w:t>
        </w:r>
      </w:ins>
      <w:ins w:id="616" w:author="Greg Landry" w:date="2017-05-23T10:04:00Z">
        <w:r w:rsidR="00FA2251" w:rsidRPr="00A86505">
          <w:rPr>
            <w:rPrChange w:id="617" w:author="Greg Landry" w:date="2017-05-23T10:05:00Z">
              <w:rPr>
                <w:u w:val="single"/>
              </w:rPr>
            </w:rPrChange>
          </w:rPr>
          <w:t>to resume execution. The program will halt once it reaches the breakpoint.</w:t>
        </w:r>
      </w:ins>
    </w:p>
    <w:p w14:paraId="5393DD4B" w14:textId="0DD8D41B" w:rsidR="009A4316" w:rsidRDefault="00DC4F38">
      <w:pPr>
        <w:jc w:val="center"/>
        <w:rPr>
          <w:ins w:id="618" w:author="Greg Landry" w:date="2017-03-01T10:59:00Z"/>
        </w:rPr>
        <w:pPrChange w:id="619" w:author="Greg Landry" w:date="2017-05-23T10:05:00Z">
          <w:pPr>
            <w:keepNext/>
            <w:jc w:val="center"/>
          </w:pPr>
        </w:pPrChange>
      </w:pPr>
      <w:ins w:id="620" w:author="Greg Landry" w:date="2017-05-23T10:25:00Z">
        <w:r>
          <w:rPr>
            <w:noProof/>
          </w:rPr>
          <w:drawing>
            <wp:inline distT="0" distB="0" distL="0" distR="0" wp14:anchorId="524DC442" wp14:editId="71E57FD0">
              <wp:extent cx="2932505" cy="80455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2" cy="815661"/>
                      </a:xfrm>
                      <a:prstGeom prst="rect">
                        <a:avLst/>
                      </a:prstGeom>
                    </pic:spPr>
                  </pic:pic>
                </a:graphicData>
              </a:graphic>
            </wp:inline>
          </w:drawing>
        </w:r>
      </w:ins>
    </w:p>
    <w:p w14:paraId="6A9D5FC8" w14:textId="77777777" w:rsidR="009A4316" w:rsidRDefault="009A4316">
      <w:pPr>
        <w:rPr>
          <w:ins w:id="621" w:author="Greg Landry" w:date="2017-03-01T10:59:00Z"/>
        </w:rPr>
        <w:pPrChange w:id="622" w:author="Greg Landry" w:date="2017-05-23T10:05:00Z">
          <w:pPr>
            <w:keepNext/>
          </w:pPr>
        </w:pPrChange>
      </w:pPr>
      <w:ins w:id="623"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5264B9D4" w:rsidR="009A4316" w:rsidRDefault="00DC4F38" w:rsidP="009A4316">
      <w:pPr>
        <w:jc w:val="center"/>
        <w:rPr>
          <w:ins w:id="624" w:author="Greg Landry" w:date="2017-03-01T10:59:00Z"/>
        </w:rPr>
      </w:pPr>
      <w:ins w:id="625" w:author="Greg Landry" w:date="2017-05-23T10:26:00Z">
        <w:r>
          <w:rPr>
            <w:noProof/>
          </w:rPr>
          <w:drawing>
            <wp:inline distT="0" distB="0" distL="0" distR="0" wp14:anchorId="7D39E83B" wp14:editId="32560A47">
              <wp:extent cx="4156475" cy="184224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542" cy="1854687"/>
                      </a:xfrm>
                      <a:prstGeom prst="rect">
                        <a:avLst/>
                      </a:prstGeom>
                    </pic:spPr>
                  </pic:pic>
                </a:graphicData>
              </a:graphic>
            </wp:inline>
          </w:drawing>
        </w:r>
      </w:ins>
    </w:p>
    <w:p w14:paraId="04B6B32B" w14:textId="29D525A1" w:rsidR="00A307C7" w:rsidRDefault="00A307C7" w:rsidP="009A4316">
      <w:pPr>
        <w:rPr>
          <w:ins w:id="626" w:author="Greg Landry" w:date="2017-05-23T10:10:00Z"/>
        </w:rPr>
      </w:pPr>
      <w:ins w:id="627" w:author="Greg Landry" w:date="2017-05-23T10:09:00Z">
        <w:r>
          <w:lastRenderedPageBreak/>
          <w:t>You can enable or disable breakpoints</w:t>
        </w:r>
      </w:ins>
      <w:ins w:id="628" w:author="Greg Landry" w:date="2017-05-23T10:27:00Z">
        <w:r w:rsidR="00DC4F38">
          <w:t xml:space="preserve"> by double clicking on the green circle next to the line in the source code or</w:t>
        </w:r>
      </w:ins>
      <w:ins w:id="629" w:author="Greg Landry" w:date="2017-05-23T10:09:00Z">
        <w:r>
          <w:t xml:space="preserve"> from the </w:t>
        </w:r>
      </w:ins>
      <w:ins w:id="630" w:author="Greg Landry" w:date="2017-05-23T10:10:00Z">
        <w:r>
          <w:t>“Breakpoints” window. If you don’t see the Breakpo</w:t>
        </w:r>
      </w:ins>
      <w:ins w:id="631" w:author="Greg Landry" w:date="2017-05-23T10:11:00Z">
        <w:r>
          <w:t>i</w:t>
        </w:r>
      </w:ins>
      <w:ins w:id="632" w:author="Greg Landry" w:date="2017-05-23T10:10:00Z">
        <w:r>
          <w:t xml:space="preserve">nts </w:t>
        </w:r>
      </w:ins>
      <w:ins w:id="633" w:author="Greg Landry" w:date="2017-05-23T10:15:00Z">
        <w:r w:rsidR="00803D55">
          <w:t>tab</w:t>
        </w:r>
      </w:ins>
      <w:ins w:id="634" w:author="Greg Landry" w:date="2017-05-23T10:10:00Z">
        <w:r>
          <w:t>, use the menu</w:t>
        </w:r>
      </w:ins>
      <w:ins w:id="635" w:author="Greg Landry" w:date="2017-05-23T10:15:00Z">
        <w:r>
          <w:t xml:space="preserve"> item</w:t>
        </w:r>
      </w:ins>
      <w:ins w:id="636" w:author="Greg Landry" w:date="2017-05-23T10:10:00Z">
        <w:r>
          <w:t xml:space="preserve"> “Window &gt; Show View &gt; Breakpoints”.</w:t>
        </w:r>
      </w:ins>
    </w:p>
    <w:p w14:paraId="7E6D294E" w14:textId="3419BA7B" w:rsidR="00A307C7" w:rsidRDefault="006927A6" w:rsidP="009A4316">
      <w:pPr>
        <w:rPr>
          <w:ins w:id="637" w:author="Greg Landry" w:date="2017-05-23T10:13:00Z"/>
        </w:rPr>
      </w:pPr>
      <w:ins w:id="638" w:author="Greg Landry" w:date="2017-05-23T10:11:00Z">
        <w:r>
          <w:t>If b</w:t>
        </w:r>
        <w:r w:rsidR="00A307C7" w:rsidRPr="00A307C7">
          <w:t>reakpoints are created</w:t>
        </w:r>
        <w:r>
          <w:t xml:space="preserve"> prior to starting the current d</w:t>
        </w:r>
        <w:r w:rsidR="00A307C7" w:rsidRPr="00A307C7">
          <w:t xml:space="preserve">ebug session, they will not be associated with the current thread and will be indicated with a </w:t>
        </w:r>
        <w:r>
          <w:t>b</w:t>
        </w:r>
        <w:r w:rsidR="00A307C7" w:rsidRPr="00A307C7">
          <w:t xml:space="preserve">lue circle without a check </w:t>
        </w:r>
        <w:r>
          <w:t>mark. To enable the b</w:t>
        </w:r>
        <w:r w:rsidR="00A307C7" w:rsidRPr="00A307C7">
          <w:t xml:space="preserve">reakpoints in the current thread, </w:t>
        </w:r>
      </w:ins>
      <w:ins w:id="639" w:author="Greg Landry" w:date="2017-05-23T10:12:00Z">
        <w:r>
          <w:t>r</w:t>
        </w:r>
        <w:r w:rsidR="00A307C7" w:rsidRPr="00A307C7">
          <w:t xml:space="preserve">ight-click the desired breakpoint and </w:t>
        </w:r>
      </w:ins>
      <w:ins w:id="640" w:author="Greg Landry" w:date="2017-05-23T10:28:00Z">
        <w:r w:rsidR="00DC4F38">
          <w:t>select</w:t>
        </w:r>
      </w:ins>
      <w:ins w:id="641" w:author="Greg Landry" w:date="2017-05-23T10:12:00Z">
        <w:r w:rsidR="00A307C7" w:rsidRPr="00A307C7">
          <w:t xml:space="preserve"> “</w:t>
        </w:r>
        <w:r w:rsidR="00A307C7" w:rsidRPr="00A307C7">
          <w:rPr>
            <w:rPrChange w:id="642" w:author="Greg Landry" w:date="2017-05-23T10:13:00Z">
              <w:rPr>
                <w:b/>
              </w:rPr>
            </w:rPrChange>
          </w:rPr>
          <w:t>Breakpoint Properties…”</w:t>
        </w:r>
        <w:r w:rsidR="00A307C7" w:rsidRPr="00A307C7">
          <w:t xml:space="preserve"> </w:t>
        </w:r>
      </w:ins>
      <w:ins w:id="643" w:author="Greg Landry" w:date="2017-05-23T10:28:00Z">
        <w:r w:rsidR="00DC4F38">
          <w:t xml:space="preserve">Click on “Filter” and </w:t>
        </w:r>
      </w:ins>
      <w:ins w:id="644" w:author="Greg Landry" w:date="2017-05-23T10:13:00Z">
        <w:r w:rsidR="00DC4F38">
          <w:t>t</w:t>
        </w:r>
        <w:r w:rsidR="00A307C7" w:rsidRPr="00A307C7">
          <w:t xml:space="preserve">hen </w:t>
        </w:r>
      </w:ins>
      <w:ins w:id="645" w:author="Greg Landry" w:date="2017-05-23T10:17:00Z">
        <w:r>
          <w:t>select</w:t>
        </w:r>
      </w:ins>
      <w:ins w:id="646" w:author="Greg Landry" w:date="2017-05-23T10:12:00Z">
        <w:r w:rsidR="00A307C7" w:rsidRPr="00A307C7">
          <w:t xml:space="preserve"> the </w:t>
        </w:r>
      </w:ins>
      <w:ins w:id="647" w:author="Greg Landry" w:date="2017-05-23T10:13:00Z">
        <w:r w:rsidR="00A307C7" w:rsidRPr="00A307C7">
          <w:t>“</w:t>
        </w:r>
      </w:ins>
      <w:proofErr w:type="spellStart"/>
      <w:ins w:id="648" w:author="Greg Landry" w:date="2017-05-23T10:12:00Z">
        <w:r w:rsidR="00A307C7" w:rsidRPr="00A307C7">
          <w:rPr>
            <w:rPrChange w:id="649" w:author="Greg Landry" w:date="2017-05-23T10:13:00Z">
              <w:rPr>
                <w:b/>
              </w:rPr>
            </w:rPrChange>
          </w:rPr>
          <w:t>last_built.elf</w:t>
        </w:r>
      </w:ins>
      <w:proofErr w:type="spellEnd"/>
      <w:ins w:id="650" w:author="Greg Landry" w:date="2017-05-23T10:13:00Z">
        <w:r w:rsidR="00A307C7" w:rsidRPr="00A307C7">
          <w:rPr>
            <w:rPrChange w:id="651" w:author="Greg Landry" w:date="2017-05-23T10:13:00Z">
              <w:rPr>
                <w:b/>
              </w:rPr>
            </w:rPrChange>
          </w:rPr>
          <w:t>”</w:t>
        </w:r>
      </w:ins>
      <w:ins w:id="652" w:author="Greg Landry" w:date="2017-05-23T10:12:00Z">
        <w:r w:rsidR="00A307C7" w:rsidRPr="00A307C7">
          <w:rPr>
            <w:rPrChange w:id="653" w:author="Greg Landry" w:date="2017-05-23T10:13:00Z">
              <w:rPr>
                <w:b/>
              </w:rPr>
            </w:rPrChange>
          </w:rPr>
          <w:t xml:space="preserve"> </w:t>
        </w:r>
        <w:r w:rsidR="00A307C7" w:rsidRPr="00A307C7">
          <w:t>check box</w:t>
        </w:r>
      </w:ins>
      <w:ins w:id="654" w:author="Greg Landry" w:date="2017-05-23T10:13:00Z">
        <w:r w:rsidR="00A307C7">
          <w:t xml:space="preserve"> as shown below.</w:t>
        </w:r>
      </w:ins>
    </w:p>
    <w:p w14:paraId="7FE54C89" w14:textId="777F55ED" w:rsidR="00A307C7" w:rsidRPr="00A307C7" w:rsidRDefault="00A307C7" w:rsidP="009A4316">
      <w:pPr>
        <w:rPr>
          <w:ins w:id="655" w:author="Greg Landry" w:date="2017-05-23T10:11:00Z"/>
        </w:rPr>
      </w:pPr>
      <w:ins w:id="656" w:author="Greg Landry" w:date="2017-05-23T10:13:00Z">
        <w:r>
          <w:rPr>
            <w:noProof/>
          </w:rPr>
          <w:drawing>
            <wp:inline distT="0" distB="0" distL="0" distR="0" wp14:anchorId="6B106A2B" wp14:editId="5EB31A8A">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30">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ins>
    </w:p>
    <w:p w14:paraId="6F5702BD" w14:textId="283C567F" w:rsidR="00A307C7" w:rsidRDefault="00A307C7" w:rsidP="009A4316">
      <w:pPr>
        <w:rPr>
          <w:ins w:id="657" w:author="Greg Landry" w:date="2017-05-23T10:12:00Z"/>
        </w:rPr>
      </w:pPr>
      <w:ins w:id="658" w:author="Greg Landry" w:date="2017-05-23T10:13:00Z">
        <w:r>
          <w:t xml:space="preserve">Note: </w:t>
        </w:r>
      </w:ins>
      <w:ins w:id="659" w:author="Greg Landry" w:date="2017-05-23T10:11:00Z">
        <w:r>
          <w:t xml:space="preserve">If you do not see any breakpoints in the Breakpoints window, click the </w:t>
        </w:r>
      </w:ins>
      <w:ins w:id="660" w:author="Greg Landry" w:date="2017-05-23T10:12:00Z">
        <w:r>
          <w:t>“</w:t>
        </w:r>
      </w:ins>
      <w:ins w:id="661" w:author="Greg Landry" w:date="2017-05-23T10:11:00Z">
        <w:r w:rsidRPr="00A307C7">
          <w:rPr>
            <w:rPrChange w:id="662" w:author="Greg Landry" w:date="2017-05-23T10:11:00Z">
              <w:rPr>
                <w:b/>
              </w:rPr>
            </w:rPrChange>
          </w:rPr>
          <w:t>Show Breakpoints Supported by Selected Target</w:t>
        </w:r>
      </w:ins>
      <w:ins w:id="663" w:author="Greg Landry" w:date="2017-05-23T10:12:00Z">
        <w:r>
          <w:t>”</w:t>
        </w:r>
      </w:ins>
      <w:ins w:id="664" w:author="Greg Landry" w:date="2017-05-23T10:11:00Z">
        <w:r w:rsidRPr="00A307C7">
          <w:t xml:space="preserve"> </w:t>
        </w:r>
      </w:ins>
      <w:ins w:id="665" w:author="Greg Landry" w:date="2017-05-23T10:17:00Z">
        <w:r w:rsidR="006927A6">
          <w:t>button</w:t>
        </w:r>
      </w:ins>
      <w:ins w:id="666" w:author="Greg Landry" w:date="2017-05-23T10:11:00Z">
        <w:r>
          <w:t xml:space="preserve"> as shown</w:t>
        </w:r>
      </w:ins>
      <w:ins w:id="667" w:author="Greg Landry" w:date="2017-05-23T10:12:00Z">
        <w:r>
          <w:t xml:space="preserve"> below.</w:t>
        </w:r>
      </w:ins>
      <w:ins w:id="668" w:author="Greg Landry" w:date="2017-05-23T10:14:00Z">
        <w:r w:rsidRPr="00A307C7">
          <w:rPr>
            <w:noProof/>
          </w:rPr>
          <w:t xml:space="preserve"> </w:t>
        </w:r>
      </w:ins>
    </w:p>
    <w:p w14:paraId="726DFCBF" w14:textId="62CFE8F7" w:rsidR="00A307C7" w:rsidRDefault="00A307C7" w:rsidP="009A4316">
      <w:pPr>
        <w:rPr>
          <w:ins w:id="669" w:author="Greg Landry" w:date="2017-05-23T10:09:00Z"/>
        </w:rPr>
      </w:pPr>
      <w:ins w:id="670" w:author="Greg Landry" w:date="2017-05-23T10:14:00Z">
        <w:r>
          <w:rPr>
            <w:noProof/>
          </w:rPr>
          <mc:AlternateContent>
            <mc:Choice Requires="wps">
              <w:drawing>
                <wp:anchor distT="0" distB="0" distL="114300" distR="114300" simplePos="0" relativeHeight="251659264" behindDoc="0" locked="0" layoutInCell="1" allowOverlap="1" wp14:anchorId="7F79AE4C" wp14:editId="3D10EAC8">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E7665"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38E57505" wp14:editId="66F7E8D9">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ins>
    </w:p>
    <w:p w14:paraId="20A59496" w14:textId="12811E1E" w:rsidR="009A4316" w:rsidRDefault="009A4316">
      <w:pPr>
        <w:keepNext/>
        <w:rPr>
          <w:ins w:id="671" w:author="Greg Landry" w:date="2017-03-01T10:59:00Z"/>
        </w:rPr>
        <w:pPrChange w:id="672" w:author="Greg Landry" w:date="2017-05-23T10:17:00Z">
          <w:pPr/>
        </w:pPrChange>
      </w:pPr>
      <w:ins w:id="673" w:author="Greg Landry" w:date="2017-03-01T10:59:00Z">
        <w:r>
          <w:t xml:space="preserve">Click the red “Terminate” button to stop debugging. Once you terminate the debugger, you </w:t>
        </w:r>
      </w:ins>
      <w:ins w:id="674" w:author="Greg Landry" w:date="2017-05-23T10:09:00Z">
        <w:r w:rsidR="00A307C7">
          <w:t>will</w:t>
        </w:r>
      </w:ins>
      <w:ins w:id="675" w:author="Greg Landry" w:date="2017-03-01T10:59:00Z">
        <w:r>
          <w:t xml:space="preserve"> wa</w:t>
        </w:r>
        <w:r w:rsidR="00A307C7">
          <w:t>nt to switch back to the C/C++ P</w:t>
        </w:r>
        <w:r>
          <w:t>erspective by clicking on the button at the top right corner.</w:t>
        </w:r>
      </w:ins>
    </w:p>
    <w:p w14:paraId="0B420B39" w14:textId="77777777" w:rsidR="009A4316" w:rsidRDefault="009A4316" w:rsidP="009A4316">
      <w:pPr>
        <w:jc w:val="center"/>
        <w:rPr>
          <w:ins w:id="676" w:author="Greg Landry" w:date="2017-03-01T10:59:00Z"/>
          <w:rFonts w:ascii="Cambria" w:eastAsia="Times New Roman" w:hAnsi="Cambria"/>
          <w:b/>
          <w:bCs/>
          <w:color w:val="4F81BD"/>
          <w:sz w:val="26"/>
          <w:szCs w:val="26"/>
        </w:rPr>
      </w:pPr>
      <w:ins w:id="677"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678" w:author="Greg Landry" w:date="2017-03-01T10:58:00Z"/>
        </w:rPr>
        <w:pPrChange w:id="679" w:author="Greg Landry" w:date="2017-03-01T10:59:00Z">
          <w:pPr>
            <w:ind w:left="360"/>
          </w:pPr>
        </w:pPrChange>
      </w:pPr>
      <w:del w:id="680"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681" w:author="Greg Landry" w:date="2017-03-01T11:02:00Z"/>
          <w:sz w:val="26"/>
          <w:szCs w:val="26"/>
        </w:rPr>
        <w:pPrChange w:id="682" w:author="Greg Landry" w:date="2017-03-01T10:59:00Z">
          <w:pPr/>
        </w:pPrChange>
      </w:pPr>
      <w:del w:id="683"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4E55B0">
            <w:pPr>
              <w:jc w:val="center"/>
              <w:rPr>
                <w:b/>
              </w:rPr>
            </w:pPr>
            <w:r w:rsidRPr="00ED587E">
              <w:rPr>
                <w:b/>
              </w:rPr>
              <w:t>App Name</w:t>
            </w:r>
          </w:p>
        </w:tc>
        <w:tc>
          <w:tcPr>
            <w:tcW w:w="7698" w:type="dxa"/>
          </w:tcPr>
          <w:p w14:paraId="3799F5E4" w14:textId="77777777" w:rsidR="003C0BC5" w:rsidRPr="00ED587E" w:rsidRDefault="003C0BC5" w:rsidP="004E55B0">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4E55B0">
            <w:proofErr w:type="spellStart"/>
            <w:proofErr w:type="gramStart"/>
            <w:r>
              <w:t>snip.thraed</w:t>
            </w:r>
            <w:proofErr w:type="gramEnd"/>
            <w:r>
              <w:t>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proofErr w:type="gramStart"/>
            <w:r>
              <w:t>snip.stack</w:t>
            </w:r>
            <w:proofErr w:type="gramEnd"/>
            <w:r>
              <w:t>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309B9F95" w:rsidR="006105AD" w:rsidRDefault="005B72F4" w:rsidP="003C0BC5">
      <w:pPr>
        <w:rPr>
          <w:ins w:id="684" w:author="Greg Landry" w:date="2017-05-23T10:29:00Z"/>
        </w:rPr>
      </w:pPr>
      <w:r>
        <w:t>How do you</w:t>
      </w:r>
      <w:r w:rsidR="003C0BC5">
        <w:t xml:space="preserve"> know what size stack</w:t>
      </w:r>
      <w:r>
        <w:t xml:space="preserve"> is required for a given thread?</w:t>
      </w:r>
    </w:p>
    <w:p w14:paraId="6E64EB16" w14:textId="208833E2" w:rsidR="003C0BC5" w:rsidRPr="00F377DB" w:rsidRDefault="003C0BC5" w:rsidP="003C0BC5"/>
    <w:sectPr w:rsidR="003C0BC5" w:rsidRPr="00F377D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273D0" w14:textId="77777777" w:rsidR="00783EDA" w:rsidRDefault="00783EDA" w:rsidP="00B93846">
      <w:r>
        <w:separator/>
      </w:r>
    </w:p>
  </w:endnote>
  <w:endnote w:type="continuationSeparator" w:id="0">
    <w:p w14:paraId="32D1109B" w14:textId="77777777" w:rsidR="00783EDA" w:rsidRDefault="00783EDA"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A9F0E63" w:rsidR="004E55B0" w:rsidRDefault="004E55B0">
            <w:pPr>
              <w:pStyle w:val="Footer"/>
              <w:jc w:val="center"/>
            </w:pPr>
            <w:r>
              <w:t xml:space="preserve">Page </w:t>
            </w:r>
            <w:r>
              <w:rPr>
                <w:b/>
                <w:bCs/>
              </w:rPr>
              <w:fldChar w:fldCharType="begin"/>
            </w:r>
            <w:r>
              <w:rPr>
                <w:b/>
                <w:bCs/>
              </w:rPr>
              <w:instrText xml:space="preserve"> PAGE </w:instrText>
            </w:r>
            <w:r>
              <w:rPr>
                <w:b/>
                <w:bCs/>
              </w:rPr>
              <w:fldChar w:fldCharType="separate"/>
            </w:r>
            <w:r w:rsidR="001F14CA">
              <w:rPr>
                <w:b/>
                <w:bCs/>
                <w:noProof/>
              </w:rPr>
              <w:t>16</w:t>
            </w:r>
            <w:r>
              <w:rPr>
                <w:b/>
                <w:bCs/>
              </w:rPr>
              <w:fldChar w:fldCharType="end"/>
            </w:r>
            <w:r>
              <w:t xml:space="preserve"> of </w:t>
            </w:r>
            <w:r>
              <w:rPr>
                <w:b/>
                <w:bCs/>
              </w:rPr>
              <w:fldChar w:fldCharType="begin"/>
            </w:r>
            <w:r>
              <w:rPr>
                <w:b/>
                <w:bCs/>
              </w:rPr>
              <w:instrText xml:space="preserve"> NUMPAGES  </w:instrText>
            </w:r>
            <w:r>
              <w:rPr>
                <w:b/>
                <w:bCs/>
              </w:rPr>
              <w:fldChar w:fldCharType="separate"/>
            </w:r>
            <w:r w:rsidR="001F14CA">
              <w:rPr>
                <w:b/>
                <w:bCs/>
                <w:noProof/>
              </w:rPr>
              <w:t>16</w:t>
            </w:r>
            <w:r>
              <w:rPr>
                <w:b/>
                <w:bCs/>
              </w:rPr>
              <w:fldChar w:fldCharType="end"/>
            </w:r>
          </w:p>
        </w:sdtContent>
      </w:sdt>
    </w:sdtContent>
  </w:sdt>
  <w:p w14:paraId="7A3DD622" w14:textId="77777777" w:rsidR="004E55B0" w:rsidRDefault="004E5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295D3" w14:textId="77777777" w:rsidR="00783EDA" w:rsidRDefault="00783EDA" w:rsidP="00B93846">
      <w:r>
        <w:separator/>
      </w:r>
    </w:p>
  </w:footnote>
  <w:footnote w:type="continuationSeparator" w:id="0">
    <w:p w14:paraId="22F52F73" w14:textId="77777777" w:rsidR="00783EDA" w:rsidRDefault="00783EDA" w:rsidP="00B93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3FF6"/>
    <w:rsid w:val="00064CE9"/>
    <w:rsid w:val="000671F1"/>
    <w:rsid w:val="000769CC"/>
    <w:rsid w:val="00095126"/>
    <w:rsid w:val="00096124"/>
    <w:rsid w:val="000A10C2"/>
    <w:rsid w:val="000A4ACD"/>
    <w:rsid w:val="000B39A3"/>
    <w:rsid w:val="000B6495"/>
    <w:rsid w:val="000C5FAA"/>
    <w:rsid w:val="000D2532"/>
    <w:rsid w:val="000E3EAA"/>
    <w:rsid w:val="000E467D"/>
    <w:rsid w:val="000E4DE0"/>
    <w:rsid w:val="000E59EC"/>
    <w:rsid w:val="00103FD4"/>
    <w:rsid w:val="0011176F"/>
    <w:rsid w:val="00124621"/>
    <w:rsid w:val="00130A83"/>
    <w:rsid w:val="00134655"/>
    <w:rsid w:val="001456B7"/>
    <w:rsid w:val="00147A33"/>
    <w:rsid w:val="00154B77"/>
    <w:rsid w:val="0016340F"/>
    <w:rsid w:val="0017702F"/>
    <w:rsid w:val="00177F74"/>
    <w:rsid w:val="00186640"/>
    <w:rsid w:val="001B2EAB"/>
    <w:rsid w:val="001B31F5"/>
    <w:rsid w:val="001B7333"/>
    <w:rsid w:val="001C498E"/>
    <w:rsid w:val="001D3AD8"/>
    <w:rsid w:val="001E5C32"/>
    <w:rsid w:val="001E634E"/>
    <w:rsid w:val="001F14CA"/>
    <w:rsid w:val="001F1D25"/>
    <w:rsid w:val="001F77B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4E80"/>
    <w:rsid w:val="002C5818"/>
    <w:rsid w:val="002C76B0"/>
    <w:rsid w:val="002E096C"/>
    <w:rsid w:val="002E3161"/>
    <w:rsid w:val="002F1360"/>
    <w:rsid w:val="002F255C"/>
    <w:rsid w:val="00301BFC"/>
    <w:rsid w:val="00323265"/>
    <w:rsid w:val="0032349E"/>
    <w:rsid w:val="00325D1A"/>
    <w:rsid w:val="00327209"/>
    <w:rsid w:val="00330C2F"/>
    <w:rsid w:val="00335D11"/>
    <w:rsid w:val="0034157F"/>
    <w:rsid w:val="003445E6"/>
    <w:rsid w:val="00354A36"/>
    <w:rsid w:val="00361D6B"/>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D667D"/>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024"/>
    <w:rsid w:val="004B29F6"/>
    <w:rsid w:val="004B3C68"/>
    <w:rsid w:val="004C0085"/>
    <w:rsid w:val="004C151F"/>
    <w:rsid w:val="004D2DCC"/>
    <w:rsid w:val="004D3236"/>
    <w:rsid w:val="004D51FE"/>
    <w:rsid w:val="004E20EE"/>
    <w:rsid w:val="004E50B8"/>
    <w:rsid w:val="004E55B0"/>
    <w:rsid w:val="005022C5"/>
    <w:rsid w:val="00506E29"/>
    <w:rsid w:val="0051098E"/>
    <w:rsid w:val="00531328"/>
    <w:rsid w:val="00540B07"/>
    <w:rsid w:val="00542D5D"/>
    <w:rsid w:val="00551B0E"/>
    <w:rsid w:val="00552EDD"/>
    <w:rsid w:val="00553C01"/>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07DF"/>
    <w:rsid w:val="00602B95"/>
    <w:rsid w:val="006072E4"/>
    <w:rsid w:val="006105AD"/>
    <w:rsid w:val="006151B8"/>
    <w:rsid w:val="006168FC"/>
    <w:rsid w:val="00625C0B"/>
    <w:rsid w:val="00640EA5"/>
    <w:rsid w:val="00653120"/>
    <w:rsid w:val="0065757C"/>
    <w:rsid w:val="006614E2"/>
    <w:rsid w:val="00666361"/>
    <w:rsid w:val="0067252F"/>
    <w:rsid w:val="00675BB1"/>
    <w:rsid w:val="00686EF4"/>
    <w:rsid w:val="006909FE"/>
    <w:rsid w:val="006927A6"/>
    <w:rsid w:val="006958C3"/>
    <w:rsid w:val="006A2DA2"/>
    <w:rsid w:val="006A73BB"/>
    <w:rsid w:val="006B442B"/>
    <w:rsid w:val="006C37B2"/>
    <w:rsid w:val="006C4A51"/>
    <w:rsid w:val="006D30AB"/>
    <w:rsid w:val="006D311A"/>
    <w:rsid w:val="006D675D"/>
    <w:rsid w:val="006E1AB1"/>
    <w:rsid w:val="007056B1"/>
    <w:rsid w:val="007129BF"/>
    <w:rsid w:val="00726AAC"/>
    <w:rsid w:val="00730327"/>
    <w:rsid w:val="00730343"/>
    <w:rsid w:val="00740471"/>
    <w:rsid w:val="00746AEE"/>
    <w:rsid w:val="00747817"/>
    <w:rsid w:val="00757332"/>
    <w:rsid w:val="00762E87"/>
    <w:rsid w:val="007707C6"/>
    <w:rsid w:val="00774C33"/>
    <w:rsid w:val="00781A62"/>
    <w:rsid w:val="00782D82"/>
    <w:rsid w:val="00783EDA"/>
    <w:rsid w:val="00784721"/>
    <w:rsid w:val="00794429"/>
    <w:rsid w:val="007A019F"/>
    <w:rsid w:val="007B104F"/>
    <w:rsid w:val="007B3030"/>
    <w:rsid w:val="007B6D21"/>
    <w:rsid w:val="007C37FE"/>
    <w:rsid w:val="007E0232"/>
    <w:rsid w:val="007E6956"/>
    <w:rsid w:val="007E6B13"/>
    <w:rsid w:val="007F159F"/>
    <w:rsid w:val="00803D55"/>
    <w:rsid w:val="00804EE3"/>
    <w:rsid w:val="0081200B"/>
    <w:rsid w:val="00820349"/>
    <w:rsid w:val="008249B3"/>
    <w:rsid w:val="00841CC7"/>
    <w:rsid w:val="008428F3"/>
    <w:rsid w:val="008509BA"/>
    <w:rsid w:val="008544E1"/>
    <w:rsid w:val="00854D12"/>
    <w:rsid w:val="00856DAD"/>
    <w:rsid w:val="0086442A"/>
    <w:rsid w:val="00871379"/>
    <w:rsid w:val="0088090B"/>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10666"/>
    <w:rsid w:val="00A26F83"/>
    <w:rsid w:val="00A307C7"/>
    <w:rsid w:val="00A34640"/>
    <w:rsid w:val="00A408CC"/>
    <w:rsid w:val="00A40A40"/>
    <w:rsid w:val="00A431B1"/>
    <w:rsid w:val="00A43F65"/>
    <w:rsid w:val="00A4421A"/>
    <w:rsid w:val="00A46D45"/>
    <w:rsid w:val="00A56E90"/>
    <w:rsid w:val="00A604C5"/>
    <w:rsid w:val="00A636DC"/>
    <w:rsid w:val="00A65879"/>
    <w:rsid w:val="00A65E32"/>
    <w:rsid w:val="00A666C0"/>
    <w:rsid w:val="00A74A92"/>
    <w:rsid w:val="00A75971"/>
    <w:rsid w:val="00A807FE"/>
    <w:rsid w:val="00A81686"/>
    <w:rsid w:val="00A86505"/>
    <w:rsid w:val="00A8704B"/>
    <w:rsid w:val="00A87DB1"/>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04F1D"/>
    <w:rsid w:val="00B15F42"/>
    <w:rsid w:val="00B205C6"/>
    <w:rsid w:val="00B210AF"/>
    <w:rsid w:val="00B30D40"/>
    <w:rsid w:val="00B34567"/>
    <w:rsid w:val="00B42EEA"/>
    <w:rsid w:val="00B4608D"/>
    <w:rsid w:val="00B527A0"/>
    <w:rsid w:val="00B616D1"/>
    <w:rsid w:val="00B73DF5"/>
    <w:rsid w:val="00B85D2F"/>
    <w:rsid w:val="00B920C5"/>
    <w:rsid w:val="00B93846"/>
    <w:rsid w:val="00BB7140"/>
    <w:rsid w:val="00BC1DF6"/>
    <w:rsid w:val="00BD189B"/>
    <w:rsid w:val="00BD3E13"/>
    <w:rsid w:val="00BF18E3"/>
    <w:rsid w:val="00C021BA"/>
    <w:rsid w:val="00C049F8"/>
    <w:rsid w:val="00C04C2A"/>
    <w:rsid w:val="00C06A4D"/>
    <w:rsid w:val="00C16CAC"/>
    <w:rsid w:val="00C200D4"/>
    <w:rsid w:val="00C25AFA"/>
    <w:rsid w:val="00C33320"/>
    <w:rsid w:val="00C4656A"/>
    <w:rsid w:val="00C61F72"/>
    <w:rsid w:val="00C63FFD"/>
    <w:rsid w:val="00C64BB4"/>
    <w:rsid w:val="00C75150"/>
    <w:rsid w:val="00C767CB"/>
    <w:rsid w:val="00C856FE"/>
    <w:rsid w:val="00C930DE"/>
    <w:rsid w:val="00C97A54"/>
    <w:rsid w:val="00CB3ED0"/>
    <w:rsid w:val="00CB5A4E"/>
    <w:rsid w:val="00CC0BE1"/>
    <w:rsid w:val="00CC7B01"/>
    <w:rsid w:val="00CD161E"/>
    <w:rsid w:val="00D01907"/>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4F38"/>
    <w:rsid w:val="00DC7DEF"/>
    <w:rsid w:val="00DD0358"/>
    <w:rsid w:val="00DD448C"/>
    <w:rsid w:val="00DE180B"/>
    <w:rsid w:val="00DE35E2"/>
    <w:rsid w:val="00DE761B"/>
    <w:rsid w:val="00DF1A23"/>
    <w:rsid w:val="00DF3BDB"/>
    <w:rsid w:val="00E043FD"/>
    <w:rsid w:val="00E106AA"/>
    <w:rsid w:val="00E11D87"/>
    <w:rsid w:val="00E1216F"/>
    <w:rsid w:val="00E1417F"/>
    <w:rsid w:val="00E6156B"/>
    <w:rsid w:val="00E63230"/>
    <w:rsid w:val="00E63761"/>
    <w:rsid w:val="00E742EA"/>
    <w:rsid w:val="00E7644F"/>
    <w:rsid w:val="00E81FE7"/>
    <w:rsid w:val="00E82666"/>
    <w:rsid w:val="00E85D3C"/>
    <w:rsid w:val="00E93965"/>
    <w:rsid w:val="00EA2941"/>
    <w:rsid w:val="00EA3E7C"/>
    <w:rsid w:val="00EA3E92"/>
    <w:rsid w:val="00EB1C66"/>
    <w:rsid w:val="00EB629E"/>
    <w:rsid w:val="00EC6EDB"/>
    <w:rsid w:val="00ED0FED"/>
    <w:rsid w:val="00ED5184"/>
    <w:rsid w:val="00ED5415"/>
    <w:rsid w:val="00EE5A51"/>
    <w:rsid w:val="00EF17B0"/>
    <w:rsid w:val="00EF5363"/>
    <w:rsid w:val="00EF67A9"/>
    <w:rsid w:val="00F02A4D"/>
    <w:rsid w:val="00F11A44"/>
    <w:rsid w:val="00F11A80"/>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2251"/>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14CA"/>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F14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14CA"/>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0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CC330-E5C0-4354-B3EE-99DC8C528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1</Pages>
  <Words>3965</Words>
  <Characters>22606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300</cp:revision>
  <cp:lastPrinted>2017-07-13T23:20:00Z</cp:lastPrinted>
  <dcterms:created xsi:type="dcterms:W3CDTF">2016-10-10T22:52:00Z</dcterms:created>
  <dcterms:modified xsi:type="dcterms:W3CDTF">2017-07-13T23:20:00Z</dcterms:modified>
</cp:coreProperties>
</file>