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p</w:t>
      </w:r>
      <w:bookmarkStart w:id="0" w:name="_GoBack"/>
      <w:bookmarkEnd w:id="0"/>
      <w:r w:rsidR="00F57744">
        <w:t xml:space="preserve">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rtos_delay,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r w:rsidR="00890FA8" w:rsidRPr="00AE46CA">
          <w:rPr>
            <w:rStyle w:val="Hyperlink"/>
          </w:rPr>
          <w:t>ThreadX</w:t>
        </w:r>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r w:rsidRPr="00AD55D5">
        <w:rPr>
          <w:i/>
        </w:rPr>
        <w:t>wiced_mutex_t</w:t>
      </w:r>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r w:rsidR="008C0FF0" w:rsidRPr="00AD55D5">
        <w:rPr>
          <w:i/>
        </w:rPr>
        <w:t>wiced_rtos_</w:t>
      </w:r>
      <w:r w:rsidRPr="00AD55D5">
        <w:rPr>
          <w:i/>
        </w:rPr>
        <w:t>init_mutex</w:t>
      </w:r>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r w:rsidR="008C0FF0" w:rsidRPr="00AD55D5">
        <w:rPr>
          <w:i/>
        </w:rPr>
        <w:t>wiced_rtos_lock_mutex</w:t>
      </w:r>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de-init function (</w:t>
      </w:r>
      <w:r>
        <w:t xml:space="preserve">e.g. </w:t>
      </w:r>
      <w:r w:rsidRPr="00AD55D5">
        <w:rPr>
          <w:i/>
        </w:rPr>
        <w:t>wiced_rtos_deinit_mutex</w:t>
      </w:r>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r w:rsidR="0028000A" w:rsidRPr="00AD55D5">
        <w:rPr>
          <w:i/>
        </w:rPr>
        <w:t>wiced_rtos_create_thread</w:t>
      </w:r>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r w:rsidRPr="00EF5363">
        <w:rPr>
          <w:i/>
        </w:rPr>
        <w:t>wiced_thread_t</w:t>
      </w:r>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r w:rsidRPr="00096124">
        <w:rPr>
          <w:i/>
        </w:rPr>
        <w:t>wiced_thread_function</w:t>
      </w:r>
      <w:r w:rsidR="00F356CE" w:rsidRPr="00096124">
        <w:rPr>
          <w:i/>
        </w:rPr>
        <w:t>_t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*arg</w:t>
      </w:r>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“mySpecialThread”,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mySpecialThreadHandle;</w:t>
        </w:r>
      </w:ins>
    </w:p>
    <w:p w14:paraId="7061817F" w14:textId="099C76A5" w:rsidR="00602B95" w:rsidRPr="00602B95" w:rsidRDefault="00602B95">
      <w:pPr>
        <w:autoSpaceDE w:val="0"/>
        <w:autoSpaceDN w:val="0"/>
        <w:adjustRightInd w:val="0"/>
        <w:spacing w:after="0" w:line="240" w:lineRule="auto"/>
        <w:ind w:left="720"/>
        <w:rPr>
          <w:ins w:id="65" w:author="Greg Landry" w:date="2017-04-03T15:35:00Z"/>
          <w:rFonts w:ascii="Consolas" w:hAnsi="Consolas" w:cs="Consolas"/>
          <w:color w:val="000000"/>
          <w:sz w:val="18"/>
          <w:szCs w:val="20"/>
          <w:rPrChange w:id="66" w:author="Greg Landry" w:date="2017-04-03T15:36:00Z">
            <w:rPr>
              <w:ins w:id="67" w:author="Greg Landry" w:date="2017-04-03T15:35:00Z"/>
              <w:rFonts w:ascii="Consolas" w:hAnsi="Consolas" w:cs="Consolas"/>
              <w:color w:val="000000"/>
              <w:sz w:val="20"/>
              <w:szCs w:val="20"/>
            </w:rPr>
          </w:rPrChange>
        </w:rPr>
        <w:pPrChange w:id="68" w:author="Greg Landry" w:date="2017-04-03T15:40:00Z">
          <w:pPr>
            <w:autoSpaceDE w:val="0"/>
            <w:autoSpaceDN w:val="0"/>
            <w:adjustRightInd w:val="0"/>
            <w:spacing w:after="0" w:line="240" w:lineRule="auto"/>
          </w:pPr>
        </w:pPrChange>
      </w:pPr>
      <w:ins w:id="69" w:author="Greg Landry" w:date="2017-04-03T15:35:00Z">
        <w:r w:rsidRPr="00602B95">
          <w:rPr>
            <w:rFonts w:ascii="Consolas" w:hAnsi="Consolas" w:cs="Consolas"/>
            <w:color w:val="000000"/>
            <w:sz w:val="18"/>
            <w:szCs w:val="20"/>
            <w:rPrChange w:id="70"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1" w:author="Greg Landry" w:date="2017-04-03T15:35:00Z"/>
          <w:rFonts w:ascii="Consolas" w:hAnsi="Consolas" w:cs="Consolas"/>
          <w:color w:val="000000"/>
          <w:sz w:val="18"/>
          <w:szCs w:val="20"/>
          <w:rPrChange w:id="72" w:author="Greg Landry" w:date="2017-04-03T15:36:00Z">
            <w:rPr>
              <w:ins w:id="73" w:author="Greg Landry" w:date="2017-04-03T15:35:00Z"/>
              <w:rFonts w:ascii="Consolas" w:hAnsi="Consolas" w:cs="Consolas"/>
              <w:color w:val="000000"/>
              <w:sz w:val="20"/>
              <w:szCs w:val="20"/>
            </w:rPr>
          </w:rPrChange>
        </w:rPr>
        <w:pPrChange w:id="74" w:author="Greg Landry" w:date="2017-04-03T15:36:00Z">
          <w:pPr>
            <w:autoSpaceDE w:val="0"/>
            <w:autoSpaceDN w:val="0"/>
            <w:adjustRightInd w:val="0"/>
            <w:spacing w:after="0" w:line="240" w:lineRule="auto"/>
          </w:pPr>
        </w:pPrChange>
      </w:pPr>
      <w:ins w:id="75" w:author="Greg Landry" w:date="2017-04-03T15:35:00Z">
        <w:r w:rsidRPr="00602B95">
          <w:rPr>
            <w:rFonts w:ascii="Consolas" w:hAnsi="Consolas" w:cs="Consolas"/>
            <w:color w:val="000000"/>
            <w:sz w:val="18"/>
            <w:szCs w:val="20"/>
            <w:rPrChange w:id="76"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7" w:author="Greg Landry" w:date="2017-04-03T15:35:00Z"/>
          <w:rFonts w:ascii="Consolas" w:hAnsi="Consolas" w:cs="Consolas"/>
          <w:sz w:val="18"/>
          <w:szCs w:val="20"/>
          <w:rPrChange w:id="78" w:author="Greg Landry" w:date="2017-04-03T15:36:00Z">
            <w:rPr>
              <w:ins w:id="79" w:author="Greg Landry" w:date="2017-04-03T15:35:00Z"/>
              <w:rFonts w:ascii="Consolas" w:hAnsi="Consolas" w:cs="Consolas"/>
              <w:sz w:val="20"/>
              <w:szCs w:val="20"/>
            </w:rPr>
          </w:rPrChange>
        </w:rPr>
        <w:pPrChange w:id="80" w:author="Greg Landry" w:date="2017-04-03T15:36:00Z">
          <w:pPr>
            <w:autoSpaceDE w:val="0"/>
            <w:autoSpaceDN w:val="0"/>
            <w:adjustRightInd w:val="0"/>
            <w:spacing w:after="0" w:line="240" w:lineRule="auto"/>
          </w:pPr>
        </w:pPrChange>
      </w:pPr>
      <w:ins w:id="81" w:author="Greg Landry" w:date="2017-04-03T15:35:00Z">
        <w:r w:rsidRPr="00602B95">
          <w:rPr>
            <w:rFonts w:ascii="Consolas" w:hAnsi="Consolas" w:cs="Consolas"/>
            <w:color w:val="000000"/>
            <w:sz w:val="18"/>
            <w:szCs w:val="20"/>
            <w:rPrChange w:id="82" w:author="Greg Landry" w:date="2017-04-03T15:36:00Z">
              <w:rPr>
                <w:rFonts w:ascii="Consolas" w:hAnsi="Consolas" w:cs="Consolas"/>
                <w:color w:val="000000"/>
                <w:sz w:val="20"/>
                <w:szCs w:val="20"/>
              </w:rPr>
            </w:rPrChange>
          </w:rPr>
          <w:t xml:space="preserve">wiced_rtos_create_thread(&amp;mySpecialThreadHandle, THREAD_PRIORITY, </w:t>
        </w:r>
        <w:r w:rsidRPr="00602B95">
          <w:rPr>
            <w:rFonts w:ascii="Consolas" w:hAnsi="Consolas" w:cs="Consolas"/>
            <w:color w:val="2A00FF"/>
            <w:sz w:val="18"/>
            <w:szCs w:val="20"/>
            <w:rPrChange w:id="83" w:author="Greg Landry" w:date="2017-04-03T15:36:00Z">
              <w:rPr>
                <w:rFonts w:ascii="Consolas" w:hAnsi="Consolas" w:cs="Consolas"/>
                <w:color w:val="2A00FF"/>
                <w:sz w:val="20"/>
                <w:szCs w:val="20"/>
              </w:rPr>
            </w:rPrChange>
          </w:rPr>
          <w:t>"mySpecialThreadName"</w:t>
        </w:r>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 xml:space="preserve">, </w:t>
        </w:r>
      </w:ins>
      <w:ins w:id="85" w:author="Greg Landry" w:date="2017-04-03T15:36:00Z">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mySpecial</w:t>
        </w:r>
      </w:ins>
      <w:ins w:id="87" w:author="Greg Landry" w:date="2017-04-03T15:35:00Z">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Thread, THREAD_STACK_SIZE, NULL);</w:t>
        </w:r>
      </w:ins>
    </w:p>
    <w:p w14:paraId="5D6CD58D" w14:textId="77777777" w:rsidR="00602B95" w:rsidRDefault="00602B95" w:rsidP="00602B95">
      <w:pPr>
        <w:autoSpaceDE w:val="0"/>
        <w:autoSpaceDN w:val="0"/>
        <w:adjustRightInd w:val="0"/>
        <w:spacing w:after="0" w:line="240" w:lineRule="auto"/>
        <w:rPr>
          <w:ins w:id="8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r w:rsidR="00020D29" w:rsidRPr="00AD55D5">
        <w:rPr>
          <w:i/>
        </w:rPr>
        <w:t>wiced_thread_function_t</w:t>
      </w:r>
      <w:r w:rsidR="00130A83">
        <w:t xml:space="preserve">. </w:t>
      </w:r>
      <w:r w:rsidR="00D95B97">
        <w:t xml:space="preserve">It must take a single argument of type </w:t>
      </w:r>
      <w:r w:rsidR="00D95B97" w:rsidRPr="00997A9B">
        <w:rPr>
          <w:i/>
        </w:rPr>
        <w:t>wiced_thread_arg_t</w:t>
      </w:r>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90" w:author="Greg Landry" w:date="2017-04-03T15:30:00Z">
        <w:r w:rsidDel="00EF67A9">
          <w:delText xml:space="preserve">infinite loop of </w:delText>
        </w:r>
      </w:del>
      <w:r>
        <w:t>“main”</w:t>
      </w:r>
      <w:ins w:id="91" w:author="Greg Landry" w:date="2017-04-03T15:31:00Z">
        <w:r w:rsidR="00EF67A9">
          <w:t xml:space="preserve"> function</w:t>
        </w:r>
      </w:ins>
      <w:ins w:id="92" w:author="Greg Landry" w:date="2017-04-03T15:33:00Z">
        <w:r w:rsidR="00924679">
          <w:t xml:space="preserve"> of your application (in fact, the main function is really just a thread that gets initialized automatically)</w:t>
        </w:r>
      </w:ins>
      <w:r w:rsidR="005716DE">
        <w:t>.</w:t>
      </w:r>
      <w:ins w:id="93" w:author="Greg Landry" w:date="2017-04-03T15:31:00Z">
        <w:r w:rsidR="00EF67A9">
          <w:t xml:space="preserve"> Typically a thread </w:t>
        </w:r>
      </w:ins>
      <w:ins w:id="94" w:author="Greg Landry" w:date="2017-04-03T15:34:00Z">
        <w:r w:rsidR="00924679">
          <w:t>will</w:t>
        </w:r>
      </w:ins>
      <w:ins w:id="95" w:author="Greg Landry" w:date="2017-04-03T15:31:00Z">
        <w:r w:rsidR="00EF67A9">
          <w:t xml:space="preserve"> run forever (just like ‘main”</w:t>
        </w:r>
      </w:ins>
      <w:ins w:id="96" w:author="Greg Landry" w:date="2017-04-03T15:34:00Z">
        <w:r w:rsidR="00924679">
          <w:t>)</w:t>
        </w:r>
      </w:ins>
      <w:ins w:id="97" w:author="Greg Landry" w:date="2017-04-03T15:31:00Z">
        <w:r w:rsidR="00EF67A9">
          <w:t xml:space="preserve"> so it will have an initialization section and a while(1)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98" w:author="Greg Landry" w:date="2017-04-03T15:36:00Z">
            <w:rPr/>
          </w:rPrChange>
        </w:rPr>
        <w:pPrChange w:id="99" w:author="Greg Landry" w:date="2017-04-03T15:38:00Z">
          <w:pPr>
            <w:pStyle w:val="CCode"/>
            <w:spacing w:after="0"/>
          </w:pPr>
        </w:pPrChange>
      </w:pPr>
      <w:r w:rsidRPr="00602B95">
        <w:rPr>
          <w:rFonts w:ascii="Consolas" w:eastAsiaTheme="minorHAnsi" w:hAnsi="Consolas" w:cs="Consolas"/>
          <w:b/>
          <w:bCs/>
          <w:color w:val="7F0055"/>
          <w:kern w:val="0"/>
          <w:szCs w:val="20"/>
          <w:rPrChange w:id="100" w:author="Greg Landry" w:date="2017-04-03T15:37:00Z">
            <w:rPr/>
          </w:rPrChange>
        </w:rPr>
        <w:t>void</w:t>
      </w:r>
      <w:r w:rsidRPr="00602B95">
        <w:rPr>
          <w:rFonts w:ascii="Consolas" w:eastAsiaTheme="minorHAnsi" w:hAnsi="Consolas" w:cs="Consolas"/>
          <w:color w:val="005032"/>
          <w:kern w:val="0"/>
          <w:szCs w:val="20"/>
          <w:rPrChange w:id="101" w:author="Greg Landry" w:date="2017-04-03T15:36:00Z">
            <w:rPr/>
          </w:rPrChange>
        </w:rPr>
        <w:t xml:space="preserve"> </w:t>
      </w:r>
      <w:r w:rsidRPr="00602B95">
        <w:rPr>
          <w:rFonts w:ascii="Consolas" w:eastAsiaTheme="minorHAnsi" w:hAnsi="Consolas" w:cs="Consolas"/>
          <w:color w:val="000000"/>
          <w:kern w:val="0"/>
          <w:szCs w:val="20"/>
          <w:rPrChange w:id="102" w:author="Greg Landry" w:date="2017-04-03T15:37:00Z">
            <w:rPr/>
          </w:rPrChange>
        </w:rPr>
        <w:t>mySpecialThread(</w:t>
      </w:r>
      <w:r w:rsidR="005716DE" w:rsidRPr="00602B95">
        <w:rPr>
          <w:rFonts w:ascii="Consolas" w:eastAsiaTheme="minorHAnsi" w:hAnsi="Consolas" w:cs="Consolas"/>
          <w:color w:val="005032"/>
          <w:kern w:val="0"/>
          <w:szCs w:val="20"/>
          <w:rPrChange w:id="103" w:author="Greg Landry" w:date="2017-04-03T15:36:00Z">
            <w:rPr/>
          </w:rPrChange>
        </w:rPr>
        <w:t xml:space="preserve">wiced_thread_arg_t </w:t>
      </w:r>
      <w:r w:rsidR="005716DE" w:rsidRPr="00602B95">
        <w:rPr>
          <w:rFonts w:ascii="Consolas" w:eastAsiaTheme="minorHAnsi" w:hAnsi="Consolas" w:cs="Consolas"/>
          <w:color w:val="000000"/>
          <w:kern w:val="0"/>
          <w:szCs w:val="20"/>
          <w:rPrChange w:id="104" w:author="Greg Landry" w:date="2017-04-03T15:37:00Z">
            <w:rPr/>
          </w:rPrChange>
        </w:rPr>
        <w:t>arg</w:t>
      </w:r>
      <w:r w:rsidRPr="00602B95">
        <w:rPr>
          <w:rFonts w:ascii="Consolas" w:eastAsiaTheme="minorHAnsi" w:hAnsi="Consolas" w:cs="Consolas"/>
          <w:color w:val="000000"/>
          <w:kern w:val="0"/>
          <w:szCs w:val="20"/>
          <w:rPrChange w:id="105"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06" w:author="Greg Landry" w:date="2017-04-03T15:36:00Z">
            <w:rPr/>
          </w:rPrChange>
        </w:rPr>
        <w:pPrChange w:id="107" w:author="Greg Landry" w:date="2017-04-03T15:38:00Z">
          <w:pPr>
            <w:pStyle w:val="CCode"/>
            <w:spacing w:after="0"/>
          </w:pPr>
        </w:pPrChange>
      </w:pPr>
      <w:r w:rsidRPr="00602B95">
        <w:rPr>
          <w:rFonts w:ascii="Consolas" w:eastAsiaTheme="minorHAnsi" w:hAnsi="Consolas" w:cs="Consolas"/>
          <w:color w:val="005032"/>
          <w:kern w:val="0"/>
          <w:szCs w:val="20"/>
          <w:rPrChange w:id="108"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09" w:author="Greg Landry" w:date="2017-04-03T15:36:00Z">
            <w:rPr/>
          </w:rPrChange>
        </w:rPr>
        <w:pPrChange w:id="110"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1" w:author="Greg Landry" w:date="2017-04-03T15:36:00Z">
            <w:rPr/>
          </w:rPrChange>
        </w:rPr>
        <w:tab/>
      </w:r>
      <w:r w:rsidR="00020D29" w:rsidRPr="00602B95">
        <w:rPr>
          <w:rFonts w:ascii="Consolas" w:eastAsiaTheme="minorHAnsi" w:hAnsi="Consolas" w:cs="Consolas"/>
          <w:color w:val="005032"/>
          <w:kern w:val="0"/>
          <w:szCs w:val="20"/>
          <w:rPrChange w:id="112" w:author="Greg Landry" w:date="2017-04-03T15:36:00Z">
            <w:rPr/>
          </w:rPrChange>
        </w:rPr>
        <w:t xml:space="preserve">const int </w:t>
      </w:r>
      <w:r w:rsidR="00020D29" w:rsidRPr="00602B95">
        <w:rPr>
          <w:rFonts w:ascii="Consolas" w:eastAsiaTheme="minorHAnsi" w:hAnsi="Consolas" w:cs="Consolas"/>
          <w:color w:val="000000"/>
          <w:kern w:val="0"/>
          <w:szCs w:val="20"/>
          <w:rPrChange w:id="113" w:author="Greg Landry" w:date="2017-04-03T15:37:00Z">
            <w:rPr/>
          </w:rPrChange>
        </w:rPr>
        <w:t>delay=100;</w:t>
      </w:r>
      <w:del w:id="114" w:author="Greg Landry" w:date="2017-04-03T15:36:00Z">
        <w:r w:rsidR="00020D29" w:rsidRPr="00602B95" w:rsidDel="00602B95">
          <w:rPr>
            <w:rFonts w:ascii="Consolas" w:eastAsiaTheme="minorHAnsi" w:hAnsi="Consolas" w:cs="Consolas"/>
            <w:color w:val="005032"/>
            <w:kern w:val="0"/>
            <w:szCs w:val="20"/>
            <w:rPrChange w:id="115"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16" w:author="Greg Landry" w:date="2017-04-03T15:37:00Z">
            <w:rPr/>
          </w:rPrChange>
        </w:rPr>
        <w:pPrChange w:id="117"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8" w:author="Greg Landry" w:date="2017-04-03T15:36:00Z">
            <w:rPr/>
          </w:rPrChange>
        </w:rPr>
        <w:tab/>
      </w:r>
      <w:r w:rsidR="000C5FAA" w:rsidRPr="00602B95">
        <w:rPr>
          <w:rFonts w:ascii="Consolas" w:eastAsiaTheme="minorHAnsi" w:hAnsi="Consolas" w:cs="Consolas"/>
          <w:color w:val="000000"/>
          <w:kern w:val="0"/>
          <w:szCs w:val="20"/>
          <w:rPrChange w:id="119" w:author="Greg Landry" w:date="2017-04-03T15:37:00Z">
            <w:rPr/>
          </w:rPrChange>
        </w:rPr>
        <w:t>while(1)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20" w:author="Greg Landry" w:date="2017-04-03T15:37:00Z">
            <w:rPr/>
          </w:rPrChange>
        </w:rPr>
        <w:pPrChange w:id="121"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22" w:author="Greg Landry" w:date="2017-04-03T15:37:00Z">
            <w:rPr/>
          </w:rPrChange>
        </w:rPr>
        <w:tab/>
      </w:r>
      <w:r w:rsidR="00020D29" w:rsidRPr="00602B95">
        <w:rPr>
          <w:rFonts w:ascii="Consolas" w:eastAsiaTheme="minorHAnsi" w:hAnsi="Consolas" w:cs="Consolas"/>
          <w:color w:val="000000"/>
          <w:kern w:val="0"/>
          <w:szCs w:val="20"/>
          <w:rPrChange w:id="123"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24" w:author="Greg Landry" w:date="2017-04-03T15:37:00Z">
            <w:rPr/>
          </w:rPrChange>
        </w:rPr>
        <w:pPrChange w:id="125"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26" w:author="Greg Landry" w:date="2017-04-03T15:37:00Z">
            <w:rPr/>
          </w:rPrChange>
        </w:rPr>
        <w:tab/>
      </w:r>
      <w:r w:rsidRPr="00602B95">
        <w:rPr>
          <w:rFonts w:ascii="Consolas" w:eastAsiaTheme="minorHAnsi" w:hAnsi="Consolas" w:cs="Consolas"/>
          <w:color w:val="000000"/>
          <w:kern w:val="0"/>
          <w:szCs w:val="20"/>
          <w:rPrChange w:id="127" w:author="Greg Landry" w:date="2017-04-03T15:37:00Z">
            <w:rPr/>
          </w:rPrChange>
        </w:rPr>
        <w:tab/>
      </w:r>
      <w:r w:rsidR="00020D29" w:rsidRPr="00602B95">
        <w:rPr>
          <w:rFonts w:ascii="Consolas" w:eastAsiaTheme="minorHAnsi" w:hAnsi="Consolas" w:cs="Consolas"/>
          <w:color w:val="000000"/>
          <w:kern w:val="0"/>
          <w:szCs w:val="20"/>
          <w:rPrChange w:id="128" w:author="Greg Landry" w:date="2017-04-03T15:37:00Z">
            <w:rPr/>
          </w:rPrChange>
        </w:rPr>
        <w:t>processData();</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29" w:author="Greg Landry" w:date="2017-04-03T15:37:00Z">
            <w:rPr/>
          </w:rPrChange>
        </w:rPr>
        <w:pPrChange w:id="13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31" w:author="Greg Landry" w:date="2017-04-03T15:37:00Z">
            <w:rPr/>
          </w:rPrChange>
        </w:rPr>
        <w:tab/>
      </w:r>
      <w:r w:rsidRPr="00602B95">
        <w:rPr>
          <w:rFonts w:ascii="Consolas" w:eastAsiaTheme="minorHAnsi" w:hAnsi="Consolas" w:cs="Consolas"/>
          <w:color w:val="000000"/>
          <w:kern w:val="0"/>
          <w:szCs w:val="20"/>
          <w:rPrChange w:id="132" w:author="Greg Landry" w:date="2017-04-03T15:37:00Z">
            <w:rPr/>
          </w:rPrChange>
        </w:rPr>
        <w:tab/>
        <w:t>wiced_rtos_delay</w:t>
      </w:r>
      <w:r w:rsidR="00D65D87" w:rsidRPr="00602B95">
        <w:rPr>
          <w:rFonts w:ascii="Consolas" w:eastAsiaTheme="minorHAnsi" w:hAnsi="Consolas" w:cs="Consolas"/>
          <w:color w:val="000000"/>
          <w:kern w:val="0"/>
          <w:szCs w:val="20"/>
          <w:rPrChange w:id="133" w:author="Greg Landry" w:date="2017-04-03T15:37:00Z">
            <w:rPr/>
          </w:rPrChange>
        </w:rPr>
        <w:t>_milliseconds</w:t>
      </w:r>
      <w:r w:rsidRPr="00602B95">
        <w:rPr>
          <w:rFonts w:ascii="Consolas" w:eastAsiaTheme="minorHAnsi" w:hAnsi="Consolas" w:cs="Consolas"/>
          <w:color w:val="000000"/>
          <w:kern w:val="0"/>
          <w:szCs w:val="20"/>
          <w:rPrChange w:id="134"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35" w:author="Greg Landry" w:date="2017-04-03T15:37:00Z">
            <w:rPr/>
          </w:rPrChange>
        </w:rPr>
        <w:pPrChange w:id="136"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7"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38" w:author="Greg Landry" w:date="2017-04-03T15:37:00Z">
            <w:rPr/>
          </w:rPrChange>
        </w:rPr>
      </w:pPr>
      <w:r w:rsidRPr="00602B95">
        <w:rPr>
          <w:rFonts w:ascii="Consolas" w:eastAsiaTheme="minorHAnsi" w:hAnsi="Consolas" w:cs="Consolas"/>
          <w:color w:val="000000"/>
          <w:kern w:val="0"/>
          <w:szCs w:val="20"/>
          <w:rPrChange w:id="139" w:author="Greg Landry" w:date="2017-04-03T15:37:00Z">
            <w:rPr/>
          </w:rPrChange>
        </w:rPr>
        <w:t>}</w:t>
      </w:r>
    </w:p>
    <w:p w14:paraId="533816AE" w14:textId="44DD336E" w:rsidR="00D65D87" w:rsidRDefault="00D65D87" w:rsidP="00B527A0">
      <w:pPr>
        <w:rPr>
          <w:ins w:id="140" w:author="Greg Landry" w:date="2017-04-11T15:30:00Z"/>
        </w:rPr>
      </w:pPr>
      <w:r w:rsidRPr="00DB5897">
        <w:lastRenderedPageBreak/>
        <w:t xml:space="preserve">Note: you should (almost) always put a </w:t>
      </w:r>
      <w:r w:rsidRPr="00DB5897">
        <w:rPr>
          <w:i/>
        </w:rPr>
        <w:t>wiced_rtos_delay_milliseconds</w:t>
      </w:r>
      <w:r w:rsidR="008249B3">
        <w:rPr>
          <w:i/>
        </w:rPr>
        <w:t>()</w:t>
      </w:r>
      <w:r w:rsidRPr="00DB5897">
        <w:t xml:space="preserve"> or </w:t>
      </w:r>
      <w:r w:rsidRPr="00DB5897">
        <w:rPr>
          <w:i/>
        </w:rPr>
        <w:t>wiced_rtos_delay_microseconds</w:t>
      </w:r>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r w:rsidR="00392978" w:rsidRPr="00BF18E3">
        <w:rPr>
          <w:i/>
        </w:rPr>
        <w:t>while(1)</w:t>
      </w:r>
      <w:r w:rsidR="00392978">
        <w:t xml:space="preserve"> loop as well</w:t>
      </w:r>
      <w:r w:rsidR="00A46D45">
        <w:t xml:space="preserve"> since </w:t>
      </w:r>
      <w:r w:rsidR="00392978">
        <w:t>the main application is just another thread.</w:t>
      </w:r>
      <w:ins w:id="141" w:author="Greg Landry" w:date="2017-04-03T15:38:00Z">
        <w:r w:rsidR="001456B7">
          <w:t xml:space="preserve"> The exception is if you have some other thread control function such as a semaphore or queue which will cause the thread to periodically </w:t>
        </w:r>
      </w:ins>
      <w:ins w:id="142" w:author="Greg Landry" w:date="2017-04-03T15:39:00Z">
        <w:r w:rsidR="001456B7">
          <w:t>pause.</w:t>
        </w:r>
      </w:ins>
    </w:p>
    <w:p w14:paraId="0E390034" w14:textId="1E0C7D3A" w:rsidR="00952746" w:rsidRDefault="00952746" w:rsidP="00B527A0">
      <w:ins w:id="143" w:author="Greg Landry" w:date="2017-04-11T15:30:00Z">
        <w:r>
          <w:t xml:space="preserve">Note that if the main application thread </w:t>
        </w:r>
      </w:ins>
      <w:ins w:id="144" w:author="Greg Landry" w:date="2017-04-11T15:31:00Z">
        <w:r>
          <w:t xml:space="preserve">(application_start) </w:t>
        </w:r>
      </w:ins>
      <w:ins w:id="145" w:author="Greg Landry" w:date="2017-04-11T15:30:00Z">
        <w:r>
          <w:t>only does initialization and starts other threads, then you can eliminate the while(1) loop completely from that function. In that case, after the other threads have started, the application_start function will just exist and will not take up any more CPU cycles.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6CCF5C88"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mutex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4208C839" w14:textId="22D7C90F" w:rsidR="0086442A" w:rsidRDefault="0081200B" w:rsidP="0081200B">
      <w:r w:rsidRPr="00F5107D">
        <w:t xml:space="preserve">The </w:t>
      </w:r>
      <w:r w:rsidRPr="00F5107D">
        <w:rPr>
          <w:i/>
        </w:rPr>
        <w:t>wiced_rtos</w:t>
      </w:r>
      <w:r w:rsidR="00F81175">
        <w:rPr>
          <w:i/>
        </w:rPr>
        <w:t>_</w:t>
      </w:r>
      <w:r w:rsidRPr="00F5107D">
        <w:rPr>
          <w:i/>
        </w:rPr>
        <w:t>push_to_queue</w:t>
      </w:r>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ins w:id="146" w:author="Greg Landry" w:date="2017-04-20T13:44:00Z">
        <w:r w:rsidR="0086442A">
          <w:t>If you want the project to continue on immediately if there isn’t room in the queue, then</w:t>
        </w:r>
        <w:r w:rsidR="0086442A" w:rsidRPr="00F5107D">
          <w:t xml:space="preserve"> </w:t>
        </w:r>
        <w:r w:rsidR="0086442A">
          <w:t xml:space="preserve">use WICED_NO_WAIT. </w:t>
        </w:r>
      </w:ins>
      <w:r w:rsidRPr="00F5107D">
        <w:t xml:space="preserve">Likewise, the </w:t>
      </w:r>
      <w:r w:rsidRPr="00F5107D">
        <w:rPr>
          <w:i/>
        </w:rPr>
        <w:t>wiced_rtos_pop_from_queue</w:t>
      </w:r>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ins w:id="147" w:author="Greg Landry" w:date="2017-04-20T13:43:00Z">
        <w:r w:rsidR="0086442A">
          <w:t xml:space="preserve"> </w:t>
        </w:r>
      </w:ins>
      <w:ins w:id="148" w:author="Greg Landry" w:date="2017-04-20T13:44:00Z">
        <w:r w:rsidR="0086442A">
          <w:t>If you want the project to continue on immediately if there isn</w:t>
        </w:r>
      </w:ins>
      <w:ins w:id="149" w:author="Greg Landry" w:date="2017-04-20T13:45:00Z">
        <w:r w:rsidR="0086442A">
          <w:t>’t anything in the queue then use WICED_NO_WAIT.</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50" w:author="Greg Landry" w:date="2017-03-01T10:58:00Z">
            <w:rPr/>
          </w:rPrChange>
        </w:rPr>
        <w:t xml:space="preserve">The </w:t>
      </w:r>
      <w:del w:id="151" w:author="Greg Landry" w:date="2017-03-01T10:55:00Z">
        <w:r w:rsidRPr="00506E29" w:rsidDel="00506E29">
          <w:rPr>
            <w:u w:val="single"/>
            <w:rPrChange w:id="152" w:author="Greg Landry" w:date="2017-03-01T10:58:00Z">
              <w:rPr/>
            </w:rPrChange>
          </w:rPr>
          <w:delText xml:space="preserve">minimum </w:delText>
        </w:r>
      </w:del>
      <w:r w:rsidRPr="00506E29">
        <w:rPr>
          <w:u w:val="single"/>
          <w:rPrChange w:id="153" w:author="Greg Landry" w:date="2017-03-01T10:58:00Z">
            <w:rPr/>
          </w:rPrChange>
        </w:rPr>
        <w:t xml:space="preserve">message size </w:t>
      </w:r>
      <w:del w:id="154" w:author="Greg Landry" w:date="2017-03-01T10:55:00Z">
        <w:r w:rsidRPr="00506E29" w:rsidDel="00506E29">
          <w:rPr>
            <w:u w:val="single"/>
            <w:rPrChange w:id="155" w:author="Greg Landry" w:date="2017-03-01T10:58:00Z">
              <w:rPr/>
            </w:rPrChange>
          </w:rPr>
          <w:delText xml:space="preserve">allowed </w:delText>
        </w:r>
      </w:del>
      <w:r w:rsidRPr="00506E29">
        <w:rPr>
          <w:u w:val="single"/>
          <w:rPrChange w:id="156" w:author="Greg Landry" w:date="2017-03-01T10:58:00Z">
            <w:rPr/>
          </w:rPrChange>
        </w:rPr>
        <w:t xml:space="preserve">in a queue </w:t>
      </w:r>
      <w:ins w:id="157" w:author="Greg Landry" w:date="2017-03-01T10:55:00Z">
        <w:r w:rsidR="00506E29" w:rsidRPr="00506E29">
          <w:rPr>
            <w:u w:val="single"/>
            <w:rPrChange w:id="158" w:author="Greg Landry" w:date="2017-03-01T10:58:00Z">
              <w:rPr/>
            </w:rPrChange>
          </w:rPr>
          <w:t>must be a multiple of</w:t>
        </w:r>
      </w:ins>
      <w:del w:id="159" w:author="Greg Landry" w:date="2017-03-01T10:55:00Z">
        <w:r w:rsidRPr="00506E29" w:rsidDel="00506E29">
          <w:rPr>
            <w:u w:val="single"/>
            <w:rPrChange w:id="160" w:author="Greg Landry" w:date="2017-03-01T10:58:00Z">
              <w:rPr/>
            </w:rPrChange>
          </w:rPr>
          <w:delText>is</w:delText>
        </w:r>
      </w:del>
      <w:r w:rsidRPr="00506E29">
        <w:rPr>
          <w:u w:val="single"/>
          <w:rPrChange w:id="161" w:author="Greg Landry" w:date="2017-03-01T10:58:00Z">
            <w:rPr/>
          </w:rPrChange>
        </w:rPr>
        <w:t xml:space="preserve"> 4 bytes. Specifying a message size </w:t>
      </w:r>
      <w:del w:id="162" w:author="Greg Landry" w:date="2017-03-01T10:55:00Z">
        <w:r w:rsidRPr="00506E29" w:rsidDel="00506E29">
          <w:rPr>
            <w:u w:val="single"/>
            <w:rPrChange w:id="163" w:author="Greg Landry" w:date="2017-03-01T10:58:00Z">
              <w:rPr/>
            </w:rPrChange>
          </w:rPr>
          <w:delText>less than</w:delText>
        </w:r>
      </w:del>
      <w:ins w:id="164" w:author="Greg Landry" w:date="2017-03-01T10:55:00Z">
        <w:r w:rsidR="00506E29" w:rsidRPr="00506E29">
          <w:rPr>
            <w:u w:val="single"/>
            <w:rPrChange w:id="165" w:author="Greg Landry" w:date="2017-03-01T10:58:00Z">
              <w:rPr/>
            </w:rPrChange>
          </w:rPr>
          <w:t>that is not a multiple of</w:t>
        </w:r>
      </w:ins>
      <w:r w:rsidRPr="00506E29">
        <w:rPr>
          <w:u w:val="single"/>
          <w:rPrChange w:id="166" w:author="Greg Landry" w:date="2017-03-01T10:58:00Z">
            <w:rPr/>
          </w:rPrChange>
        </w:rPr>
        <w:t xml:space="preserve"> 4 bytes </w:t>
      </w:r>
      <w:del w:id="167" w:author="Greg Landry" w:date="2017-03-01T10:55:00Z">
        <w:r w:rsidRPr="00506E29" w:rsidDel="00506E29">
          <w:rPr>
            <w:u w:val="single"/>
            <w:rPrChange w:id="168" w:author="Greg Landry" w:date="2017-03-01T10:58:00Z">
              <w:rPr/>
            </w:rPrChange>
          </w:rPr>
          <w:delText xml:space="preserve">may </w:delText>
        </w:r>
      </w:del>
      <w:ins w:id="169" w:author="Greg Landry" w:date="2017-03-01T10:55:00Z">
        <w:r w:rsidR="00506E29" w:rsidRPr="00506E29">
          <w:rPr>
            <w:u w:val="single"/>
            <w:rPrChange w:id="170" w:author="Greg Landry" w:date="2017-03-01T10:58:00Z">
              <w:rPr/>
            </w:rPrChange>
          </w:rPr>
          <w:t xml:space="preserve">will </w:t>
        </w:r>
      </w:ins>
      <w:r w:rsidRPr="00506E29">
        <w:rPr>
          <w:u w:val="single"/>
          <w:rPrChange w:id="171"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172" w:author="Greg Landry" w:date="2017-04-20T13:45:00Z"/>
          <w:b/>
          <w:u w:val="single"/>
          <w:rPrChange w:id="173" w:author="Greg Landry" w:date="2017-04-20T13:46:00Z">
            <w:rPr>
              <w:ins w:id="174" w:author="Greg Landry" w:date="2017-04-20T13:45:00Z"/>
              <w:u w:val="single"/>
            </w:rPr>
          </w:rPrChange>
        </w:rPr>
      </w:pPr>
      <w:ins w:id="175" w:author="Greg Landry" w:date="2017-04-20T13:45:00Z">
        <w:r w:rsidRPr="0086442A">
          <w:rPr>
            <w:b/>
            <w:u w:val="single"/>
            <w:rPrChange w:id="176" w:author="Greg Landry" w:date="2017-04-20T13:46:00Z">
              <w:rPr>
                <w:u w:val="single"/>
              </w:rPr>
            </w:rPrChange>
          </w:rPr>
          <w:t xml:space="preserve">If you are using a queue </w:t>
        </w:r>
      </w:ins>
      <w:ins w:id="177" w:author="Greg Landry" w:date="2017-04-20T13:46:00Z">
        <w:r>
          <w:rPr>
            <w:b/>
            <w:u w:val="single"/>
          </w:rPr>
          <w:t xml:space="preserve">push or pop </w:t>
        </w:r>
      </w:ins>
      <w:ins w:id="178" w:author="Greg Landry" w:date="2017-04-20T13:45:00Z">
        <w:r w:rsidRPr="0086442A">
          <w:rPr>
            <w:b/>
            <w:u w:val="single"/>
            <w:rPrChange w:id="179"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180" w:author="Greg Landry" w:date="2017-04-20T13:46:00Z"/>
          <w:u w:val="single"/>
          <w:rPrChange w:id="181" w:author="Greg Landry" w:date="2017-03-01T10:58:00Z">
            <w:rPr>
              <w:del w:id="182" w:author="Greg Landry" w:date="2017-04-20T13:46:00Z"/>
            </w:rPr>
          </w:rPrChange>
        </w:rPr>
      </w:pPr>
      <w:del w:id="183" w:author="Greg Landry" w:date="2017-03-01T10:56:00Z">
        <w:r w:rsidRPr="00506E29" w:rsidDel="00506E29">
          <w:rPr>
            <w:u w:val="single"/>
            <w:rPrChange w:id="184" w:author="Greg Landry" w:date="2017-03-01T10:58:00Z">
              <w:rPr/>
            </w:rPrChange>
          </w:rPr>
          <w:br w:type="page"/>
        </w:r>
      </w:del>
    </w:p>
    <w:p w14:paraId="432F01C7" w14:textId="77777777" w:rsidR="00506E29" w:rsidRDefault="00506E29">
      <w:pPr>
        <w:rPr>
          <w:ins w:id="185" w:author="Greg Landry" w:date="2017-03-01T10:58:00Z"/>
          <w:rFonts w:ascii="Cambria" w:eastAsia="Times New Roman" w:hAnsi="Cambria"/>
          <w:b/>
          <w:bCs/>
          <w:color w:val="4F81BD"/>
        </w:rPr>
      </w:pPr>
      <w:ins w:id="186"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187"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188" w:author="Greg Landry" w:date="2017-03-01T11:06:00Z">
            <w:rPr/>
          </w:rPrChange>
        </w:rPr>
        <w:t>run</w:t>
      </w:r>
      <w:r w:rsidRPr="00905CE3">
        <w:rPr>
          <w:u w:val="single"/>
          <w:rPrChange w:id="189" w:author="Greg Landry" w:date="2017-03-01T11:06:00Z">
            <w:rPr/>
          </w:rPrChange>
        </w:rPr>
        <w:t xml:space="preserve"> and exit each time the timer calls it</w:t>
      </w:r>
      <w:r>
        <w:t>.</w:t>
      </w:r>
    </w:p>
    <w:p w14:paraId="7EDE3DBD" w14:textId="10620E23" w:rsidR="00A81686" w:rsidRDefault="00A81686" w:rsidP="00C4656A">
      <w:pPr>
        <w:rPr>
          <w:ins w:id="190" w:author="Greg Landry" w:date="2017-04-11T16:09:00Z"/>
        </w:rPr>
      </w:pPr>
      <w:ins w:id="191" w:author="Greg Landry" w:date="2017-04-11T16:09:00Z">
        <w:r>
          <w:t xml:space="preserve">The timer </w:t>
        </w:r>
      </w:ins>
      <w:ins w:id="192" w:author="Greg Landry" w:date="2017-04-11T16:12:00Z">
        <w:r w:rsidR="0016340F">
          <w:t xml:space="preserve">is a function, not a thread. Therefore, </w:t>
        </w:r>
      </w:ins>
      <w:ins w:id="193" w:author="Greg Landry" w:date="2017-04-11T16:09:00Z">
        <w:r>
          <w:t xml:space="preserve">make sure you don’t exit the main </w:t>
        </w:r>
      </w:ins>
      <w:ins w:id="194" w:author="Greg Landry" w:date="2017-04-11T16:12:00Z">
        <w:r w:rsidR="0016340F">
          <w:t xml:space="preserve">application </w:t>
        </w:r>
      </w:ins>
      <w:ins w:id="195" w:author="Greg Landry" w:date="2017-04-11T16:09:00Z">
        <w:r>
          <w:t xml:space="preserve">thread </w:t>
        </w:r>
      </w:ins>
      <w:ins w:id="196" w:author="Greg Landry" w:date="2017-04-11T16:13:00Z">
        <w:r w:rsidR="0016340F">
          <w:t>if your project has no other active threads</w:t>
        </w:r>
      </w:ins>
      <w:ins w:id="197"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198" w:author="Greg Landry" w:date="2017-03-01T10:59:00Z"/>
        </w:rPr>
      </w:pPr>
      <w:del w:id="199" w:author="Greg Landry" w:date="2017-03-01T10:59:00Z">
        <w:r w:rsidDel="009A4316">
          <w:lastRenderedPageBreak/>
          <w:delText>Debugging</w:delText>
        </w:r>
      </w:del>
    </w:p>
    <w:p w14:paraId="30C6921F" w14:textId="49B8964D" w:rsidR="00030046" w:rsidDel="009A4316" w:rsidRDefault="00030046" w:rsidP="00030046">
      <w:pPr>
        <w:rPr>
          <w:del w:id="200" w:author="Greg Landry" w:date="2017-03-01T10:58:00Z"/>
        </w:rPr>
      </w:pPr>
      <w:del w:id="201"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02" w:author="Greg Landry" w:date="2017-03-01T10:59:00Z"/>
        </w:rPr>
      </w:pPr>
      <w:del w:id="203" w:author="Greg Landry" w:date="2017-03-01T10:59:00Z">
        <w:r w:rsidDel="009A4316">
          <w:delText>Make Target</w:delText>
        </w:r>
      </w:del>
    </w:p>
    <w:p w14:paraId="28545E19" w14:textId="023F9C83" w:rsidR="006A73BB" w:rsidRPr="006A73BB" w:rsidDel="009A4316" w:rsidRDefault="006A73BB" w:rsidP="006909FE">
      <w:pPr>
        <w:rPr>
          <w:del w:id="204" w:author="Greg Landry" w:date="2017-03-01T10:59:00Z"/>
        </w:rPr>
      </w:pPr>
      <w:del w:id="205"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06" w:author="Greg Landry" w:date="2017-03-01T10:59:00Z"/>
          <w:i/>
        </w:rPr>
      </w:pPr>
      <w:del w:id="207"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08" w:author="Greg Landry" w:date="2017-03-01T10:59:00Z"/>
        </w:rPr>
      </w:pPr>
      <w:del w:id="209"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10" w:author="Greg Landry" w:date="2017-03-01T10:59:00Z"/>
          <w:i/>
        </w:rPr>
      </w:pPr>
      <w:del w:id="211"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12" w:author="Greg Landry" w:date="2017-03-01T10:59:00Z"/>
        </w:rPr>
      </w:pPr>
      <w:del w:id="213" w:author="Greg Landry" w:date="2017-03-01T10:59:00Z">
        <w:r w:rsidDel="009A4316">
          <w:delText>Setup</w:delText>
        </w:r>
      </w:del>
    </w:p>
    <w:p w14:paraId="48913A3C" w14:textId="59E078E1" w:rsidR="000C5FAA" w:rsidDel="009A4316" w:rsidRDefault="006A73BB" w:rsidP="006909FE">
      <w:pPr>
        <w:rPr>
          <w:del w:id="214" w:author="Greg Landry" w:date="2017-03-01T10:59:00Z"/>
        </w:rPr>
      </w:pPr>
      <w:del w:id="215"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16" w:author="Greg Landry" w:date="2017-03-01T10:59:00Z"/>
        </w:rPr>
      </w:pPr>
      <w:del w:id="217"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18" w:author="Greg Landry" w:date="2017-03-01T10:59:00Z"/>
        </w:rPr>
      </w:pPr>
      <w:del w:id="219"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20" w:author="Greg Landry" w:date="2017-03-01T10:59:00Z"/>
          <w:rFonts w:ascii="Cambria" w:eastAsia="Times New Roman" w:hAnsi="Cambria"/>
          <w:b/>
          <w:bCs/>
          <w:color w:val="4F81BD"/>
          <w:sz w:val="26"/>
          <w:szCs w:val="26"/>
        </w:rPr>
      </w:pPr>
      <w:del w:id="221"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22" w:author="Greg Landry" w:date="2017-03-01T10:59:00Z"/>
        </w:rPr>
      </w:pPr>
      <w:del w:id="223"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24" w:author="Greg Landry" w:date="2017-03-01T10:59:00Z"/>
          <w:rFonts w:ascii="Cambria" w:eastAsia="Times New Roman" w:hAnsi="Cambria"/>
          <w:b/>
          <w:bCs/>
          <w:color w:val="4F81BD"/>
          <w:sz w:val="26"/>
          <w:szCs w:val="26"/>
        </w:rPr>
      </w:pPr>
      <w:del w:id="225"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26" w:author="Greg Landry" w:date="2017-03-01T10:59:00Z"/>
          <w:rFonts w:ascii="Cambria" w:eastAsia="Times New Roman" w:hAnsi="Cambria"/>
          <w:b/>
          <w:bCs/>
          <w:color w:val="4F81BD"/>
          <w:sz w:val="26"/>
          <w:szCs w:val="26"/>
        </w:rPr>
      </w:pPr>
      <w:del w:id="227"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28" w:author="Greg Landry" w:date="2017-03-01T10:59:00Z"/>
        </w:rPr>
      </w:pPr>
      <w:del w:id="229" w:author="Greg Landry" w:date="2017-03-01T10:59:00Z">
        <w:r w:rsidDel="009A4316">
          <w:delText>Running the Debugger</w:delText>
        </w:r>
      </w:del>
    </w:p>
    <w:p w14:paraId="7259F961" w14:textId="1B193D61" w:rsidR="00CC0BE1" w:rsidDel="009A4316" w:rsidRDefault="00CC0BE1" w:rsidP="00E1417F">
      <w:pPr>
        <w:rPr>
          <w:del w:id="230" w:author="Greg Landry" w:date="2017-03-01T10:59:00Z"/>
        </w:rPr>
      </w:pPr>
      <w:del w:id="231"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32" w:author="Greg Landry" w:date="2017-03-01T10:59:00Z"/>
        </w:rPr>
      </w:pPr>
      <w:del w:id="233"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34" w:author="Greg Landry" w:date="2017-03-01T10:59:00Z"/>
        </w:rPr>
      </w:pPr>
      <w:del w:id="235"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36" w:author="Greg Landry" w:date="2017-03-01T10:59:00Z"/>
        </w:rPr>
      </w:pPr>
      <w:del w:id="237"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38" w:author="Greg Landry" w:date="2017-03-01T10:59:00Z"/>
        </w:rPr>
      </w:pPr>
      <w:del w:id="239"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40" w:author="Greg Landry" w:date="2017-03-01T10:59:00Z"/>
        </w:rPr>
      </w:pPr>
      <w:del w:id="241"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42" w:author="Greg Landry" w:date="2017-03-01T10:59:00Z"/>
        </w:rPr>
      </w:pPr>
      <w:del w:id="243"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44" w:author="Greg Landry" w:date="2017-03-01T10:59:00Z"/>
        </w:rPr>
      </w:pPr>
      <w:del w:id="245"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46" w:author="Greg Landry" w:date="2017-03-01T10:59:00Z"/>
        </w:rPr>
      </w:pPr>
    </w:p>
    <w:p w14:paraId="03E55E4C" w14:textId="5755BDDA" w:rsidR="002C76B0" w:rsidDel="009A4316" w:rsidRDefault="0032349E" w:rsidP="0032349E">
      <w:pPr>
        <w:keepNext/>
        <w:rPr>
          <w:del w:id="247" w:author="Greg Landry" w:date="2017-03-01T10:59:00Z"/>
        </w:rPr>
      </w:pPr>
      <w:del w:id="248"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49" w:author="Greg Landry" w:date="2017-03-01T10:59:00Z"/>
        </w:rPr>
      </w:pPr>
      <w:del w:id="250"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51" w:author="Greg Landry" w:date="2017-03-01T10:59:00Z"/>
        </w:rPr>
      </w:pPr>
      <w:del w:id="252"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53" w:author="Greg Landry" w:date="2017-03-01T10:59:00Z"/>
        </w:rPr>
      </w:pPr>
      <w:del w:id="254"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55" w:author="Greg Landry" w:date="2017-03-01T10:59:00Z"/>
        </w:rPr>
      </w:pPr>
      <w:del w:id="256"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57" w:author="Greg Landry" w:date="2017-03-01T10:59:00Z"/>
          <w:rFonts w:ascii="Cambria" w:eastAsia="Times New Roman" w:hAnsi="Cambria"/>
          <w:b/>
          <w:bCs/>
          <w:color w:val="4F81BD"/>
          <w:sz w:val="26"/>
          <w:szCs w:val="26"/>
        </w:rPr>
      </w:pPr>
      <w:del w:id="258"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59" w:author="Greg Landry" w:date="2017-04-04T14:02:00Z">
        <w:r w:rsidR="00D04164">
          <w:t xml:space="preserve"> to hold the chapter 3 exercises</w:t>
        </w:r>
      </w:ins>
      <w:r>
        <w:t xml:space="preserve">.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42E25F6A" w:rsidR="003A6AAD" w:rsidRDefault="003A6AAD" w:rsidP="00232483">
      <w:pPr>
        <w:pStyle w:val="ListParagraph"/>
        <w:numPr>
          <w:ilvl w:val="1"/>
          <w:numId w:val="28"/>
        </w:numPr>
      </w:pPr>
      <w:r>
        <w:t xml:space="preserve">Hint: </w:t>
      </w:r>
      <w:ins w:id="260" w:author="Greg Landry" w:date="2017-04-11T15:33:00Z">
        <w:r w:rsidR="009E0814">
          <w:t>If there is nothing to be done in the main application loop, then you can just remove the while(1) loop entirely</w:t>
        </w:r>
      </w:ins>
      <w:ins w:id="261" w:author="Greg Landry" w:date="2017-04-11T15:34:00Z">
        <w:r w:rsidR="00227491">
          <w:t xml:space="preserve"> from application_start</w:t>
        </w:r>
      </w:ins>
      <w:ins w:id="262" w:author="Greg Landry" w:date="2017-04-11T15:33:00Z">
        <w:r w:rsidR="009E0814">
          <w:t xml:space="preserve">. If you leave the loop in, you </w:t>
        </w:r>
      </w:ins>
      <w:del w:id="263"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264" w:author="Greg Landry" w:date="2017-04-11T15:33:00Z">
        <w:r w:rsidR="000E59EC" w:rsidDel="009E0814">
          <w:delText>s</w:delText>
        </w:r>
      </w:del>
      <w:r w:rsidR="000E59EC">
        <w:t xml:space="preserve"> a delay such as </w:t>
      </w:r>
      <w:r w:rsidR="000E59EC" w:rsidRPr="003A6AAD">
        <w:rPr>
          <w:i/>
        </w:rPr>
        <w:t>wiced_rtos_delay_milliseconds(1)</w:t>
      </w:r>
      <w:r>
        <w:t xml:space="preserve"> </w:t>
      </w:r>
      <w:del w:id="265" w:author="Greg Landry" w:date="2017-04-11T15:34:00Z">
        <w:r w:rsidDel="009E0814">
          <w:delText xml:space="preserve">– if </w:delText>
        </w:r>
        <w:r w:rsidR="000E59EC" w:rsidDel="009E0814">
          <w:delText>you don’t include this,</w:delText>
        </w:r>
        <w:r w:rsidDel="009E0814">
          <w:delText xml:space="preserve"> the</w:delText>
        </w:r>
      </w:del>
      <w:ins w:id="266" w:author="Greg Landry" w:date="2017-04-11T15:34:00Z">
        <w:r w:rsidR="009E0814">
          <w:t>so that the</w:t>
        </w:r>
      </w:ins>
      <w:r>
        <w:t xml:space="preserve"> </w:t>
      </w:r>
      <w:r w:rsidR="000E59EC">
        <w:t xml:space="preserve">LED </w:t>
      </w:r>
      <w:r>
        <w:t xml:space="preserve">thread </w:t>
      </w:r>
      <w:del w:id="267" w:author="Greg Landry" w:date="2017-04-11T15:34:00Z">
        <w:r w:rsidDel="009E0814">
          <w:delText xml:space="preserve">won’t </w:delText>
        </w:r>
      </w:del>
      <w:r w:rsidR="000E59EC">
        <w:t>get</w:t>
      </w:r>
      <w:ins w:id="268" w:author="Greg Landry" w:date="2017-04-11T15:34:00Z">
        <w:r w:rsidR="009E0814">
          <w:t>s</w:t>
        </w:r>
      </w:ins>
      <w:r w:rsidR="000E59EC">
        <w:t xml:space="preserve"> a chance to run</w:t>
      </w:r>
      <w:del w:id="269" w:author="Greg Landry" w:date="2017-04-11T15:34:00Z">
        <w:r w:rsidR="000E59EC" w:rsidDel="009E0814">
          <w:delText xml:space="preserve"> because the main application thread will never suspend</w:delText>
        </w:r>
      </w:del>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r w:rsidRPr="00017A82">
        <w:rPr>
          <w:i/>
        </w:rPr>
        <w:t>wiced_rtos_get_semaphore</w:t>
      </w:r>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r w:rsidRPr="00B02F1E">
        <w:rPr>
          <w:i/>
        </w:rPr>
        <w:t>wiced_rtos_delay_millisecon</w:t>
      </w:r>
      <w:r>
        <w:t>ds</w:t>
      </w:r>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70D808AF" w:rsidR="009A7BB9" w:rsidRDefault="009A7BB9" w:rsidP="002F255C">
      <w:pPr>
        <w:pStyle w:val="ListParagraph"/>
        <w:numPr>
          <w:ilvl w:val="0"/>
          <w:numId w:val="30"/>
        </w:numPr>
      </w:pPr>
      <w:r>
        <w:t xml:space="preserve">Add a second thread that blinks </w:t>
      </w:r>
      <w:del w:id="270" w:author="Greg Landry" w:date="2017-04-03T15:23:00Z">
        <w:r w:rsidDel="006151B8">
          <w:delText xml:space="preserve">LED2 </w:delText>
        </w:r>
      </w:del>
      <w:ins w:id="271"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Add a m</w:t>
      </w:r>
      <w:r w:rsidR="009A7BB9">
        <w:t>utex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272"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pPr>
        <w:pStyle w:val="ListParagraph"/>
        <w:numPr>
          <w:ilvl w:val="1"/>
          <w:numId w:val="31"/>
        </w:numPr>
        <w:pPrChange w:id="273" w:author="Greg Landry" w:date="2017-04-20T13:47:00Z">
          <w:pPr>
            <w:pStyle w:val="ListParagraph"/>
            <w:numPr>
              <w:numId w:val="31"/>
            </w:numPr>
            <w:ind w:hanging="360"/>
          </w:pPr>
        </w:pPrChange>
      </w:pPr>
      <w:ins w:id="274" w:author="Greg Landry" w:date="2017-04-20T13:47:00Z">
        <w:r>
          <w:t>Hint: remember to use WICED_NO_</w:t>
        </w:r>
      </w:ins>
      <w:ins w:id="275" w:author="Greg Landry" w:date="2017-04-20T13:48:00Z">
        <w:r>
          <w:t>W</w:t>
        </w:r>
        <w:r w:rsidR="00854D12">
          <w:t>AIT for the timeout parameter in the ISR. Otherwise the push function will not work.</w:t>
        </w:r>
      </w:ins>
      <w:ins w:id="276"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r w:rsidRPr="00A40A40">
        <w:rPr>
          <w:i/>
        </w:rPr>
        <w:t>while(1)</w:t>
      </w:r>
      <w:r>
        <w:t xml:space="preserve"> loop and no </w:t>
      </w:r>
      <w:r w:rsidRPr="00DD448C">
        <w:rPr>
          <w:i/>
        </w:rPr>
        <w:t>wiced_rtos_delay_milliseconds</w:t>
      </w:r>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277" w:author="Greg Landry" w:date="2017-04-11T15:39:00Z"/>
        </w:rPr>
      </w:pPr>
      <w:del w:id="278" w:author="Greg Landry" w:date="2017-04-11T15:39:00Z">
        <w:r w:rsidDel="00227491">
          <w:delText xml:space="preserve">Can the main application loop be </w:delText>
        </w:r>
      </w:del>
      <w:del w:id="279" w:author="Greg Landry" w:date="2017-04-11T15:38:00Z">
        <w:r w:rsidDel="00227491">
          <w:delText>empty in this case</w:delText>
        </w:r>
      </w:del>
      <w:del w:id="280" w:author="Greg Landry" w:date="2017-04-11T15:39:00Z">
        <w:r w:rsidDel="00227491">
          <w:delText>? Why?</w:delText>
        </w:r>
      </w:del>
    </w:p>
    <w:p w14:paraId="67B995F9" w14:textId="396632C8" w:rsidR="001E634E" w:rsidRDefault="001E634E" w:rsidP="00D73A3E">
      <w:pPr>
        <w:ind w:left="360"/>
        <w:rPr>
          <w:ins w:id="281" w:author="Greg Landry" w:date="2017-04-11T16:10:00Z"/>
        </w:rPr>
      </w:pPr>
      <w:r>
        <w:t xml:space="preserve">What happens if you don’t remove the </w:t>
      </w:r>
      <w:r w:rsidRPr="003A6885">
        <w:rPr>
          <w:i/>
        </w:rPr>
        <w:t>while(1)</w:t>
      </w:r>
      <w:r>
        <w:t xml:space="preserve"> loop from the function that blinks the LED? Why?</w:t>
      </w:r>
    </w:p>
    <w:p w14:paraId="7467A785" w14:textId="395165ED" w:rsidR="0049344F" w:rsidRDefault="0049344F" w:rsidP="00D73A3E">
      <w:pPr>
        <w:ind w:left="360"/>
        <w:rPr>
          <w:ins w:id="282" w:author="Greg Landry" w:date="2017-04-11T16:13:00Z"/>
        </w:rPr>
      </w:pPr>
      <w:ins w:id="283" w:author="Greg Landry" w:date="2017-04-11T16:10:00Z">
        <w:r>
          <w:t>What happens if the application_start doesn’t have a while(1) loop? Why?</w:t>
        </w:r>
      </w:ins>
    </w:p>
    <w:p w14:paraId="2B7B1639" w14:textId="262FF740" w:rsidR="00D01D06" w:rsidRDefault="00D01D06" w:rsidP="00D73A3E">
      <w:pPr>
        <w:ind w:left="360"/>
      </w:pPr>
      <w:ins w:id="284" w:author="Greg Landry" w:date="2017-04-11T16:13:00Z">
        <w:r>
          <w:t>Does the while(1) loop in application_start need a delay? Why or why not?</w:t>
        </w:r>
      </w:ins>
    </w:p>
    <w:p w14:paraId="4E281051" w14:textId="77777777" w:rsidR="00854D12" w:rsidRDefault="00854D12">
      <w:pPr>
        <w:rPr>
          <w:ins w:id="285" w:author="Greg Landry" w:date="2017-04-20T13:48:00Z"/>
          <w:rFonts w:ascii="Cambria" w:eastAsia="Times New Roman" w:hAnsi="Cambria"/>
          <w:b/>
          <w:bCs/>
          <w:color w:val="4F81BD"/>
        </w:rPr>
      </w:pPr>
      <w:ins w:id="286" w:author="Greg Landry" w:date="2017-04-20T13:48:00Z">
        <w:r>
          <w:br w:type="page"/>
        </w:r>
      </w:ins>
    </w:p>
    <w:p w14:paraId="76B81271" w14:textId="0339741C" w:rsidR="009A4316" w:rsidRDefault="009A4316" w:rsidP="009A4316">
      <w:pPr>
        <w:pStyle w:val="Heading3"/>
        <w:rPr>
          <w:ins w:id="287" w:author="Greg Landry" w:date="2017-03-01T10:59:00Z"/>
        </w:rPr>
      </w:pPr>
      <w:ins w:id="288" w:author="Greg Landry" w:date="2017-03-01T10:59:00Z">
        <w:r>
          <w:lastRenderedPageBreak/>
          <w:t>0</w:t>
        </w:r>
      </w:ins>
      <w:ins w:id="289" w:author="Greg Landry" w:date="2017-03-01T11:04:00Z">
        <w:r w:rsidR="00905CE3">
          <w:t>6</w:t>
        </w:r>
      </w:ins>
      <w:ins w:id="290" w:author="Greg Landry" w:date="2017-03-01T10:59:00Z">
        <w:r>
          <w:t xml:space="preserve"> (Advanced) (DEBUGGING) Setup and Run the Debugger</w:t>
        </w:r>
      </w:ins>
    </w:p>
    <w:p w14:paraId="0EA8609B" w14:textId="77777777" w:rsidR="009A4316" w:rsidRDefault="009A4316" w:rsidP="009A4316">
      <w:pPr>
        <w:pStyle w:val="Heading4"/>
        <w:rPr>
          <w:ins w:id="291" w:author="Greg Landry" w:date="2017-03-01T10:59:00Z"/>
        </w:rPr>
      </w:pPr>
      <w:ins w:id="292" w:author="Greg Landry" w:date="2017-03-01T10:59:00Z">
        <w:r>
          <w:t>Make Target</w:t>
        </w:r>
      </w:ins>
    </w:p>
    <w:p w14:paraId="6C8ECEFB" w14:textId="70035510" w:rsidR="009A4316" w:rsidRPr="006A73BB" w:rsidRDefault="009A4316" w:rsidP="009A4316">
      <w:pPr>
        <w:rPr>
          <w:ins w:id="293" w:author="Greg Landry" w:date="2017-03-01T10:59:00Z"/>
        </w:rPr>
      </w:pPr>
      <w:ins w:id="294" w:author="Greg Landry" w:date="2017-03-01T10:59:00Z">
        <w:r w:rsidRPr="006A73BB">
          <w:t xml:space="preserve">In order to use the debugger, </w:t>
        </w:r>
      </w:ins>
      <w:ins w:id="295" w:author="Greg Landry" w:date="2017-03-01T11:01:00Z">
        <w:r>
          <w:t xml:space="preserve">create a new </w:t>
        </w:r>
      </w:ins>
      <w:ins w:id="296" w:author="Greg Landry" w:date="2017-03-01T10:59:00Z">
        <w:r w:rsidRPr="006A73BB">
          <w:t xml:space="preserve">make target </w:t>
        </w:r>
      </w:ins>
      <w:ins w:id="297" w:author="Greg Landry" w:date="2017-03-01T11:01:00Z">
        <w:r>
          <w:t xml:space="preserve">for an existing project </w:t>
        </w:r>
      </w:ins>
      <w:ins w:id="298"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299" w:author="Greg Landry" w:date="2017-03-01T10:59:00Z"/>
          <w:i/>
        </w:rPr>
      </w:pPr>
      <w:ins w:id="300" w:author="Greg Landry" w:date="2017-03-01T10:59:00Z">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301" w:author="Greg Landry" w:date="2017-03-01T10:59:00Z"/>
        </w:rPr>
      </w:pPr>
      <w:ins w:id="302" w:author="Greg Landry" w:date="2017-03-01T10:59:00Z">
        <w:r w:rsidRPr="006A73BB">
          <w:t>For exa</w:t>
        </w:r>
        <w:r>
          <w:t>mple, the make target for the 02</w:t>
        </w:r>
        <w:r w:rsidRPr="006A73BB">
          <w:t>_blinkled project from the previous chapter would be:</w:t>
        </w:r>
      </w:ins>
    </w:p>
    <w:p w14:paraId="43320B83" w14:textId="6E5A5AD8" w:rsidR="009A4316" w:rsidRDefault="009A4316" w:rsidP="009A4316">
      <w:pPr>
        <w:ind w:left="720"/>
        <w:rPr>
          <w:ins w:id="303" w:author="Greg Landry" w:date="2017-03-01T10:59:00Z"/>
          <w:i/>
        </w:rPr>
      </w:pPr>
      <w:ins w:id="304" w:author="Greg Landry" w:date="2017-03-01T10:59:00Z">
        <w:r w:rsidRPr="00FB49AC">
          <w:rPr>
            <w:i/>
          </w:rPr>
          <w:t>w</w:t>
        </w:r>
        <w:r>
          <w:rPr>
            <w:i/>
          </w:rPr>
          <w:t>w</w:t>
        </w:r>
        <w:r w:rsidRPr="00FB49AC">
          <w:rPr>
            <w:i/>
          </w:rPr>
          <w:t>101.0</w:t>
        </w:r>
        <w:r>
          <w:rPr>
            <w:i/>
          </w:rPr>
          <w:t>2</w:t>
        </w:r>
        <w:r w:rsidRPr="00FB49AC">
          <w:rPr>
            <w:i/>
          </w:rPr>
          <w:t>.0</w:t>
        </w:r>
      </w:ins>
      <w:ins w:id="305" w:author="Greg Landry" w:date="2017-03-01T11:00:00Z">
        <w:r>
          <w:rPr>
            <w:i/>
          </w:rPr>
          <w:t>2</w:t>
        </w:r>
      </w:ins>
      <w:ins w:id="306" w:author="Greg Landry" w:date="2017-03-01T10:59:00Z">
        <w:r w:rsidRPr="00FB49AC">
          <w:rPr>
            <w:i/>
          </w:rPr>
          <w:t>_blinkled-</w:t>
        </w:r>
      </w:ins>
      <w:ins w:id="307" w:author="Greg Landry" w:date="2017-05-23T10:19:00Z">
        <w:r w:rsidR="00A87DB1">
          <w:rPr>
            <w:i/>
          </w:rPr>
          <w:t>CYW</w:t>
        </w:r>
      </w:ins>
      <w:ins w:id="308" w:author="Greg Landry" w:date="2017-03-01T10:59:00Z">
        <w:r w:rsidRPr="00FB49AC">
          <w:rPr>
            <w:i/>
          </w:rPr>
          <w:t>943</w:t>
        </w:r>
      </w:ins>
      <w:ins w:id="309" w:author="Greg Landry" w:date="2017-03-01T11:00:00Z">
        <w:r>
          <w:rPr>
            <w:i/>
          </w:rPr>
          <w:t>907</w:t>
        </w:r>
      </w:ins>
      <w:ins w:id="310" w:author="Greg Landry" w:date="2017-05-23T10:19:00Z">
        <w:r w:rsidR="00A87DB1">
          <w:rPr>
            <w:i/>
          </w:rPr>
          <w:t>AEVAL1F</w:t>
        </w:r>
      </w:ins>
      <w:ins w:id="311" w:author="Greg Landry" w:date="2017-03-01T11:00:00Z">
        <w:r>
          <w:rPr>
            <w:i/>
          </w:rPr>
          <w:t>_WW101</w:t>
        </w:r>
      </w:ins>
      <w:ins w:id="312" w:author="Greg Landry" w:date="2017-03-01T10:59:00Z">
        <w:r>
          <w:rPr>
            <w:i/>
          </w:rPr>
          <w:t>-debug download</w:t>
        </w:r>
      </w:ins>
    </w:p>
    <w:p w14:paraId="66633D02" w14:textId="77777777" w:rsidR="009A4316" w:rsidRDefault="009A4316" w:rsidP="009A4316">
      <w:pPr>
        <w:pStyle w:val="Heading4"/>
        <w:rPr>
          <w:ins w:id="313" w:author="Greg Landry" w:date="2017-03-01T10:59:00Z"/>
        </w:rPr>
      </w:pPr>
      <w:ins w:id="314" w:author="Greg Landry" w:date="2017-03-01T10:59:00Z">
        <w:r>
          <w:t>Running the Debugger</w:t>
        </w:r>
      </w:ins>
    </w:p>
    <w:p w14:paraId="082867C5" w14:textId="5A2A2AA9" w:rsidR="009A4316" w:rsidRDefault="007056B1" w:rsidP="009A4316">
      <w:pPr>
        <w:rPr>
          <w:ins w:id="315" w:author="Greg Landry" w:date="2017-03-01T10:59:00Z"/>
        </w:rPr>
      </w:pPr>
      <w:ins w:id="316" w:author="Greg Landry" w:date="2017-05-23T09:44:00Z">
        <w:r>
          <w:t>First, e</w:t>
        </w:r>
      </w:ins>
      <w:ins w:id="317" w:author="Greg Landry" w:date="2017-03-01T10:59:00Z">
        <w:r w:rsidR="009A4316">
          <w:t xml:space="preserve">xecute the make target </w:t>
        </w:r>
      </w:ins>
      <w:ins w:id="318" w:author="Greg Landry" w:date="2017-05-23T10:20:00Z">
        <w:r w:rsidR="00F11A44">
          <w:t xml:space="preserve">created above </w:t>
        </w:r>
      </w:ins>
      <w:ins w:id="319" w:author="Greg Landry" w:date="2017-03-01T10:59:00Z">
        <w:r w:rsidR="009A4316">
          <w:t>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20" w:author="Greg Landry" w:date="2017-03-01T10:59:00Z"/>
        </w:rPr>
      </w:pPr>
      <w:ins w:id="321"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6EB89154" w:rsidR="009A4316" w:rsidRDefault="009A4316" w:rsidP="009A4316">
      <w:pPr>
        <w:rPr>
          <w:ins w:id="322" w:author="Greg Landry" w:date="2017-03-01T10:59:00Z"/>
        </w:rPr>
      </w:pPr>
      <w:ins w:id="323" w:author="Greg Landry" w:date="2017-03-01T10:59:00Z">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ins>
    </w:p>
    <w:p w14:paraId="06EC42EE" w14:textId="77777777" w:rsidR="009A4316" w:rsidRDefault="009A4316" w:rsidP="009A4316">
      <w:pPr>
        <w:jc w:val="center"/>
        <w:rPr>
          <w:ins w:id="324" w:author="Greg Landry" w:date="2017-05-23T09:58:00Z"/>
        </w:rPr>
      </w:pPr>
      <w:ins w:id="325" w:author="Greg Landry" w:date="2017-03-01T10:59:00Z">
        <w:r>
          <w:rPr>
            <w:noProof/>
          </w:rPr>
          <w:drawing>
            <wp:inline distT="0" distB="0" distL="0" distR="0" wp14:anchorId="2D6D8267" wp14:editId="386C0196">
              <wp:extent cx="5188436" cy="291128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354" cy="2938736"/>
                      </a:xfrm>
                      <a:prstGeom prst="rect">
                        <a:avLst/>
                      </a:prstGeom>
                    </pic:spPr>
                  </pic:pic>
                </a:graphicData>
              </a:graphic>
            </wp:inline>
          </w:drawing>
        </w:r>
      </w:ins>
    </w:p>
    <w:p w14:paraId="667F8D9C" w14:textId="4963DF98" w:rsidR="00095126" w:rsidRDefault="00B04F1D">
      <w:pPr>
        <w:rPr>
          <w:ins w:id="326" w:author="Greg Landry" w:date="2017-05-23T09:59:00Z"/>
        </w:rPr>
        <w:pPrChange w:id="327" w:author="Greg Landry" w:date="2017-05-23T09:59:00Z">
          <w:pPr>
            <w:keepNext/>
          </w:pPr>
        </w:pPrChange>
      </w:pPr>
      <w:ins w:id="328" w:author="Greg Landry" w:date="2017-05-23T09:58:00Z">
        <w:r>
          <w:lastRenderedPageBreak/>
          <w:t>If you still get an error, execute the “clean” make target and then re-execute the make target for the project that you want to debug.</w:t>
        </w:r>
      </w:ins>
    </w:p>
    <w:p w14:paraId="30D05743" w14:textId="5DD71E96" w:rsidR="009A4316" w:rsidRDefault="009A4316" w:rsidP="009A4316">
      <w:pPr>
        <w:keepNext/>
        <w:rPr>
          <w:ins w:id="329" w:author="Greg Landry" w:date="2017-03-01T10:59:00Z"/>
        </w:rPr>
      </w:pPr>
      <w:ins w:id="330" w:author="Greg Landry" w:date="2017-03-01T10:59:00Z">
        <w:r>
          <w:t>When the debugger starts</w:t>
        </w:r>
      </w:ins>
      <w:ins w:id="331" w:author="Greg Landry" w:date="2017-05-23T10:00:00Z">
        <w:r w:rsidR="00095126">
          <w:t>, you will be in the “</w:t>
        </w:r>
      </w:ins>
      <w:ins w:id="332" w:author="Greg Landry" w:date="2017-05-23T09:59:00Z">
        <w:r w:rsidR="00095126">
          <w:t>Debug Perspective”.</w:t>
        </w:r>
      </w:ins>
      <w:ins w:id="333" w:author="Greg Landry" w:date="2017-05-23T10:00:00Z">
        <w:r w:rsidR="00095126">
          <w:t xml:space="preserve"> </w:t>
        </w:r>
      </w:ins>
      <w:ins w:id="334" w:author="Greg Landry" w:date="2017-05-23T10:01:00Z">
        <w:r w:rsidR="00C767CB">
          <w:t xml:space="preserve">The session will halt in the start_GCC.s file. </w:t>
        </w:r>
      </w:ins>
      <w:ins w:id="335" w:author="Greg Landry" w:date="2017-05-23T10:00:00Z">
        <w:r w:rsidR="00095126">
          <w:t xml:space="preserve">The </w:t>
        </w:r>
      </w:ins>
      <w:ins w:id="336" w:author="Greg Landry" w:date="2017-05-23T10:02:00Z">
        <w:r w:rsidR="000769CC">
          <w:t xml:space="preserve">top of the </w:t>
        </w:r>
      </w:ins>
      <w:ins w:id="337" w:author="Greg Landry" w:date="2017-05-23T10:00:00Z">
        <w:r w:rsidR="00095126">
          <w:t xml:space="preserve">window will look </w:t>
        </w:r>
      </w:ins>
      <w:ins w:id="338" w:author="Greg Landry" w:date="2017-05-23T10:02:00Z">
        <w:r w:rsidR="000769CC">
          <w:t xml:space="preserve">something </w:t>
        </w:r>
      </w:ins>
      <w:ins w:id="339" w:author="Greg Landry" w:date="2017-05-23T10:00:00Z">
        <w:r w:rsidR="00095126">
          <w:t>like this:</w:t>
        </w:r>
      </w:ins>
    </w:p>
    <w:p w14:paraId="43B08506" w14:textId="6CC8FA47" w:rsidR="009A4316" w:rsidRDefault="00DC4F38" w:rsidP="009A4316">
      <w:pPr>
        <w:jc w:val="both"/>
        <w:rPr>
          <w:ins w:id="340" w:author="Greg Landry" w:date="2017-03-01T10:59:00Z"/>
        </w:rPr>
      </w:pPr>
      <w:ins w:id="341" w:author="Greg Landry" w:date="2017-05-23T10:22:00Z">
        <w:r>
          <w:rPr>
            <w:noProof/>
          </w:rPr>
          <w:drawing>
            <wp:inline distT="0" distB="0" distL="0" distR="0" wp14:anchorId="75366476" wp14:editId="455D684B">
              <wp:extent cx="5841993" cy="20237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ins>
    </w:p>
    <w:p w14:paraId="2C71EC5C" w14:textId="1C2AF326" w:rsidR="00095126" w:rsidRPr="00A86505" w:rsidRDefault="00FA2251">
      <w:pPr>
        <w:rPr>
          <w:ins w:id="342" w:author="Greg Landry" w:date="2017-05-23T10:00:00Z"/>
          <w:rPrChange w:id="343" w:author="Greg Landry" w:date="2017-05-23T10:05:00Z">
            <w:rPr>
              <w:ins w:id="344" w:author="Greg Landry" w:date="2017-05-23T10:00:00Z"/>
              <w:u w:val="single"/>
            </w:rPr>
          </w:rPrChange>
        </w:rPr>
        <w:pPrChange w:id="345" w:author="Greg Landry" w:date="2017-05-23T10:05:00Z">
          <w:pPr>
            <w:keepNext/>
          </w:pPr>
        </w:pPrChange>
      </w:pPr>
      <w:ins w:id="346" w:author="Greg Landry" w:date="2017-05-23T10:02:00Z">
        <w:r w:rsidRPr="00A86505">
          <w:rPr>
            <w:rPrChange w:id="347" w:author="Greg Landry" w:date="2017-05-23T10:05:00Z">
              <w:rPr>
                <w:u w:val="single"/>
              </w:rPr>
            </w:rPrChange>
          </w:rPr>
          <w:t>In order to add a breakpoint, open the source file (such as 02_blinkled.c)</w:t>
        </w:r>
      </w:ins>
      <w:ins w:id="348" w:author="Greg Landry" w:date="2017-05-23T10:03:00Z">
        <w:r w:rsidRPr="00A86505">
          <w:rPr>
            <w:rPrChange w:id="349" w:author="Greg Landry" w:date="2017-05-23T10:05:00Z">
              <w:rPr>
                <w:u w:val="single"/>
              </w:rPr>
            </w:rPrChange>
          </w:rPr>
          <w:t>, click on the line where you want a breakpoint</w:t>
        </w:r>
      </w:ins>
      <w:ins w:id="350" w:author="Greg Landry" w:date="2017-05-23T10:02:00Z">
        <w:r w:rsidRPr="00A86505">
          <w:rPr>
            <w:rPrChange w:id="351" w:author="Greg Landry" w:date="2017-05-23T10:05:00Z">
              <w:rPr>
                <w:u w:val="single"/>
              </w:rPr>
            </w:rPrChange>
          </w:rPr>
          <w:t xml:space="preserve"> and </w:t>
        </w:r>
      </w:ins>
      <w:ins w:id="352" w:author="Greg Landry" w:date="2017-05-23T10:03:00Z">
        <w:r w:rsidRPr="00A86505">
          <w:rPr>
            <w:rPrChange w:id="353" w:author="Greg Landry" w:date="2017-05-23T10:05:00Z">
              <w:rPr>
                <w:u w:val="single"/>
              </w:rPr>
            </w:rPrChange>
          </w:rPr>
          <w:t xml:space="preserve">press Ctrl-Shift-B or </w:t>
        </w:r>
      </w:ins>
      <w:ins w:id="354" w:author="Greg Landry" w:date="2017-05-23T10:23:00Z">
        <w:r w:rsidR="00DC4F38">
          <w:t>from the menu select “Run &gt; Toggle Breakpoint”</w:t>
        </w:r>
      </w:ins>
      <w:ins w:id="355" w:author="Greg Landry" w:date="2017-05-23T10:03:00Z">
        <w:r w:rsidRPr="00A86505">
          <w:rPr>
            <w:rPrChange w:id="356" w:author="Greg Landry" w:date="2017-05-23T10:05:00Z">
              <w:rPr>
                <w:u w:val="single"/>
              </w:rPr>
            </w:rPrChange>
          </w:rPr>
          <w:t>.</w:t>
        </w:r>
      </w:ins>
      <w:ins w:id="357" w:author="Greg Landry" w:date="2017-05-23T10:07:00Z">
        <w:r w:rsidR="00E742EA">
          <w:t xml:space="preserve"> If you need to see the project explorer window </w:t>
        </w:r>
      </w:ins>
      <w:ins w:id="358" w:author="Greg Landry" w:date="2017-05-23T10:08:00Z">
        <w:r w:rsidR="00DC4F38">
          <w:t>in order to open the</w:t>
        </w:r>
        <w:r w:rsidR="00E742EA">
          <w:t xml:space="preserve"> source file, click on “C/C++” in the upper right corner in order to switch to the C/C++ Perspective. Once you have opened the file, switch back to the Debug Perspective.</w:t>
        </w:r>
      </w:ins>
    </w:p>
    <w:p w14:paraId="38594409" w14:textId="39013D22" w:rsidR="009A4316" w:rsidRDefault="009A4316">
      <w:pPr>
        <w:rPr>
          <w:ins w:id="359" w:author="Greg Landry" w:date="2017-03-01T10:59:00Z"/>
        </w:rPr>
        <w:pPrChange w:id="360" w:author="Greg Landry" w:date="2017-05-23T10:05:00Z">
          <w:pPr>
            <w:keepNext/>
          </w:pPr>
        </w:pPrChange>
      </w:pPr>
      <w:ins w:id="361" w:author="Greg Landry" w:date="2017-03-01T10:59:00Z">
        <w:r w:rsidRPr="00A86505">
          <w:t xml:space="preserve">Click the “Resume” button (shown in the figure above) </w:t>
        </w:r>
      </w:ins>
      <w:ins w:id="362" w:author="Greg Landry" w:date="2017-05-23T10:04:00Z">
        <w:r w:rsidR="00FA2251" w:rsidRPr="00A86505">
          <w:rPr>
            <w:rPrChange w:id="363" w:author="Greg Landry" w:date="2017-05-23T10:05:00Z">
              <w:rPr>
                <w:u w:val="single"/>
              </w:rPr>
            </w:rPrChange>
          </w:rPr>
          <w:t>to resume execution. The program will halt once it reaches the breakpoint.</w:t>
        </w:r>
      </w:ins>
    </w:p>
    <w:p w14:paraId="5393DD4B" w14:textId="0DD8D41B" w:rsidR="009A4316" w:rsidRDefault="00DC4F38">
      <w:pPr>
        <w:jc w:val="center"/>
        <w:rPr>
          <w:ins w:id="364" w:author="Greg Landry" w:date="2017-03-01T10:59:00Z"/>
        </w:rPr>
        <w:pPrChange w:id="365" w:author="Greg Landry" w:date="2017-05-23T10:05:00Z">
          <w:pPr>
            <w:keepNext/>
            <w:jc w:val="center"/>
          </w:pPr>
        </w:pPrChange>
      </w:pPr>
      <w:ins w:id="366" w:author="Greg Landry" w:date="2017-05-23T10:25:00Z">
        <w:r>
          <w:rPr>
            <w:noProof/>
          </w:rPr>
          <w:drawing>
            <wp:inline distT="0" distB="0" distL="0" distR="0" wp14:anchorId="524DC442" wp14:editId="71E57FD0">
              <wp:extent cx="2932505" cy="8045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2" cy="815661"/>
                      </a:xfrm>
                      <a:prstGeom prst="rect">
                        <a:avLst/>
                      </a:prstGeom>
                    </pic:spPr>
                  </pic:pic>
                </a:graphicData>
              </a:graphic>
            </wp:inline>
          </w:drawing>
        </w:r>
      </w:ins>
    </w:p>
    <w:p w14:paraId="6A9D5FC8" w14:textId="77777777" w:rsidR="009A4316" w:rsidRDefault="009A4316">
      <w:pPr>
        <w:rPr>
          <w:ins w:id="367" w:author="Greg Landry" w:date="2017-03-01T10:59:00Z"/>
        </w:rPr>
        <w:pPrChange w:id="368" w:author="Greg Landry" w:date="2017-05-23T10:05:00Z">
          <w:pPr>
            <w:keepNext/>
          </w:pPr>
        </w:pPrChange>
      </w:pPr>
      <w:ins w:id="369"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5264B9D4" w:rsidR="009A4316" w:rsidRDefault="00DC4F38" w:rsidP="009A4316">
      <w:pPr>
        <w:jc w:val="center"/>
        <w:rPr>
          <w:ins w:id="370" w:author="Greg Landry" w:date="2017-03-01T10:59:00Z"/>
        </w:rPr>
      </w:pPr>
      <w:ins w:id="371" w:author="Greg Landry" w:date="2017-05-23T10:26:00Z">
        <w:r>
          <w:rPr>
            <w:noProof/>
          </w:rPr>
          <w:drawing>
            <wp:inline distT="0" distB="0" distL="0" distR="0" wp14:anchorId="7D39E83B" wp14:editId="32560A47">
              <wp:extent cx="4156475" cy="184224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542" cy="1854687"/>
                      </a:xfrm>
                      <a:prstGeom prst="rect">
                        <a:avLst/>
                      </a:prstGeom>
                    </pic:spPr>
                  </pic:pic>
                </a:graphicData>
              </a:graphic>
            </wp:inline>
          </w:drawing>
        </w:r>
      </w:ins>
    </w:p>
    <w:p w14:paraId="04B6B32B" w14:textId="29D525A1" w:rsidR="00A307C7" w:rsidRDefault="00A307C7" w:rsidP="009A4316">
      <w:pPr>
        <w:rPr>
          <w:ins w:id="372" w:author="Greg Landry" w:date="2017-05-23T10:10:00Z"/>
        </w:rPr>
      </w:pPr>
      <w:ins w:id="373" w:author="Greg Landry" w:date="2017-05-23T10:09:00Z">
        <w:r>
          <w:lastRenderedPageBreak/>
          <w:t>You can enable or disable breakpoints</w:t>
        </w:r>
      </w:ins>
      <w:ins w:id="374" w:author="Greg Landry" w:date="2017-05-23T10:27:00Z">
        <w:r w:rsidR="00DC4F38">
          <w:t xml:space="preserve"> by double clicking on the green circle next to the line in the source code or</w:t>
        </w:r>
      </w:ins>
      <w:ins w:id="375" w:author="Greg Landry" w:date="2017-05-23T10:09:00Z">
        <w:r>
          <w:t xml:space="preserve"> from the </w:t>
        </w:r>
      </w:ins>
      <w:ins w:id="376" w:author="Greg Landry" w:date="2017-05-23T10:10:00Z">
        <w:r>
          <w:t>“Breakpoints” window. If you don’t see the Breakpo</w:t>
        </w:r>
      </w:ins>
      <w:ins w:id="377" w:author="Greg Landry" w:date="2017-05-23T10:11:00Z">
        <w:r>
          <w:t>i</w:t>
        </w:r>
      </w:ins>
      <w:ins w:id="378" w:author="Greg Landry" w:date="2017-05-23T10:10:00Z">
        <w:r>
          <w:t xml:space="preserve">nts </w:t>
        </w:r>
      </w:ins>
      <w:ins w:id="379" w:author="Greg Landry" w:date="2017-05-23T10:15:00Z">
        <w:r w:rsidR="00803D55">
          <w:t>tab</w:t>
        </w:r>
      </w:ins>
      <w:ins w:id="380" w:author="Greg Landry" w:date="2017-05-23T10:10:00Z">
        <w:r>
          <w:t>, use the menu</w:t>
        </w:r>
      </w:ins>
      <w:ins w:id="381" w:author="Greg Landry" w:date="2017-05-23T10:15:00Z">
        <w:r>
          <w:t xml:space="preserve"> item</w:t>
        </w:r>
      </w:ins>
      <w:ins w:id="382" w:author="Greg Landry" w:date="2017-05-23T10:10:00Z">
        <w:r>
          <w:t xml:space="preserve"> “Window &gt; Show View &gt; Breakpoints”.</w:t>
        </w:r>
      </w:ins>
    </w:p>
    <w:p w14:paraId="7E6D294E" w14:textId="3419BA7B" w:rsidR="00A307C7" w:rsidRDefault="006927A6" w:rsidP="009A4316">
      <w:pPr>
        <w:rPr>
          <w:ins w:id="383" w:author="Greg Landry" w:date="2017-05-23T10:13:00Z"/>
        </w:rPr>
      </w:pPr>
      <w:ins w:id="384" w:author="Greg Landry" w:date="2017-05-23T10:11:00Z">
        <w:r>
          <w:t>If b</w:t>
        </w:r>
        <w:r w:rsidR="00A307C7" w:rsidRPr="00A307C7">
          <w:t>reakpoints are created</w:t>
        </w:r>
        <w:r>
          <w:t xml:space="preserve"> prior to starting the current d</w:t>
        </w:r>
        <w:r w:rsidR="00A307C7" w:rsidRPr="00A307C7">
          <w:t xml:space="preserve">ebug session, they will not be associated with the current thread and will be indicated with a </w:t>
        </w:r>
        <w:r>
          <w:t>b</w:t>
        </w:r>
        <w:r w:rsidR="00A307C7" w:rsidRPr="00A307C7">
          <w:t xml:space="preserve">lue circle without a check </w:t>
        </w:r>
        <w:r>
          <w:t>mark. To enable the b</w:t>
        </w:r>
        <w:r w:rsidR="00A307C7" w:rsidRPr="00A307C7">
          <w:t xml:space="preserve">reakpoints in the current thread, </w:t>
        </w:r>
      </w:ins>
      <w:ins w:id="385" w:author="Greg Landry" w:date="2017-05-23T10:12:00Z">
        <w:r>
          <w:t>r</w:t>
        </w:r>
        <w:r w:rsidR="00A307C7" w:rsidRPr="00A307C7">
          <w:t xml:space="preserve">ight-click the desired breakpoint and </w:t>
        </w:r>
      </w:ins>
      <w:ins w:id="386" w:author="Greg Landry" w:date="2017-05-23T10:28:00Z">
        <w:r w:rsidR="00DC4F38">
          <w:t>select</w:t>
        </w:r>
      </w:ins>
      <w:ins w:id="387" w:author="Greg Landry" w:date="2017-05-23T10:12:00Z">
        <w:r w:rsidR="00A307C7" w:rsidRPr="00A307C7">
          <w:t xml:space="preserve"> “</w:t>
        </w:r>
        <w:r w:rsidR="00A307C7" w:rsidRPr="00A307C7">
          <w:rPr>
            <w:rPrChange w:id="388" w:author="Greg Landry" w:date="2017-05-23T10:13:00Z">
              <w:rPr>
                <w:b/>
              </w:rPr>
            </w:rPrChange>
          </w:rPr>
          <w:t>Breakpoint Properties…”</w:t>
        </w:r>
        <w:r w:rsidR="00A307C7" w:rsidRPr="00A307C7">
          <w:t xml:space="preserve"> </w:t>
        </w:r>
      </w:ins>
      <w:ins w:id="389" w:author="Greg Landry" w:date="2017-05-23T10:28:00Z">
        <w:r w:rsidR="00DC4F38">
          <w:t xml:space="preserve">Click on “Filter” and </w:t>
        </w:r>
      </w:ins>
      <w:ins w:id="390" w:author="Greg Landry" w:date="2017-05-23T10:13:00Z">
        <w:r w:rsidR="00DC4F38">
          <w:t>t</w:t>
        </w:r>
        <w:r w:rsidR="00A307C7" w:rsidRPr="00A307C7">
          <w:t xml:space="preserve">hen </w:t>
        </w:r>
      </w:ins>
      <w:ins w:id="391" w:author="Greg Landry" w:date="2017-05-23T10:17:00Z">
        <w:r>
          <w:t>select</w:t>
        </w:r>
      </w:ins>
      <w:ins w:id="392" w:author="Greg Landry" w:date="2017-05-23T10:12:00Z">
        <w:r w:rsidR="00A307C7" w:rsidRPr="00A307C7">
          <w:t xml:space="preserve"> the </w:t>
        </w:r>
      </w:ins>
      <w:ins w:id="393" w:author="Greg Landry" w:date="2017-05-23T10:13:00Z">
        <w:r w:rsidR="00A307C7" w:rsidRPr="00A307C7">
          <w:t>“</w:t>
        </w:r>
      </w:ins>
      <w:ins w:id="394" w:author="Greg Landry" w:date="2017-05-23T10:12:00Z">
        <w:r w:rsidR="00A307C7" w:rsidRPr="00A307C7">
          <w:rPr>
            <w:rPrChange w:id="395" w:author="Greg Landry" w:date="2017-05-23T10:13:00Z">
              <w:rPr>
                <w:b/>
              </w:rPr>
            </w:rPrChange>
          </w:rPr>
          <w:t>last_built.elf</w:t>
        </w:r>
      </w:ins>
      <w:ins w:id="396" w:author="Greg Landry" w:date="2017-05-23T10:13:00Z">
        <w:r w:rsidR="00A307C7" w:rsidRPr="00A307C7">
          <w:rPr>
            <w:rPrChange w:id="397" w:author="Greg Landry" w:date="2017-05-23T10:13:00Z">
              <w:rPr>
                <w:b/>
              </w:rPr>
            </w:rPrChange>
          </w:rPr>
          <w:t>”</w:t>
        </w:r>
      </w:ins>
      <w:ins w:id="398" w:author="Greg Landry" w:date="2017-05-23T10:12:00Z">
        <w:r w:rsidR="00A307C7" w:rsidRPr="00A307C7">
          <w:rPr>
            <w:rPrChange w:id="399" w:author="Greg Landry" w:date="2017-05-23T10:13:00Z">
              <w:rPr>
                <w:b/>
              </w:rPr>
            </w:rPrChange>
          </w:rPr>
          <w:t xml:space="preserve"> </w:t>
        </w:r>
        <w:r w:rsidR="00A307C7" w:rsidRPr="00A307C7">
          <w:t>check box</w:t>
        </w:r>
      </w:ins>
      <w:ins w:id="400" w:author="Greg Landry" w:date="2017-05-23T10:13:00Z">
        <w:r w:rsidR="00A307C7">
          <w:t xml:space="preserve"> as shown below.</w:t>
        </w:r>
      </w:ins>
    </w:p>
    <w:p w14:paraId="7FE54C89" w14:textId="777F55ED" w:rsidR="00A307C7" w:rsidRPr="00A307C7" w:rsidRDefault="00A307C7" w:rsidP="009A4316">
      <w:pPr>
        <w:rPr>
          <w:ins w:id="401" w:author="Greg Landry" w:date="2017-05-23T10:11:00Z"/>
        </w:rPr>
      </w:pPr>
      <w:ins w:id="402" w:author="Greg Landry" w:date="2017-05-23T10:13:00Z">
        <w:r>
          <w:rPr>
            <w:noProof/>
          </w:rPr>
          <w:drawing>
            <wp:inline distT="0" distB="0" distL="0" distR="0" wp14:anchorId="6B106A2B" wp14:editId="5EB31A8A">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30">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ins>
    </w:p>
    <w:p w14:paraId="6F5702BD" w14:textId="283C567F" w:rsidR="00A307C7" w:rsidRDefault="00A307C7" w:rsidP="009A4316">
      <w:pPr>
        <w:rPr>
          <w:ins w:id="403" w:author="Greg Landry" w:date="2017-05-23T10:12:00Z"/>
        </w:rPr>
      </w:pPr>
      <w:ins w:id="404" w:author="Greg Landry" w:date="2017-05-23T10:13:00Z">
        <w:r>
          <w:t xml:space="preserve">Note: </w:t>
        </w:r>
      </w:ins>
      <w:ins w:id="405" w:author="Greg Landry" w:date="2017-05-23T10:11:00Z">
        <w:r>
          <w:t xml:space="preserve">If you do not see any breakpoints in the Breakpoints window, click the </w:t>
        </w:r>
      </w:ins>
      <w:ins w:id="406" w:author="Greg Landry" w:date="2017-05-23T10:12:00Z">
        <w:r>
          <w:t>“</w:t>
        </w:r>
      </w:ins>
      <w:ins w:id="407" w:author="Greg Landry" w:date="2017-05-23T10:11:00Z">
        <w:r w:rsidRPr="00A307C7">
          <w:rPr>
            <w:rPrChange w:id="408" w:author="Greg Landry" w:date="2017-05-23T10:11:00Z">
              <w:rPr>
                <w:b/>
              </w:rPr>
            </w:rPrChange>
          </w:rPr>
          <w:t>Show Breakpoints Supported by Selected Target</w:t>
        </w:r>
      </w:ins>
      <w:ins w:id="409" w:author="Greg Landry" w:date="2017-05-23T10:12:00Z">
        <w:r>
          <w:t>”</w:t>
        </w:r>
      </w:ins>
      <w:ins w:id="410" w:author="Greg Landry" w:date="2017-05-23T10:11:00Z">
        <w:r w:rsidRPr="00A307C7">
          <w:t xml:space="preserve"> </w:t>
        </w:r>
      </w:ins>
      <w:ins w:id="411" w:author="Greg Landry" w:date="2017-05-23T10:17:00Z">
        <w:r w:rsidR="006927A6">
          <w:t>button</w:t>
        </w:r>
      </w:ins>
      <w:ins w:id="412" w:author="Greg Landry" w:date="2017-05-23T10:11:00Z">
        <w:r>
          <w:t xml:space="preserve"> as shown</w:t>
        </w:r>
      </w:ins>
      <w:ins w:id="413" w:author="Greg Landry" w:date="2017-05-23T10:12:00Z">
        <w:r>
          <w:t xml:space="preserve"> below.</w:t>
        </w:r>
      </w:ins>
      <w:ins w:id="414" w:author="Greg Landry" w:date="2017-05-23T10:14:00Z">
        <w:r w:rsidRPr="00A307C7">
          <w:rPr>
            <w:noProof/>
          </w:rPr>
          <w:t xml:space="preserve"> </w:t>
        </w:r>
      </w:ins>
    </w:p>
    <w:p w14:paraId="726DFCBF" w14:textId="62CFE8F7" w:rsidR="00A307C7" w:rsidRDefault="00A307C7" w:rsidP="009A4316">
      <w:pPr>
        <w:rPr>
          <w:ins w:id="415" w:author="Greg Landry" w:date="2017-05-23T10:09:00Z"/>
        </w:rPr>
      </w:pPr>
      <w:ins w:id="416" w:author="Greg Landry" w:date="2017-05-23T10:14:00Z">
        <w:r>
          <w:rPr>
            <w:noProof/>
          </w:rPr>
          <mc:AlternateContent>
            <mc:Choice Requires="wps">
              <w:drawing>
                <wp:anchor distT="0" distB="0" distL="114300" distR="114300" simplePos="0" relativeHeight="251659264" behindDoc="0" locked="0" layoutInCell="1" allowOverlap="1" wp14:anchorId="7F79AE4C" wp14:editId="3D10EAC8">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766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38E57505" wp14:editId="66F7E8D9">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ins>
    </w:p>
    <w:p w14:paraId="20A59496" w14:textId="12811E1E" w:rsidR="009A4316" w:rsidRDefault="009A4316">
      <w:pPr>
        <w:keepNext/>
        <w:rPr>
          <w:ins w:id="417" w:author="Greg Landry" w:date="2017-03-01T10:59:00Z"/>
        </w:rPr>
        <w:pPrChange w:id="418" w:author="Greg Landry" w:date="2017-05-23T10:17:00Z">
          <w:pPr/>
        </w:pPrChange>
      </w:pPr>
      <w:ins w:id="419" w:author="Greg Landry" w:date="2017-03-01T10:59:00Z">
        <w:r>
          <w:t xml:space="preserve">Click the red “Terminate” button to stop debugging. Once you terminate the debugger, you </w:t>
        </w:r>
      </w:ins>
      <w:ins w:id="420" w:author="Greg Landry" w:date="2017-05-23T10:09:00Z">
        <w:r w:rsidR="00A307C7">
          <w:t>will</w:t>
        </w:r>
      </w:ins>
      <w:ins w:id="421" w:author="Greg Landry" w:date="2017-03-01T10:59:00Z">
        <w:r>
          <w:t xml:space="preserve"> wa</w:t>
        </w:r>
        <w:r w:rsidR="00A307C7">
          <w:t>nt to switch back to the C/C++ P</w:t>
        </w:r>
        <w:r>
          <w:t>erspective by clicking on the button at the top right corner.</w:t>
        </w:r>
      </w:ins>
    </w:p>
    <w:p w14:paraId="0B420B39" w14:textId="77777777" w:rsidR="009A4316" w:rsidRDefault="009A4316" w:rsidP="009A4316">
      <w:pPr>
        <w:jc w:val="center"/>
        <w:rPr>
          <w:ins w:id="422" w:author="Greg Landry" w:date="2017-03-01T10:59:00Z"/>
          <w:rFonts w:ascii="Cambria" w:eastAsia="Times New Roman" w:hAnsi="Cambria"/>
          <w:b/>
          <w:bCs/>
          <w:color w:val="4F81BD"/>
          <w:sz w:val="26"/>
          <w:szCs w:val="26"/>
        </w:rPr>
      </w:pPr>
      <w:ins w:id="423"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424" w:author="Greg Landry" w:date="2017-03-01T10:58:00Z"/>
        </w:rPr>
        <w:pPrChange w:id="425" w:author="Greg Landry" w:date="2017-03-01T10:59:00Z">
          <w:pPr>
            <w:ind w:left="360"/>
          </w:pPr>
        </w:pPrChange>
      </w:pPr>
      <w:del w:id="426"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427" w:author="Greg Landry" w:date="2017-03-01T11:02:00Z"/>
          <w:sz w:val="26"/>
          <w:szCs w:val="26"/>
        </w:rPr>
        <w:pPrChange w:id="428" w:author="Greg Landry" w:date="2017-03-01T10:59:00Z">
          <w:pPr/>
        </w:pPrChange>
      </w:pPr>
      <w:del w:id="429"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r>
              <w:t>snip.thraed_monitor</w:t>
            </w:r>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r>
              <w:t>snip.stack_overflow</w:t>
            </w:r>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309B9F95" w:rsidR="006105AD" w:rsidRDefault="005B72F4" w:rsidP="003C0BC5">
      <w:pPr>
        <w:rPr>
          <w:ins w:id="430" w:author="Greg Landry" w:date="2017-05-23T10:29:00Z"/>
        </w:rPr>
      </w:pPr>
      <w:r>
        <w:t>How do you</w:t>
      </w:r>
      <w:r w:rsidR="003C0BC5">
        <w:t xml:space="preserve"> know what size stack</w:t>
      </w:r>
      <w:r>
        <w:t xml:space="preserve"> is required for a given thread?</w:t>
      </w:r>
    </w:p>
    <w:p w14:paraId="5D45E2E1" w14:textId="77777777" w:rsidR="006105AD" w:rsidRDefault="006105AD">
      <w:pPr>
        <w:rPr>
          <w:ins w:id="431" w:author="Greg Landry" w:date="2017-05-23T10:29:00Z"/>
        </w:rPr>
      </w:pPr>
      <w:ins w:id="432" w:author="Greg Landry" w:date="2017-05-23T10:29:00Z">
        <w:r>
          <w:br w:type="page"/>
        </w:r>
      </w:ins>
    </w:p>
    <w:p w14:paraId="6E64EB16" w14:textId="77777777" w:rsidR="003C0BC5" w:rsidRPr="00F377DB" w:rsidRDefault="003C0BC5" w:rsidP="003C0BC5"/>
    <w:sectPr w:rsidR="003C0BC5" w:rsidRPr="00F377D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E8F9B" w14:textId="77777777" w:rsidR="005022C5" w:rsidRDefault="005022C5" w:rsidP="00B93846">
      <w:r>
        <w:separator/>
      </w:r>
    </w:p>
  </w:endnote>
  <w:endnote w:type="continuationSeparator" w:id="0">
    <w:p w14:paraId="4DFA816F" w14:textId="77777777" w:rsidR="005022C5" w:rsidRDefault="005022C5"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154B77">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154B77">
              <w:rPr>
                <w:b/>
                <w:bCs/>
                <w:noProof/>
              </w:rPr>
              <w:t>16</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DF9C4" w14:textId="77777777" w:rsidR="005022C5" w:rsidRDefault="005022C5" w:rsidP="00B93846">
      <w:r>
        <w:separator/>
      </w:r>
    </w:p>
  </w:footnote>
  <w:footnote w:type="continuationSeparator" w:id="0">
    <w:p w14:paraId="5F3C9D00" w14:textId="77777777" w:rsidR="005022C5" w:rsidRDefault="005022C5"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769CC"/>
    <w:rsid w:val="00095126"/>
    <w:rsid w:val="00096124"/>
    <w:rsid w:val="000A10C2"/>
    <w:rsid w:val="000A4ACD"/>
    <w:rsid w:val="000B39A3"/>
    <w:rsid w:val="000B6495"/>
    <w:rsid w:val="000C5FAA"/>
    <w:rsid w:val="000D2532"/>
    <w:rsid w:val="000E3EAA"/>
    <w:rsid w:val="000E467D"/>
    <w:rsid w:val="000E4DE0"/>
    <w:rsid w:val="000E59EC"/>
    <w:rsid w:val="0011176F"/>
    <w:rsid w:val="00124621"/>
    <w:rsid w:val="00130A83"/>
    <w:rsid w:val="00134655"/>
    <w:rsid w:val="001456B7"/>
    <w:rsid w:val="00147A33"/>
    <w:rsid w:val="00154B77"/>
    <w:rsid w:val="0016340F"/>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4E80"/>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9F6"/>
    <w:rsid w:val="004B3C68"/>
    <w:rsid w:val="004C0085"/>
    <w:rsid w:val="004C151F"/>
    <w:rsid w:val="004D2DCC"/>
    <w:rsid w:val="004D3236"/>
    <w:rsid w:val="004D51FE"/>
    <w:rsid w:val="004E50B8"/>
    <w:rsid w:val="005022C5"/>
    <w:rsid w:val="00506E29"/>
    <w:rsid w:val="0051098E"/>
    <w:rsid w:val="00531328"/>
    <w:rsid w:val="00540B07"/>
    <w:rsid w:val="00542D5D"/>
    <w:rsid w:val="00551B0E"/>
    <w:rsid w:val="00552EDD"/>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05AD"/>
    <w:rsid w:val="006151B8"/>
    <w:rsid w:val="006168FC"/>
    <w:rsid w:val="00625C0B"/>
    <w:rsid w:val="00640EA5"/>
    <w:rsid w:val="00653120"/>
    <w:rsid w:val="0065757C"/>
    <w:rsid w:val="006614E2"/>
    <w:rsid w:val="00666361"/>
    <w:rsid w:val="0067252F"/>
    <w:rsid w:val="00675BB1"/>
    <w:rsid w:val="00686EF4"/>
    <w:rsid w:val="006909FE"/>
    <w:rsid w:val="006927A6"/>
    <w:rsid w:val="006A2DA2"/>
    <w:rsid w:val="006A73BB"/>
    <w:rsid w:val="006B442B"/>
    <w:rsid w:val="006C37B2"/>
    <w:rsid w:val="006C4A51"/>
    <w:rsid w:val="006D30AB"/>
    <w:rsid w:val="006D311A"/>
    <w:rsid w:val="006D675D"/>
    <w:rsid w:val="006E1AB1"/>
    <w:rsid w:val="007056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C37FE"/>
    <w:rsid w:val="007E0232"/>
    <w:rsid w:val="007E6956"/>
    <w:rsid w:val="007E6B13"/>
    <w:rsid w:val="007F159F"/>
    <w:rsid w:val="00803D55"/>
    <w:rsid w:val="00804EE3"/>
    <w:rsid w:val="0081200B"/>
    <w:rsid w:val="00820349"/>
    <w:rsid w:val="008249B3"/>
    <w:rsid w:val="00841CC7"/>
    <w:rsid w:val="008428F3"/>
    <w:rsid w:val="008509BA"/>
    <w:rsid w:val="008544E1"/>
    <w:rsid w:val="00854D12"/>
    <w:rsid w:val="00856DAD"/>
    <w:rsid w:val="0086442A"/>
    <w:rsid w:val="00871379"/>
    <w:rsid w:val="0088090B"/>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26F83"/>
    <w:rsid w:val="00A307C7"/>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1686"/>
    <w:rsid w:val="00A86505"/>
    <w:rsid w:val="00A8704B"/>
    <w:rsid w:val="00A87DB1"/>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04F1D"/>
    <w:rsid w:val="00B15F42"/>
    <w:rsid w:val="00B205C6"/>
    <w:rsid w:val="00B210AF"/>
    <w:rsid w:val="00B30D40"/>
    <w:rsid w:val="00B34567"/>
    <w:rsid w:val="00B42EEA"/>
    <w:rsid w:val="00B4608D"/>
    <w:rsid w:val="00B527A0"/>
    <w:rsid w:val="00B616D1"/>
    <w:rsid w:val="00B73DF5"/>
    <w:rsid w:val="00B85D2F"/>
    <w:rsid w:val="00B93846"/>
    <w:rsid w:val="00BB7140"/>
    <w:rsid w:val="00BC1DF6"/>
    <w:rsid w:val="00BD189B"/>
    <w:rsid w:val="00BD3E13"/>
    <w:rsid w:val="00BF18E3"/>
    <w:rsid w:val="00C021BA"/>
    <w:rsid w:val="00C049F8"/>
    <w:rsid w:val="00C04C2A"/>
    <w:rsid w:val="00C06A4D"/>
    <w:rsid w:val="00C16CAC"/>
    <w:rsid w:val="00C200D4"/>
    <w:rsid w:val="00C25AFA"/>
    <w:rsid w:val="00C33320"/>
    <w:rsid w:val="00C4656A"/>
    <w:rsid w:val="00C61F72"/>
    <w:rsid w:val="00C63FFD"/>
    <w:rsid w:val="00C64BB4"/>
    <w:rsid w:val="00C75150"/>
    <w:rsid w:val="00C767CB"/>
    <w:rsid w:val="00C856FE"/>
    <w:rsid w:val="00C930DE"/>
    <w:rsid w:val="00C97A54"/>
    <w:rsid w:val="00CB3ED0"/>
    <w:rsid w:val="00CB5A4E"/>
    <w:rsid w:val="00CC0BE1"/>
    <w:rsid w:val="00CC7B01"/>
    <w:rsid w:val="00CD161E"/>
    <w:rsid w:val="00D01907"/>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4F38"/>
    <w:rsid w:val="00DC7DEF"/>
    <w:rsid w:val="00DD0358"/>
    <w:rsid w:val="00DD448C"/>
    <w:rsid w:val="00DE180B"/>
    <w:rsid w:val="00DE35E2"/>
    <w:rsid w:val="00DE761B"/>
    <w:rsid w:val="00DF1A23"/>
    <w:rsid w:val="00DF3BDB"/>
    <w:rsid w:val="00E043FD"/>
    <w:rsid w:val="00E106AA"/>
    <w:rsid w:val="00E1216F"/>
    <w:rsid w:val="00E1417F"/>
    <w:rsid w:val="00E6156B"/>
    <w:rsid w:val="00E63230"/>
    <w:rsid w:val="00E63761"/>
    <w:rsid w:val="00E742EA"/>
    <w:rsid w:val="00E7644F"/>
    <w:rsid w:val="00E81FE7"/>
    <w:rsid w:val="00E82666"/>
    <w:rsid w:val="00E85D3C"/>
    <w:rsid w:val="00E93965"/>
    <w:rsid w:val="00EA2941"/>
    <w:rsid w:val="00EA3E7C"/>
    <w:rsid w:val="00EA3E92"/>
    <w:rsid w:val="00EB1C66"/>
    <w:rsid w:val="00EB629E"/>
    <w:rsid w:val="00ED0FED"/>
    <w:rsid w:val="00ED5184"/>
    <w:rsid w:val="00ED5415"/>
    <w:rsid w:val="00EE5A51"/>
    <w:rsid w:val="00EF17B0"/>
    <w:rsid w:val="00EF5363"/>
    <w:rsid w:val="00EF67A9"/>
    <w:rsid w:val="00F02A4D"/>
    <w:rsid w:val="00F11A44"/>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2251"/>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B77"/>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54B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54B77"/>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D64D1-1B0C-4FA2-97E2-F653187B6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3505</Words>
  <Characters>19982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280</cp:revision>
  <cp:lastPrinted>2017-05-23T14:32:00Z</cp:lastPrinted>
  <dcterms:created xsi:type="dcterms:W3CDTF">2016-10-10T22:52:00Z</dcterms:created>
  <dcterms:modified xsi:type="dcterms:W3CDTF">2017-05-23T14:33:00Z</dcterms:modified>
</cp:coreProperties>
</file>