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0" w:author="Greg Landry" w:date="2017-04-03T15:19:00Z"/>
        </w:rPr>
      </w:pPr>
      <w:del w:id="1"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2"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185CF9"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185CF9"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185CF9"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185CF9"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185CF9"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185CF9"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3"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4" w:author="Greg Landry" w:date="2017-06-03T09:58:00Z">
        <w:r w:rsidDel="00325C51">
          <w:delText xml:space="preserve">can </w:delText>
        </w:r>
      </w:del>
      <w:ins w:id="5"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6" w:author="Greg Landry" w:date="2017-03-01T15:34:00Z"/>
        </w:rPr>
      </w:pPr>
      <w:ins w:id="7" w:author="Greg Landry" w:date="2017-06-05T10:31:00Z">
        <w:r>
          <w:t>To</w:t>
        </w:r>
      </w:ins>
      <w:ins w:id="8" w:author="Greg Landry" w:date="2017-03-01T15:34:00Z">
        <w:r w:rsidR="00C91E38">
          <w:t xml:space="preserve"> create a new Amazon AWS </w:t>
        </w:r>
      </w:ins>
      <w:ins w:id="9" w:author="Greg Landry" w:date="2017-06-03T09:58:00Z">
        <w:r w:rsidR="002E4892">
          <w:t>account,</w:t>
        </w:r>
      </w:ins>
      <w:ins w:id="10" w:author="Greg Landry" w:date="2017-03-01T15:34:00Z">
        <w:r w:rsidR="00C91E38">
          <w:t xml:space="preserve"> you need to provide a credit card number. The basic account is free for a year but if you don</w:t>
        </w:r>
      </w:ins>
      <w:ins w:id="11" w:author="Greg Landry" w:date="2017-03-01T15:35:00Z">
        <w:r w:rsidR="00C91E38">
          <w:t xml:space="preserve">’t cancel before that (or remove your credit card from the Amazon payment options) it will start charging your </w:t>
        </w:r>
      </w:ins>
      <w:ins w:id="12" w:author="Greg Landry" w:date="2017-03-01T15:36:00Z">
        <w:r w:rsidR="00C91E38">
          <w:t xml:space="preserve">credit </w:t>
        </w:r>
      </w:ins>
      <w:ins w:id="13" w:author="Greg Landry" w:date="2017-03-01T15:35:00Z">
        <w:r w:rsidR="00C91E38">
          <w:t xml:space="preserve">card </w:t>
        </w:r>
      </w:ins>
      <w:ins w:id="14" w:author="Greg Landry" w:date="2017-03-01T15:36:00Z">
        <w:r w:rsidR="00C91E38">
          <w:t>after</w:t>
        </w:r>
      </w:ins>
      <w:ins w:id="15" w:author="Greg Landry" w:date="2017-03-01T15:35:00Z">
        <w:r w:rsidR="00C91E38">
          <w:t xml:space="preserve"> a year. For that reason, we have setup a class AWS account that you can use for the exercises. However, the password </w:t>
        </w:r>
      </w:ins>
      <w:ins w:id="16" w:author="Greg Landry" w:date="2017-03-01T15:37:00Z">
        <w:r w:rsidR="00C91E38">
          <w:t xml:space="preserve">for that account </w:t>
        </w:r>
      </w:ins>
      <w:ins w:id="17" w:author="Greg Landry" w:date="2017-03-01T15:35:00Z">
        <w:r w:rsidR="00C91E38">
          <w:t>will be changed after the class is over</w:t>
        </w:r>
      </w:ins>
      <w:ins w:id="18" w:author="Greg Landry" w:date="2017-03-01T15:37:00Z">
        <w:r w:rsidR="00C91E38">
          <w:t xml:space="preserve"> and any </w:t>
        </w:r>
        <w:r w:rsidR="00C91E38" w:rsidRPr="00C91E38">
          <w:rPr>
            <w:i/>
            <w:rPrChange w:id="19" w:author="Greg Landry" w:date="2017-03-01T15:37:00Z">
              <w:rPr/>
            </w:rPrChange>
          </w:rPr>
          <w:t>things</w:t>
        </w:r>
        <w:r w:rsidR="00C91E38">
          <w:t xml:space="preserve"> you create there will be deleted</w:t>
        </w:r>
      </w:ins>
      <w:ins w:id="20"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1" w:author="Greg Landry" w:date="2017-06-07T09:21:00Z">
        <w:r w:rsidR="00F04330" w:rsidDel="00887C4F">
          <w:delText>(</w:delText>
        </w:r>
      </w:del>
      <w:r w:rsidR="00F04330">
        <w:t>virtual</w:t>
      </w:r>
      <w:del w:id="22" w:author="Greg Landry" w:date="2017-06-07T09:21:00Z">
        <w:r w:rsidR="00F04330" w:rsidDel="00887C4F">
          <w:delText>)</w:delText>
        </w:r>
      </w:del>
      <w:r w:rsidR="00F04330">
        <w:t xml:space="preserve"> </w:t>
      </w:r>
      <w:del w:id="23" w:author="Greg Landry" w:date="2017-06-07T09:20:00Z">
        <w:r w:rsidDel="00BE2917">
          <w:delText>server</w:delText>
        </w:r>
        <w:r w:rsidR="00F04B52" w:rsidDel="00BE2917">
          <w:delText xml:space="preserve"> </w:delText>
        </w:r>
      </w:del>
      <w:ins w:id="24" w:author="Greg Landry" w:date="2017-06-07T09:20:00Z">
        <w:r w:rsidR="00BE2917">
          <w:t xml:space="preserve">machine </w:t>
        </w:r>
      </w:ins>
      <w:r w:rsidR="00F04B52">
        <w:t>for you</w:t>
      </w:r>
      <w:r>
        <w:t xml:space="preserve"> in the Cloud and will turn on an MQTT Message Broker </w:t>
      </w:r>
      <w:ins w:id="25" w:author="Greg Landry" w:date="2017-06-07T09:20:00Z">
        <w:r w:rsidR="00BE2917">
          <w:t xml:space="preserve">(and an HTTP server) </w:t>
        </w:r>
      </w:ins>
      <w:r>
        <w:t xml:space="preserve">on that </w:t>
      </w:r>
      <w:del w:id="26" w:author="Greg Landry" w:date="2017-06-07T09:20:00Z">
        <w:r w:rsidDel="00BE2917">
          <w:delText>server</w:delText>
        </w:r>
      </w:del>
      <w:ins w:id="27" w:author="Greg Landry" w:date="2017-06-07T09:20:00Z">
        <w:r w:rsidR="00BE2917">
          <w:t>machine</w:t>
        </w:r>
      </w:ins>
      <w:r>
        <w:t xml:space="preserve">.  </w:t>
      </w:r>
      <w:del w:id="28" w:author="Greg Landry" w:date="2017-06-05T10:31:00Z">
        <w:r w:rsidDel="002A7E99">
          <w:delText>In order to</w:delText>
        </w:r>
      </w:del>
      <w:ins w:id="29" w:author="Greg Landry" w:date="2017-06-05T10:31:00Z">
        <w:r w:rsidR="002A7E99">
          <w:t>To</w:t>
        </w:r>
      </w:ins>
      <w:r>
        <w:t xml:space="preserve"> connect your WICED device to </w:t>
      </w:r>
      <w:del w:id="30" w:author="Greg Landry" w:date="2017-06-05T10:31:00Z">
        <w:r w:rsidDel="002A7E99">
          <w:delText xml:space="preserve">that </w:delText>
        </w:r>
      </w:del>
      <w:ins w:id="31" w:author="Greg Landry" w:date="2017-06-05T10:31:00Z">
        <w:r w:rsidR="002A7E99">
          <w:t xml:space="preserve">the </w:t>
        </w:r>
      </w:ins>
      <w:del w:id="32" w:author="Greg Landry" w:date="2017-06-07T09:21:00Z">
        <w:r w:rsidDel="00BE2917">
          <w:delText xml:space="preserve">server </w:delText>
        </w:r>
      </w:del>
      <w:ins w:id="33" w:author="Greg Landry" w:date="2017-06-07T09:21:00Z">
        <w:r w:rsidR="00BE2917">
          <w:t xml:space="preserve">machine </w:t>
        </w:r>
      </w:ins>
      <w:r>
        <w:t xml:space="preserve">you will need to know the </w:t>
      </w:r>
      <w:del w:id="34" w:author="Greg Landry" w:date="2017-06-07T09:21:00Z">
        <w:r w:rsidR="00A812F6" w:rsidDel="00887C4F">
          <w:delText>IP Address</w:delText>
        </w:r>
        <w:r w:rsidR="005E2F40" w:rsidDel="00887C4F">
          <w:delText xml:space="preserve"> </w:delText>
        </w:r>
        <w:r w:rsidR="0035007A" w:rsidDel="00887C4F">
          <w:delText>of the</w:delText>
        </w:r>
      </w:del>
      <w:ins w:id="35" w:author="Greg Landry" w:date="2017-06-07T09:21:00Z">
        <w:r w:rsidR="00887C4F">
          <w:t>DNS name of the</w:t>
        </w:r>
      </w:ins>
      <w:r w:rsidR="0035007A">
        <w:t xml:space="preserve"> </w:t>
      </w:r>
      <w:del w:id="36" w:author="Greg Landry" w:date="2017-06-07T09:21:00Z">
        <w:r w:rsidR="0035007A" w:rsidDel="00887C4F">
          <w:delText>Message Broker</w:delText>
        </w:r>
      </w:del>
      <w:ins w:id="37" w:author="Greg Landry" w:date="2017-06-07T09:21:00Z">
        <w:r w:rsidR="00887C4F">
          <w:t>virtual machine</w:t>
        </w:r>
      </w:ins>
      <w:r w:rsidR="007A5D13">
        <w:t xml:space="preserve">. This </w:t>
      </w:r>
      <w:del w:id="38" w:author="Greg Landry" w:date="2017-06-07T09:21:00Z">
        <w:r w:rsidR="007A5D13" w:rsidDel="00887C4F">
          <w:delText xml:space="preserve">address </w:delText>
        </w:r>
      </w:del>
      <w:r w:rsidR="007A5D13">
        <w:t>will go into the firmware as the MQTT_BROKER_ADDRESS.</w:t>
      </w:r>
      <w:del w:id="39" w:author="Greg Landry" w:date="2017-06-07T09:21:00Z">
        <w:r w:rsidR="007A5D13" w:rsidDel="00887C4F">
          <w:delText xml:space="preserve"> </w:delText>
        </w:r>
      </w:del>
    </w:p>
    <w:p w14:paraId="581DD194" w14:textId="6309D501" w:rsidR="009F7D83" w:rsidRDefault="007A5D13" w:rsidP="00A812F6">
      <w:pPr>
        <w:rPr>
          <w:ins w:id="40" w:author="Greg Landry" w:date="2017-06-05T10:30:00Z"/>
        </w:rPr>
      </w:pPr>
      <w:del w:id="41" w:author="Greg Landry" w:date="2017-06-05T10:29:00Z">
        <w:r w:rsidDel="009F7D83">
          <w:delText>In order to</w:delText>
        </w:r>
      </w:del>
      <w:ins w:id="42" w:author="Greg Landry" w:date="2017-06-05T10:29:00Z">
        <w:r w:rsidR="009F7D83">
          <w:t>To</w:t>
        </w:r>
      </w:ins>
      <w:r>
        <w:t xml:space="preserve"> find the </w:t>
      </w:r>
      <w:ins w:id="43" w:author="Greg Landry" w:date="2017-06-07T09:22:00Z">
        <w:r w:rsidR="00887C4F">
          <w:t>virtual machine’s DNS name</w:t>
        </w:r>
      </w:ins>
      <w:del w:id="44" w:author="Greg Landry" w:date="2017-06-07T09:22:00Z">
        <w:r w:rsidDel="00887C4F">
          <w:delText>address</w:delText>
        </w:r>
      </w:del>
      <w:r>
        <w:t xml:space="preserve">, </w:t>
      </w:r>
      <w:ins w:id="45" w:author="Greg Landry" w:date="2017-06-03T09:59:00Z">
        <w:r w:rsidR="00274BC0">
          <w:t xml:space="preserve">click on “Settings” </w:t>
        </w:r>
      </w:ins>
      <w:del w:id="46" w:author="Greg Landry" w:date="2017-06-03T09:59:00Z">
        <w:r w:rsidDel="00274BC0">
          <w:delText xml:space="preserve">select your </w:delText>
        </w:r>
        <w:r w:rsidRPr="007A5D13" w:rsidDel="00274BC0">
          <w:rPr>
            <w:i/>
          </w:rPr>
          <w:delText>thing</w:delText>
        </w:r>
        <w:r w:rsidDel="00274BC0">
          <w:delText xml:space="preserve"> </w:delText>
        </w:r>
      </w:del>
      <w:del w:id="47" w:author="Greg Landry" w:date="2017-06-05T10:29:00Z">
        <w:r w:rsidDel="009F7D83">
          <w:delText xml:space="preserve">from </w:delText>
        </w:r>
      </w:del>
      <w:ins w:id="48" w:author="Greg Landry" w:date="2017-06-05T10:29:00Z">
        <w:r w:rsidR="009F7D83">
          <w:t xml:space="preserve">at the lower left corner of </w:t>
        </w:r>
      </w:ins>
      <w:r>
        <w:t xml:space="preserve">the </w:t>
      </w:r>
      <w:ins w:id="49" w:author="Greg Landry" w:date="2017-06-03T09:59:00Z">
        <w:r w:rsidR="00274BC0">
          <w:t xml:space="preserve">main </w:t>
        </w:r>
      </w:ins>
      <w:r>
        <w:t xml:space="preserve">console </w:t>
      </w:r>
      <w:ins w:id="50" w:author="Greg Landry" w:date="2017-06-03T09:59:00Z">
        <w:r w:rsidR="00274BC0">
          <w:t xml:space="preserve">window. The </w:t>
        </w:r>
      </w:ins>
      <w:ins w:id="51" w:author="Greg Landry" w:date="2017-06-07T09:22:00Z">
        <w:r w:rsidR="00887C4F">
          <w:t>name</w:t>
        </w:r>
      </w:ins>
      <w:ins w:id="52" w:author="Greg Landry" w:date="2017-06-03T09:59:00Z">
        <w:r w:rsidR="00274BC0">
          <w:t xml:space="preserve"> is listed </w:t>
        </w:r>
        <w:r w:rsidR="00274BC0" w:rsidRPr="009F7D83">
          <w:t xml:space="preserve">as </w:t>
        </w:r>
      </w:ins>
      <w:ins w:id="53" w:author="Greg Landry" w:date="2017-06-05T10:29:00Z">
        <w:r w:rsidR="009F7D83" w:rsidRPr="009F7D83">
          <w:rPr>
            <w:rPrChange w:id="54" w:author="Greg Landry" w:date="2017-06-05T10:29:00Z">
              <w:rPr>
                <w:color w:val="FF0000"/>
              </w:rPr>
            </w:rPrChange>
          </w:rPr>
          <w:t>the Endpoint.</w:t>
        </w:r>
      </w:ins>
    </w:p>
    <w:p w14:paraId="3599D061" w14:textId="766B03FC" w:rsidR="007A5D13" w:rsidRPr="009F7D83" w:rsidRDefault="009F7D83" w:rsidP="00A812F6">
      <w:ins w:id="55"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6"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7" w:author="Greg Landry" w:date="2017-06-05T10:31:00Z"/>
          <w:color w:val="FF0000"/>
          <w:rPrChange w:id="58" w:author="Greg Landry" w:date="2017-06-03T10:00:00Z">
            <w:rPr>
              <w:del w:id="59" w:author="Greg Landry" w:date="2017-06-05T10:31:00Z"/>
            </w:rPr>
          </w:rPrChange>
        </w:rPr>
      </w:pPr>
      <w:del w:id="60" w:author="Greg Landry" w:date="2017-06-03T10:00:00Z">
        <w:r w:rsidRPr="00274BC0" w:rsidDel="00274BC0">
          <w:rPr>
            <w:noProof/>
            <w:color w:val="FF0000"/>
            <w:rPrChange w:id="61"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2" w:author="Greg Landry" w:date="2017-06-03T10:00:00Z"/>
        </w:rPr>
      </w:pPr>
      <w:del w:id="63"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185CF9"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4"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5" w:author="Greg Landry" w:date="2017-06-03T10:01:00Z"/>
          <w:rFonts w:ascii="Times New Roman" w:hAnsi="Times New Roman" w:cs="Times New Roman"/>
        </w:rPr>
      </w:pPr>
      <w:ins w:id="66" w:author="Greg Landry" w:date="2017-06-03T10:00:00Z">
        <w:r>
          <w:rPr>
            <w:rFonts w:ascii="Times New Roman" w:hAnsi="Times New Roman" w:cs="Times New Roman"/>
          </w:rPr>
          <w:t xml:space="preserve">Note that spaces and </w:t>
        </w:r>
      </w:ins>
      <w:ins w:id="67" w:author="Greg Landry" w:date="2017-06-03T10:01:00Z">
        <w:r>
          <w:rPr>
            <w:rFonts w:ascii="Times New Roman" w:hAnsi="Times New Roman" w:cs="Times New Roman"/>
          </w:rPr>
          <w:t>carriage</w:t>
        </w:r>
      </w:ins>
      <w:ins w:id="68" w:author="Greg Landry" w:date="2017-06-03T10:00:00Z">
        <w:r>
          <w:rPr>
            <w:rFonts w:ascii="Times New Roman" w:hAnsi="Times New Roman" w:cs="Times New Roman"/>
          </w:rPr>
          <w:t xml:space="preserve"> </w:t>
        </w:r>
      </w:ins>
      <w:ins w:id="69"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0" w:author="Greg Landry" w:date="2017-06-03T10:02:00Z"/>
          <w:rFonts w:ascii="Times New Roman" w:hAnsi="Times New Roman" w:cs="Times New Roman"/>
        </w:rPr>
        <w:pPrChange w:id="71" w:author="Greg Landry" w:date="2017-06-03T10:01:00Z">
          <w:pPr/>
        </w:pPrChange>
      </w:pPr>
      <w:ins w:id="72"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3"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185CF9"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4" w:author="Greg Landry" w:date="2017-04-03T16:54:00Z"/>
        </w:rPr>
      </w:pPr>
    </w:p>
    <w:p w14:paraId="2C17EACC" w14:textId="604F9C65" w:rsidR="00EC0D12" w:rsidRDefault="00EC0D12">
      <w:pPr>
        <w:rPr>
          <w:ins w:id="75" w:author="Greg Landry" w:date="2017-04-03T16:56:00Z"/>
        </w:rPr>
      </w:pPr>
      <w:ins w:id="76" w:author="Greg Landry" w:date="2017-04-03T16:55:00Z">
        <w:r>
          <w:t xml:space="preserve">The update topic is useful when you want to update the state of a </w:t>
        </w:r>
        <w:r w:rsidRPr="00EC0D12">
          <w:rPr>
            <w:i/>
            <w:rPrChange w:id="77" w:author="Greg Landry" w:date="2017-04-03T16:55:00Z">
              <w:rPr/>
            </w:rPrChange>
          </w:rPr>
          <w:t>thing</w:t>
        </w:r>
        <w:r>
          <w:t xml:space="preserve"> on the cloud. For example, if you have a </w:t>
        </w:r>
        <w:r w:rsidRPr="00EC0D12">
          <w:rPr>
            <w:i/>
            <w:rPrChange w:id="78" w:author="Greg Landry" w:date="2017-04-03T16:56:00Z">
              <w:rPr/>
            </w:rPrChange>
          </w:rPr>
          <w:t>thing</w:t>
        </w:r>
        <w:r>
          <w:t xml:space="preserve"> called “myThing” and want to update </w:t>
        </w:r>
      </w:ins>
      <w:ins w:id="79" w:author="Greg Landry" w:date="2017-04-03T16:56:00Z">
        <w:r>
          <w:t xml:space="preserve">a value called “temperature” </w:t>
        </w:r>
      </w:ins>
      <w:ins w:id="80" w:author="Greg Landry" w:date="2017-04-03T16:57:00Z">
        <w:r>
          <w:t xml:space="preserve">to 25 degrees </w:t>
        </w:r>
      </w:ins>
      <w:ins w:id="81" w:author="Greg Landry" w:date="2017-04-03T16:56:00Z">
        <w:r>
          <w:t>in the state of the thing, you would publish using the following topic and message:</w:t>
        </w:r>
      </w:ins>
    </w:p>
    <w:p w14:paraId="0212FD6B" w14:textId="1A75C1CE" w:rsidR="00EC0D12" w:rsidRDefault="00EC0D12">
      <w:pPr>
        <w:rPr>
          <w:ins w:id="82" w:author="Greg Landry" w:date="2017-04-03T16:56:00Z"/>
        </w:rPr>
      </w:pPr>
      <w:ins w:id="83" w:author="Greg Landry" w:date="2017-04-03T16:56:00Z">
        <w:r w:rsidRPr="005A06D0">
          <w:rPr>
            <w:b/>
            <w:rPrChange w:id="84" w:author="Greg Landry" w:date="2017-06-03T10:02:00Z">
              <w:rPr/>
            </w:rPrChange>
          </w:rPr>
          <w:t>topic</w:t>
        </w:r>
        <w:r>
          <w:t>: $aws/things/myThing/shadow/update</w:t>
        </w:r>
      </w:ins>
    </w:p>
    <w:p w14:paraId="1F412EBC" w14:textId="73552B67" w:rsidR="00EC0D12" w:rsidRDefault="00EC0D12">
      <w:pPr>
        <w:rPr>
          <w:ins w:id="85" w:author="Greg Landry" w:date="2017-04-03T16:55:00Z"/>
        </w:rPr>
      </w:pPr>
      <w:ins w:id="86" w:author="Greg Landry" w:date="2017-04-03T16:56:00Z">
        <w:r w:rsidRPr="005A06D0">
          <w:rPr>
            <w:b/>
            <w:rPrChange w:id="87" w:author="Greg Landry" w:date="2017-06-03T10:02:00Z">
              <w:rPr/>
            </w:rPrChange>
          </w:rPr>
          <w:t>message</w:t>
        </w:r>
        <w:r>
          <w:t>: {</w:t>
        </w:r>
      </w:ins>
      <w:ins w:id="88" w:author="Greg Landry" w:date="2017-04-03T16:59:00Z">
        <w:r w:rsidR="00B67684">
          <w:t>“</w:t>
        </w:r>
      </w:ins>
      <w:ins w:id="89" w:author="Greg Landry" w:date="2017-04-03T16:56:00Z">
        <w:r>
          <w:t>state</w:t>
        </w:r>
      </w:ins>
      <w:ins w:id="90" w:author="Greg Landry" w:date="2017-04-03T16:59:00Z">
        <w:r w:rsidR="00B67684">
          <w:t>”</w:t>
        </w:r>
      </w:ins>
      <w:ins w:id="91" w:author="Greg Landry" w:date="2017-04-03T16:56:00Z">
        <w:r>
          <w:t>:</w:t>
        </w:r>
      </w:ins>
      <w:ins w:id="92" w:author="Greg Landry" w:date="2017-04-03T16:59:00Z">
        <w:r w:rsidR="00B67684">
          <w:t>{“reported”:</w:t>
        </w:r>
      </w:ins>
      <w:ins w:id="93" w:author="Greg Landry" w:date="2017-04-03T16:56:00Z">
        <w:r>
          <w:t>{</w:t>
        </w:r>
      </w:ins>
      <w:ins w:id="94" w:author="Greg Landry" w:date="2017-04-03T16:59:00Z">
        <w:r w:rsidR="00B67684">
          <w:t>“</w:t>
        </w:r>
      </w:ins>
      <w:ins w:id="95" w:author="Greg Landry" w:date="2017-04-03T16:56:00Z">
        <w:r>
          <w:t>temperature</w:t>
        </w:r>
      </w:ins>
      <w:ins w:id="96" w:author="Greg Landry" w:date="2017-04-03T16:59:00Z">
        <w:r w:rsidR="00B67684">
          <w:t>”</w:t>
        </w:r>
      </w:ins>
      <w:ins w:id="97" w:author="Greg Landry" w:date="2017-04-03T16:56:00Z">
        <w:r>
          <w:t>:25}}</w:t>
        </w:r>
      </w:ins>
      <w:ins w:id="98" w:author="Greg Landry" w:date="2017-04-03T16:59:00Z">
        <w:r w:rsidR="00B67684">
          <w:t>}</w:t>
        </w:r>
      </w:ins>
    </w:p>
    <w:p w14:paraId="6E16CE82" w14:textId="7C81EA64" w:rsidR="00B67684" w:rsidRDefault="00B67684">
      <w:pPr>
        <w:rPr>
          <w:ins w:id="99" w:author="Greg Landry" w:date="2017-04-03T16:57:00Z"/>
        </w:rPr>
      </w:pPr>
      <w:ins w:id="100" w:author="Greg Landry" w:date="2017-04-03T16:57:00Z">
        <w:r>
          <w:t xml:space="preserve">Once the message is received, the message broker </w:t>
        </w:r>
      </w:ins>
      <w:ins w:id="101" w:author="Greg Landry" w:date="2017-06-03T10:02:00Z">
        <w:r w:rsidR="005A06D0">
          <w:t>will</w:t>
        </w:r>
      </w:ins>
      <w:ins w:id="102" w:author="Greg Landry" w:date="2017-04-03T16:57:00Z">
        <w:r>
          <w:t xml:space="preserve"> publish to the </w:t>
        </w:r>
      </w:ins>
      <w:ins w:id="103" w:author="Greg Landry" w:date="2017-06-03T10:03:00Z">
        <w:r w:rsidR="008F2F81">
          <w:t>/</w:t>
        </w:r>
      </w:ins>
      <w:ins w:id="104" w:author="Greg Landry" w:date="2017-04-03T16:57:00Z">
        <w:r>
          <w:t xml:space="preserve">accepted, </w:t>
        </w:r>
      </w:ins>
      <w:ins w:id="105" w:author="Greg Landry" w:date="2017-06-03T10:03:00Z">
        <w:r w:rsidR="008F2F81">
          <w:t>/</w:t>
        </w:r>
      </w:ins>
      <w:ins w:id="106" w:author="Greg Landry" w:date="2017-04-03T16:57:00Z">
        <w:r>
          <w:t xml:space="preserve">documents, and </w:t>
        </w:r>
      </w:ins>
      <w:ins w:id="107" w:author="Greg Landry" w:date="2017-06-03T10:03:00Z">
        <w:r w:rsidR="008F2F81">
          <w:t>/</w:t>
        </w:r>
      </w:ins>
      <w:ins w:id="108" w:author="Greg Landry" w:date="2017-04-03T16:57:00Z">
        <w:r>
          <w:t>delta topics with the appropriate information.</w:t>
        </w:r>
      </w:ins>
    </w:p>
    <w:p w14:paraId="02892690" w14:textId="73576F6B" w:rsidR="00B77ED3" w:rsidRDefault="006E441A">
      <w:pPr>
        <w:rPr>
          <w:ins w:id="109" w:author="Greg Landry" w:date="2017-06-16T12:31:00Z"/>
        </w:rPr>
      </w:pPr>
      <w:ins w:id="110" w:author="Greg Landry" w:date="2017-06-16T12:59:00Z">
        <w:r>
          <w:t>If you are using the test server to subscribe to topics, y</w:t>
        </w:r>
      </w:ins>
      <w:del w:id="111" w:author="Greg Landry" w:date="2017-06-16T12:59:00Z">
        <w:r w:rsidR="009E14B7" w:rsidDel="006E441A">
          <w:delText>Y</w:delText>
        </w:r>
      </w:del>
      <w:r w:rsidR="009E14B7">
        <w:t xml:space="preserve">ou can use “#” as a wildcard </w:t>
      </w:r>
      <w:ins w:id="112" w:author="Greg Landry" w:date="2017-06-16T12:30:00Z">
        <w:r w:rsidR="00B77ED3">
          <w:t xml:space="preserve">at the end of a topic </w:t>
        </w:r>
      </w:ins>
      <w:r w:rsidR="009E14B7">
        <w:t xml:space="preserve">to </w:t>
      </w:r>
      <w:del w:id="113" w:author="Greg Landry" w:date="2017-06-16T12:59:00Z">
        <w:r w:rsidR="009E14B7" w:rsidDel="006E441A">
          <w:delText xml:space="preserve">access </w:delText>
        </w:r>
      </w:del>
      <w:ins w:id="114" w:author="Greg Landry" w:date="2017-06-16T12:59:00Z">
        <w:r>
          <w:t xml:space="preserve">subscribe to </w:t>
        </w:r>
      </w:ins>
      <w:r w:rsidR="009E14B7">
        <w:t xml:space="preserve">multiple </w:t>
      </w:r>
      <w:del w:id="115" w:author="Greg Landry" w:date="2017-06-16T12:31:00Z">
        <w:r w:rsidR="009E14B7" w:rsidDel="00B77ED3">
          <w:delText xml:space="preserve">shadow </w:delText>
        </w:r>
      </w:del>
      <w:r w:rsidR="009E14B7">
        <w:t>topics. For example, you can use “$aws/things/</w:t>
      </w:r>
      <w:del w:id="116" w:author="Greg Landry" w:date="2017-04-03T16:58:00Z">
        <w:r w:rsidR="009B57EC" w:rsidDel="00B67684">
          <w:delText>thingName</w:delText>
        </w:r>
      </w:del>
      <w:ins w:id="117" w:author="Greg Landry" w:date="2017-04-03T16:58:00Z">
        <w:r w:rsidR="00B67684">
          <w:t>theThing</w:t>
        </w:r>
      </w:ins>
      <w:r w:rsidR="009E14B7">
        <w:t xml:space="preserve">/shadow/#” to subscribe to all shadow topics for the </w:t>
      </w:r>
      <w:r w:rsidR="009E14B7" w:rsidRPr="009E14B7">
        <w:rPr>
          <w:i/>
        </w:rPr>
        <w:t>thing</w:t>
      </w:r>
      <w:r w:rsidR="009E14B7">
        <w:t xml:space="preserve"> called “theThing”.</w:t>
      </w:r>
    </w:p>
    <w:p w14:paraId="3B7A33E8" w14:textId="78B2A78C" w:rsidR="00F1475C" w:rsidRDefault="00B77ED3">
      <w:pPr>
        <w:rPr>
          <w:rFonts w:ascii="Cambria" w:eastAsia="Times New Roman" w:hAnsi="Cambria"/>
          <w:b/>
          <w:bCs/>
          <w:color w:val="4F81BD"/>
          <w:sz w:val="26"/>
          <w:szCs w:val="26"/>
        </w:rPr>
      </w:pPr>
      <w:ins w:id="118" w:author="Greg Landry" w:date="2017-06-16T12:31:00Z">
        <w:r>
          <w:t xml:space="preserve">You can also use “+” as a wildcard in the middle of a topic to </w:t>
        </w:r>
      </w:ins>
      <w:ins w:id="119" w:author="Greg Landry" w:date="2017-06-16T13:00:00Z">
        <w:r w:rsidR="006E441A">
          <w:t xml:space="preserve">subscribe to </w:t>
        </w:r>
      </w:ins>
      <w:ins w:id="120" w:author="Greg Landry" w:date="2017-06-16T12:31:00Z">
        <w:r>
          <w:t>multiple topics.</w:t>
        </w:r>
      </w:ins>
      <w:ins w:id="121" w:author="Greg Landry" w:date="2017-06-16T13:00:00Z">
        <w:r w:rsidR="00913108">
          <w:t xml:space="preserve"> For example, you can use “$aws/things/+/shadow/update” to subscribe to update topics for all thing shadows.</w:t>
        </w:r>
      </w:ins>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2" w:author="Greg Landry" w:date="2017-03-01T15:38:00Z"/>
        </w:rPr>
      </w:pPr>
      <w:del w:id="123" w:author="Greg Landry" w:date="2017-03-01T15:37:00Z">
        <w:r w:rsidDel="00C91E38">
          <w:delText>If you do not already have one, you will need to sign</w:delText>
        </w:r>
      </w:del>
      <w:ins w:id="124" w:author="Greg Landry" w:date="2017-03-01T15:37:00Z">
        <w:r w:rsidR="00C91E38">
          <w:t>Sign</w:t>
        </w:r>
      </w:ins>
      <w:r>
        <w:t xml:space="preserve"> up for an Amazon AWS account</w:t>
      </w:r>
      <w:ins w:id="125" w:author="Greg Landry" w:date="2017-03-01T15:37:00Z">
        <w:r w:rsidR="00C91E38">
          <w:t xml:space="preserve"> or use the </w:t>
        </w:r>
      </w:ins>
      <w:ins w:id="126" w:author="Greg Landry" w:date="2017-03-01T15:38:00Z">
        <w:r w:rsidR="00C91E38">
          <w:t>class server. The login for the class server is:</w:t>
        </w:r>
      </w:ins>
    </w:p>
    <w:p w14:paraId="4183919F" w14:textId="185C714C" w:rsidR="009E14B7" w:rsidRDefault="00C91E38">
      <w:pPr>
        <w:spacing w:after="0"/>
        <w:rPr>
          <w:ins w:id="127" w:author="Greg Landry" w:date="2017-03-01T15:38:00Z"/>
        </w:rPr>
        <w:pPrChange w:id="128" w:author="Greg Landry" w:date="2017-03-01T15:39:00Z">
          <w:pPr/>
        </w:pPrChange>
      </w:pPr>
      <w:ins w:id="129"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30"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31" w:author="Greg Landry" w:date="2017-03-01T15:38:00Z">
        <w:r>
          <w:t>Password: wiced101</w:t>
        </w:r>
      </w:ins>
    </w:p>
    <w:p w14:paraId="37F1FAAF" w14:textId="0141C350" w:rsidR="00B7217A" w:rsidRPr="00B7217A" w:rsidRDefault="00CC2D8B" w:rsidP="00B7217A">
      <w:r>
        <w:t xml:space="preserve">From the </w:t>
      </w:r>
      <w:del w:id="132" w:author="Greg Landry" w:date="2017-06-05T10:33:00Z">
        <w:r w:rsidDel="0058219E">
          <w:delText xml:space="preserve">Services </w:delText>
        </w:r>
      </w:del>
      <w:ins w:id="133" w:author="Greg Landry" w:date="2017-06-05T10:33:00Z">
        <w:r w:rsidR="0058219E">
          <w:t xml:space="preserve">Services </w:t>
        </w:r>
      </w:ins>
      <w:r>
        <w:t>menu, select “</w:t>
      </w:r>
      <w:r w:rsidR="00B7217A">
        <w:t>AWS IoT</w:t>
      </w:r>
      <w:r>
        <w:t>”</w:t>
      </w:r>
      <w:ins w:id="134" w:author="Greg Landry" w:date="2017-03-01T15:39:00Z">
        <w:r w:rsidR="00F0665A">
          <w:t>:</w:t>
        </w:r>
      </w:ins>
      <w:del w:id="135" w:author="Greg Landry" w:date="2017-03-01T15:39:00Z">
        <w:r w:rsidR="006B44E3" w:rsidDel="00C91E38">
          <w:delText>,</w:delText>
        </w:r>
      </w:del>
      <w:del w:id="136" w:author="Greg Landry" w:date="2017-06-05T10:35:00Z">
        <w:r w:rsidR="006B44E3" w:rsidDel="00F0665A">
          <w:delText xml:space="preserve"> </w:delText>
        </w:r>
      </w:del>
      <w:del w:id="137" w:author="Greg Landry" w:date="2017-03-01T15:39:00Z">
        <w:r w:rsidR="006B44E3" w:rsidDel="00C91E38">
          <w:delText>click “Get Started”,</w:delText>
        </w:r>
        <w:r w:rsidR="00B7217A" w:rsidDel="00C91E38">
          <w:delText xml:space="preserve"> and then </w:delText>
        </w:r>
      </w:del>
      <w:del w:id="138"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39"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40" w:author="Greg Landry" w:date="2017-06-05T10:35:00Z"/>
        </w:rPr>
      </w:pPr>
    </w:p>
    <w:p w14:paraId="2DD98BE7" w14:textId="3973B5F3" w:rsidR="00F0665A" w:rsidRDefault="00F0665A" w:rsidP="00B7217A">
      <w:pPr>
        <w:rPr>
          <w:ins w:id="141" w:author="Greg Landry" w:date="2017-06-05T10:34:00Z"/>
        </w:rPr>
      </w:pPr>
      <w:ins w:id="142" w:author="Greg Landry" w:date="2017-06-05T10:35:00Z">
        <w:r>
          <w:t>In the lower-left corner of the IoT screen click on “Learn” and then click “Start the tutorial”:</w:t>
        </w:r>
      </w:ins>
    </w:p>
    <w:p w14:paraId="1CA9C858" w14:textId="57745D5C" w:rsidR="00F0665A" w:rsidRDefault="00F0665A">
      <w:pPr>
        <w:jc w:val="center"/>
        <w:pPrChange w:id="143" w:author="Greg Landry" w:date="2017-06-05T10:35:00Z">
          <w:pPr/>
        </w:pPrChange>
      </w:pPr>
      <w:ins w:id="144"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45"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46"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47" w:author="Greg Landry" w:date="2017-06-03T15:31:00Z"/>
        </w:rPr>
      </w:pPr>
      <w:ins w:id="148" w:author="Greg Landry" w:date="2017-06-03T15:31:00Z">
        <w:r>
          <w:t>Note: The steps below assume that you are using the existing class AWS account. If you create your own account the steps may be slightly different but still follow the same flow.</w:t>
        </w:r>
      </w:ins>
    </w:p>
    <w:p w14:paraId="49646A17" w14:textId="585629F8" w:rsidR="0076231A" w:rsidRDefault="0076231A" w:rsidP="0076231A">
      <w:pPr>
        <w:pStyle w:val="ListParagraph"/>
        <w:keepNext/>
        <w:numPr>
          <w:ilvl w:val="0"/>
          <w:numId w:val="28"/>
        </w:numPr>
        <w:rPr>
          <w:ins w:id="149" w:author="Greg Landry" w:date="2017-06-03T15:31:00Z"/>
        </w:rPr>
      </w:pPr>
      <w:ins w:id="150" w:author="Greg Landry" w:date="2017-06-03T15:31:00Z">
        <w:r>
          <w:t>Once you have watched the</w:t>
        </w:r>
      </w:ins>
      <w:ins w:id="151" w:author="Greg Landry" w:date="2017-06-16T13:01:00Z">
        <w:r w:rsidR="00430CF5">
          <w:t xml:space="preserve"> tutorial</w:t>
        </w:r>
      </w:ins>
      <w:ins w:id="152" w:author="Greg Landry" w:date="2017-06-03T15:31:00Z">
        <w:r>
          <w:t>, you should be on the “Register a thing” page.</w:t>
        </w:r>
      </w:ins>
    </w:p>
    <w:p w14:paraId="2C46C6B4" w14:textId="243EA07D" w:rsidR="0076231A" w:rsidRDefault="0076231A" w:rsidP="0076231A">
      <w:pPr>
        <w:pStyle w:val="ListParagraph"/>
        <w:rPr>
          <w:ins w:id="153" w:author="Greg Landry" w:date="2017-06-03T15:31:00Z"/>
          <w:noProof/>
        </w:rPr>
      </w:pPr>
      <w:ins w:id="154" w:author="Greg Landry" w:date="2017-06-03T15:31:00Z">
        <w:r>
          <w:t xml:space="preserve">Hint: The example projects use US East time zone </w:t>
        </w:r>
      </w:ins>
      <w:ins w:id="155" w:author="Greg Landry" w:date="2017-06-03T15:34:00Z">
        <w:r>
          <w:t>1 (N. Virginia)</w:t>
        </w:r>
      </w:ins>
      <w:ins w:id="156" w:author="Greg Landry" w:date="2017-06-03T15:35:00Z">
        <w:r>
          <w:t xml:space="preserve">. If you create your own </w:t>
        </w:r>
        <w:r>
          <w:rPr>
            <w:caps/>
          </w:rPr>
          <w:t xml:space="preserve">AWS </w:t>
        </w:r>
      </w:ins>
      <w:ins w:id="157" w:author="Greg Landry" w:date="2017-06-03T15:38:00Z">
        <w:r w:rsidR="00656C23">
          <w:t xml:space="preserve">account and use </w:t>
        </w:r>
      </w:ins>
      <w:ins w:id="158" w:author="Greg Landry" w:date="2017-06-03T15:35:00Z">
        <w:r>
          <w:t xml:space="preserve">a different time zone, you will need to </w:t>
        </w:r>
      </w:ins>
      <w:ins w:id="159" w:author="Greg Landry" w:date="2017-06-03T15:31:00Z">
        <w:r>
          <w:t xml:space="preserve">search for “us-east-1” in the source code for each project </w:t>
        </w:r>
      </w:ins>
      <w:ins w:id="160" w:author="Greg Landry" w:date="2017-06-03T15:38:00Z">
        <w:r w:rsidR="00656C23">
          <w:t xml:space="preserve">in the later exercises </w:t>
        </w:r>
      </w:ins>
      <w:ins w:id="161" w:author="Greg Landry" w:date="2017-06-03T15:31:00Z">
        <w:r>
          <w:t>and update as necessary.</w:t>
        </w:r>
      </w:ins>
    </w:p>
    <w:p w14:paraId="3241B2C5" w14:textId="77777777" w:rsidR="0076231A" w:rsidRDefault="0076231A" w:rsidP="0076231A">
      <w:pPr>
        <w:pStyle w:val="ListParagraph"/>
        <w:numPr>
          <w:ilvl w:val="0"/>
          <w:numId w:val="28"/>
        </w:numPr>
        <w:rPr>
          <w:ins w:id="162" w:author="Greg Landry" w:date="2017-06-03T15:31:00Z"/>
        </w:rPr>
      </w:pPr>
      <w:ins w:id="163"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64" w:author="Greg Landry" w:date="2017-06-03T15:31:00Z"/>
        </w:rPr>
      </w:pPr>
      <w:ins w:id="165"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66" w:author="Greg Landry" w:date="2017-06-03T15:31:00Z"/>
        </w:rPr>
      </w:pPr>
      <w:ins w:id="167" w:author="Greg Landry" w:date="2017-06-03T15:31:00Z">
        <w:r>
          <w:lastRenderedPageBreak/>
          <w:t xml:space="preserve">Before you can access the broker from the </w:t>
        </w:r>
      </w:ins>
      <w:ins w:id="168" w:author="Greg Landry" w:date="2017-06-05T10:37:00Z">
        <w:r w:rsidR="00B01B99">
          <w:t>kit</w:t>
        </w:r>
      </w:ins>
      <w:ins w:id="169" w:author="Greg Landry" w:date="2017-06-03T15:31:00Z">
        <w:r>
          <w:t xml:space="preserve"> you need to create the encryption keys that enable you to identify </w:t>
        </w:r>
      </w:ins>
      <w:ins w:id="170" w:author="Greg Landry" w:date="2017-06-05T10:37:00Z">
        <w:r w:rsidR="00B01B99">
          <w:t>it</w:t>
        </w:r>
      </w:ins>
      <w:ins w:id="171" w:author="Greg Landry" w:date="2017-06-03T15:31:00Z">
        <w:r>
          <w:t xml:space="preserve"> as an allowed device.  To do this, from the thing </w:t>
        </w:r>
      </w:ins>
      <w:ins w:id="172" w:author="Greg Landry" w:date="2017-06-05T10:38:00Z">
        <w:r w:rsidR="0007137A">
          <w:t xml:space="preserve">page click on Security and then on </w:t>
        </w:r>
      </w:ins>
      <w:ins w:id="173" w:author="Greg Landry" w:date="2017-06-05T10:39:00Z">
        <w:r w:rsidR="0007137A">
          <w:t>Create Certificate.</w:t>
        </w:r>
      </w:ins>
    </w:p>
    <w:p w14:paraId="1E40F933" w14:textId="149A7377" w:rsidR="0076231A" w:rsidRDefault="0076231A">
      <w:pPr>
        <w:jc w:val="center"/>
        <w:rPr>
          <w:ins w:id="174" w:author="Greg Landry" w:date="2017-06-03T15:31:00Z"/>
        </w:rPr>
        <w:pPrChange w:id="175" w:author="Greg Landry" w:date="2017-06-05T10:43:00Z">
          <w:pPr>
            <w:pStyle w:val="ListParagraph"/>
            <w:keepNext/>
            <w:keepLines/>
          </w:pPr>
        </w:pPrChange>
      </w:pPr>
      <w:ins w:id="176" w:author="Greg Landry" w:date="2017-06-03T15:31:00Z">
        <w:r w:rsidRPr="0096648C">
          <w:rPr>
            <w:noProof/>
          </w:rPr>
          <w:t xml:space="preserve"> </w:t>
        </w:r>
      </w:ins>
      <w:ins w:id="177"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78" w:author="Greg Landry" w:date="2017-06-03T15:31:00Z"/>
        </w:rPr>
        <w:pPrChange w:id="179"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80" w:author="Greg Landry" w:date="2017-06-03T15:31:00Z"/>
          <w:b/>
          <w:color w:val="FF0000"/>
        </w:rPr>
        <w:pPrChange w:id="181" w:author="Greg Landry" w:date="2017-06-05T10:43:00Z">
          <w:pPr>
            <w:pStyle w:val="ListParagraph"/>
            <w:keepNext/>
            <w:keepLines/>
            <w:numPr>
              <w:numId w:val="28"/>
            </w:numPr>
            <w:ind w:hanging="360"/>
          </w:pPr>
        </w:pPrChange>
      </w:pPr>
      <w:ins w:id="182"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83" w:author="Greg Landry" w:date="2017-06-03T15:31:00Z"/>
          <w:b/>
          <w:color w:val="FF0000"/>
        </w:rPr>
        <w:pPrChange w:id="184"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85" w:author="Greg Landry" w:date="2017-06-03T15:31:00Z"/>
          <w:b/>
          <w:color w:val="FF0000"/>
        </w:rPr>
        <w:pPrChange w:id="186" w:author="Greg Landry" w:date="2017-06-05T10:43:00Z">
          <w:pPr>
            <w:pStyle w:val="ListParagraph"/>
            <w:keepNext/>
            <w:keepLines/>
            <w:numPr>
              <w:numId w:val="28"/>
            </w:numPr>
            <w:ind w:hanging="360"/>
          </w:pPr>
        </w:pPrChange>
      </w:pPr>
      <w:ins w:id="187"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88" w:author="Greg Landry" w:date="2017-06-03T15:31:00Z"/>
        </w:rPr>
        <w:pPrChange w:id="189" w:author="Greg Landry" w:date="2017-06-05T10:43:00Z">
          <w:pPr>
            <w:pStyle w:val="ListParagraph"/>
            <w:keepNext/>
            <w:keepLines/>
          </w:pPr>
        </w:pPrChange>
      </w:pPr>
    </w:p>
    <w:p w14:paraId="76827B7D" w14:textId="77777777" w:rsidR="0076231A" w:rsidRPr="00D16EC7" w:rsidRDefault="0076231A">
      <w:pPr>
        <w:pStyle w:val="ListParagraph"/>
        <w:keepLines/>
        <w:rPr>
          <w:ins w:id="190" w:author="Greg Landry" w:date="2017-06-03T15:31:00Z"/>
          <w:b/>
          <w:color w:val="FF0000"/>
        </w:rPr>
        <w:pPrChange w:id="191" w:author="Greg Landry" w:date="2017-06-05T10:43:00Z">
          <w:pPr>
            <w:pStyle w:val="ListParagraph"/>
            <w:keepNext/>
            <w:keepLines/>
          </w:pPr>
        </w:pPrChange>
      </w:pPr>
      <w:ins w:id="192"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93" w:author="Greg Landry" w:date="2017-06-03T15:31:00Z"/>
        </w:rPr>
      </w:pPr>
      <w:ins w:id="194"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5"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6"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97"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98"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199"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200"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201" w:author="Greg Landry" w:date="2017-06-03T15:31:00Z"/>
        </w:rPr>
        <w:pPrChange w:id="202" w:author="Greg Landry" w:date="2017-06-05T10:46:00Z">
          <w:pPr>
            <w:pStyle w:val="ListParagraph"/>
            <w:numPr>
              <w:numId w:val="28"/>
            </w:numPr>
            <w:ind w:hanging="360"/>
          </w:pPr>
        </w:pPrChange>
      </w:pPr>
      <w:ins w:id="203" w:author="Greg Landry" w:date="2017-06-03T15:31:00Z">
        <w:r>
          <w:lastRenderedPageBreak/>
          <w:t>Click “</w:t>
        </w:r>
      </w:ins>
      <w:ins w:id="204" w:author="Greg Landry" w:date="2017-06-05T10:44:00Z">
        <w:r w:rsidR="00702E56">
          <w:t>Attach a policy</w:t>
        </w:r>
      </w:ins>
      <w:ins w:id="205" w:author="Greg Landry" w:date="2017-06-05T10:45:00Z">
        <w:r w:rsidR="00702E56">
          <w:t>”</w:t>
        </w:r>
      </w:ins>
      <w:ins w:id="206" w:author="Greg Landry" w:date="2017-06-05T10:44:00Z">
        <w:r w:rsidR="00702E56">
          <w:t xml:space="preserve"> and then click on “Create new policy</w:t>
        </w:r>
      </w:ins>
      <w:ins w:id="207" w:author="Greg Landry" w:date="2017-06-05T10:45:00Z">
        <w:r w:rsidR="00702E56">
          <w:t>”.</w:t>
        </w:r>
      </w:ins>
      <w:ins w:id="208"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209" w:author="Greg Landry" w:date="2017-06-03T15:31:00Z"/>
        </w:rPr>
      </w:pPr>
      <w:ins w:id="210" w:author="Greg Landry" w:date="2017-06-03T15:31:00Z">
        <w:r>
          <w:t>Give the new policy a name such as “&lt;YourInitials&gt;_TestThing_Policy”. Add the action as “</w:t>
        </w:r>
        <w:r w:rsidRPr="009225C7">
          <w:rPr>
            <w:i/>
          </w:rPr>
          <w:t>iot:*</w:t>
        </w:r>
        <w:r>
          <w:rPr>
            <w:i/>
          </w:rPr>
          <w:t>”</w:t>
        </w:r>
        <w:r>
          <w:t xml:space="preserve">, </w:t>
        </w:r>
      </w:ins>
      <w:ins w:id="211" w:author="Greg Landry" w:date="2017-06-03T15:39:00Z">
        <w:r w:rsidR="00656C23">
          <w:t>and use</w:t>
        </w:r>
      </w:ins>
      <w:ins w:id="212"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13" w:author="Greg Landry" w:date="2017-06-03T15:31:00Z"/>
        </w:rPr>
      </w:pPr>
    </w:p>
    <w:p w14:paraId="5D6B921A" w14:textId="77777777" w:rsidR="0076231A" w:rsidRDefault="0076231A" w:rsidP="0076231A">
      <w:pPr>
        <w:pStyle w:val="ListParagraph"/>
        <w:ind w:left="0"/>
        <w:jc w:val="center"/>
        <w:rPr>
          <w:ins w:id="214" w:author="Greg Landry" w:date="2017-06-03T15:31:00Z"/>
        </w:rPr>
      </w:pPr>
      <w:ins w:id="215"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16" w:author="Greg Landry" w:date="2017-06-03T15:31:00Z"/>
        </w:rPr>
      </w:pPr>
    </w:p>
    <w:p w14:paraId="208CF2C3" w14:textId="488FEEDF" w:rsidR="0076231A" w:rsidRPr="00D6257F" w:rsidRDefault="0076231A" w:rsidP="0076231A">
      <w:pPr>
        <w:pStyle w:val="ListParagraph"/>
        <w:keepNext/>
        <w:numPr>
          <w:ilvl w:val="0"/>
          <w:numId w:val="28"/>
        </w:numPr>
        <w:rPr>
          <w:ins w:id="217" w:author="Greg Landry" w:date="2017-06-03T15:31:00Z"/>
        </w:rPr>
      </w:pPr>
      <w:ins w:id="218" w:author="Greg Landry" w:date="2017-06-03T15:31:00Z">
        <w:r>
          <w:lastRenderedPageBreak/>
          <w:t>You will now see the policy document details. In this case, any iot operation (iot:*) is allowed</w:t>
        </w:r>
      </w:ins>
      <w:ins w:id="219" w:author="Greg Landry" w:date="2017-06-03T15:42:00Z">
        <w:r w:rsidR="00952542">
          <w:t xml:space="preserve"> for any resource (*)</w:t>
        </w:r>
      </w:ins>
      <w:ins w:id="220" w:author="Greg Landry" w:date="2017-06-03T15:31:00Z">
        <w:r>
          <w:t>.</w:t>
        </w:r>
      </w:ins>
    </w:p>
    <w:p w14:paraId="5A49D6EB" w14:textId="77777777" w:rsidR="0076231A" w:rsidRDefault="0076231A">
      <w:pPr>
        <w:pStyle w:val="ListParagraph"/>
        <w:ind w:left="0"/>
        <w:jc w:val="center"/>
        <w:rPr>
          <w:ins w:id="221" w:author="Greg Landry" w:date="2017-06-03T15:31:00Z"/>
        </w:rPr>
        <w:pPrChange w:id="222" w:author="Greg Landry" w:date="2017-06-05T10:52:00Z">
          <w:pPr>
            <w:pStyle w:val="ListParagraph"/>
            <w:ind w:left="0"/>
          </w:pPr>
        </w:pPrChange>
      </w:pPr>
      <w:ins w:id="223"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24" w:author="Greg Landry" w:date="2017-06-03T15:31:00Z"/>
        </w:rPr>
      </w:pPr>
    </w:p>
    <w:p w14:paraId="08957F65" w14:textId="77777777" w:rsidR="00702E56" w:rsidRDefault="0076231A" w:rsidP="0076231A">
      <w:pPr>
        <w:pStyle w:val="ListParagraph"/>
        <w:keepNext/>
        <w:numPr>
          <w:ilvl w:val="0"/>
          <w:numId w:val="28"/>
        </w:numPr>
        <w:rPr>
          <w:ins w:id="225" w:author="Greg Landry" w:date="2017-06-05T10:48:00Z"/>
        </w:rPr>
      </w:pPr>
      <w:ins w:id="226"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27" w:author="Greg Landry" w:date="2017-06-03T15:31:00Z"/>
        </w:rPr>
        <w:pPrChange w:id="228" w:author="Greg Landry" w:date="2017-06-05T10:52:00Z">
          <w:pPr>
            <w:jc w:val="center"/>
          </w:pPr>
        </w:pPrChange>
      </w:pPr>
      <w:ins w:id="229" w:author="Greg Landry" w:date="2017-06-05T10:48:00Z">
        <w:r>
          <w:t xml:space="preserve">Note that you can use the search box in the upper right corner to find your certificate by name. In fact, you can even enter your </w:t>
        </w:r>
        <w:r w:rsidRPr="00702E56">
          <w:rPr>
            <w:i/>
            <w:rPrChange w:id="230" w:author="Greg Landry" w:date="2017-06-05T10:49:00Z">
              <w:rPr/>
            </w:rPrChange>
          </w:rPr>
          <w:t>thing</w:t>
        </w:r>
        <w:r>
          <w:t xml:space="preserve"> name in the box and it will find the certificate that was </w:t>
        </w:r>
      </w:ins>
      <w:ins w:id="231" w:author="Greg Landry" w:date="2017-06-05T10:49:00Z">
        <w:r>
          <w:t>attached</w:t>
        </w:r>
      </w:ins>
      <w:ins w:id="232" w:author="Greg Landry" w:date="2017-06-05T10:48:00Z">
        <w:r>
          <w:t xml:space="preserve"> </w:t>
        </w:r>
      </w:ins>
      <w:ins w:id="233" w:author="Greg Landry" w:date="2017-06-05T10:49:00Z">
        <w:r>
          <w:t xml:space="preserve">to your </w:t>
        </w:r>
        <w:r w:rsidRPr="00702E56">
          <w:rPr>
            <w:i/>
            <w:rPrChange w:id="234" w:author="Greg Landry" w:date="2017-06-05T10:49:00Z">
              <w:rPr/>
            </w:rPrChange>
          </w:rPr>
          <w:t>thing</w:t>
        </w:r>
        <w:r>
          <w:t xml:space="preserve"> </w:t>
        </w:r>
      </w:ins>
      <w:ins w:id="235" w:author="Greg Landry" w:date="2017-06-05T10:48:00Z">
        <w:r>
          <w:t>when you first created it.</w:t>
        </w:r>
      </w:ins>
      <w:ins w:id="236" w:author="Greg Landry" w:date="2017-06-03T15:31:00Z">
        <w:r w:rsidR="0076231A" w:rsidRPr="00163FC5">
          <w:rPr>
            <w:noProof/>
          </w:rPr>
          <w:t xml:space="preserve"> </w:t>
        </w:r>
      </w:ins>
      <w:ins w:id="237"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38" w:author="Greg Landry" w:date="2017-06-03T15:31:00Z"/>
        </w:rPr>
      </w:pPr>
      <w:ins w:id="239" w:author="Greg Landry" w:date="2017-06-03T15:31:00Z">
        <w:r>
          <w:lastRenderedPageBreak/>
          <w:t xml:space="preserve">Once you click on your certificate, select “Actions -&gt; Attach Policy”. Select your policy and click “Attach”. Click on the left arrow </w:t>
        </w:r>
      </w:ins>
      <w:ins w:id="240" w:author="Greg Landry" w:date="2017-06-05T10:53:00Z">
        <w:r w:rsidR="007123F4">
          <w:t xml:space="preserve">in the upper left </w:t>
        </w:r>
      </w:ins>
      <w:ins w:id="241" w:author="Greg Landry" w:date="2017-06-03T15:31:00Z">
        <w:r w:rsidR="007123F4">
          <w:t xml:space="preserve">when you are done to return to </w:t>
        </w:r>
      </w:ins>
      <w:ins w:id="242" w:author="Greg Landry" w:date="2017-06-05T10:53:00Z">
        <w:r w:rsidR="007123F4">
          <w:t>the</w:t>
        </w:r>
      </w:ins>
      <w:ins w:id="243" w:author="Greg Landry" w:date="2017-06-03T15:31:00Z">
        <w:r w:rsidR="007123F4">
          <w:t xml:space="preserve"> </w:t>
        </w:r>
      </w:ins>
      <w:ins w:id="244" w:author="Greg Landry" w:date="2017-06-05T10:53:00Z">
        <w:r w:rsidR="007123F4">
          <w:t>AWS IoT main page.</w:t>
        </w:r>
      </w:ins>
    </w:p>
    <w:p w14:paraId="1F0197DB" w14:textId="77777777" w:rsidR="0076231A" w:rsidRDefault="0076231A" w:rsidP="0076231A">
      <w:pPr>
        <w:pStyle w:val="ListParagraph"/>
        <w:keepNext/>
        <w:ind w:left="0"/>
        <w:jc w:val="center"/>
        <w:rPr>
          <w:ins w:id="245" w:author="Greg Landry" w:date="2017-06-03T15:31:00Z"/>
        </w:rPr>
      </w:pPr>
      <w:ins w:id="246"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47" w:author="Greg Landry" w:date="2017-06-03T15:31:00Z"/>
        </w:rPr>
      </w:pPr>
    </w:p>
    <w:p w14:paraId="6CED09F6" w14:textId="14CA27EB" w:rsidR="0076231A" w:rsidRDefault="0076231A" w:rsidP="0076231A">
      <w:pPr>
        <w:pStyle w:val="ListParagraph"/>
        <w:keepNext/>
        <w:ind w:left="0"/>
        <w:jc w:val="center"/>
        <w:rPr>
          <w:ins w:id="248" w:author="Greg Landry" w:date="2017-06-03T15:41:00Z"/>
        </w:rPr>
      </w:pPr>
      <w:ins w:id="249"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50" w:author="Greg Landry" w:date="2017-06-03T15:31:00Z"/>
        </w:rPr>
      </w:pPr>
    </w:p>
    <w:p w14:paraId="7F5D2BF5" w14:textId="77777777" w:rsidR="00952542" w:rsidRDefault="00952542">
      <w:pPr>
        <w:pStyle w:val="ListParagraph"/>
        <w:numPr>
          <w:ilvl w:val="0"/>
          <w:numId w:val="28"/>
        </w:numPr>
        <w:rPr>
          <w:ins w:id="251" w:author="Greg Landry" w:date="2017-06-03T15:42:00Z"/>
        </w:rPr>
        <w:pPrChange w:id="252" w:author="Greg Landry" w:date="2017-06-03T15:41:00Z">
          <w:pPr>
            <w:pStyle w:val="Heading3"/>
          </w:pPr>
        </w:pPrChange>
      </w:pPr>
      <w:ins w:id="253" w:author="Greg Landry" w:date="2017-06-03T15:41:00Z">
        <w:r>
          <w:t>Once you get to this point, you should verify</w:t>
        </w:r>
      </w:ins>
      <w:ins w:id="254" w:author="Greg Landry" w:date="2017-06-03T15:42:00Z">
        <w:r>
          <w:t>:</w:t>
        </w:r>
      </w:ins>
    </w:p>
    <w:p w14:paraId="42BAE2E5" w14:textId="02094082" w:rsidR="009D5D64" w:rsidRDefault="009D5D64">
      <w:pPr>
        <w:pStyle w:val="ListParagraph"/>
        <w:numPr>
          <w:ilvl w:val="1"/>
          <w:numId w:val="28"/>
        </w:numPr>
        <w:rPr>
          <w:ins w:id="255" w:author="Greg Landry" w:date="2017-06-05T10:57:00Z"/>
        </w:rPr>
        <w:pPrChange w:id="256" w:author="Greg Landry" w:date="2017-06-03T15:42:00Z">
          <w:pPr>
            <w:pStyle w:val="Heading3"/>
          </w:pPr>
        </w:pPrChange>
      </w:pPr>
      <w:ins w:id="257" w:author="Greg Landry" w:date="2017-06-05T10:53:00Z">
        <w:r>
          <w:t xml:space="preserve">You have a </w:t>
        </w:r>
        <w:r w:rsidRPr="00483CA7">
          <w:rPr>
            <w:i/>
            <w:rPrChange w:id="258" w:author="Greg Landry" w:date="2017-06-05T10:58:00Z">
              <w:rPr>
                <w:b w:val="0"/>
                <w:bCs w:val="0"/>
              </w:rPr>
            </w:rPrChange>
          </w:rPr>
          <w:t>thing</w:t>
        </w:r>
        <w:r>
          <w:t xml:space="preserve"> (Registry -&gt; </w:t>
        </w:r>
        <w:r w:rsidRPr="0019247D">
          <w:rPr>
            <w:i/>
            <w:rPrChange w:id="259" w:author="Greg Landry" w:date="2017-06-05T11:01:00Z">
              <w:rPr>
                <w:b w:val="0"/>
                <w:bCs w:val="0"/>
              </w:rPr>
            </w:rPrChange>
          </w:rPr>
          <w:t>Things</w:t>
        </w:r>
        <w:r>
          <w:t>).</w:t>
        </w:r>
      </w:ins>
    </w:p>
    <w:p w14:paraId="37FC7C31" w14:textId="26E80DFC" w:rsidR="00483CA7" w:rsidRDefault="00483CA7">
      <w:pPr>
        <w:pStyle w:val="ListParagraph"/>
        <w:numPr>
          <w:ilvl w:val="1"/>
          <w:numId w:val="28"/>
        </w:numPr>
        <w:rPr>
          <w:ins w:id="260" w:author="Greg Landry" w:date="2017-06-05T10:53:00Z"/>
        </w:rPr>
        <w:pPrChange w:id="261" w:author="Greg Landry" w:date="2017-06-03T15:42:00Z">
          <w:pPr>
            <w:pStyle w:val="Heading3"/>
          </w:pPr>
        </w:pPrChange>
      </w:pPr>
      <w:ins w:id="262" w:author="Greg Landry" w:date="2017-06-05T10:57:00Z">
        <w:r>
          <w:t>You have a certificate attached to the thing (</w:t>
        </w:r>
      </w:ins>
      <w:ins w:id="263" w:author="Greg Landry" w:date="2017-06-05T10:58:00Z">
        <w:r>
          <w:t xml:space="preserve">from the </w:t>
        </w:r>
      </w:ins>
      <w:ins w:id="264" w:author="Greg Landry" w:date="2017-06-05T11:01:00Z">
        <w:r w:rsidR="0019247D" w:rsidRPr="0019247D">
          <w:rPr>
            <w:i/>
            <w:rPrChange w:id="265" w:author="Greg Landry" w:date="2017-06-05T11:01:00Z">
              <w:rPr>
                <w:b w:val="0"/>
                <w:bCs w:val="0"/>
              </w:rPr>
            </w:rPrChange>
          </w:rPr>
          <w:t>thing</w:t>
        </w:r>
      </w:ins>
      <w:ins w:id="266" w:author="Greg Landry" w:date="2017-06-05T10:58:00Z">
        <w:r>
          <w:t>, click on Security).</w:t>
        </w:r>
      </w:ins>
    </w:p>
    <w:p w14:paraId="504C231C" w14:textId="11AAC5F6" w:rsidR="00952542" w:rsidRDefault="00483CA7">
      <w:pPr>
        <w:pStyle w:val="ListParagraph"/>
        <w:numPr>
          <w:ilvl w:val="1"/>
          <w:numId w:val="28"/>
        </w:numPr>
        <w:rPr>
          <w:ins w:id="267" w:author="Greg Landry" w:date="2017-06-03T15:42:00Z"/>
        </w:rPr>
        <w:pPrChange w:id="268" w:author="Greg Landry" w:date="2017-06-03T15:42:00Z">
          <w:pPr>
            <w:pStyle w:val="Heading3"/>
          </w:pPr>
        </w:pPrChange>
      </w:pPr>
      <w:ins w:id="269" w:author="Greg Landry" w:date="2017-06-05T10:58:00Z">
        <w:r>
          <w:t xml:space="preserve">The certificate is Active (click on the Certificate and look for </w:t>
        </w:r>
      </w:ins>
      <w:ins w:id="270" w:author="Greg Landry" w:date="2017-06-05T11:01:00Z">
        <w:r w:rsidR="0019247D">
          <w:t>“</w:t>
        </w:r>
      </w:ins>
      <w:ins w:id="271" w:author="Greg Landry" w:date="2017-06-05T10:58:00Z">
        <w:r>
          <w:t>Active</w:t>
        </w:r>
      </w:ins>
      <w:ins w:id="272" w:author="Greg Landry" w:date="2017-06-05T11:01:00Z">
        <w:r w:rsidR="0019247D">
          <w:t>”</w:t>
        </w:r>
      </w:ins>
      <w:ins w:id="273" w:author="Greg Landry" w:date="2017-06-05T10:58:00Z">
        <w:r w:rsidR="0019247D">
          <w:t xml:space="preserve"> in the upper left).</w:t>
        </w:r>
      </w:ins>
    </w:p>
    <w:p w14:paraId="3BA79F72" w14:textId="56909CE0" w:rsidR="00952542" w:rsidRDefault="00952542">
      <w:pPr>
        <w:pStyle w:val="ListParagraph"/>
        <w:numPr>
          <w:ilvl w:val="1"/>
          <w:numId w:val="28"/>
        </w:numPr>
        <w:rPr>
          <w:ins w:id="274" w:author="Greg Landry" w:date="2017-06-03T15:43:00Z"/>
        </w:rPr>
        <w:pPrChange w:id="275" w:author="Greg Landry" w:date="2017-06-03T15:42:00Z">
          <w:pPr>
            <w:pStyle w:val="Heading3"/>
          </w:pPr>
        </w:pPrChange>
      </w:pPr>
      <w:ins w:id="276" w:author="Greg Landry" w:date="2017-06-03T15:43:00Z">
        <w:r>
          <w:t>The certificate has a policy attached to it</w:t>
        </w:r>
      </w:ins>
      <w:ins w:id="277" w:author="Greg Landry" w:date="2017-06-05T10:54:00Z">
        <w:r w:rsidR="009D5D64">
          <w:t xml:space="preserve"> (</w:t>
        </w:r>
      </w:ins>
      <w:ins w:id="278" w:author="Greg Landry" w:date="2017-06-05T10:59:00Z">
        <w:r w:rsidR="00483CA7">
          <w:t>from the Certificate,</w:t>
        </w:r>
      </w:ins>
      <w:ins w:id="279" w:author="Greg Landry" w:date="2017-06-05T10:54:00Z">
        <w:r w:rsidR="009D5D64">
          <w:t xml:space="preserve"> click on Policies).</w:t>
        </w:r>
      </w:ins>
    </w:p>
    <w:p w14:paraId="384937C3" w14:textId="4C1A07FE" w:rsidR="00952542" w:rsidRDefault="00952542">
      <w:pPr>
        <w:pStyle w:val="ListParagraph"/>
        <w:numPr>
          <w:ilvl w:val="1"/>
          <w:numId w:val="28"/>
        </w:numPr>
        <w:rPr>
          <w:ins w:id="280" w:author="Greg Landry" w:date="2017-06-05T11:00:00Z"/>
        </w:rPr>
        <w:pPrChange w:id="281" w:author="Greg Landry" w:date="2017-06-05T10:55:00Z">
          <w:pPr>
            <w:pStyle w:val="Heading3"/>
          </w:pPr>
        </w:pPrChange>
      </w:pPr>
      <w:ins w:id="282" w:author="Greg Landry" w:date="2017-06-03T15:43:00Z">
        <w:r>
          <w:t>The policy</w:t>
        </w:r>
      </w:ins>
      <w:ins w:id="283" w:author="Greg Landry" w:date="2017-06-03T15:41:00Z">
        <w:r>
          <w:t xml:space="preserve"> allows all iot actions</w:t>
        </w:r>
      </w:ins>
      <w:ins w:id="284" w:author="Greg Landry" w:date="2017-06-03T15:43:00Z">
        <w:r w:rsidR="00483CA7">
          <w:t xml:space="preserve"> (iot:*) for any resource (*) (click on </w:t>
        </w:r>
      </w:ins>
      <w:ins w:id="285" w:author="Greg Landry" w:date="2017-06-05T10:59:00Z">
        <w:r w:rsidR="00483CA7">
          <w:t>the</w:t>
        </w:r>
      </w:ins>
      <w:ins w:id="286" w:author="Greg Landry" w:date="2017-06-03T15:43:00Z">
        <w:r w:rsidR="00483CA7">
          <w:t xml:space="preserve"> </w:t>
        </w:r>
      </w:ins>
      <w:ins w:id="287" w:author="Greg Landry" w:date="2017-06-05T10:59:00Z">
        <w:r w:rsidR="00483CA7">
          <w:t>Policy).</w:t>
        </w:r>
      </w:ins>
    </w:p>
    <w:p w14:paraId="1AFAA7CB" w14:textId="77777777" w:rsidR="00483CA7" w:rsidRDefault="00483CA7">
      <w:pPr>
        <w:pStyle w:val="ListParagraph"/>
        <w:rPr>
          <w:ins w:id="288" w:author="Greg Landry" w:date="2017-06-05T11:00:00Z"/>
        </w:rPr>
        <w:pPrChange w:id="289" w:author="Greg Landry" w:date="2017-06-05T11:00:00Z">
          <w:pPr>
            <w:pStyle w:val="Heading3"/>
          </w:pPr>
        </w:pPrChange>
      </w:pPr>
    </w:p>
    <w:p w14:paraId="1DB18992" w14:textId="2A454221" w:rsidR="00483CA7" w:rsidRPr="0076231A" w:rsidRDefault="00483CA7">
      <w:pPr>
        <w:pStyle w:val="ListParagraph"/>
        <w:rPr>
          <w:rPrChange w:id="290" w:author="Greg Landry" w:date="2017-06-03T15:31:00Z">
            <w:rPr/>
          </w:rPrChange>
        </w:rPr>
        <w:pPrChange w:id="291" w:author="Greg Landry" w:date="2017-06-05T11:00:00Z">
          <w:pPr>
            <w:pStyle w:val="Heading3"/>
          </w:pPr>
        </w:pPrChange>
      </w:pPr>
      <w:ins w:id="292"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93" w:author="Greg Landry" w:date="2017-06-03T15:46:00Z"/>
          <w:rFonts w:ascii="Cambria" w:eastAsia="Times New Roman" w:hAnsi="Cambria"/>
          <w:b/>
          <w:bCs/>
          <w:color w:val="4F81BD"/>
        </w:rPr>
      </w:pPr>
      <w:ins w:id="294" w:author="Greg Landry" w:date="2017-06-03T15:46:00Z">
        <w:r>
          <w:br w:type="page"/>
        </w:r>
      </w:ins>
    </w:p>
    <w:p w14:paraId="485B3F0F" w14:textId="23C69681" w:rsidR="00066AA6" w:rsidDel="00680BE7" w:rsidRDefault="0076231A">
      <w:pPr>
        <w:pStyle w:val="Heading3"/>
        <w:rPr>
          <w:del w:id="295" w:author="Greg Landry" w:date="2017-06-03T10:04:00Z"/>
        </w:rPr>
        <w:pPrChange w:id="296" w:author="Greg Landry" w:date="2017-06-03T15:28:00Z">
          <w:pPr/>
        </w:pPrChange>
      </w:pPr>
      <w:ins w:id="297" w:author="Greg Landry" w:date="2017-06-03T15:28:00Z">
        <w:r>
          <w:lastRenderedPageBreak/>
          <w:t xml:space="preserve">02 </w:t>
        </w:r>
      </w:ins>
      <w:ins w:id="298" w:author="Greg Landry" w:date="2017-06-03T15:29:00Z">
        <w:r>
          <w:t xml:space="preserve">Learn how to </w:t>
        </w:r>
      </w:ins>
      <w:ins w:id="299" w:author="Greg Landry" w:date="2017-06-03T15:28:00Z">
        <w:r>
          <w:t xml:space="preserve">use the AWS </w:t>
        </w:r>
      </w:ins>
      <w:ins w:id="300" w:author="Greg Landry" w:date="2017-06-03T15:52:00Z">
        <w:r w:rsidR="00A90D49">
          <w:t>MQTT T</w:t>
        </w:r>
      </w:ins>
      <w:ins w:id="301" w:author="Greg Landry" w:date="2017-06-03T15:28:00Z">
        <w:r w:rsidR="00A90D49">
          <w:t>est Client</w:t>
        </w:r>
        <w:r>
          <w:t xml:space="preserve"> </w:t>
        </w:r>
      </w:ins>
      <w:del w:id="302"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303" w:author="Greg Landry" w:date="2017-06-03T15:29:00Z"/>
        </w:rPr>
        <w:pPrChange w:id="304" w:author="Greg Landry" w:date="2017-06-03T15:29:00Z">
          <w:pPr/>
        </w:pPrChange>
      </w:pPr>
      <w:del w:id="305"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306" w:author="Greg Landry" w:date="2017-06-03T15:48:00Z"/>
        </w:rPr>
      </w:pPr>
      <w:ins w:id="307" w:author="Greg Landry" w:date="2017-06-03T15:45:00Z">
        <w:r>
          <w:t xml:space="preserve">The AWS </w:t>
        </w:r>
      </w:ins>
      <w:ins w:id="308" w:author="Greg Landry" w:date="2017-06-03T15:46:00Z">
        <w:r>
          <w:t>website has a</w:t>
        </w:r>
      </w:ins>
      <w:ins w:id="309" w:author="Greg Landry" w:date="2017-06-03T15:52:00Z">
        <w:r w:rsidR="00A90D49">
          <w:t>n</w:t>
        </w:r>
      </w:ins>
      <w:ins w:id="310" w:author="Greg Landry" w:date="2017-06-03T15:46:00Z">
        <w:r>
          <w:t xml:space="preserve"> </w:t>
        </w:r>
      </w:ins>
      <w:ins w:id="311" w:author="Greg Landry" w:date="2017-06-03T15:45:00Z">
        <w:r>
          <w:t xml:space="preserve">MQTT </w:t>
        </w:r>
      </w:ins>
      <w:ins w:id="312" w:author="Greg Landry" w:date="2017-06-03T15:52:00Z">
        <w:r w:rsidR="00A90D49">
          <w:t xml:space="preserve">Test Client </w:t>
        </w:r>
      </w:ins>
      <w:ins w:id="313" w:author="Greg Landry" w:date="2017-06-03T15:45:00Z">
        <w:r>
          <w:t xml:space="preserve">that you can </w:t>
        </w:r>
      </w:ins>
      <w:ins w:id="314" w:author="Greg Landry" w:date="2017-06-03T15:46:00Z">
        <w:r>
          <w:t>use to test publishing and subscribing to topics. Think of it as a terminal window into your message broker</w:t>
        </w:r>
      </w:ins>
      <w:ins w:id="315" w:author="Greg Landry" w:date="2017-06-03T15:47:00Z">
        <w:r>
          <w:t xml:space="preserve">, or as a generic IoT </w:t>
        </w:r>
        <w:r w:rsidRPr="00976613">
          <w:rPr>
            <w:i/>
            <w:rPrChange w:id="316" w:author="Greg Landry" w:date="2017-06-03T15:47:00Z">
              <w:rPr/>
            </w:rPrChange>
          </w:rPr>
          <w:t>thing</w:t>
        </w:r>
        <w:r>
          <w:t xml:space="preserve"> that can publish and s</w:t>
        </w:r>
        <w:r w:rsidR="00A90D49">
          <w:t>u</w:t>
        </w:r>
        <w:r>
          <w:t>bscribe</w:t>
        </w:r>
      </w:ins>
      <w:ins w:id="317" w:author="Greg Landry" w:date="2017-06-03T15:46:00Z">
        <w:r>
          <w:t>.</w:t>
        </w:r>
      </w:ins>
      <w:ins w:id="318" w:author="Greg Landry" w:date="2017-06-03T15:48:00Z">
        <w:r w:rsidR="00A90D49">
          <w:t xml:space="preserve"> You will use this </w:t>
        </w:r>
      </w:ins>
      <w:ins w:id="319" w:author="Greg Landry" w:date="2017-06-03T15:52:00Z">
        <w:r w:rsidR="00A90D49">
          <w:t>client</w:t>
        </w:r>
      </w:ins>
      <w:ins w:id="320" w:author="Greg Landry" w:date="2017-06-03T15:48:00Z">
        <w:r w:rsidR="00A90D49">
          <w:t xml:space="preserve"> to test the later exercises.</w:t>
        </w:r>
      </w:ins>
    </w:p>
    <w:p w14:paraId="6FC23C92" w14:textId="578812AC" w:rsidR="00976613" w:rsidRDefault="00976613" w:rsidP="00976613">
      <w:pPr>
        <w:rPr>
          <w:ins w:id="321" w:author="Greg Landry" w:date="2017-06-03T15:45:00Z"/>
        </w:rPr>
      </w:pPr>
      <w:ins w:id="322" w:author="Greg Landry" w:date="2017-06-03T15:45:00Z">
        <w:r>
          <w:t xml:space="preserve"> </w:t>
        </w:r>
        <w:r w:rsidR="00A90D49">
          <w:t xml:space="preserve">To use the </w:t>
        </w:r>
      </w:ins>
      <w:ins w:id="323" w:author="Greg Landry" w:date="2017-06-03T15:49:00Z">
        <w:r w:rsidR="00A90D49">
          <w:t>client:</w:t>
        </w:r>
      </w:ins>
    </w:p>
    <w:p w14:paraId="099AAD2C" w14:textId="77777777" w:rsidR="00976613" w:rsidRDefault="00976613" w:rsidP="00976613">
      <w:pPr>
        <w:pStyle w:val="ListParagraph"/>
        <w:keepNext/>
        <w:numPr>
          <w:ilvl w:val="0"/>
          <w:numId w:val="29"/>
        </w:numPr>
        <w:rPr>
          <w:ins w:id="324" w:author="Greg Landry" w:date="2017-06-03T15:45:00Z"/>
        </w:rPr>
      </w:pPr>
      <w:ins w:id="325"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26" w:author="Greg Landry" w:date="2017-06-03T15:45:00Z"/>
        </w:rPr>
      </w:pPr>
      <w:ins w:id="327"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28" w:author="Greg Landry" w:date="2017-06-03T15:45:00Z"/>
        </w:rPr>
      </w:pPr>
    </w:p>
    <w:p w14:paraId="68E59163" w14:textId="01B79BAB" w:rsidR="00976613" w:rsidRDefault="00976613" w:rsidP="00976613">
      <w:pPr>
        <w:pStyle w:val="ListParagraph"/>
        <w:keepNext/>
        <w:keepLines/>
        <w:numPr>
          <w:ilvl w:val="0"/>
          <w:numId w:val="29"/>
        </w:numPr>
        <w:rPr>
          <w:ins w:id="329" w:author="Greg Landry" w:date="2017-06-03T15:45:00Z"/>
        </w:rPr>
      </w:pPr>
      <w:ins w:id="330" w:author="Greg Landry" w:date="2017-06-03T15:45:00Z">
        <w:r>
          <w:lastRenderedPageBreak/>
          <w:t>Now that I am subscribed to a topic I can publish messages to that topic</w:t>
        </w:r>
      </w:ins>
      <w:ins w:id="331" w:author="Greg Landry" w:date="2017-06-03T15:50:00Z">
        <w:r w:rsidR="00A90D49">
          <w:t xml:space="preserve"> from the test </w:t>
        </w:r>
      </w:ins>
      <w:ins w:id="332" w:author="Greg Landry" w:date="2017-06-03T15:52:00Z">
        <w:r w:rsidR="00A90D49">
          <w:t>client</w:t>
        </w:r>
      </w:ins>
      <w:ins w:id="333"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34" w:author="Greg Landry" w:date="2017-06-03T15:45:00Z"/>
        </w:rPr>
      </w:pPr>
      <w:ins w:id="335"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36" w:author="Greg Landry" w:date="2017-06-03T15:45:00Z"/>
        </w:rPr>
      </w:pPr>
    </w:p>
    <w:p w14:paraId="479E18F5" w14:textId="77777777" w:rsidR="00976613" w:rsidRDefault="00976613" w:rsidP="00976613">
      <w:pPr>
        <w:pStyle w:val="ListParagraph"/>
        <w:keepNext/>
        <w:keepLines/>
        <w:numPr>
          <w:ilvl w:val="0"/>
          <w:numId w:val="29"/>
        </w:numPr>
        <w:rPr>
          <w:ins w:id="337" w:author="Greg Landry" w:date="2017-06-03T15:45:00Z"/>
        </w:rPr>
      </w:pPr>
      <w:ins w:id="338"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39" w:author="Greg Landry" w:date="2017-06-03T15:45:00Z"/>
        </w:rPr>
      </w:pPr>
      <w:ins w:id="340"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41" w:author="Greg Landry" w:date="2017-06-03T15:45:00Z"/>
        </w:rPr>
        <w:pPrChange w:id="342" w:author="Greg Landry" w:date="2017-06-03T15:50:00Z">
          <w:pPr>
            <w:pStyle w:val="ListParagraph"/>
            <w:keepLines/>
            <w:numPr>
              <w:numId w:val="29"/>
            </w:numPr>
            <w:ind w:hanging="360"/>
          </w:pPr>
        </w:pPrChange>
      </w:pPr>
    </w:p>
    <w:p w14:paraId="6EDA7335" w14:textId="77777777" w:rsidR="00976613" w:rsidRDefault="00976613" w:rsidP="00976613">
      <w:pPr>
        <w:rPr>
          <w:ins w:id="343" w:author="Greg Landry" w:date="2017-06-03T15:45:00Z"/>
        </w:rPr>
      </w:pPr>
      <w:ins w:id="344" w:author="Greg Landry" w:date="2017-06-03T15:45:00Z">
        <w:r>
          <w:br w:type="page"/>
        </w:r>
      </w:ins>
    </w:p>
    <w:p w14:paraId="5CF4A113" w14:textId="644E074E" w:rsidR="002E3422" w:rsidDel="0076231A" w:rsidRDefault="001140E1">
      <w:pPr>
        <w:pStyle w:val="Heading3"/>
        <w:rPr>
          <w:del w:id="345" w:author="Greg Landry" w:date="2017-06-03T15:29:00Z"/>
        </w:rPr>
        <w:pPrChange w:id="346" w:author="Greg Landry" w:date="2017-06-03T15:28:00Z">
          <w:pPr/>
        </w:pPrChange>
      </w:pPr>
      <w:del w:id="347" w:author="Greg Landry" w:date="2017-06-03T10:04:00Z">
        <w:r w:rsidDel="00680BE7">
          <w:lastRenderedPageBreak/>
          <w:delText>.</w:delText>
        </w:r>
      </w:del>
    </w:p>
    <w:p w14:paraId="13340A20" w14:textId="3DB0CD05" w:rsidR="00D217ED" w:rsidDel="0076231A" w:rsidRDefault="0076231A">
      <w:pPr>
        <w:pStyle w:val="Heading3"/>
        <w:rPr>
          <w:del w:id="348" w:author="Greg Landry" w:date="2017-06-03T15:29:00Z"/>
        </w:rPr>
        <w:pPrChange w:id="349" w:author="Greg Landry" w:date="2017-06-03T15:29:00Z">
          <w:pPr/>
        </w:pPrChange>
      </w:pPr>
      <w:ins w:id="350" w:author="Greg Landry" w:date="2017-06-03T15:29:00Z">
        <w:r w:rsidDel="0076231A">
          <w:t xml:space="preserve"> </w:t>
        </w:r>
      </w:ins>
      <w:del w:id="351"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52" w:author="Greg Landry" w:date="2017-06-03T15:29:00Z">
        <w:r w:rsidR="0076231A">
          <w:t>3</w:t>
        </w:r>
      </w:ins>
      <w:del w:id="353"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54"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55" w:author="Greg Landry" w:date="2017-03-06T13:43:00Z"/>
        </w:rPr>
        <w:pPrChange w:id="356"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57"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58" w:author="Greg Landry" w:date="2017-03-06T13:43:00Z"/>
        </w:rPr>
      </w:pPr>
      <w:ins w:id="359"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60" w:author="Greg Landry" w:date="2017-03-06T13:43:00Z"/>
        </w:rPr>
      </w:pPr>
    </w:p>
    <w:p w14:paraId="5D9610E9" w14:textId="16F7DF7A" w:rsidR="00E41BB1" w:rsidRDefault="00E41BB1" w:rsidP="00E41BB1">
      <w:pPr>
        <w:pStyle w:val="ListParagraph"/>
        <w:numPr>
          <w:ilvl w:val="0"/>
          <w:numId w:val="30"/>
        </w:numPr>
        <w:rPr>
          <w:ins w:id="361"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62" w:author="Greg Landry" w:date="2017-03-01T15:54:00Z">
        <w:r w:rsidR="00730EA8" w:rsidDel="000D4D45">
          <w:delText>Rename the files</w:delText>
        </w:r>
      </w:del>
      <w:ins w:id="363"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64" w:author="Greg Landry" w:date="2017-03-01T15:53:00Z"/>
        </w:rPr>
        <w:pPrChange w:id="365"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66"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67">
          <w:tblGrid>
            <w:gridCol w:w="2929"/>
            <w:gridCol w:w="2848"/>
            <w:gridCol w:w="2853"/>
          </w:tblGrid>
        </w:tblGridChange>
      </w:tblGrid>
      <w:tr w:rsidR="000D4D45" w14:paraId="6D49191F" w14:textId="77777777" w:rsidTr="000D4D45">
        <w:trPr>
          <w:ins w:id="368" w:author="Greg Landry" w:date="2017-03-01T15:53:00Z"/>
        </w:trPr>
        <w:tc>
          <w:tcPr>
            <w:tcW w:w="2544" w:type="dxa"/>
            <w:tcPrChange w:id="369" w:author="Greg Landry" w:date="2017-03-01T15:55:00Z">
              <w:tcPr>
                <w:tcW w:w="3116" w:type="dxa"/>
              </w:tcPr>
            </w:tcPrChange>
          </w:tcPr>
          <w:p w14:paraId="30C4072C" w14:textId="4F4DD0C6" w:rsidR="000D4D45" w:rsidRDefault="000D4D45" w:rsidP="000D4D45">
            <w:pPr>
              <w:pStyle w:val="ListParagraph"/>
              <w:ind w:left="0"/>
              <w:rPr>
                <w:ins w:id="370" w:author="Greg Landry" w:date="2017-03-01T15:53:00Z"/>
              </w:rPr>
            </w:pPr>
            <w:ins w:id="371" w:author="Greg Landry" w:date="2017-03-01T15:53:00Z">
              <w:r>
                <w:t>Name</w:t>
              </w:r>
            </w:ins>
            <w:ins w:id="372" w:author="Greg Landry" w:date="2017-03-01T15:54:00Z">
              <w:r>
                <w:t xml:space="preserve"> of Downloaded File</w:t>
              </w:r>
            </w:ins>
          </w:p>
        </w:tc>
        <w:tc>
          <w:tcPr>
            <w:tcW w:w="1217" w:type="dxa"/>
            <w:tcPrChange w:id="373" w:author="Greg Landry" w:date="2017-03-01T15:55:00Z">
              <w:tcPr>
                <w:tcW w:w="3117" w:type="dxa"/>
              </w:tcPr>
            </w:tcPrChange>
          </w:tcPr>
          <w:p w14:paraId="6B53E1B2" w14:textId="7A01EFA3" w:rsidR="000D4D45" w:rsidRDefault="000D4D45" w:rsidP="000D4D45">
            <w:pPr>
              <w:pStyle w:val="ListParagraph"/>
              <w:ind w:left="0"/>
              <w:rPr>
                <w:ins w:id="374" w:author="Greg Landry" w:date="2017-03-01T15:53:00Z"/>
              </w:rPr>
            </w:pPr>
            <w:ins w:id="375" w:author="Greg Landry" w:date="2017-03-01T15:53:00Z">
              <w:r>
                <w:t>New Name</w:t>
              </w:r>
            </w:ins>
          </w:p>
        </w:tc>
        <w:tc>
          <w:tcPr>
            <w:tcW w:w="4784" w:type="dxa"/>
            <w:tcPrChange w:id="376" w:author="Greg Landry" w:date="2017-03-01T15:55:00Z">
              <w:tcPr>
                <w:tcW w:w="3117" w:type="dxa"/>
              </w:tcPr>
            </w:tcPrChange>
          </w:tcPr>
          <w:p w14:paraId="0C066B25" w14:textId="375345F6" w:rsidR="000D4D45" w:rsidRDefault="000D4D45" w:rsidP="000D4D45">
            <w:pPr>
              <w:pStyle w:val="ListParagraph"/>
              <w:ind w:left="0"/>
              <w:rPr>
                <w:ins w:id="377" w:author="Greg Landry" w:date="2017-03-01T15:53:00Z"/>
              </w:rPr>
            </w:pPr>
            <w:ins w:id="378" w:author="Greg Landry" w:date="2017-03-01T15:53:00Z">
              <w:r>
                <w:t>Description</w:t>
              </w:r>
            </w:ins>
          </w:p>
        </w:tc>
      </w:tr>
      <w:tr w:rsidR="000D4D45" w14:paraId="334644DF" w14:textId="77777777" w:rsidTr="000D4D45">
        <w:trPr>
          <w:ins w:id="379" w:author="Greg Landry" w:date="2017-03-01T15:53:00Z"/>
        </w:trPr>
        <w:tc>
          <w:tcPr>
            <w:tcW w:w="2544" w:type="dxa"/>
            <w:tcPrChange w:id="380" w:author="Greg Landry" w:date="2017-03-01T15:55:00Z">
              <w:tcPr>
                <w:tcW w:w="3116" w:type="dxa"/>
              </w:tcPr>
            </w:tcPrChange>
          </w:tcPr>
          <w:p w14:paraId="28559A52" w14:textId="02E18491" w:rsidR="000D4D45" w:rsidRDefault="000D4D45" w:rsidP="000D4D45">
            <w:pPr>
              <w:pStyle w:val="ListParagraph"/>
              <w:ind w:left="0"/>
              <w:rPr>
                <w:ins w:id="381" w:author="Greg Landry" w:date="2017-03-01T15:53:00Z"/>
              </w:rPr>
            </w:pPr>
            <w:ins w:id="382" w:author="Greg Landry" w:date="2017-03-01T15:54:00Z">
              <w:r>
                <w:t>&lt;name&gt;-certificate.pem.crt</w:t>
              </w:r>
            </w:ins>
          </w:p>
        </w:tc>
        <w:tc>
          <w:tcPr>
            <w:tcW w:w="1217" w:type="dxa"/>
            <w:tcPrChange w:id="383" w:author="Greg Landry" w:date="2017-03-01T15:55:00Z">
              <w:tcPr>
                <w:tcW w:w="3117" w:type="dxa"/>
              </w:tcPr>
            </w:tcPrChange>
          </w:tcPr>
          <w:p w14:paraId="770E1088" w14:textId="73A7AE95" w:rsidR="000D4D45" w:rsidRDefault="000D4D45" w:rsidP="000D4D45">
            <w:pPr>
              <w:pStyle w:val="ListParagraph"/>
              <w:ind w:left="0"/>
              <w:rPr>
                <w:ins w:id="384" w:author="Greg Landry" w:date="2017-03-01T15:53:00Z"/>
              </w:rPr>
            </w:pPr>
            <w:ins w:id="385" w:author="Greg Landry" w:date="2017-03-01T15:53:00Z">
              <w:r>
                <w:t>client.cer</w:t>
              </w:r>
            </w:ins>
          </w:p>
        </w:tc>
        <w:tc>
          <w:tcPr>
            <w:tcW w:w="4784" w:type="dxa"/>
            <w:tcPrChange w:id="386" w:author="Greg Landry" w:date="2017-03-01T15:55:00Z">
              <w:tcPr>
                <w:tcW w:w="3117" w:type="dxa"/>
              </w:tcPr>
            </w:tcPrChange>
          </w:tcPr>
          <w:p w14:paraId="719D1BF4" w14:textId="6DA6B483" w:rsidR="000D4D45" w:rsidRDefault="000D4D45" w:rsidP="000D4D45">
            <w:pPr>
              <w:pStyle w:val="ListParagraph"/>
              <w:ind w:left="0"/>
              <w:rPr>
                <w:ins w:id="387" w:author="Greg Landry" w:date="2017-03-01T15:53:00Z"/>
              </w:rPr>
            </w:pPr>
            <w:ins w:id="388"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89" w:author="Greg Landry" w:date="2017-03-01T15:53:00Z"/>
        </w:trPr>
        <w:tc>
          <w:tcPr>
            <w:tcW w:w="2544" w:type="dxa"/>
            <w:tcPrChange w:id="390" w:author="Greg Landry" w:date="2017-03-01T15:55:00Z">
              <w:tcPr>
                <w:tcW w:w="3116" w:type="dxa"/>
              </w:tcPr>
            </w:tcPrChange>
          </w:tcPr>
          <w:p w14:paraId="29CCE1C6" w14:textId="27FF6820" w:rsidR="000D4D45" w:rsidRDefault="000D4D45" w:rsidP="000D4D45">
            <w:pPr>
              <w:pStyle w:val="ListParagraph"/>
              <w:ind w:left="0"/>
              <w:rPr>
                <w:ins w:id="391" w:author="Greg Landry" w:date="2017-03-01T15:53:00Z"/>
              </w:rPr>
            </w:pPr>
            <w:ins w:id="392" w:author="Greg Landry" w:date="2017-03-01T15:54:00Z">
              <w:r>
                <w:t>&lt;name&gt;-private.</w:t>
              </w:r>
            </w:ins>
            <w:ins w:id="393" w:author="Greg Landry" w:date="2017-03-01T16:01:00Z">
              <w:r>
                <w:t>pem.</w:t>
              </w:r>
            </w:ins>
            <w:ins w:id="394" w:author="Greg Landry" w:date="2017-03-01T15:54:00Z">
              <w:r>
                <w:t>key</w:t>
              </w:r>
            </w:ins>
          </w:p>
        </w:tc>
        <w:tc>
          <w:tcPr>
            <w:tcW w:w="1217" w:type="dxa"/>
            <w:tcPrChange w:id="395" w:author="Greg Landry" w:date="2017-03-01T15:55:00Z">
              <w:tcPr>
                <w:tcW w:w="3117" w:type="dxa"/>
              </w:tcPr>
            </w:tcPrChange>
          </w:tcPr>
          <w:p w14:paraId="33FE3CB3" w14:textId="4975FD25" w:rsidR="000D4D45" w:rsidRDefault="000D4D45" w:rsidP="000D4D45">
            <w:pPr>
              <w:pStyle w:val="ListParagraph"/>
              <w:ind w:left="0"/>
              <w:rPr>
                <w:ins w:id="396" w:author="Greg Landry" w:date="2017-03-01T15:53:00Z"/>
              </w:rPr>
            </w:pPr>
            <w:ins w:id="397" w:author="Greg Landry" w:date="2017-03-01T15:54:00Z">
              <w:r>
                <w:t>privkey.cer</w:t>
              </w:r>
            </w:ins>
          </w:p>
        </w:tc>
        <w:tc>
          <w:tcPr>
            <w:tcW w:w="4784" w:type="dxa"/>
            <w:tcPrChange w:id="398" w:author="Greg Landry" w:date="2017-03-01T15:55:00Z">
              <w:tcPr>
                <w:tcW w:w="3117" w:type="dxa"/>
              </w:tcPr>
            </w:tcPrChange>
          </w:tcPr>
          <w:p w14:paraId="3B6B7BB7" w14:textId="594CD12A" w:rsidR="000D4D45" w:rsidRDefault="000D4D45" w:rsidP="000D4D45">
            <w:pPr>
              <w:pStyle w:val="ListParagraph"/>
              <w:ind w:left="0"/>
              <w:rPr>
                <w:ins w:id="399" w:author="Greg Landry" w:date="2017-03-01T15:53:00Z"/>
              </w:rPr>
            </w:pPr>
            <w:ins w:id="400" w:author="Greg Landry" w:date="2017-03-01T15:55:00Z">
              <w:r>
                <w:t>The private key that your application will use to decrypt data that it gets back from AWS.</w:t>
              </w:r>
            </w:ins>
            <w:ins w:id="401" w:author="Greg Landry" w:date="2017-03-01T15:56:00Z">
              <w:r>
                <w:t xml:space="preserve"> Since Amazon created the key, it already has the public key.</w:t>
              </w:r>
            </w:ins>
          </w:p>
        </w:tc>
      </w:tr>
    </w:tbl>
    <w:p w14:paraId="10D0D294" w14:textId="77777777" w:rsidR="000D4D45" w:rsidRDefault="000D4D45">
      <w:pPr>
        <w:pStyle w:val="ListParagraph"/>
        <w:rPr>
          <w:ins w:id="402" w:author="Greg Landry" w:date="2017-03-01T15:56:00Z"/>
        </w:rPr>
        <w:pPrChange w:id="403" w:author="Greg Landry" w:date="2017-03-01T15:53:00Z">
          <w:pPr>
            <w:pStyle w:val="ListParagraph"/>
            <w:numPr>
              <w:numId w:val="30"/>
            </w:numPr>
            <w:ind w:hanging="360"/>
          </w:pPr>
        </w:pPrChange>
      </w:pPr>
    </w:p>
    <w:p w14:paraId="0E9B32AB" w14:textId="54B05788" w:rsidR="000D4D45" w:rsidDel="000D4D45" w:rsidRDefault="000D4D45">
      <w:pPr>
        <w:pStyle w:val="ListParagraph"/>
        <w:rPr>
          <w:del w:id="404" w:author="Greg Landry" w:date="2017-03-01T15:58:00Z"/>
        </w:rPr>
        <w:pPrChange w:id="405" w:author="Greg Landry" w:date="2017-03-01T15:58:00Z">
          <w:pPr>
            <w:pStyle w:val="ListParagraph"/>
            <w:numPr>
              <w:ilvl w:val="1"/>
              <w:numId w:val="30"/>
            </w:numPr>
            <w:ind w:left="1440" w:hanging="360"/>
          </w:pPr>
        </w:pPrChange>
      </w:pPr>
      <w:ins w:id="406" w:author="Greg Landry" w:date="2017-03-01T15:56:00Z">
        <w:r>
          <w:t xml:space="preserve">The </w:t>
        </w:r>
      </w:ins>
    </w:p>
    <w:p w14:paraId="7DAECD9C" w14:textId="5EFB1FD5" w:rsidR="0025484D" w:rsidRDefault="0025484D">
      <w:pPr>
        <w:pStyle w:val="ListParagraph"/>
        <w:rPr>
          <w:ins w:id="407" w:author="Greg Landry" w:date="2017-03-01T15:59:00Z"/>
        </w:rPr>
        <w:pPrChange w:id="408" w:author="Greg Landry" w:date="2017-03-01T15:58:00Z">
          <w:pPr>
            <w:pStyle w:val="ListParagraph"/>
            <w:numPr>
              <w:ilvl w:val="1"/>
              <w:numId w:val="30"/>
            </w:numPr>
            <w:ind w:left="1440" w:hanging="360"/>
          </w:pPr>
        </w:pPrChange>
      </w:pPr>
      <w:del w:id="409" w:author="Greg Landry" w:date="2017-03-01T15:56:00Z">
        <w:r w:rsidDel="000D4D45">
          <w:delText xml:space="preserve">The file </w:delText>
        </w:r>
      </w:del>
      <w:r>
        <w:t>rootca.cer</w:t>
      </w:r>
      <w:ins w:id="410" w:author="Greg Landry" w:date="2017-03-01T15:56:00Z">
        <w:r w:rsidR="000D4D45">
          <w:t xml:space="preserve"> file</w:t>
        </w:r>
      </w:ins>
      <w:ins w:id="411" w:author="Greg Landry" w:date="2017-03-01T16:04:00Z">
        <w:r w:rsidR="0001375F">
          <w:t xml:space="preserve"> in that folder</w:t>
        </w:r>
      </w:ins>
      <w:del w:id="412" w:author="Greg Landry" w:date="2017-03-01T15:59:00Z">
        <w:r w:rsidDel="000D4D45">
          <w:delText xml:space="preserve"> </w:delText>
        </w:r>
      </w:del>
      <w:del w:id="413" w:author="Greg Landry" w:date="2017-03-01T15:56:00Z">
        <w:r w:rsidDel="000D4D45">
          <w:delText>is t</w:delText>
        </w:r>
      </w:del>
      <w:del w:id="414" w:author="Greg Landry" w:date="2017-03-01T15:58:00Z">
        <w:r w:rsidDel="000D4D45">
          <w:delText>h</w:delText>
        </w:r>
      </w:del>
      <w:ins w:id="415" w:author="Greg Landry" w:date="2017-03-01T15:57:00Z">
        <w:r w:rsidR="000D4D45">
          <w:t xml:space="preserve"> is the certificate for </w:t>
        </w:r>
      </w:ins>
      <w:del w:id="416" w:author="Greg Landry" w:date="2017-03-01T15:57:00Z">
        <w:r w:rsidDel="000D4D45">
          <w:delText xml:space="preserve">e public key that your application will use to encrypt data to send to </w:delText>
        </w:r>
      </w:del>
      <w:r>
        <w:t xml:space="preserve">Amazon. </w:t>
      </w:r>
      <w:ins w:id="417" w:author="Greg Landry" w:date="2017-03-01T15:57:00Z">
        <w:r w:rsidR="000D4D45">
          <w:t>This allows your thing to know that it is really talking to the AWS cloud. This</w:t>
        </w:r>
      </w:ins>
      <w:del w:id="418" w:author="Greg Landry" w:date="2017-03-01T15:57:00Z">
        <w:r w:rsidDel="000D4D45">
          <w:delText>That</w:delText>
        </w:r>
      </w:del>
      <w:r>
        <w:t xml:space="preserve"> is a known-good key for AWS that is built into the SDK. </w:t>
      </w:r>
      <w:del w:id="419" w:author="Greg Landry" w:date="2017-03-01T15:58:00Z">
        <w:r w:rsidDel="000D4D45">
          <w:delText xml:space="preserve">This </w:delText>
        </w:r>
      </w:del>
      <w:ins w:id="420" w:author="Greg Landry" w:date="2017-03-01T15:58:00Z">
        <w:r w:rsidR="000D4D45">
          <w:t xml:space="preserve">It </w:t>
        </w:r>
      </w:ins>
      <w:r>
        <w:t>does not need to be</w:t>
      </w:r>
      <w:r w:rsidR="00730EA8">
        <w:t xml:space="preserve"> </w:t>
      </w:r>
      <w:del w:id="421" w:author="Greg Landry" w:date="2017-03-01T15:58:00Z">
        <w:r w:rsidR="00730EA8" w:rsidDel="000D4D45">
          <w:delText xml:space="preserve">downloaded </w:delText>
        </w:r>
      </w:del>
      <w:ins w:id="422" w:author="Greg Landry" w:date="2017-03-01T15:58:00Z">
        <w:r w:rsidR="000D4D45">
          <w:t xml:space="preserve">modified </w:t>
        </w:r>
      </w:ins>
      <w:r w:rsidR="00730EA8">
        <w:t>since it never changes.</w:t>
      </w:r>
    </w:p>
    <w:p w14:paraId="689F5AF0" w14:textId="77777777" w:rsidR="000D4D45" w:rsidRDefault="000D4D45">
      <w:pPr>
        <w:pStyle w:val="ListParagraph"/>
        <w:rPr>
          <w:ins w:id="423" w:author="Greg Landry" w:date="2017-03-01T15:59:00Z"/>
        </w:rPr>
        <w:pPrChange w:id="424"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25" w:author="Greg Landry" w:date="2017-03-01T16:05:00Z"/>
        </w:rPr>
        <w:pPrChange w:id="426" w:author="Greg Landry" w:date="2017-03-01T15:58:00Z">
          <w:pPr>
            <w:pStyle w:val="ListParagraph"/>
            <w:numPr>
              <w:ilvl w:val="1"/>
              <w:numId w:val="30"/>
            </w:numPr>
            <w:ind w:left="1440" w:hanging="360"/>
          </w:pPr>
        </w:pPrChange>
      </w:pPr>
      <w:ins w:id="427" w:author="Greg Landry" w:date="2017-03-01T15:59:00Z">
        <w:r>
          <w:t>The other file that you downloaded called “&lt;name&gt;-public.</w:t>
        </w:r>
      </w:ins>
      <w:ins w:id="428" w:author="Greg Landry" w:date="2017-03-01T16:01:00Z">
        <w:r>
          <w:t>pem.</w:t>
        </w:r>
      </w:ins>
      <w:ins w:id="429" w:author="Greg Landry" w:date="2017-03-01T15:59:00Z">
        <w:r>
          <w:t>key”</w:t>
        </w:r>
      </w:ins>
      <w:ins w:id="430" w:author="Greg Landry" w:date="2017-03-01T16:01:00Z">
        <w:r>
          <w:t xml:space="preserve"> is a public key for your thing. In this case, Amazon already has the public key so you don</w:t>
        </w:r>
      </w:ins>
      <w:ins w:id="431" w:author="Greg Landry" w:date="2017-03-01T16:02:00Z">
        <w:r>
          <w:t>’t need to provide it.</w:t>
        </w:r>
      </w:ins>
    </w:p>
    <w:p w14:paraId="33DC4541" w14:textId="77777777" w:rsidR="0001375F" w:rsidRDefault="0001375F">
      <w:pPr>
        <w:pStyle w:val="ListParagraph"/>
        <w:pPrChange w:id="432"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33" w:author="Greg Landry" w:date="2017-03-01T15:57:00Z"/>
        </w:rPr>
      </w:pPr>
      <w:del w:id="434"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35" w:author="Greg Landry" w:date="2017-03-01T15:57:00Z"/>
        </w:rPr>
      </w:pPr>
      <w:del w:id="436"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37" w:author="Greg Landry" w:date="2017-03-01T16:02:00Z"/>
        </w:rPr>
        <w:pPrChange w:id="438" w:author="Greg Landry" w:date="2017-03-01T16:02:00Z">
          <w:pPr>
            <w:pStyle w:val="ListParagraph"/>
            <w:numPr>
              <w:ilvl w:val="1"/>
              <w:numId w:val="30"/>
            </w:numPr>
            <w:ind w:left="1440" w:hanging="360"/>
          </w:pPr>
        </w:pPrChange>
      </w:pPr>
      <w:del w:id="439"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40" w:author="Greg Landry" w:date="2017-03-01T16:05:00Z"/>
        </w:rPr>
        <w:pPrChange w:id="441" w:author="Greg Landry" w:date="2017-03-01T16:05:00Z">
          <w:pPr>
            <w:pStyle w:val="ListParagraph"/>
            <w:ind w:left="1080"/>
          </w:pPr>
        </w:pPrChange>
      </w:pPr>
      <w:del w:id="442" w:author="Greg Landry" w:date="2017-03-01T16:05:00Z">
        <w:r w:rsidDel="0001375F">
          <w:delText xml:space="preserve">Hint: </w:delText>
        </w:r>
      </w:del>
      <w:del w:id="443" w:author="Greg Landry" w:date="2017-03-01T16:03:00Z">
        <w:r w:rsidDel="000D4D45">
          <w:delText xml:space="preserve">If </w:delText>
        </w:r>
      </w:del>
      <w:del w:id="444" w:author="Greg Landry" w:date="2017-03-01T16:05:00Z">
        <w:r w:rsidDel="0001375F">
          <w:delText>you change the keys or certificate</w:delText>
        </w:r>
      </w:del>
      <w:del w:id="445" w:author="Greg Landry" w:date="2017-03-01T16:03:00Z">
        <w:r w:rsidDel="000D4D45">
          <w:delText xml:space="preserve"> </w:delText>
        </w:r>
      </w:del>
      <w:del w:id="446" w:author="Greg Landry" w:date="2017-03-01T16:02:00Z">
        <w:r w:rsidDel="000D4D45">
          <w:delText xml:space="preserve">after building the project </w:delText>
        </w:r>
      </w:del>
      <w:del w:id="447" w:author="Greg Landry" w:date="2017-03-01T16:05:00Z">
        <w:r w:rsidDel="0001375F">
          <w:delText xml:space="preserve">you </w:delText>
        </w:r>
      </w:del>
      <w:del w:id="448" w:author="Greg Landry" w:date="2017-03-01T16:03:00Z">
        <w:r w:rsidDel="000D4D45">
          <w:delText>must</w:delText>
        </w:r>
      </w:del>
      <w:del w:id="449" w:author="Greg Landry" w:date="2017-03-01T16:05:00Z">
        <w:r w:rsidDel="0001375F">
          <w:delText xml:space="preserve"> </w:delText>
        </w:r>
      </w:del>
      <w:del w:id="450" w:author="Greg Landry" w:date="2017-03-01T16:03:00Z">
        <w:r w:rsidDel="0001375F">
          <w:delText>run a “Clean” before rebuilding or else your project will not see the new keys.</w:delText>
        </w:r>
      </w:del>
    </w:p>
    <w:p w14:paraId="010DE69B" w14:textId="631D872C" w:rsidR="000D4D45" w:rsidRDefault="0001375F" w:rsidP="00E41BB1">
      <w:pPr>
        <w:pStyle w:val="ListParagraph"/>
        <w:numPr>
          <w:ilvl w:val="0"/>
          <w:numId w:val="30"/>
        </w:numPr>
        <w:rPr>
          <w:ins w:id="451" w:author="Greg Landry" w:date="2017-03-01T16:03:00Z"/>
        </w:rPr>
      </w:pPr>
      <w:ins w:id="452" w:author="Greg Landry" w:date="2017-03-01T16:03:00Z">
        <w:r>
          <w:t>Run a “</w:t>
        </w:r>
      </w:ins>
      <w:ins w:id="453" w:author="Greg Landry [2]" w:date="2017-07-18T15:04:00Z">
        <w:r w:rsidR="007354B1">
          <w:t>c</w:t>
        </w:r>
      </w:ins>
      <w:bookmarkStart w:id="454" w:name="_GoBack"/>
      <w:bookmarkEnd w:id="454"/>
      <w:ins w:id="455" w:author="Greg Landry" w:date="2017-03-01T16:03:00Z">
        <w:del w:id="456" w:author="Greg Landry [2]" w:date="2017-07-18T15:04:00Z">
          <w:r w:rsidDel="007354B1">
            <w:delText>C</w:delText>
          </w:r>
        </w:del>
        <w:r>
          <w:t xml:space="preserve">lean” before rebuilding or else your project may not see the new keys. You </w:t>
        </w:r>
      </w:ins>
      <w:ins w:id="457" w:author="Greg Landry" w:date="2017-03-01T16:04:00Z">
        <w:r>
          <w:t>will</w:t>
        </w:r>
      </w:ins>
      <w:ins w:id="458" w:author="Greg Landry" w:date="2017-03-01T16:03:00Z">
        <w:r>
          <w:t xml:space="preserve"> find </w:t>
        </w:r>
        <w:del w:id="459" w:author="Greg Landry [2]" w:date="2017-07-18T15:04:00Z">
          <w:r w:rsidDel="007354B1">
            <w:delText>that</w:delText>
          </w:r>
        </w:del>
      </w:ins>
      <w:ins w:id="460" w:author="Greg Landry [2]" w:date="2017-07-18T15:04:00Z">
        <w:r w:rsidR="007354B1">
          <w:t>clean</w:t>
        </w:r>
      </w:ins>
      <w:ins w:id="461" w:author="Greg Landry" w:date="2017-03-01T16:03:00Z">
        <w:r>
          <w:t xml:space="preserve">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62" w:author="Greg Landry" w:date="2017-03-01T16:04:00Z">
        <w:r w:rsidDel="0001375F">
          <w:delText xml:space="preserve">the </w:delText>
        </w:r>
      </w:del>
      <w:ins w:id="463" w:author="Greg Landry" w:date="2017-03-01T16:04:00Z">
        <w:r w:rsidR="0001375F">
          <w:t xml:space="preserve">a </w:t>
        </w:r>
      </w:ins>
      <w:r>
        <w:t xml:space="preserve">Make </w:t>
      </w:r>
      <w:ins w:id="464" w:author="Greg Landry" w:date="2017-03-01T16:04:00Z">
        <w:r w:rsidR="0001375F">
          <w:t>T</w:t>
        </w:r>
      </w:ins>
      <w:del w:id="465" w:author="Greg Landry" w:date="2017-03-01T16:04:00Z">
        <w:r w:rsidDel="0001375F">
          <w:delText>t</w:delText>
        </w:r>
      </w:del>
      <w:r>
        <w:t>arget for your project</w:t>
      </w:r>
      <w:r w:rsidR="00D97DDF">
        <w:t>.</w:t>
      </w:r>
    </w:p>
    <w:p w14:paraId="77FA3670" w14:textId="2B40640F" w:rsidR="00E41BB1" w:rsidRDefault="00E41BB1" w:rsidP="00E41BB1">
      <w:pPr>
        <w:pStyle w:val="ListParagraph"/>
        <w:numPr>
          <w:ilvl w:val="0"/>
          <w:numId w:val="30"/>
        </w:numPr>
        <w:rPr>
          <w:ins w:id="466" w:author="Greg Landry" w:date="2017-03-01T15:52:00Z"/>
        </w:rPr>
      </w:pPr>
      <w:r>
        <w:t>Modify</w:t>
      </w:r>
      <w:r w:rsidR="00B94B0A">
        <w:t xml:space="preserve"> the #define</w:t>
      </w:r>
      <w:del w:id="467" w:author="Greg Landry" w:date="2017-03-01T15:51:00Z">
        <w:r w:rsidR="00B94B0A" w:rsidDel="00343BF7">
          <w:delText>s</w:delText>
        </w:r>
      </w:del>
      <w:r w:rsidR="00B94B0A">
        <w:t xml:space="preserve"> for </w:t>
      </w:r>
      <w:del w:id="468" w:author="Greg Landry" w:date="2017-03-01T15:52:00Z">
        <w:r w:rsidR="00B94B0A" w:rsidDel="00343BF7">
          <w:delText xml:space="preserve">WICED_TOPIC and </w:delText>
        </w:r>
      </w:del>
      <w:r w:rsidR="00B94B0A">
        <w:t>MQ</w:t>
      </w:r>
      <w:r>
        <w:t>TT_BROKER_ADDRESS</w:t>
      </w:r>
      <w:r w:rsidR="00D97DDF">
        <w:t>.</w:t>
      </w:r>
      <w:r w:rsidR="007C7C85">
        <w:t xml:space="preserve"> </w:t>
      </w:r>
      <w:ins w:id="469" w:author="Greg Landry" w:date="2017-06-16T13:01:00Z">
        <w:r w:rsidR="00430CF5">
          <w:t xml:space="preserve">This can be found </w:t>
        </w:r>
      </w:ins>
      <w:ins w:id="470" w:author="Greg Landry" w:date="2017-06-16T13:04:00Z">
        <w:r w:rsidR="001025DC">
          <w:t xml:space="preserve">by clicking on “Settings” at the lower left corner of the main </w:t>
        </w:r>
      </w:ins>
      <w:ins w:id="471" w:author="Greg Landry" w:date="2017-06-16T13:05:00Z">
        <w:r w:rsidR="001025DC">
          <w:t>console window</w:t>
        </w:r>
      </w:ins>
      <w:ins w:id="472" w:author="Greg Landry" w:date="2017-06-16T13:02:00Z">
        <w:r w:rsidR="00430CF5">
          <w:t>.</w:t>
        </w:r>
      </w:ins>
      <w:ins w:id="473" w:author="Greg Landry" w:date="2017-06-16T13:03:00Z">
        <w:r w:rsidR="008A216D">
          <w:t xml:space="preserve"> The broker address is listed as the “Endpoint”.</w:t>
        </w:r>
      </w:ins>
      <w:del w:id="474" w:author="Greg Landry" w:date="2017-06-16T13:01:00Z">
        <w:r w:rsidR="007C7C85" w:rsidDel="00430CF5">
          <w:delText xml:space="preserve">Use the </w:delText>
        </w:r>
      </w:del>
      <w:del w:id="475" w:author="Greg Landry" w:date="2017-03-01T15:52:00Z">
        <w:r w:rsidR="007C7C85" w:rsidDel="00343BF7">
          <w:delText xml:space="preserve">topic and </w:delText>
        </w:r>
      </w:del>
      <w:del w:id="476" w:author="Greg Landry" w:date="2017-06-16T13:01:00Z">
        <w:r w:rsidR="007C7C85" w:rsidDel="00430CF5">
          <w:delText>broker address from (01).</w:delText>
        </w:r>
      </w:del>
    </w:p>
    <w:p w14:paraId="3C1A7D57" w14:textId="737F1843" w:rsidR="00343BF7" w:rsidRDefault="00343BF7" w:rsidP="00E41BB1">
      <w:pPr>
        <w:pStyle w:val="ListParagraph"/>
        <w:numPr>
          <w:ilvl w:val="0"/>
          <w:numId w:val="30"/>
        </w:numPr>
        <w:rPr>
          <w:ins w:id="477" w:author="Greg Landry" w:date="2017-04-03T17:49:00Z"/>
        </w:rPr>
      </w:pPr>
      <w:ins w:id="478" w:author="Greg Landry" w:date="2017-03-01T15:52:00Z">
        <w:r>
          <w:t>Modify the #define for WICED_TOPIC. Use the topic from (0</w:t>
        </w:r>
      </w:ins>
      <w:ins w:id="479" w:author="Greg Landry" w:date="2017-06-16T13:01:00Z">
        <w:r w:rsidR="00430CF5">
          <w:t>2</w:t>
        </w:r>
      </w:ins>
      <w:ins w:id="480" w:author="Greg Landry" w:date="2017-03-01T15:52:00Z">
        <w:r>
          <w:t>) with your initials in the name.</w:t>
        </w:r>
      </w:ins>
    </w:p>
    <w:p w14:paraId="58D296E6" w14:textId="1BB2F8E8" w:rsidR="000D60C2" w:rsidRDefault="000D60C2" w:rsidP="00E41BB1">
      <w:pPr>
        <w:pStyle w:val="ListParagraph"/>
        <w:numPr>
          <w:ilvl w:val="0"/>
          <w:numId w:val="30"/>
        </w:numPr>
      </w:pPr>
      <w:ins w:id="481" w:author="Greg Landry" w:date="2017-04-03T17:49:00Z">
        <w:r>
          <w:t xml:space="preserve">Modify the #define for </w:t>
        </w:r>
      </w:ins>
      <w:ins w:id="482"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83" w:author="Greg Landry" w:date="2017-06-03T15:51:00Z">
        <w:r w:rsidR="00A90D49">
          <w:t>your</w:t>
        </w:r>
      </w:ins>
      <w:del w:id="484" w:author="Greg Landry" w:date="2017-06-03T15:51:00Z">
        <w:r w:rsidDel="00A90D49">
          <w:delText>the</w:delText>
        </w:r>
      </w:del>
      <w:r>
        <w:t xml:space="preserve"> topic using the AWS </w:t>
      </w:r>
      <w:del w:id="485" w:author="Greg Landry" w:date="2017-06-03T15:53:00Z">
        <w:r w:rsidR="00705C49" w:rsidDel="00A90D49">
          <w:delText xml:space="preserve">test </w:delText>
        </w:r>
      </w:del>
      <w:r>
        <w:t xml:space="preserve">MQTT </w:t>
      </w:r>
      <w:del w:id="486" w:author="Greg Landry" w:date="2017-06-03T15:51:00Z">
        <w:r w:rsidDel="00A90D49">
          <w:delText>client</w:delText>
        </w:r>
      </w:del>
      <w:ins w:id="487" w:author="Greg Landry" w:date="2017-06-03T15:53:00Z">
        <w:r w:rsidR="00A90D49">
          <w:t>Test Client</w:t>
        </w:r>
      </w:ins>
      <w:r w:rsidR="0035007A">
        <w:t xml:space="preserve">.  When you press the </w:t>
      </w:r>
      <w:del w:id="488" w:author="Greg Landry" w:date="2017-06-03T15:53:00Z">
        <w:r w:rsidR="0035007A" w:rsidDel="00A90D49">
          <w:delText>button</w:delText>
        </w:r>
      </w:del>
      <w:ins w:id="489" w:author="Greg Landry" w:date="2017-06-03T15:53:00Z">
        <w:r w:rsidR="00A90D49">
          <w:t>button,</w:t>
        </w:r>
      </w:ins>
      <w:r w:rsidR="0035007A">
        <w:t xml:space="preserve"> you should see updates to the topic</w:t>
      </w:r>
      <w:ins w:id="490" w:author="Greg Landry" w:date="2017-06-03T15:51:00Z">
        <w:r w:rsidR="00A90D49">
          <w:t xml:space="preserve"> in the test window</w:t>
        </w:r>
      </w:ins>
      <w:r w:rsidR="0035007A">
        <w:t>.</w:t>
      </w:r>
    </w:p>
    <w:p w14:paraId="6623456D" w14:textId="3B3C9150" w:rsidR="004C42B9" w:rsidRDefault="00AE6C47">
      <w:pPr>
        <w:pStyle w:val="Heading3"/>
        <w:pageBreakBefore/>
        <w:pPrChange w:id="491" w:author="Greg Landry" w:date="2017-06-03T15:54:00Z">
          <w:pPr>
            <w:pStyle w:val="Heading3"/>
          </w:pPr>
        </w:pPrChange>
      </w:pPr>
      <w:r>
        <w:lastRenderedPageBreak/>
        <w:t>0</w:t>
      </w:r>
      <w:ins w:id="492" w:author="Greg Landry" w:date="2017-06-03T15:30:00Z">
        <w:r w:rsidR="0076231A">
          <w:t>4</w:t>
        </w:r>
      </w:ins>
      <w:del w:id="493"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94"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95"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96"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97"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98"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99"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500"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501"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502"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503"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504"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505"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506"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507" w:author="Greg Landry" w:date="2017-03-01T16:06:00Z"/>
          <w:rFonts w:ascii="Cambria" w:eastAsia="Times New Roman" w:hAnsi="Cambria"/>
          <w:b/>
          <w:bCs/>
          <w:color w:val="4F81BD"/>
        </w:rPr>
      </w:pPr>
      <w:ins w:id="508" w:author="Greg Landry" w:date="2017-03-01T16:06:00Z">
        <w:r>
          <w:br w:type="page"/>
        </w:r>
      </w:ins>
    </w:p>
    <w:p w14:paraId="55005F6A" w14:textId="042EB211" w:rsidR="00EC5710" w:rsidRDefault="00E41BB1" w:rsidP="00E41BB1">
      <w:pPr>
        <w:pStyle w:val="Heading3"/>
      </w:pPr>
      <w:r>
        <w:lastRenderedPageBreak/>
        <w:t>0</w:t>
      </w:r>
      <w:ins w:id="509" w:author="Greg Landry" w:date="2017-06-03T15:30:00Z">
        <w:r w:rsidR="0076231A">
          <w:t>5</w:t>
        </w:r>
      </w:ins>
      <w:del w:id="510"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511"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512" w:author="Greg Landry" w:date="2017-03-06T13:43:00Z"/>
        </w:rPr>
      </w:pPr>
      <w:ins w:id="513" w:author="Greg Landry" w:date="2017-04-03T17:51:00Z">
        <w:r>
          <w:t>Update the #define for CLIENT_ID to contain your initials.</w:t>
        </w:r>
      </w:ins>
    </w:p>
    <w:p w14:paraId="48C7842D" w14:textId="73755FF4" w:rsidR="00426EE0" w:rsidRDefault="00426EE0">
      <w:pPr>
        <w:pStyle w:val="ListParagraph"/>
        <w:numPr>
          <w:ilvl w:val="0"/>
          <w:numId w:val="32"/>
        </w:numPr>
      </w:pPr>
      <w:ins w:id="514"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515" w:author="Greg Landry" w:date="2017-06-03T15:51:00Z">
        <w:r w:rsidR="00A90D49">
          <w:t>T</w:t>
        </w:r>
      </w:ins>
      <w:del w:id="516"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517" w:author="Greg Landry" w:date="2017-04-03T17:01:00Z">
        <w:r w:rsidDel="0029108F">
          <w:delText xml:space="preserve">Green </w:delText>
        </w:r>
      </w:del>
      <w:r>
        <w:t xml:space="preserve">LED on the </w:t>
      </w:r>
      <w:del w:id="518" w:author="Greg Landry" w:date="2017-04-03T17:01:00Z">
        <w:r w:rsidDel="0029108F">
          <w:delText xml:space="preserve">baseboard </w:delText>
        </w:r>
      </w:del>
      <w:ins w:id="519" w:author="Greg Landry" w:date="2017-04-03T17:01:00Z">
        <w:r w:rsidR="0029108F">
          <w:t xml:space="preserve">shield </w:t>
        </w:r>
      </w:ins>
      <w:r>
        <w:t>should turn on/off.</w:t>
      </w:r>
    </w:p>
    <w:p w14:paraId="223028B2" w14:textId="595E08E6" w:rsidR="00A922E4" w:rsidRDefault="00D31B28" w:rsidP="00AE6C47">
      <w:pPr>
        <w:pStyle w:val="Heading3"/>
      </w:pPr>
      <w:r>
        <w:t>0</w:t>
      </w:r>
      <w:ins w:id="520" w:author="Greg Landry" w:date="2017-06-03T15:30:00Z">
        <w:r w:rsidR="0076231A">
          <w:t>6</w:t>
        </w:r>
      </w:ins>
      <w:del w:id="521"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522" w:author="Greg Landry" w:date="2017-06-03T15:54:00Z">
        <w:r w:rsidDel="003B6B78">
          <w:delText>application</w:delText>
        </w:r>
      </w:del>
      <w:ins w:id="523"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524"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525"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1246D729" w:rsidR="00B3687E" w:rsidRDefault="00B3687E" w:rsidP="00B3687E">
      <w:pPr>
        <w:pStyle w:val="ListParagraph"/>
        <w:numPr>
          <w:ilvl w:val="1"/>
          <w:numId w:val="34"/>
        </w:numPr>
      </w:pPr>
      <w:r>
        <w:lastRenderedPageBreak/>
        <w:t xml:space="preserve">Press the button on the </w:t>
      </w:r>
      <w:del w:id="526" w:author="Greg Landry" w:date="2017-06-16T13:05:00Z">
        <w:r w:rsidDel="00514935">
          <w:delText xml:space="preserve">provider </w:delText>
        </w:r>
      </w:del>
      <w:ins w:id="527" w:author="Greg Landry" w:date="2017-06-16T13:05:00Z">
        <w:r w:rsidR="00514935">
          <w:t xml:space="preserve">publisher </w:t>
        </w:r>
      </w:ins>
      <w:r>
        <w:t>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528" w:author="Greg Landry" w:date="2017-06-03T15:54:00Z">
        <w:r w:rsidR="003B6B78">
          <w:t>7</w:t>
        </w:r>
      </w:ins>
      <w:del w:id="529"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530"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31" w:author="Greg Landry" w:date="2017-03-06T13:44:00Z"/>
        </w:rPr>
      </w:pPr>
      <w:ins w:id="532" w:author="Greg Landry" w:date="2017-03-06T13:44:00Z">
        <w:r>
          <w:t>Change the following in aws_common.c</w:t>
        </w:r>
      </w:ins>
      <w:ins w:id="533" w:author="Greg Landry" w:date="2017-04-03T17:01:00Z">
        <w:r w:rsidR="00D75936">
          <w:t xml:space="preserve"> and shadow.c</w:t>
        </w:r>
      </w:ins>
      <w:ins w:id="534" w:author="Greg Landry" w:date="2017-03-06T13:44:00Z">
        <w:r>
          <w:t>:</w:t>
        </w:r>
      </w:ins>
    </w:p>
    <w:p w14:paraId="3F6D925A" w14:textId="52CDC34F" w:rsidR="00426EE0" w:rsidRDefault="00426EE0">
      <w:pPr>
        <w:pStyle w:val="ListParagraph"/>
        <w:numPr>
          <w:ilvl w:val="1"/>
          <w:numId w:val="35"/>
        </w:numPr>
        <w:rPr>
          <w:ins w:id="535" w:author="Greg Landry" w:date="2017-03-06T13:44:00Z"/>
        </w:rPr>
        <w:pPrChange w:id="536" w:author="Greg Landry" w:date="2017-03-06T13:44:00Z">
          <w:pPr>
            <w:pStyle w:val="ListParagraph"/>
            <w:numPr>
              <w:numId w:val="35"/>
            </w:numPr>
            <w:ind w:hanging="360"/>
          </w:pPr>
        </w:pPrChange>
      </w:pPr>
      <w:ins w:id="537" w:author="Greg Landry" w:date="2017-03-06T13:44:00Z">
        <w:r>
          <w:t>WICED_BUTTON1 -&gt; WICED_SH_MB1</w:t>
        </w:r>
      </w:ins>
    </w:p>
    <w:p w14:paraId="7A09534E" w14:textId="0548DB9F" w:rsidR="00426EE0" w:rsidRDefault="00426EE0">
      <w:pPr>
        <w:pStyle w:val="ListParagraph"/>
        <w:numPr>
          <w:ilvl w:val="1"/>
          <w:numId w:val="35"/>
        </w:numPr>
        <w:rPr>
          <w:ins w:id="538" w:author="Greg Landry" w:date="2017-03-06T13:44:00Z"/>
        </w:rPr>
        <w:pPrChange w:id="539" w:author="Greg Landry" w:date="2017-03-06T13:44:00Z">
          <w:pPr>
            <w:pStyle w:val="ListParagraph"/>
            <w:numPr>
              <w:numId w:val="35"/>
            </w:numPr>
            <w:ind w:hanging="360"/>
          </w:pPr>
        </w:pPrChange>
      </w:pPr>
      <w:ins w:id="540" w:author="Greg Landry" w:date="2017-03-06T13:44:00Z">
        <w:r>
          <w:t>WICED_LED1 -&gt; WICED_SH_LED1</w:t>
        </w:r>
      </w:ins>
    </w:p>
    <w:p w14:paraId="3ACA7DCC" w14:textId="571E1470" w:rsidR="00426EE0" w:rsidRDefault="00426EE0">
      <w:pPr>
        <w:pStyle w:val="ListParagraph"/>
        <w:numPr>
          <w:ilvl w:val="1"/>
          <w:numId w:val="35"/>
        </w:numPr>
        <w:pPrChange w:id="541" w:author="Greg Landry" w:date="2017-03-06T13:44:00Z">
          <w:pPr>
            <w:pStyle w:val="ListParagraph"/>
            <w:numPr>
              <w:numId w:val="35"/>
            </w:numPr>
            <w:ind w:hanging="360"/>
          </w:pPr>
        </w:pPrChange>
      </w:pPr>
      <w:ins w:id="542"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543" w:author="Greg Landry" w:date="2017-03-06T13:46:00Z">
        <w:r w:rsidR="004D3215">
          <w:t>in the #define for AWS_IOT_HOST_NAME</w:t>
        </w:r>
      </w:ins>
      <w:del w:id="544"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45" w:author="Greg Landry" w:date="2017-03-06T13:50:00Z">
        <w:r w:rsidR="005F167D">
          <w:t>, click on the class Wi-Fi network, enter the password, and click</w:t>
        </w:r>
      </w:ins>
      <w:del w:id="546" w:author="Greg Landry" w:date="2017-03-06T13:50:00Z">
        <w:r w:rsidDel="005F167D">
          <w:delText xml:space="preserve"> and</w:delText>
        </w:r>
      </w:del>
      <w:r>
        <w:t xml:space="preserve"> connect</w:t>
      </w:r>
      <w:ins w:id="547" w:author="Greg Landry" w:date="2017-03-06T13:51:00Z">
        <w:r w:rsidR="005F167D">
          <w:t>.</w:t>
        </w:r>
      </w:ins>
      <w:del w:id="548"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49"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50" w:author="Greg Landry" w:date="2017-03-06T13:52:00Z">
        <w:r w:rsidR="00ED3F22">
          <w:t>a</w:t>
        </w:r>
      </w:ins>
      <w:del w:id="551"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185CF9" w:rsidP="00015F3E">
            <w:hyperlink r:id="rId44" w:history="1">
              <w:r w:rsidR="00015F3E" w:rsidRPr="00015F3E">
                <w:rPr>
                  <w:rStyle w:val="Hyperlink"/>
                </w:rPr>
                <w:t>AWS Developers Guide</w:t>
              </w:r>
            </w:hyperlink>
          </w:p>
        </w:tc>
        <w:tc>
          <w:tcPr>
            <w:tcW w:w="7195" w:type="dxa"/>
          </w:tcPr>
          <w:p w14:paraId="5AA3AA19" w14:textId="36F2F55D" w:rsidR="00015F3E" w:rsidRDefault="00185CF9"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185CF9"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185CF9"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185CF9"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185CF9"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185CF9"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52" w:author="Greg Landry" w:date="2017-06-03T15:55:00Z"/>
        </w:rPr>
      </w:pPr>
    </w:p>
    <w:p w14:paraId="43B5E079" w14:textId="77777777" w:rsidR="003B6B78" w:rsidRDefault="003B6B78">
      <w:pPr>
        <w:rPr>
          <w:ins w:id="553" w:author="Greg Landry" w:date="2017-06-03T15:55:00Z"/>
        </w:rPr>
      </w:pPr>
      <w:ins w:id="554" w:author="Greg Landry" w:date="2017-06-03T15:55:00Z">
        <w:r>
          <w:br w:type="page"/>
        </w:r>
      </w:ins>
    </w:p>
    <w:p w14:paraId="0BFCA990" w14:textId="65D551F4" w:rsidR="00E41BB1" w:rsidDel="003B6B78" w:rsidRDefault="00E41BB1">
      <w:pPr>
        <w:rPr>
          <w:del w:id="555" w:author="Greg Landry" w:date="2017-06-03T15:54:00Z"/>
          <w:rFonts w:ascii="Cambria" w:eastAsia="Times New Roman" w:hAnsi="Cambria"/>
          <w:b/>
          <w:bCs/>
          <w:color w:val="4F81BD"/>
          <w:sz w:val="26"/>
          <w:szCs w:val="26"/>
        </w:rPr>
      </w:pPr>
      <w:del w:id="556" w:author="Greg Landry" w:date="2017-06-03T15:54:00Z">
        <w:r w:rsidDel="003B6B78">
          <w:lastRenderedPageBreak/>
          <w:br w:type="page"/>
        </w:r>
      </w:del>
    </w:p>
    <w:p w14:paraId="6FE38352" w14:textId="27215AB0" w:rsidR="00857DC2" w:rsidDel="0076231A" w:rsidRDefault="00066AA6" w:rsidP="00066AA6">
      <w:pPr>
        <w:pStyle w:val="Heading2"/>
        <w:rPr>
          <w:del w:id="557" w:author="Greg Landry" w:date="2017-06-03T15:30:00Z"/>
        </w:rPr>
      </w:pPr>
      <w:del w:id="558"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59" w:author="Greg Landry" w:date="2017-06-03T15:30:00Z"/>
        </w:rPr>
      </w:pPr>
      <w:del w:id="560"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61" w:author="Greg Landry" w:date="2017-04-03T17:17:00Z">
        <w:r w:rsidDel="00942808">
          <w:delText>Things</w:delText>
        </w:r>
      </w:del>
      <w:del w:id="562" w:author="Greg Landry" w:date="2017-06-03T15:30:00Z">
        <w:r w:rsidDel="0076231A">
          <w:delText>” page.</w:delText>
        </w:r>
      </w:del>
      <w:del w:id="563"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64" w:author="Greg Landry" w:date="2017-04-03T17:14:00Z"/>
        </w:rPr>
      </w:pPr>
      <w:del w:id="565" w:author="Greg Landry" w:date="2017-06-03T15:30:00Z">
        <w:r w:rsidDel="0076231A">
          <w:delText xml:space="preserve">Hint: </w:delText>
        </w:r>
      </w:del>
      <w:del w:id="566" w:author="Greg Landry" w:date="2017-03-01T15:43:00Z">
        <w:r w:rsidDel="006D08E0">
          <w:delText>Currently only the</w:delText>
        </w:r>
      </w:del>
      <w:del w:id="567" w:author="Greg Landry" w:date="2017-06-03T15:30:00Z">
        <w:r w:rsidDel="0076231A">
          <w:delText xml:space="preserve"> US East time zone works </w:delText>
        </w:r>
      </w:del>
      <w:del w:id="568" w:author="Greg Landry" w:date="2017-03-01T15:43:00Z">
        <w:r w:rsidDel="006D08E0">
          <w:delText xml:space="preserve">properly </w:delText>
        </w:r>
      </w:del>
      <w:del w:id="569" w:author="Greg Landry" w:date="2017-06-03T15:30:00Z">
        <w:r w:rsidDel="0076231A">
          <w:delText xml:space="preserve">so </w:delText>
        </w:r>
      </w:del>
      <w:del w:id="570" w:author="Greg Landry" w:date="2017-03-01T15:43:00Z">
        <w:r w:rsidDel="006D08E0">
          <w:delText xml:space="preserve">be sure </w:delText>
        </w:r>
      </w:del>
      <w:del w:id="571"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72" w:author="Greg Landry" w:date="2017-06-03T15:30:00Z"/>
          <w:noProof/>
        </w:rPr>
        <w:pPrChange w:id="573" w:author="Greg Landry" w:date="2017-04-03T17:18:00Z">
          <w:pPr>
            <w:tabs>
              <w:tab w:val="left" w:pos="2790"/>
            </w:tabs>
            <w:jc w:val="center"/>
          </w:pPr>
        </w:pPrChange>
      </w:pPr>
      <w:del w:id="574" w:author="Greg Landry" w:date="2017-04-03T17:14:00Z">
        <w:r w:rsidRPr="007F5950" w:rsidDel="00FB67B3">
          <w:rPr>
            <w:noProof/>
          </w:rPr>
          <w:delText xml:space="preserve"> </w:delText>
        </w:r>
      </w:del>
      <w:del w:id="575"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76" w:author="Greg Landry" w:date="2017-04-03T17:18:00Z"/>
        </w:rPr>
        <w:pPrChange w:id="577"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78" w:author="Greg Landry" w:date="2017-06-03T15:30:00Z"/>
        </w:rPr>
      </w:pPr>
      <w:del w:id="579" w:author="Greg Landry" w:date="2017-06-03T15:30:00Z">
        <w:r w:rsidDel="0076231A">
          <w:delText xml:space="preserve">Name </w:delText>
        </w:r>
      </w:del>
      <w:del w:id="580" w:author="Greg Landry" w:date="2017-04-03T17:18:00Z">
        <w:r w:rsidDel="00942808">
          <w:delText xml:space="preserve">it </w:delText>
        </w:r>
      </w:del>
      <w:del w:id="581"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82" w:author="Greg Landry" w:date="2017-06-03T15:30:00Z"/>
        </w:rPr>
      </w:pPr>
      <w:del w:id="583"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84" w:author="Greg Landry" w:date="2017-03-01T15:48:00Z"/>
        </w:rPr>
      </w:pPr>
    </w:p>
    <w:p w14:paraId="09C3FFFB" w14:textId="1D907324" w:rsidR="0096648C" w:rsidDel="00364BA3" w:rsidRDefault="007F5950" w:rsidP="007F5950">
      <w:pPr>
        <w:pStyle w:val="ListParagraph"/>
        <w:keepNext/>
        <w:keepLines/>
        <w:numPr>
          <w:ilvl w:val="0"/>
          <w:numId w:val="28"/>
        </w:numPr>
        <w:rPr>
          <w:del w:id="585" w:author="Greg Landry" w:date="2017-03-01T15:48:00Z"/>
        </w:rPr>
      </w:pPr>
      <w:del w:id="586"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87" w:author="Greg Landry" w:date="2017-03-01T15:48:00Z"/>
        </w:rPr>
        <w:pPrChange w:id="588" w:author="Greg Landry" w:date="2017-03-01T15:48:00Z">
          <w:pPr>
            <w:keepNext/>
            <w:keepLines/>
            <w:jc w:val="center"/>
          </w:pPr>
        </w:pPrChange>
      </w:pPr>
      <w:del w:id="589"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90" w:author="Greg Landry" w:date="2017-06-03T15:30:00Z"/>
        </w:rPr>
      </w:pPr>
      <w:del w:id="591" w:author="Greg Landry" w:date="2017-06-03T15:30:00Z">
        <w:r w:rsidDel="0076231A">
          <w:delText xml:space="preserve">Before you can </w:delText>
        </w:r>
      </w:del>
      <w:del w:id="592" w:author="Greg Landry" w:date="2017-06-03T10:08:00Z">
        <w:r w:rsidDel="00430759">
          <w:delText xml:space="preserve">do anything with the </w:delText>
        </w:r>
        <w:r w:rsidRPr="00364BA3" w:rsidDel="00430759">
          <w:rPr>
            <w:i/>
          </w:rPr>
          <w:delText>thing</w:delText>
        </w:r>
      </w:del>
      <w:del w:id="593" w:author="Greg Landry" w:date="2017-06-03T15:30:00Z">
        <w:r w:rsidDel="0076231A">
          <w:delText xml:space="preserve"> you need to create the encryption keys that enable you to identify your</w:delText>
        </w:r>
      </w:del>
      <w:del w:id="594" w:author="Greg Landry" w:date="2017-06-03T10:09:00Z">
        <w:r w:rsidDel="00430759">
          <w:delText>self</w:delText>
        </w:r>
      </w:del>
      <w:del w:id="595" w:author="Greg Landry" w:date="2017-06-03T15:30:00Z">
        <w:r w:rsidDel="0076231A">
          <w:delText xml:space="preserve"> as </w:delText>
        </w:r>
      </w:del>
      <w:del w:id="596" w:author="Greg Landry" w:date="2017-06-03T10:08:00Z">
        <w:r w:rsidDel="00430759">
          <w:delText xml:space="preserve">that </w:delText>
        </w:r>
        <w:r w:rsidRPr="00364BA3" w:rsidDel="00430759">
          <w:rPr>
            <w:i/>
          </w:rPr>
          <w:delText>thing</w:delText>
        </w:r>
      </w:del>
      <w:del w:id="597" w:author="Greg Landry" w:date="2017-03-01T15:48:00Z">
        <w:r w:rsidDel="00467C8A">
          <w:delText>, and then update the data</w:delText>
        </w:r>
      </w:del>
      <w:del w:id="598" w:author="Greg Landry" w:date="2017-06-03T15:30:00Z">
        <w:r w:rsidDel="0076231A">
          <w:delText>.  To do this, c</w:delText>
        </w:r>
        <w:r w:rsidR="00A2314F" w:rsidDel="0076231A">
          <w:delText xml:space="preserve">lick on </w:delText>
        </w:r>
      </w:del>
      <w:del w:id="599" w:author="Greg Landry" w:date="2017-04-03T17:30:00Z">
        <w:r w:rsidR="00A2314F" w:rsidDel="00163FC5">
          <w:delText>“</w:delText>
        </w:r>
      </w:del>
      <w:del w:id="600" w:author="Greg Landry" w:date="2017-06-03T15:30:00Z">
        <w:r w:rsidR="0096648C" w:rsidDel="0076231A">
          <w:delText>Security</w:delText>
        </w:r>
      </w:del>
      <w:del w:id="601" w:author="Greg Landry" w:date="2017-04-03T17:30:00Z">
        <w:r w:rsidR="0096648C" w:rsidDel="00163FC5">
          <w:delText>”</w:delText>
        </w:r>
      </w:del>
      <w:del w:id="602" w:author="Greg Landry" w:date="2017-06-03T15:30:00Z">
        <w:r w:rsidR="0096648C" w:rsidDel="0076231A">
          <w:delText xml:space="preserve"> and </w:delText>
        </w:r>
      </w:del>
      <w:del w:id="603" w:author="Greg Landry" w:date="2017-04-03T17:21:00Z">
        <w:r w:rsidR="0096648C" w:rsidDel="00553AF3">
          <w:delText xml:space="preserve">then </w:delText>
        </w:r>
      </w:del>
      <w:del w:id="604" w:author="Greg Landry" w:date="2017-06-03T15:30:00Z">
        <w:r w:rsidR="0096648C" w:rsidDel="0076231A">
          <w:delText>on “Create</w:delText>
        </w:r>
      </w:del>
      <w:del w:id="605" w:author="Greg Landry" w:date="2017-04-03T17:12:00Z">
        <w:r w:rsidR="0096648C" w:rsidDel="00F2540E">
          <w:delText xml:space="preserve"> Certificate</w:delText>
        </w:r>
      </w:del>
      <w:del w:id="606" w:author="Greg Landry" w:date="2017-06-03T15:30:00Z">
        <w:r w:rsidR="0096648C" w:rsidDel="0076231A">
          <w:delText>”.</w:delText>
        </w:r>
      </w:del>
    </w:p>
    <w:p w14:paraId="1F41B030" w14:textId="0525812B" w:rsidR="00A2314F" w:rsidDel="0076231A" w:rsidRDefault="0096648C" w:rsidP="0096648C">
      <w:pPr>
        <w:jc w:val="center"/>
        <w:rPr>
          <w:del w:id="607" w:author="Greg Landry" w:date="2017-06-03T15:30:00Z"/>
        </w:rPr>
      </w:pPr>
      <w:del w:id="608" w:author="Greg Landry" w:date="2017-06-03T15:30:00Z">
        <w:r w:rsidRPr="0096648C" w:rsidDel="0076231A">
          <w:rPr>
            <w:noProof/>
          </w:rPr>
          <w:delText xml:space="preserve"> </w:delText>
        </w:r>
      </w:del>
      <w:del w:id="609"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610" w:author="Greg Landry" w:date="2017-04-03T17:25:00Z"/>
        </w:rPr>
        <w:pPrChange w:id="611" w:author="Greg Landry" w:date="2017-04-03T17:24:00Z">
          <w:pPr>
            <w:pStyle w:val="ListParagraph"/>
          </w:pPr>
        </w:pPrChange>
      </w:pPr>
    </w:p>
    <w:p w14:paraId="785BA283" w14:textId="6C20FDB9" w:rsidR="00A2314F" w:rsidDel="00467C8A" w:rsidRDefault="00A2314F">
      <w:pPr>
        <w:numPr>
          <w:ilvl w:val="0"/>
          <w:numId w:val="28"/>
        </w:numPr>
        <w:jc w:val="center"/>
        <w:rPr>
          <w:del w:id="612" w:author="Greg Landry" w:date="2017-03-01T15:49:00Z"/>
        </w:rPr>
        <w:pPrChange w:id="613"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614" w:author="Greg Landry" w:date="2017-06-03T15:30:00Z"/>
          <w:b/>
          <w:color w:val="FF0000"/>
        </w:rPr>
        <w:pPrChange w:id="615" w:author="Greg Landry" w:date="2017-04-03T17:24:00Z">
          <w:pPr>
            <w:pStyle w:val="ListParagraph"/>
            <w:keepNext/>
            <w:keepLines/>
            <w:numPr>
              <w:numId w:val="46"/>
            </w:numPr>
            <w:ind w:hanging="360"/>
          </w:pPr>
        </w:pPrChange>
      </w:pPr>
      <w:del w:id="616"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617"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618" w:author="Greg Landry" w:date="2017-06-03T15:30:00Z"/>
        </w:rPr>
      </w:pPr>
    </w:p>
    <w:p w14:paraId="44F1423E" w14:textId="6F7777E3" w:rsidR="0096648C" w:rsidRPr="00D16EC7" w:rsidDel="0076231A" w:rsidRDefault="0096648C" w:rsidP="0096648C">
      <w:pPr>
        <w:pStyle w:val="ListParagraph"/>
        <w:keepNext/>
        <w:keepLines/>
        <w:rPr>
          <w:del w:id="619" w:author="Greg Landry" w:date="2017-06-03T15:30:00Z"/>
          <w:b/>
          <w:color w:val="FF0000"/>
        </w:rPr>
      </w:pPr>
      <w:del w:id="620"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621" w:author="Greg Landry" w:date="2017-06-03T15:30:00Z"/>
        </w:rPr>
      </w:pPr>
      <w:del w:id="622"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623"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624" w:author="Greg Landry" w:date="2017-06-03T15:30:00Z"/>
        </w:rPr>
        <w:pPrChange w:id="625" w:author="Greg Landry" w:date="2017-04-03T17:28:00Z">
          <w:pPr>
            <w:pStyle w:val="ListParagraph"/>
            <w:numPr>
              <w:numId w:val="46"/>
            </w:numPr>
            <w:ind w:hanging="360"/>
          </w:pPr>
        </w:pPrChange>
      </w:pPr>
      <w:del w:id="626" w:author="Greg Landry" w:date="2017-04-03T17:27:00Z">
        <w:r w:rsidRPr="00380421" w:rsidDel="00553AF3">
          <w:delText xml:space="preserve">Click on </w:delText>
        </w:r>
      </w:del>
      <w:del w:id="627" w:author="Greg Landry" w:date="2017-06-03T15:30:00Z">
        <w:r w:rsidRPr="00380421" w:rsidDel="0076231A">
          <w:delText>“Creat</w:delText>
        </w:r>
      </w:del>
      <w:del w:id="628" w:author="Greg Landry" w:date="2017-04-03T17:28:00Z">
        <w:r w:rsidRPr="00380421" w:rsidDel="00553AF3">
          <w:delText>e new policy</w:delText>
        </w:r>
      </w:del>
      <w:del w:id="629"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30" w:author="Greg Landry" w:date="2017-06-03T15:30:00Z"/>
          <w:highlight w:val="yellow"/>
        </w:rPr>
        <w:pPrChange w:id="631" w:author="Greg Landry" w:date="2017-04-03T17:29:00Z">
          <w:pPr>
            <w:jc w:val="center"/>
          </w:pPr>
        </w:pPrChange>
      </w:pPr>
      <w:del w:id="632"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33" w:author="Greg Landry" w:date="2017-06-03T15:30:00Z"/>
        </w:rPr>
        <w:pPrChange w:id="634" w:author="Greg Landry" w:date="2017-04-03T17:24:00Z">
          <w:pPr>
            <w:pStyle w:val="ListParagraph"/>
            <w:keepNext/>
            <w:numPr>
              <w:numId w:val="46"/>
            </w:numPr>
            <w:ind w:hanging="360"/>
          </w:pPr>
        </w:pPrChange>
      </w:pPr>
      <w:del w:id="635"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36" w:author="Greg Landry" w:date="2017-06-03T15:30:00Z"/>
        </w:rPr>
      </w:pPr>
    </w:p>
    <w:p w14:paraId="3F40AC43" w14:textId="6C49C312" w:rsidR="000F28D7" w:rsidDel="0076231A" w:rsidRDefault="009225C7" w:rsidP="000F28D7">
      <w:pPr>
        <w:pStyle w:val="ListParagraph"/>
        <w:ind w:left="0"/>
        <w:jc w:val="center"/>
        <w:rPr>
          <w:del w:id="637" w:author="Greg Landry" w:date="2017-06-03T15:30:00Z"/>
        </w:rPr>
      </w:pPr>
      <w:del w:id="638"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39" w:author="Greg Landry" w:date="2017-06-03T15:30:00Z"/>
        </w:rPr>
      </w:pPr>
    </w:p>
    <w:p w14:paraId="234E48FE" w14:textId="468693A1" w:rsidR="00D6257F" w:rsidRPr="00D6257F" w:rsidDel="0076231A" w:rsidRDefault="000F28D7">
      <w:pPr>
        <w:pStyle w:val="ListParagraph"/>
        <w:keepNext/>
        <w:numPr>
          <w:ilvl w:val="0"/>
          <w:numId w:val="28"/>
        </w:numPr>
        <w:rPr>
          <w:del w:id="640" w:author="Greg Landry" w:date="2017-06-03T15:30:00Z"/>
        </w:rPr>
        <w:pPrChange w:id="641" w:author="Greg Landry" w:date="2017-04-03T17:24:00Z">
          <w:pPr>
            <w:pStyle w:val="ListParagraph"/>
            <w:keepNext/>
            <w:numPr>
              <w:numId w:val="46"/>
            </w:numPr>
            <w:ind w:hanging="360"/>
          </w:pPr>
        </w:pPrChange>
      </w:pPr>
      <w:del w:id="642"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43" w:author="Greg Landry" w:date="2017-06-03T15:30:00Z"/>
        </w:rPr>
      </w:pPr>
      <w:del w:id="644"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45" w:author="Greg Landry" w:date="2017-06-03T15:30:00Z"/>
        </w:rPr>
        <w:pPrChange w:id="646" w:author="Greg Landry" w:date="2017-04-03T17:32:00Z">
          <w:pPr>
            <w:pStyle w:val="ListParagraph"/>
            <w:keepNext/>
            <w:numPr>
              <w:numId w:val="46"/>
            </w:numPr>
            <w:ind w:hanging="360"/>
          </w:pPr>
        </w:pPrChange>
      </w:pPr>
      <w:del w:id="647"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48" w:author="Greg Landry" w:date="2017-06-03T15:30:00Z"/>
        </w:rPr>
      </w:pPr>
      <w:del w:id="649"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50" w:author="Greg Landry" w:date="2017-06-03T15:30:00Z"/>
        </w:rPr>
        <w:pPrChange w:id="651" w:author="Greg Landry" w:date="2017-04-03T17:24:00Z">
          <w:pPr>
            <w:pStyle w:val="ListParagraph"/>
            <w:keepNext/>
            <w:numPr>
              <w:numId w:val="46"/>
            </w:numPr>
            <w:ind w:hanging="360"/>
          </w:pPr>
        </w:pPrChange>
      </w:pPr>
      <w:del w:id="652" w:author="Greg Landry" w:date="2017-06-03T15:30:00Z">
        <w:r w:rsidDel="0076231A">
          <w:delText xml:space="preserve">Once you </w:delText>
        </w:r>
      </w:del>
      <w:del w:id="653" w:author="Greg Landry" w:date="2017-04-03T17:33:00Z">
        <w:r w:rsidDel="00163FC5">
          <w:delText xml:space="preserve">see </w:delText>
        </w:r>
      </w:del>
      <w:del w:id="654"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55" w:author="Greg Landry" w:date="2017-06-03T15:30:00Z"/>
        </w:rPr>
      </w:pPr>
    </w:p>
    <w:p w14:paraId="3D1E57DD" w14:textId="75A12404" w:rsidR="00D17364" w:rsidDel="0076231A" w:rsidRDefault="00D17364" w:rsidP="00D17364">
      <w:pPr>
        <w:pStyle w:val="ListParagraph"/>
        <w:keepNext/>
        <w:ind w:left="0"/>
        <w:jc w:val="center"/>
        <w:rPr>
          <w:del w:id="656" w:author="Greg Landry" w:date="2017-06-03T15:30:00Z"/>
        </w:rPr>
      </w:pPr>
      <w:del w:id="657"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58" w:author="Greg Landry" w:date="2017-06-03T15:30:00Z"/>
        </w:rPr>
      </w:pPr>
    </w:p>
    <w:p w14:paraId="07811791" w14:textId="130B8208" w:rsidR="00B822CD" w:rsidDel="0076231A" w:rsidRDefault="00D17364" w:rsidP="004D13CA">
      <w:pPr>
        <w:pStyle w:val="ListParagraph"/>
        <w:keepNext/>
        <w:ind w:left="0"/>
        <w:jc w:val="center"/>
        <w:rPr>
          <w:del w:id="659" w:author="Greg Landry" w:date="2017-06-03T15:30:00Z"/>
        </w:rPr>
      </w:pPr>
      <w:del w:id="660"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61" w:author="Greg Landry" w:date="2017-06-03T15:54:00Z"/>
          <w:rFonts w:ascii="Cambria" w:eastAsia="Times New Roman" w:hAnsi="Cambria"/>
          <w:b/>
          <w:bCs/>
          <w:color w:val="4F81BD"/>
          <w:sz w:val="26"/>
          <w:szCs w:val="26"/>
        </w:rPr>
      </w:pPr>
      <w:del w:id="662" w:author="Greg Landry" w:date="2017-06-03T15:54:00Z">
        <w:r w:rsidDel="003B6B78">
          <w:br w:type="page"/>
        </w:r>
      </w:del>
    </w:p>
    <w:p w14:paraId="2E40B736" w14:textId="0C3D2A38" w:rsidR="00B822CD" w:rsidDel="00976613" w:rsidRDefault="00B822CD">
      <w:pPr>
        <w:pStyle w:val="Heading2"/>
        <w:rPr>
          <w:del w:id="663" w:author="Greg Landry" w:date="2017-06-03T15:44:00Z"/>
        </w:rPr>
      </w:pPr>
      <w:del w:id="664"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65" w:author="Greg Landry" w:date="2017-06-03T15:44:00Z"/>
        </w:rPr>
        <w:pPrChange w:id="666" w:author="Greg Landry" w:date="2017-06-03T15:44:00Z">
          <w:pPr/>
        </w:pPrChange>
      </w:pPr>
      <w:del w:id="667"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68" w:author="Greg Landry" w:date="2017-06-03T15:44:00Z"/>
        </w:rPr>
        <w:pPrChange w:id="669" w:author="Greg Landry" w:date="2017-06-03T15:44:00Z">
          <w:pPr>
            <w:pStyle w:val="ListParagraph"/>
            <w:keepNext/>
            <w:numPr>
              <w:numId w:val="29"/>
            </w:numPr>
            <w:ind w:hanging="360"/>
          </w:pPr>
        </w:pPrChange>
      </w:pPr>
      <w:del w:id="670"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71" w:author="Greg Landry" w:date="2017-06-03T15:44:00Z"/>
        </w:rPr>
        <w:pPrChange w:id="672" w:author="Greg Landry" w:date="2017-06-03T15:44:00Z">
          <w:pPr>
            <w:pStyle w:val="ListParagraph"/>
            <w:ind w:left="0"/>
            <w:jc w:val="center"/>
          </w:pPr>
        </w:pPrChange>
      </w:pPr>
      <w:del w:id="673"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74" w:author="Greg Landry" w:date="2017-06-03T15:44:00Z"/>
        </w:rPr>
        <w:pPrChange w:id="675"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76" w:author="Greg Landry" w:date="2017-06-03T15:44:00Z"/>
        </w:rPr>
        <w:pPrChange w:id="677" w:author="Greg Landry" w:date="2017-06-03T15:44:00Z">
          <w:pPr>
            <w:pStyle w:val="ListParagraph"/>
            <w:keepNext/>
            <w:keepLines/>
            <w:numPr>
              <w:numId w:val="29"/>
            </w:numPr>
            <w:ind w:hanging="360"/>
          </w:pPr>
        </w:pPrChange>
      </w:pPr>
      <w:del w:id="678"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79" w:author="Greg Landry" w:date="2017-06-03T15:44:00Z"/>
        </w:rPr>
        <w:pPrChange w:id="680" w:author="Greg Landry" w:date="2017-06-03T15:44:00Z">
          <w:pPr>
            <w:pStyle w:val="ListParagraph"/>
            <w:keepNext/>
            <w:keepLines/>
            <w:ind w:left="90"/>
            <w:jc w:val="center"/>
          </w:pPr>
        </w:pPrChange>
      </w:pPr>
      <w:del w:id="681"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82" w:author="Greg Landry" w:date="2017-06-03T15:44:00Z"/>
        </w:rPr>
        <w:pPrChange w:id="683"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84" w:author="Greg Landry" w:date="2017-06-03T15:44:00Z"/>
        </w:rPr>
        <w:pPrChange w:id="685" w:author="Greg Landry" w:date="2017-06-03T15:44:00Z">
          <w:pPr>
            <w:pStyle w:val="ListParagraph"/>
            <w:keepNext/>
            <w:keepLines/>
            <w:numPr>
              <w:numId w:val="29"/>
            </w:numPr>
            <w:ind w:hanging="360"/>
          </w:pPr>
        </w:pPrChange>
      </w:pPr>
      <w:del w:id="686"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87" w:author="Greg Landry" w:date="2017-06-03T15:44:00Z"/>
        </w:rPr>
        <w:pPrChange w:id="688" w:author="Greg Landry" w:date="2017-06-03T15:44:00Z">
          <w:pPr>
            <w:pStyle w:val="ListParagraph"/>
            <w:ind w:left="0"/>
            <w:jc w:val="center"/>
          </w:pPr>
        </w:pPrChange>
      </w:pPr>
      <w:del w:id="689"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90" w:author="Greg Landry" w:date="2017-06-03T15:44:00Z"/>
        </w:rPr>
        <w:pPrChange w:id="691" w:author="Greg Landry" w:date="2017-06-03T15:44:00Z">
          <w:pPr>
            <w:pStyle w:val="ListParagraph"/>
          </w:pPr>
        </w:pPrChange>
      </w:pPr>
    </w:p>
    <w:p w14:paraId="3DB00973" w14:textId="2DE8250E" w:rsidR="000D6D2F" w:rsidRDefault="00080782">
      <w:pPr>
        <w:keepNext/>
        <w:keepLines/>
        <w:spacing w:before="200"/>
        <w:outlineLvl w:val="1"/>
        <w:pPrChange w:id="692" w:author="Greg Landry" w:date="2017-06-03T15:44:00Z">
          <w:pPr/>
        </w:pPrChange>
      </w:pPr>
      <w:del w:id="693"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E536B" w14:textId="77777777" w:rsidR="00185CF9" w:rsidRDefault="00185CF9" w:rsidP="00093A9C">
      <w:r>
        <w:separator/>
      </w:r>
    </w:p>
  </w:endnote>
  <w:endnote w:type="continuationSeparator" w:id="0">
    <w:p w14:paraId="4FE9EEC8" w14:textId="77777777" w:rsidR="00185CF9" w:rsidRDefault="00185CF9"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5C14E3B3" w:rsidR="00B77ED3" w:rsidRDefault="00B77ED3">
            <w:pPr>
              <w:pStyle w:val="Footer"/>
              <w:jc w:val="center"/>
            </w:pPr>
            <w:r>
              <w:t xml:space="preserve">Page </w:t>
            </w:r>
            <w:r>
              <w:rPr>
                <w:b/>
                <w:bCs/>
              </w:rPr>
              <w:fldChar w:fldCharType="begin"/>
            </w:r>
            <w:r>
              <w:rPr>
                <w:b/>
                <w:bCs/>
              </w:rPr>
              <w:instrText xml:space="preserve"> PAGE </w:instrText>
            </w:r>
            <w:r>
              <w:rPr>
                <w:b/>
                <w:bCs/>
              </w:rPr>
              <w:fldChar w:fldCharType="separate"/>
            </w:r>
            <w:r w:rsidR="007354B1">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7354B1">
              <w:rPr>
                <w:b/>
                <w:bCs/>
                <w:noProof/>
              </w:rPr>
              <w:t>22</w:t>
            </w:r>
            <w:r>
              <w:rPr>
                <w:b/>
                <w:bCs/>
              </w:rPr>
              <w:fldChar w:fldCharType="end"/>
            </w:r>
          </w:p>
        </w:sdtContent>
      </w:sdt>
    </w:sdtContent>
  </w:sdt>
  <w:p w14:paraId="75581528" w14:textId="77777777" w:rsidR="00B77ED3" w:rsidRDefault="00B77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343EC" w14:textId="77777777" w:rsidR="00185CF9" w:rsidRDefault="00185CF9" w:rsidP="00093A9C">
      <w:r>
        <w:separator/>
      </w:r>
    </w:p>
  </w:footnote>
  <w:footnote w:type="continuationSeparator" w:id="0">
    <w:p w14:paraId="111BBE02" w14:textId="77777777" w:rsidR="00185CF9" w:rsidRDefault="00185CF9"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85CF9"/>
    <w:rsid w:val="0019247D"/>
    <w:rsid w:val="001934F3"/>
    <w:rsid w:val="001A2030"/>
    <w:rsid w:val="001B3CBB"/>
    <w:rsid w:val="001C41CE"/>
    <w:rsid w:val="001D079C"/>
    <w:rsid w:val="001D0EF5"/>
    <w:rsid w:val="001E290F"/>
    <w:rsid w:val="001E500C"/>
    <w:rsid w:val="001F27CB"/>
    <w:rsid w:val="001F57E2"/>
    <w:rsid w:val="00204D5A"/>
    <w:rsid w:val="0020706D"/>
    <w:rsid w:val="00211BF3"/>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0BD4"/>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354B1"/>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54B1"/>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354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354B1"/>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69C41-E09F-43EC-94E0-49D59857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22</Pages>
  <Words>5029</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275</cp:revision>
  <cp:lastPrinted>2017-07-13T23:23:00Z</cp:lastPrinted>
  <dcterms:created xsi:type="dcterms:W3CDTF">2016-10-10T16:52:00Z</dcterms:created>
  <dcterms:modified xsi:type="dcterms:W3CDTF">2017-07-18T19:04:00Z</dcterms:modified>
</cp:coreProperties>
</file>