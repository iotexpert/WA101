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1" w:author="Greg Landry" w:date="2017-04-03T15:19:00Z"/>
        </w:rPr>
      </w:pPr>
      <w:del w:id="2"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3"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4C4B34"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4C4B34"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4C4B34"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4C4B34"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4C4B34"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4C4B34"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4"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7ECE3473"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 xml:space="preserve">proven identity. AWS IoT supports X.509 certificate-based authentication. Connections using MQTT use certificate-based authentication. You </w:t>
      </w:r>
      <w:del w:id="5" w:author="Greg Landry" w:date="2017-06-03T09:58:00Z">
        <w:r w:rsidDel="00325C51">
          <w:delText xml:space="preserve">can </w:delText>
        </w:r>
      </w:del>
      <w:ins w:id="6" w:author="Greg Landry" w:date="2017-06-03T09:58:00Z">
        <w:r w:rsidR="00325C51">
          <w:t xml:space="preserve">should </w:t>
        </w:r>
      </w:ins>
      <w:r>
        <w:t>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"Action": </w:t>
      </w:r>
      <w:proofErr w:type="gramStart"/>
      <w:r w:rsidRPr="00892212">
        <w:rPr>
          <w:rFonts w:ascii="Times New Roman" w:hAnsi="Times New Roman" w:cs="Times New Roman"/>
        </w:rPr>
        <w:t>[  "</w:t>
      </w:r>
      <w:proofErr w:type="spellStart"/>
      <w:proofErr w:type="gramEnd"/>
      <w:r w:rsidRPr="00892212">
        <w:rPr>
          <w:rFonts w:ascii="Times New Roman" w:hAnsi="Times New Roman" w:cs="Times New Roman"/>
        </w:rPr>
        <w:t>iot</w:t>
      </w:r>
      <w:proofErr w:type="spellEnd"/>
      <w:r w:rsidRPr="00892212">
        <w:rPr>
          <w:rFonts w:ascii="Times New Roman" w:hAnsi="Times New Roman" w:cs="Times New Roman"/>
        </w:rPr>
        <w: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40895D47" w:rsidR="00C91E38" w:rsidRDefault="00831780" w:rsidP="00A812F6">
      <w:pPr>
        <w:rPr>
          <w:ins w:id="7" w:author="Greg Landry" w:date="2017-03-01T15:34:00Z"/>
        </w:rPr>
      </w:pPr>
      <w:ins w:id="8" w:author="Greg Landry" w:date="2017-06-05T10:31:00Z">
        <w:r>
          <w:t>To</w:t>
        </w:r>
      </w:ins>
      <w:ins w:id="9" w:author="Greg Landry" w:date="2017-03-01T15:34:00Z">
        <w:r w:rsidR="00C91E38">
          <w:t xml:space="preserve"> create a new Amazon AWS </w:t>
        </w:r>
      </w:ins>
      <w:ins w:id="10" w:author="Greg Landry" w:date="2017-06-03T09:58:00Z">
        <w:r w:rsidR="002E4892">
          <w:t>account,</w:t>
        </w:r>
      </w:ins>
      <w:ins w:id="11" w:author="Greg Landry" w:date="2017-03-01T15:34:00Z">
        <w:r w:rsidR="00C91E38">
          <w:t xml:space="preserve"> you need to provide a credit card number. The basic account is free for a year but if you don</w:t>
        </w:r>
      </w:ins>
      <w:ins w:id="12" w:author="Greg Landry" w:date="2017-03-01T15:35:00Z">
        <w:r w:rsidR="00C91E38">
          <w:t xml:space="preserve">’t cancel before that (or remove your credit card from the Amazon payment options) it will start charging your </w:t>
        </w:r>
      </w:ins>
      <w:ins w:id="13" w:author="Greg Landry" w:date="2017-03-01T15:36:00Z">
        <w:r w:rsidR="00C91E38">
          <w:t xml:space="preserve">credit </w:t>
        </w:r>
      </w:ins>
      <w:ins w:id="14" w:author="Greg Landry" w:date="2017-03-01T15:35:00Z">
        <w:r w:rsidR="00C91E38">
          <w:t xml:space="preserve">card </w:t>
        </w:r>
      </w:ins>
      <w:ins w:id="15" w:author="Greg Landry" w:date="2017-03-01T15:36:00Z">
        <w:r w:rsidR="00C91E38">
          <w:t>after</w:t>
        </w:r>
      </w:ins>
      <w:ins w:id="16" w:author="Greg Landry" w:date="2017-03-01T15:35:00Z">
        <w:r w:rsidR="00C91E38">
          <w:t xml:space="preserve"> a year. For that reason, we have setup a class AWS account that you can use for the exercises. However, the password </w:t>
        </w:r>
      </w:ins>
      <w:ins w:id="17" w:author="Greg Landry" w:date="2017-03-01T15:37:00Z">
        <w:r w:rsidR="00C91E38">
          <w:t xml:space="preserve">for that account </w:t>
        </w:r>
      </w:ins>
      <w:ins w:id="18" w:author="Greg Landry" w:date="2017-03-01T15:35:00Z">
        <w:r w:rsidR="00C91E38">
          <w:t>will be changed after the class is over</w:t>
        </w:r>
      </w:ins>
      <w:ins w:id="19" w:author="Greg Landry" w:date="2017-03-01T15:37:00Z">
        <w:r w:rsidR="00C91E38">
          <w:t xml:space="preserve"> and any </w:t>
        </w:r>
        <w:r w:rsidR="00C91E38" w:rsidRPr="00C91E38">
          <w:rPr>
            <w:i/>
            <w:rPrChange w:id="20" w:author="Greg Landry" w:date="2017-03-01T15:37:00Z">
              <w:rPr/>
            </w:rPrChange>
          </w:rPr>
          <w:t>things</w:t>
        </w:r>
        <w:r w:rsidR="00C91E38">
          <w:t xml:space="preserve"> you create there will be deleted</w:t>
        </w:r>
      </w:ins>
      <w:ins w:id="21" w:author="Greg Landry" w:date="2017-03-01T15:35:00Z">
        <w:r w:rsidR="00C91E38">
          <w:t>. If you want to continue to use AWS after the class you will need to setup your own account.</w:t>
        </w:r>
      </w:ins>
    </w:p>
    <w:p w14:paraId="271A2707" w14:textId="233B6F3B" w:rsidR="00DE5FB7" w:rsidRDefault="00DE5FB7" w:rsidP="00A812F6">
      <w:r>
        <w:t xml:space="preserve">When you create an AWS IoT account, Amazon will create a new </w:t>
      </w:r>
      <w:del w:id="22" w:author="Greg Landry" w:date="2017-06-07T09:21:00Z">
        <w:r w:rsidR="00F04330" w:rsidDel="00887C4F">
          <w:delText>(</w:delText>
        </w:r>
      </w:del>
      <w:r w:rsidR="00F04330">
        <w:t>virtual</w:t>
      </w:r>
      <w:del w:id="23" w:author="Greg Landry" w:date="2017-06-07T09:21:00Z">
        <w:r w:rsidR="00F04330" w:rsidDel="00887C4F">
          <w:delText>)</w:delText>
        </w:r>
      </w:del>
      <w:r w:rsidR="00F04330">
        <w:t xml:space="preserve"> </w:t>
      </w:r>
      <w:del w:id="24" w:author="Greg Landry" w:date="2017-06-07T09:20:00Z">
        <w:r w:rsidDel="00BE2917">
          <w:delText>server</w:delText>
        </w:r>
        <w:r w:rsidR="00F04B52" w:rsidDel="00BE2917">
          <w:delText xml:space="preserve"> </w:delText>
        </w:r>
      </w:del>
      <w:ins w:id="25" w:author="Greg Landry" w:date="2017-06-07T09:20:00Z">
        <w:r w:rsidR="00BE2917">
          <w:t xml:space="preserve">machine </w:t>
        </w:r>
      </w:ins>
      <w:r w:rsidR="00F04B52">
        <w:t>for you</w:t>
      </w:r>
      <w:r>
        <w:t xml:space="preserve"> in the Cloud and will turn on an MQTT Message Broker </w:t>
      </w:r>
      <w:ins w:id="26" w:author="Greg Landry" w:date="2017-06-07T09:20:00Z">
        <w:r w:rsidR="00BE2917">
          <w:t xml:space="preserve">(and an HTTP server) </w:t>
        </w:r>
      </w:ins>
      <w:r>
        <w:t xml:space="preserve">on that </w:t>
      </w:r>
      <w:del w:id="27" w:author="Greg Landry" w:date="2017-06-07T09:20:00Z">
        <w:r w:rsidDel="00BE2917">
          <w:delText>server</w:delText>
        </w:r>
      </w:del>
      <w:ins w:id="28" w:author="Greg Landry" w:date="2017-06-07T09:20:00Z">
        <w:r w:rsidR="00BE2917">
          <w:t>machine</w:t>
        </w:r>
      </w:ins>
      <w:r>
        <w:t xml:space="preserve">.  </w:t>
      </w:r>
      <w:del w:id="29" w:author="Greg Landry" w:date="2017-06-05T10:31:00Z">
        <w:r w:rsidDel="002A7E99">
          <w:delText>In order to</w:delText>
        </w:r>
      </w:del>
      <w:ins w:id="30" w:author="Greg Landry" w:date="2017-06-05T10:31:00Z">
        <w:r w:rsidR="002A7E99">
          <w:t>To</w:t>
        </w:r>
      </w:ins>
      <w:r>
        <w:t xml:space="preserve"> connect your WICED device to </w:t>
      </w:r>
      <w:del w:id="31" w:author="Greg Landry" w:date="2017-06-05T10:31:00Z">
        <w:r w:rsidDel="002A7E99">
          <w:delText xml:space="preserve">that </w:delText>
        </w:r>
      </w:del>
      <w:ins w:id="32" w:author="Greg Landry" w:date="2017-06-05T10:31:00Z">
        <w:r w:rsidR="002A7E99">
          <w:t xml:space="preserve">the </w:t>
        </w:r>
      </w:ins>
      <w:del w:id="33" w:author="Greg Landry" w:date="2017-06-07T09:21:00Z">
        <w:r w:rsidDel="00BE2917">
          <w:delText xml:space="preserve">server </w:delText>
        </w:r>
      </w:del>
      <w:ins w:id="34" w:author="Greg Landry" w:date="2017-06-07T09:21:00Z">
        <w:r w:rsidR="00BE2917">
          <w:t xml:space="preserve">machine </w:t>
        </w:r>
      </w:ins>
      <w:r>
        <w:t xml:space="preserve">you will need to know the </w:t>
      </w:r>
      <w:del w:id="35" w:author="Greg Landry" w:date="2017-06-07T09:21:00Z">
        <w:r w:rsidR="00A812F6" w:rsidDel="00887C4F">
          <w:delText>IP Address</w:delText>
        </w:r>
        <w:r w:rsidR="005E2F40" w:rsidDel="00887C4F">
          <w:delText xml:space="preserve"> </w:delText>
        </w:r>
        <w:r w:rsidR="0035007A" w:rsidDel="00887C4F">
          <w:delText>of the</w:delText>
        </w:r>
      </w:del>
      <w:ins w:id="36" w:author="Greg Landry" w:date="2017-06-07T09:21:00Z">
        <w:r w:rsidR="00887C4F">
          <w:t>DNS name of the</w:t>
        </w:r>
      </w:ins>
      <w:r w:rsidR="0035007A">
        <w:t xml:space="preserve"> </w:t>
      </w:r>
      <w:del w:id="37" w:author="Greg Landry" w:date="2017-06-07T09:21:00Z">
        <w:r w:rsidR="0035007A" w:rsidDel="00887C4F">
          <w:delText>Message Broker</w:delText>
        </w:r>
      </w:del>
      <w:ins w:id="38" w:author="Greg Landry" w:date="2017-06-07T09:21:00Z">
        <w:r w:rsidR="00887C4F">
          <w:t>virtual machine</w:t>
        </w:r>
      </w:ins>
      <w:r w:rsidR="007A5D13">
        <w:t xml:space="preserve">. This </w:t>
      </w:r>
      <w:del w:id="39" w:author="Greg Landry" w:date="2017-06-07T09:21:00Z">
        <w:r w:rsidR="007A5D13" w:rsidDel="00887C4F">
          <w:delText xml:space="preserve">address </w:delText>
        </w:r>
      </w:del>
      <w:r w:rsidR="007A5D13">
        <w:t>will go into the firmware as the MQTT_BROKER_ADDRESS.</w:t>
      </w:r>
      <w:del w:id="40" w:author="Greg Landry" w:date="2017-06-07T09:21:00Z">
        <w:r w:rsidR="007A5D13" w:rsidDel="00887C4F">
          <w:delText xml:space="preserve"> </w:delText>
        </w:r>
      </w:del>
    </w:p>
    <w:p w14:paraId="581DD194" w14:textId="6309D501" w:rsidR="009F7D83" w:rsidRDefault="007A5D13" w:rsidP="00A812F6">
      <w:pPr>
        <w:rPr>
          <w:ins w:id="41" w:author="Greg Landry" w:date="2017-06-05T10:30:00Z"/>
        </w:rPr>
      </w:pPr>
      <w:del w:id="42" w:author="Greg Landry" w:date="2017-06-05T10:29:00Z">
        <w:r w:rsidDel="009F7D83">
          <w:delText>In order to</w:delText>
        </w:r>
      </w:del>
      <w:ins w:id="43" w:author="Greg Landry" w:date="2017-06-05T10:29:00Z">
        <w:r w:rsidR="009F7D83">
          <w:t>To</w:t>
        </w:r>
      </w:ins>
      <w:r>
        <w:t xml:space="preserve"> find the </w:t>
      </w:r>
      <w:ins w:id="44" w:author="Greg Landry" w:date="2017-06-07T09:22:00Z">
        <w:r w:rsidR="00887C4F">
          <w:t>virtual machine’s DNS name</w:t>
        </w:r>
      </w:ins>
      <w:del w:id="45" w:author="Greg Landry" w:date="2017-06-07T09:22:00Z">
        <w:r w:rsidDel="00887C4F">
          <w:delText>address</w:delText>
        </w:r>
      </w:del>
      <w:r>
        <w:t xml:space="preserve">, </w:t>
      </w:r>
      <w:ins w:id="46" w:author="Greg Landry" w:date="2017-06-03T09:59:00Z">
        <w:r w:rsidR="00274BC0">
          <w:t xml:space="preserve">click on “Settings” </w:t>
        </w:r>
      </w:ins>
      <w:del w:id="47" w:author="Greg Landry" w:date="2017-06-03T09:59:00Z">
        <w:r w:rsidDel="00274BC0">
          <w:delText xml:space="preserve">select your </w:delText>
        </w:r>
        <w:r w:rsidRPr="007A5D13" w:rsidDel="00274BC0">
          <w:rPr>
            <w:i/>
          </w:rPr>
          <w:delText>thing</w:delText>
        </w:r>
        <w:r w:rsidDel="00274BC0">
          <w:delText xml:space="preserve"> </w:delText>
        </w:r>
      </w:del>
      <w:del w:id="48" w:author="Greg Landry" w:date="2017-06-05T10:29:00Z">
        <w:r w:rsidDel="009F7D83">
          <w:delText xml:space="preserve">from </w:delText>
        </w:r>
      </w:del>
      <w:ins w:id="49" w:author="Greg Landry" w:date="2017-06-05T10:29:00Z">
        <w:r w:rsidR="009F7D83">
          <w:t xml:space="preserve">at the lower left corner of </w:t>
        </w:r>
      </w:ins>
      <w:r>
        <w:t xml:space="preserve">the </w:t>
      </w:r>
      <w:ins w:id="50" w:author="Greg Landry" w:date="2017-06-03T09:59:00Z">
        <w:r w:rsidR="00274BC0">
          <w:t xml:space="preserve">main </w:t>
        </w:r>
      </w:ins>
      <w:r>
        <w:t xml:space="preserve">console </w:t>
      </w:r>
      <w:ins w:id="51" w:author="Greg Landry" w:date="2017-06-03T09:59:00Z">
        <w:r w:rsidR="00274BC0">
          <w:t xml:space="preserve">window. The </w:t>
        </w:r>
      </w:ins>
      <w:ins w:id="52" w:author="Greg Landry" w:date="2017-06-07T09:22:00Z">
        <w:r w:rsidR="00887C4F">
          <w:t>name</w:t>
        </w:r>
      </w:ins>
      <w:ins w:id="53" w:author="Greg Landry" w:date="2017-06-03T09:59:00Z">
        <w:r w:rsidR="00274BC0">
          <w:t xml:space="preserve"> is listed </w:t>
        </w:r>
        <w:r w:rsidR="00274BC0" w:rsidRPr="009F7D83">
          <w:t xml:space="preserve">as </w:t>
        </w:r>
      </w:ins>
      <w:ins w:id="54" w:author="Greg Landry" w:date="2017-06-05T10:29:00Z">
        <w:r w:rsidR="009F7D83" w:rsidRPr="009F7D83">
          <w:rPr>
            <w:rPrChange w:id="55" w:author="Greg Landry" w:date="2017-06-05T10:29:00Z">
              <w:rPr>
                <w:color w:val="FF0000"/>
              </w:rPr>
            </w:rPrChange>
          </w:rPr>
          <w:t>the Endpoint.</w:t>
        </w:r>
      </w:ins>
    </w:p>
    <w:p w14:paraId="3599D061" w14:textId="766B03FC" w:rsidR="007A5D13" w:rsidRPr="009F7D83" w:rsidRDefault="009F7D83" w:rsidP="00A812F6">
      <w:ins w:id="56" w:author="Greg Landry" w:date="2017-06-05T10:30:00Z">
        <w:r>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ins>
      <w:del w:id="57" w:author="Greg Landry" w:date="2017-06-03T09:59:00Z">
        <w:r w:rsidR="007A5D13" w:rsidRPr="009F7D83" w:rsidDel="00274BC0">
          <w:delText>and then select Interact from the left panel. The address is listed as the REST API Endpoint.</w:delText>
        </w:r>
      </w:del>
    </w:p>
    <w:p w14:paraId="61E1C5C3" w14:textId="3EFDC09A" w:rsidR="00DE5FB7" w:rsidRPr="00274BC0" w:rsidDel="009F7D83" w:rsidRDefault="007A5D13" w:rsidP="00A812F6">
      <w:pPr>
        <w:rPr>
          <w:del w:id="58" w:author="Greg Landry" w:date="2017-06-05T10:31:00Z"/>
          <w:color w:val="FF0000"/>
          <w:rPrChange w:id="59" w:author="Greg Landry" w:date="2017-06-03T10:00:00Z">
            <w:rPr>
              <w:del w:id="60" w:author="Greg Landry" w:date="2017-06-05T10:31:00Z"/>
            </w:rPr>
          </w:rPrChange>
        </w:rPr>
      </w:pPr>
      <w:del w:id="61" w:author="Greg Landry" w:date="2017-06-03T10:00:00Z">
        <w:r w:rsidRPr="00274BC0" w:rsidDel="00274BC0">
          <w:rPr>
            <w:noProof/>
            <w:color w:val="FF0000"/>
            <w:rPrChange w:id="62"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77777777" w:rsidR="007A5D13" w:rsidRDefault="007A5D13" w:rsidP="00A812F6"/>
    <w:p w14:paraId="5C96BEAA" w14:textId="14F1BD13" w:rsidR="007A5D13" w:rsidDel="00274BC0" w:rsidRDefault="007A5D13" w:rsidP="00A812F6">
      <w:pPr>
        <w:rPr>
          <w:del w:id="63" w:author="Greg Landry" w:date="2017-06-03T10:00:00Z"/>
        </w:rPr>
      </w:pPr>
      <w:del w:id="64" w:author="Greg Landry" w:date="2017-06-03T10:00:00Z">
        <w:r w:rsidDel="00274BC0">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4C4B34" w:rsidP="007A5D13">
      <w:hyperlink r:id="rId26"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702E56">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proofErr w:type="spellStart"/>
      <w:r w:rsidRPr="00F1475C">
        <w:rPr>
          <w:u w:val="single"/>
        </w:rPr>
        <w:t>clientToken</w:t>
      </w:r>
      <w:proofErr w:type="spellEnd"/>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D1C97A3" w14:textId="2BD14B29" w:rsidR="00F1475C" w:rsidRDefault="00F1475C" w:rsidP="009B57EC">
      <w:pPr>
        <w:keepNext/>
      </w:pPr>
      <w:r>
        <w:lastRenderedPageBreak/>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proofErr w:type="gramStart"/>
      <w:r w:rsidRPr="00892212">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w:t>
      </w:r>
      <w:proofErr w:type="gramStart"/>
      <w:r w:rsidR="00603EF0">
        <w:rPr>
          <w:rFonts w:ascii="Times New Roman" w:hAnsi="Times New Roman" w:cs="Times New Roman"/>
        </w:rPr>
        <w:t>" :</w:t>
      </w:r>
      <w:proofErr w:type="gramEnd"/>
      <w:r w:rsidR="00603EF0">
        <w:rPr>
          <w:rFonts w:ascii="Times New Roman" w:hAnsi="Times New Roman" w:cs="Times New Roman"/>
        </w:rPr>
        <w:t xml:space="preserve">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772C1C65" w:rsidR="00603EF0" w:rsidRDefault="00603EF0" w:rsidP="00603EF0">
      <w:pPr>
        <w:rPr>
          <w:ins w:id="65" w:author="Greg Landry" w:date="2017-06-03T10:00:00Z"/>
          <w:rFonts w:ascii="Times New Roman" w:hAnsi="Times New Roman" w:cs="Times New Roman"/>
        </w:rPr>
      </w:pPr>
      <w:r>
        <w:rPr>
          <w:rFonts w:ascii="Times New Roman" w:hAnsi="Times New Roman" w:cs="Times New Roman"/>
        </w:rPr>
        <w:t>}</w:t>
      </w:r>
    </w:p>
    <w:p w14:paraId="724A4B85" w14:textId="5704CC4C" w:rsidR="00274BC0" w:rsidRDefault="00274BC0" w:rsidP="00603EF0">
      <w:pPr>
        <w:rPr>
          <w:ins w:id="66" w:author="Greg Landry" w:date="2017-06-03T10:01:00Z"/>
          <w:rFonts w:ascii="Times New Roman" w:hAnsi="Times New Roman" w:cs="Times New Roman"/>
        </w:rPr>
      </w:pPr>
      <w:ins w:id="67" w:author="Greg Landry" w:date="2017-06-03T10:00:00Z">
        <w:r>
          <w:rPr>
            <w:rFonts w:ascii="Times New Roman" w:hAnsi="Times New Roman" w:cs="Times New Roman"/>
          </w:rPr>
          <w:t xml:space="preserve">Note that spaces and </w:t>
        </w:r>
      </w:ins>
      <w:ins w:id="68" w:author="Greg Landry" w:date="2017-06-03T10:01:00Z">
        <w:r>
          <w:rPr>
            <w:rFonts w:ascii="Times New Roman" w:hAnsi="Times New Roman" w:cs="Times New Roman"/>
          </w:rPr>
          <w:t>carriage</w:t>
        </w:r>
      </w:ins>
      <w:ins w:id="69" w:author="Greg Landry" w:date="2017-06-03T10:00:00Z">
        <w:r>
          <w:rPr>
            <w:rFonts w:ascii="Times New Roman" w:hAnsi="Times New Roman" w:cs="Times New Roman"/>
          </w:rPr>
          <w:t xml:space="preserve"> </w:t>
        </w:r>
      </w:ins>
      <w:ins w:id="70" w:author="Greg Landry" w:date="2017-06-03T10:01:00Z">
        <w:r>
          <w:rPr>
            <w:rFonts w:ascii="Times New Roman" w:hAnsi="Times New Roman" w:cs="Times New Roman"/>
          </w:rPr>
          <w:t>returns are optional, so the above could be written as:</w:t>
        </w:r>
      </w:ins>
    </w:p>
    <w:p w14:paraId="6E1E7099" w14:textId="450476BC" w:rsidR="00274BC0" w:rsidRDefault="00274BC0">
      <w:pPr>
        <w:keepNext/>
        <w:spacing w:after="0"/>
        <w:rPr>
          <w:ins w:id="71" w:author="Greg Landry" w:date="2017-06-03T10:02:00Z"/>
          <w:rFonts w:ascii="Times New Roman" w:hAnsi="Times New Roman" w:cs="Times New Roman"/>
        </w:rPr>
        <w:pPrChange w:id="72" w:author="Greg Landry" w:date="2017-06-03T10:01:00Z">
          <w:pPr/>
        </w:pPrChange>
      </w:pPr>
      <w:ins w:id="73" w:author="Greg Landry" w:date="2017-06-03T10:01:00Z">
        <w:r>
          <w:rPr>
            <w:rFonts w:ascii="Times New Roman" w:hAnsi="Times New Roman" w:cs="Times New Roman"/>
          </w:rPr>
          <w:t>{</w:t>
        </w:r>
        <w:r w:rsidRPr="00892212">
          <w:rPr>
            <w:rFonts w:ascii="Times New Roman" w:hAnsi="Times New Roman" w:cs="Times New Roman"/>
          </w:rPr>
          <w:t>"</w:t>
        </w:r>
        <w:r>
          <w:rPr>
            <w:rFonts w:ascii="Times New Roman" w:hAnsi="Times New Roman" w:cs="Times New Roman"/>
          </w:rPr>
          <w:t>state</w:t>
        </w:r>
        <w:proofErr w:type="gramStart"/>
        <w:r w:rsidRPr="00892212">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"reported":{</w:t>
        </w:r>
        <w:r w:rsidRPr="00892212">
          <w:rPr>
            <w:rFonts w:ascii="Times New Roman" w:hAnsi="Times New Roman" w:cs="Times New Roman"/>
          </w:rPr>
          <w:t>"</w:t>
        </w:r>
        <w:r>
          <w:rPr>
            <w:rFonts w:ascii="Times New Roman" w:hAnsi="Times New Roman" w:cs="Times New Roman"/>
          </w:rPr>
          <w:t>color</w:t>
        </w:r>
        <w:r w:rsidRPr="00892212">
          <w:rPr>
            <w:rFonts w:ascii="Times New Roman" w:hAnsi="Times New Roman" w:cs="Times New Roman"/>
          </w:rPr>
          <w:t xml:space="preserve">": </w:t>
        </w:r>
        <w:r>
          <w:rPr>
            <w:rFonts w:ascii="Times New Roman" w:hAnsi="Times New Roman" w:cs="Times New Roman"/>
          </w:rPr>
          <w:t>“BLUE”</w:t>
        </w:r>
        <w:r w:rsidRPr="00892212">
          <w:rPr>
            <w:rFonts w:ascii="Times New Roman" w:hAnsi="Times New Roman" w:cs="Times New Roman"/>
          </w:rPr>
          <w:t>}}</w:t>
        </w:r>
        <w:r>
          <w:rPr>
            <w:rFonts w:ascii="Times New Roman" w:hAnsi="Times New Roman" w:cs="Times New Roman"/>
          </w:rPr>
          <w:t>}</w:t>
        </w:r>
      </w:ins>
    </w:p>
    <w:p w14:paraId="574BEAF4" w14:textId="77777777" w:rsidR="00274BC0" w:rsidRPr="00892212" w:rsidRDefault="00274BC0">
      <w:pPr>
        <w:keepNext/>
        <w:spacing w:after="0"/>
        <w:rPr>
          <w:rFonts w:ascii="Times New Roman" w:hAnsi="Times New Roman" w:cs="Times New Roman"/>
        </w:rPr>
        <w:pPrChange w:id="74"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w:t>
      </w:r>
      <w:proofErr w:type="spellStart"/>
      <w:r>
        <w:t>aws</w:t>
      </w:r>
      <w:proofErr w:type="spellEnd"/>
      <w:r>
        <w:t>/…” are reserved by AWS IoT</w:t>
      </w:r>
      <w:r w:rsidR="0035007A">
        <w:t xml:space="preserve"> for</w:t>
      </w:r>
      <w:r>
        <w:t xml:space="preserve"> specific functions.</w:t>
      </w:r>
      <w:r w:rsidR="00D9027E">
        <w:t xml:space="preserve"> </w:t>
      </w:r>
    </w:p>
    <w:p w14:paraId="64D045EA" w14:textId="69EAFAE6" w:rsidR="00D9027E" w:rsidRDefault="00D9027E" w:rsidP="005E2F40">
      <w:r>
        <w:t xml:space="preserve">As the system </w:t>
      </w:r>
      <w:proofErr w:type="gramStart"/>
      <w:r>
        <w:t>designer</w:t>
      </w:r>
      <w:proofErr w:type="gramEnd"/>
      <w:r>
        <w:t xml:space="preserve"> you are responsible for defining what the topic</w:t>
      </w:r>
      <w:r w:rsidR="005858F9">
        <w:t>s</w:t>
      </w:r>
      <w:r>
        <w:t xml:space="preserve"> mean and do in your system.</w:t>
      </w:r>
      <w:r w:rsidR="00015F3E">
        <w:t xml:space="preserve">  Some </w:t>
      </w:r>
      <w:hyperlink r:id="rId28"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proofErr w:type="spellStart"/>
      <w:r w:rsidR="00865379">
        <w:t>myDevice</w:t>
      </w:r>
      <w:proofErr w:type="spellEnd"/>
      <w:r w:rsidR="00865379">
        <w:t>/temperature</w:t>
      </w:r>
      <w:r>
        <w:t>.</w:t>
      </w:r>
    </w:p>
    <w:p w14:paraId="329456B8" w14:textId="2CA04FD3" w:rsidR="00D9027E" w:rsidRDefault="004C4B34" w:rsidP="005E2F40">
      <w:hyperlink r:id="rId29" w:history="1">
        <w:r w:rsidR="00D9027E" w:rsidRPr="00D9027E">
          <w:rPr>
            <w:rStyle w:val="Hyperlink"/>
          </w:rPr>
          <w:t>Device Shadow MQTT Topics</w:t>
        </w:r>
      </w:hyperlink>
    </w:p>
    <w:p w14:paraId="4F84E93B" w14:textId="6CFEF2F6" w:rsidR="005E2F40" w:rsidRDefault="005E2F40" w:rsidP="005E2F40">
      <w:r>
        <w:t xml:space="preserve">Each </w:t>
      </w:r>
      <w:r w:rsidRPr="00123D59">
        <w:rPr>
          <w:i/>
        </w:rPr>
        <w:t>thing</w:t>
      </w:r>
      <w:r>
        <w:t xml:space="preserve"> that you have will have a group of topics </w:t>
      </w:r>
      <w:r w:rsidR="00D9027E">
        <w:t>of</w:t>
      </w:r>
      <w:r>
        <w:t xml:space="preserve"> the form “$</w:t>
      </w:r>
      <w:proofErr w:type="spellStart"/>
      <w:r>
        <w:t>aws</w:t>
      </w:r>
      <w:proofErr w:type="spellEnd"/>
      <w:r>
        <w:t>/things/</w:t>
      </w:r>
      <w:ins w:id="75" w:author="Greg Landry [2]" w:date="2017-08-28T18:27:00Z">
        <w:r w:rsidR="00334892">
          <w:t>&lt;</w:t>
        </w:r>
      </w:ins>
      <w:proofErr w:type="spellStart"/>
      <w:r>
        <w:t>thingName</w:t>
      </w:r>
      <w:proofErr w:type="spellEnd"/>
      <w:ins w:id="76" w:author="Greg Landry [2]" w:date="2017-08-28T18:27:00Z">
        <w:r w:rsidR="00334892">
          <w:t>&gt;</w:t>
        </w:r>
      </w:ins>
      <w:r>
        <w:t>/shadow/…”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702E56">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702E56">
            <w:pPr>
              <w:tabs>
                <w:tab w:val="left" w:pos="2880"/>
              </w:tabs>
            </w:pPr>
            <w:r w:rsidRPr="009B57EC">
              <w:t>/update/accepted</w:t>
            </w:r>
          </w:p>
        </w:tc>
        <w:tc>
          <w:tcPr>
            <w:tcW w:w="6961" w:type="dxa"/>
          </w:tcPr>
          <w:p w14:paraId="0AD8E9B3" w14:textId="4D0B402D" w:rsidR="00EE2061" w:rsidRPr="009B57EC" w:rsidRDefault="00EE2061" w:rsidP="00702E56">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702E56">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702E56">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702E56">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702E56">
            <w:pPr>
              <w:tabs>
                <w:tab w:val="left" w:pos="2880"/>
              </w:tabs>
            </w:pPr>
            <w:r w:rsidRPr="009B57EC">
              <w:lastRenderedPageBreak/>
              <w:t>/get</w:t>
            </w:r>
          </w:p>
        </w:tc>
        <w:tc>
          <w:tcPr>
            <w:tcW w:w="6961" w:type="dxa"/>
            <w:vMerge w:val="restart"/>
          </w:tcPr>
          <w:p w14:paraId="08F924C3" w14:textId="778AB0F8" w:rsidR="00EE2061" w:rsidRPr="009B57EC" w:rsidRDefault="00EE2061" w:rsidP="00702E56">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702E56">
            <w:pPr>
              <w:tabs>
                <w:tab w:val="left" w:pos="2880"/>
              </w:tabs>
            </w:pPr>
            <w:r w:rsidRPr="009B57EC">
              <w:t>/get/accepted</w:t>
            </w:r>
          </w:p>
        </w:tc>
        <w:tc>
          <w:tcPr>
            <w:tcW w:w="6961" w:type="dxa"/>
            <w:vMerge/>
          </w:tcPr>
          <w:p w14:paraId="099B5474" w14:textId="77777777" w:rsidR="00EE2061" w:rsidRPr="009B57EC" w:rsidRDefault="00EE2061" w:rsidP="00702E56">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702E56">
            <w:pPr>
              <w:tabs>
                <w:tab w:val="left" w:pos="2880"/>
              </w:tabs>
            </w:pPr>
            <w:r w:rsidRPr="009B57EC">
              <w:t>/get/rejected</w:t>
            </w:r>
          </w:p>
        </w:tc>
        <w:tc>
          <w:tcPr>
            <w:tcW w:w="6961" w:type="dxa"/>
            <w:vMerge/>
          </w:tcPr>
          <w:p w14:paraId="52C11632" w14:textId="77777777" w:rsidR="00EE2061" w:rsidRPr="009B57EC" w:rsidRDefault="00EE2061" w:rsidP="00702E56">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702E56">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702E56">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702E56">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77" w:author="Greg Landry" w:date="2017-04-03T16:54:00Z"/>
        </w:rPr>
      </w:pPr>
    </w:p>
    <w:p w14:paraId="2C17EACC" w14:textId="604F9C65" w:rsidR="00EC0D12" w:rsidRDefault="00EC0D12">
      <w:pPr>
        <w:rPr>
          <w:ins w:id="78" w:author="Greg Landry" w:date="2017-04-03T16:56:00Z"/>
        </w:rPr>
      </w:pPr>
      <w:ins w:id="79" w:author="Greg Landry" w:date="2017-04-03T16:55:00Z">
        <w:r>
          <w:t xml:space="preserve">The update topic is useful when you want to update the state of a </w:t>
        </w:r>
        <w:r w:rsidRPr="00EC0D12">
          <w:rPr>
            <w:i/>
            <w:rPrChange w:id="80" w:author="Greg Landry" w:date="2017-04-03T16:55:00Z">
              <w:rPr/>
            </w:rPrChange>
          </w:rPr>
          <w:t>thing</w:t>
        </w:r>
        <w:r>
          <w:t xml:space="preserve"> on the cloud. For example, if you have a </w:t>
        </w:r>
        <w:r w:rsidRPr="00EC0D12">
          <w:rPr>
            <w:i/>
            <w:rPrChange w:id="81" w:author="Greg Landry" w:date="2017-04-03T16:56:00Z">
              <w:rPr/>
            </w:rPrChange>
          </w:rPr>
          <w:t>thing</w:t>
        </w:r>
        <w:r>
          <w:t xml:space="preserve"> called “</w:t>
        </w:r>
        <w:proofErr w:type="spellStart"/>
        <w:r>
          <w:t>myThing</w:t>
        </w:r>
        <w:proofErr w:type="spellEnd"/>
        <w:r>
          <w:t xml:space="preserve">” and want to update </w:t>
        </w:r>
      </w:ins>
      <w:ins w:id="82" w:author="Greg Landry" w:date="2017-04-03T16:56:00Z">
        <w:r>
          <w:t xml:space="preserve">a value called “temperature” </w:t>
        </w:r>
      </w:ins>
      <w:ins w:id="83" w:author="Greg Landry" w:date="2017-04-03T16:57:00Z">
        <w:r>
          <w:t xml:space="preserve">to 25 degrees </w:t>
        </w:r>
      </w:ins>
      <w:ins w:id="84" w:author="Greg Landry" w:date="2017-04-03T16:56:00Z">
        <w:r>
          <w:t>in the state of the thing, you would publish using the following topic and message:</w:t>
        </w:r>
      </w:ins>
    </w:p>
    <w:p w14:paraId="0212FD6B" w14:textId="1A75C1CE" w:rsidR="00EC0D12" w:rsidRDefault="00EC0D12">
      <w:pPr>
        <w:rPr>
          <w:ins w:id="85" w:author="Greg Landry" w:date="2017-04-03T16:56:00Z"/>
        </w:rPr>
      </w:pPr>
      <w:ins w:id="86" w:author="Greg Landry" w:date="2017-04-03T16:56:00Z">
        <w:r w:rsidRPr="005A06D0">
          <w:rPr>
            <w:b/>
            <w:rPrChange w:id="87" w:author="Greg Landry" w:date="2017-06-03T10:02:00Z">
              <w:rPr/>
            </w:rPrChange>
          </w:rPr>
          <w:t>topic</w:t>
        </w:r>
        <w:r>
          <w:t>: $</w:t>
        </w:r>
        <w:proofErr w:type="spellStart"/>
        <w:r>
          <w:t>aws</w:t>
        </w:r>
        <w:proofErr w:type="spellEnd"/>
        <w:r>
          <w:t>/things/</w:t>
        </w:r>
        <w:proofErr w:type="spellStart"/>
        <w:r>
          <w:t>myThing</w:t>
        </w:r>
        <w:proofErr w:type="spellEnd"/>
        <w:r>
          <w:t>/shadow/update</w:t>
        </w:r>
      </w:ins>
    </w:p>
    <w:p w14:paraId="1F412EBC" w14:textId="73552B67" w:rsidR="00EC0D12" w:rsidRDefault="00EC0D12">
      <w:pPr>
        <w:rPr>
          <w:ins w:id="88" w:author="Greg Landry" w:date="2017-04-03T16:55:00Z"/>
        </w:rPr>
      </w:pPr>
      <w:ins w:id="89" w:author="Greg Landry" w:date="2017-04-03T16:56:00Z">
        <w:r w:rsidRPr="005A06D0">
          <w:rPr>
            <w:b/>
            <w:rPrChange w:id="90" w:author="Greg Landry" w:date="2017-06-03T10:02:00Z">
              <w:rPr/>
            </w:rPrChange>
          </w:rPr>
          <w:t>message</w:t>
        </w:r>
        <w:r>
          <w:t>: {</w:t>
        </w:r>
      </w:ins>
      <w:ins w:id="91" w:author="Greg Landry" w:date="2017-04-03T16:59:00Z">
        <w:r w:rsidR="00B67684">
          <w:t>“</w:t>
        </w:r>
      </w:ins>
      <w:ins w:id="92" w:author="Greg Landry" w:date="2017-04-03T16:56:00Z">
        <w:r>
          <w:t>state</w:t>
        </w:r>
      </w:ins>
      <w:proofErr w:type="gramStart"/>
      <w:ins w:id="93" w:author="Greg Landry" w:date="2017-04-03T16:59:00Z">
        <w:r w:rsidR="00B67684">
          <w:t>”</w:t>
        </w:r>
      </w:ins>
      <w:ins w:id="94" w:author="Greg Landry" w:date="2017-04-03T16:56:00Z">
        <w:r>
          <w:t>:</w:t>
        </w:r>
      </w:ins>
      <w:ins w:id="95" w:author="Greg Landry" w:date="2017-04-03T16:59:00Z">
        <w:r w:rsidR="00B67684">
          <w:t>{</w:t>
        </w:r>
        <w:proofErr w:type="gramEnd"/>
        <w:r w:rsidR="00B67684">
          <w:t>“reported”:</w:t>
        </w:r>
      </w:ins>
      <w:ins w:id="96" w:author="Greg Landry" w:date="2017-04-03T16:56:00Z">
        <w:r>
          <w:t>{</w:t>
        </w:r>
      </w:ins>
      <w:ins w:id="97" w:author="Greg Landry" w:date="2017-04-03T16:59:00Z">
        <w:r w:rsidR="00B67684">
          <w:t>“</w:t>
        </w:r>
      </w:ins>
      <w:ins w:id="98" w:author="Greg Landry" w:date="2017-04-03T16:56:00Z">
        <w:r>
          <w:t>temperature</w:t>
        </w:r>
      </w:ins>
      <w:ins w:id="99" w:author="Greg Landry" w:date="2017-04-03T16:59:00Z">
        <w:r w:rsidR="00B67684">
          <w:t>”</w:t>
        </w:r>
      </w:ins>
      <w:ins w:id="100" w:author="Greg Landry" w:date="2017-04-03T16:56:00Z">
        <w:r>
          <w:t>:25}}</w:t>
        </w:r>
      </w:ins>
      <w:ins w:id="101" w:author="Greg Landry" w:date="2017-04-03T16:59:00Z">
        <w:r w:rsidR="00B67684">
          <w:t>}</w:t>
        </w:r>
      </w:ins>
    </w:p>
    <w:p w14:paraId="6E16CE82" w14:textId="7C81EA64" w:rsidR="00B67684" w:rsidRDefault="00B67684">
      <w:pPr>
        <w:rPr>
          <w:ins w:id="102" w:author="Greg Landry" w:date="2017-04-03T16:57:00Z"/>
        </w:rPr>
      </w:pPr>
      <w:ins w:id="103" w:author="Greg Landry" w:date="2017-04-03T16:57:00Z">
        <w:r>
          <w:t xml:space="preserve">Once the message is received, the message broker </w:t>
        </w:r>
      </w:ins>
      <w:ins w:id="104" w:author="Greg Landry" w:date="2017-06-03T10:02:00Z">
        <w:r w:rsidR="005A06D0">
          <w:t>will</w:t>
        </w:r>
      </w:ins>
      <w:ins w:id="105" w:author="Greg Landry" w:date="2017-04-03T16:57:00Z">
        <w:r>
          <w:t xml:space="preserve"> publish to the </w:t>
        </w:r>
      </w:ins>
      <w:ins w:id="106" w:author="Greg Landry" w:date="2017-06-03T10:03:00Z">
        <w:r w:rsidR="008F2F81">
          <w:t>/</w:t>
        </w:r>
      </w:ins>
      <w:ins w:id="107" w:author="Greg Landry" w:date="2017-04-03T16:57:00Z">
        <w:r>
          <w:t xml:space="preserve">accepted, </w:t>
        </w:r>
      </w:ins>
      <w:ins w:id="108" w:author="Greg Landry" w:date="2017-06-03T10:03:00Z">
        <w:r w:rsidR="008F2F81">
          <w:t>/</w:t>
        </w:r>
      </w:ins>
      <w:ins w:id="109" w:author="Greg Landry" w:date="2017-04-03T16:57:00Z">
        <w:r>
          <w:t xml:space="preserve">documents, and </w:t>
        </w:r>
      </w:ins>
      <w:ins w:id="110" w:author="Greg Landry" w:date="2017-06-03T10:03:00Z">
        <w:r w:rsidR="008F2F81">
          <w:t>/</w:t>
        </w:r>
      </w:ins>
      <w:ins w:id="111" w:author="Greg Landry" w:date="2017-04-03T16:57:00Z">
        <w:r>
          <w:t>delta topics with the appropriate information.</w:t>
        </w:r>
      </w:ins>
    </w:p>
    <w:p w14:paraId="02892690" w14:textId="73576F6B" w:rsidR="00B77ED3" w:rsidRDefault="006E441A">
      <w:pPr>
        <w:rPr>
          <w:ins w:id="112" w:author="Greg Landry" w:date="2017-06-16T12:31:00Z"/>
        </w:rPr>
      </w:pPr>
      <w:ins w:id="113" w:author="Greg Landry" w:date="2017-06-16T12:59:00Z">
        <w:r>
          <w:t>If you are using the test server to subscribe to topics, y</w:t>
        </w:r>
      </w:ins>
      <w:del w:id="114" w:author="Greg Landry" w:date="2017-06-16T12:59:00Z">
        <w:r w:rsidR="009E14B7" w:rsidDel="006E441A">
          <w:delText>Y</w:delText>
        </w:r>
      </w:del>
      <w:r w:rsidR="009E14B7">
        <w:t xml:space="preserve">ou can use “#” as a wildcard </w:t>
      </w:r>
      <w:ins w:id="115" w:author="Greg Landry" w:date="2017-06-16T12:30:00Z">
        <w:r w:rsidR="00B77ED3">
          <w:t xml:space="preserve">at the end of a topic </w:t>
        </w:r>
      </w:ins>
      <w:r w:rsidR="009E14B7">
        <w:t xml:space="preserve">to </w:t>
      </w:r>
      <w:del w:id="116" w:author="Greg Landry" w:date="2017-06-16T12:59:00Z">
        <w:r w:rsidR="009E14B7" w:rsidDel="006E441A">
          <w:delText xml:space="preserve">access </w:delText>
        </w:r>
      </w:del>
      <w:ins w:id="117" w:author="Greg Landry" w:date="2017-06-16T12:59:00Z">
        <w:r>
          <w:t xml:space="preserve">subscribe to </w:t>
        </w:r>
      </w:ins>
      <w:r w:rsidR="009E14B7">
        <w:t xml:space="preserve">multiple </w:t>
      </w:r>
      <w:del w:id="118" w:author="Greg Landry" w:date="2017-06-16T12:31:00Z">
        <w:r w:rsidR="009E14B7" w:rsidDel="00B77ED3">
          <w:delText xml:space="preserve">shadow </w:delText>
        </w:r>
      </w:del>
      <w:r w:rsidR="009E14B7">
        <w:t>topics. For example, you can use “$</w:t>
      </w:r>
      <w:proofErr w:type="spellStart"/>
      <w:r w:rsidR="009E14B7">
        <w:t>aws</w:t>
      </w:r>
      <w:proofErr w:type="spellEnd"/>
      <w:r w:rsidR="009E14B7">
        <w:t>/things/</w:t>
      </w:r>
      <w:proofErr w:type="spellStart"/>
      <w:del w:id="119" w:author="Greg Landry" w:date="2017-04-03T16:58:00Z">
        <w:r w:rsidR="009B57EC" w:rsidDel="00B67684">
          <w:delText>thingName</w:delText>
        </w:r>
      </w:del>
      <w:ins w:id="120" w:author="Greg Landry" w:date="2017-04-03T16:58:00Z">
        <w:r w:rsidR="00B67684">
          <w:t>theThing</w:t>
        </w:r>
      </w:ins>
      <w:proofErr w:type="spellEnd"/>
      <w:r w:rsidR="009E14B7">
        <w:t xml:space="preserve">/shadow/#” to subscribe to all shadow topics for the </w:t>
      </w:r>
      <w:r w:rsidR="009E14B7" w:rsidRPr="009E14B7">
        <w:rPr>
          <w:i/>
        </w:rPr>
        <w:t>thing</w:t>
      </w:r>
      <w:r w:rsidR="009E14B7">
        <w:t xml:space="preserve"> called “</w:t>
      </w:r>
      <w:proofErr w:type="spellStart"/>
      <w:r w:rsidR="009E14B7">
        <w:t>theThing</w:t>
      </w:r>
      <w:proofErr w:type="spellEnd"/>
      <w:r w:rsidR="009E14B7">
        <w:t>”.</w:t>
      </w:r>
    </w:p>
    <w:p w14:paraId="3B7A33E8" w14:textId="78B2A78C" w:rsidR="00F1475C" w:rsidRDefault="00B77ED3">
      <w:pPr>
        <w:rPr>
          <w:rFonts w:ascii="Cambria" w:eastAsia="Times New Roman" w:hAnsi="Cambria"/>
          <w:b/>
          <w:bCs/>
          <w:color w:val="4F81BD"/>
          <w:sz w:val="26"/>
          <w:szCs w:val="26"/>
        </w:rPr>
      </w:pPr>
      <w:ins w:id="121" w:author="Greg Landry" w:date="2017-06-16T12:31:00Z">
        <w:r>
          <w:t xml:space="preserve">You can also use “+” as a wildcard in the middle of a topic to </w:t>
        </w:r>
      </w:ins>
      <w:ins w:id="122" w:author="Greg Landry" w:date="2017-06-16T13:00:00Z">
        <w:r w:rsidR="006E441A">
          <w:t xml:space="preserve">subscribe to </w:t>
        </w:r>
      </w:ins>
      <w:ins w:id="123" w:author="Greg Landry" w:date="2017-06-16T12:31:00Z">
        <w:r>
          <w:t>multiple topics.</w:t>
        </w:r>
      </w:ins>
      <w:ins w:id="124" w:author="Greg Landry" w:date="2017-06-16T13:00:00Z">
        <w:r w:rsidR="00913108">
          <w:t xml:space="preserve"> For example, you can use “$</w:t>
        </w:r>
        <w:proofErr w:type="spellStart"/>
        <w:r w:rsidR="00913108">
          <w:t>aws</w:t>
        </w:r>
        <w:proofErr w:type="spellEnd"/>
        <w:r w:rsidR="00913108">
          <w:t>/things/+/shadow/update” to subscribe to update topics for all thing shadows.</w:t>
        </w:r>
      </w:ins>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25" w:author="Greg Landry" w:date="2017-03-01T15:38:00Z"/>
        </w:rPr>
      </w:pPr>
      <w:del w:id="126" w:author="Greg Landry" w:date="2017-03-01T15:37:00Z">
        <w:r w:rsidDel="00C91E38">
          <w:delText>If you do not already have one, you will need to sign</w:delText>
        </w:r>
      </w:del>
      <w:ins w:id="127" w:author="Greg Landry" w:date="2017-03-01T15:37:00Z">
        <w:r w:rsidR="00C91E38">
          <w:t>Sign</w:t>
        </w:r>
      </w:ins>
      <w:r>
        <w:t xml:space="preserve"> up for an Amazon AWS account</w:t>
      </w:r>
      <w:ins w:id="128" w:author="Greg Landry" w:date="2017-03-01T15:37:00Z">
        <w:r w:rsidR="00C91E38">
          <w:t xml:space="preserve"> or use the </w:t>
        </w:r>
      </w:ins>
      <w:ins w:id="129" w:author="Greg Landry" w:date="2017-03-01T15:38:00Z">
        <w:r w:rsidR="00C91E38">
          <w:t>class server. The login for the class server is:</w:t>
        </w:r>
      </w:ins>
    </w:p>
    <w:p w14:paraId="4183919F" w14:textId="185C714C" w:rsidR="009E14B7" w:rsidRDefault="00C91E38">
      <w:pPr>
        <w:spacing w:after="0"/>
        <w:rPr>
          <w:ins w:id="130" w:author="Greg Landry" w:date="2017-03-01T15:38:00Z"/>
        </w:rPr>
        <w:pPrChange w:id="131" w:author="Greg Landry" w:date="2017-03-01T15:39:00Z">
          <w:pPr/>
        </w:pPrChange>
      </w:pPr>
      <w:ins w:id="132"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133"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134" w:author="Greg Landry" w:date="2017-03-01T15:38:00Z">
        <w:r>
          <w:t>Password: wiced101</w:t>
        </w:r>
      </w:ins>
    </w:p>
    <w:p w14:paraId="37F1FAAF" w14:textId="0141C350" w:rsidR="00B7217A" w:rsidRPr="00B7217A" w:rsidRDefault="00CC2D8B" w:rsidP="00B7217A">
      <w:r>
        <w:t xml:space="preserve">From the </w:t>
      </w:r>
      <w:del w:id="135" w:author="Greg Landry" w:date="2017-06-05T10:33:00Z">
        <w:r w:rsidDel="0058219E">
          <w:delText xml:space="preserve">Services </w:delText>
        </w:r>
      </w:del>
      <w:ins w:id="136" w:author="Greg Landry" w:date="2017-06-05T10:33:00Z">
        <w:r w:rsidR="0058219E">
          <w:t xml:space="preserve">Services </w:t>
        </w:r>
      </w:ins>
      <w:r>
        <w:t>menu, select “</w:t>
      </w:r>
      <w:r w:rsidR="00B7217A">
        <w:t>AWS IoT</w:t>
      </w:r>
      <w:r>
        <w:t>”</w:t>
      </w:r>
      <w:ins w:id="137" w:author="Greg Landry" w:date="2017-03-01T15:39:00Z">
        <w:r w:rsidR="00F0665A">
          <w:t>:</w:t>
        </w:r>
      </w:ins>
      <w:del w:id="138" w:author="Greg Landry" w:date="2017-03-01T15:39:00Z">
        <w:r w:rsidR="006B44E3" w:rsidDel="00C91E38">
          <w:delText>,</w:delText>
        </w:r>
      </w:del>
      <w:del w:id="139" w:author="Greg Landry" w:date="2017-06-05T10:35:00Z">
        <w:r w:rsidR="006B44E3" w:rsidDel="00F0665A">
          <w:delText xml:space="preserve"> </w:delText>
        </w:r>
      </w:del>
      <w:del w:id="140" w:author="Greg Landry" w:date="2017-03-01T15:39:00Z">
        <w:r w:rsidR="006B44E3" w:rsidDel="00C91E38">
          <w:delText>click “Get Started”,</w:delText>
        </w:r>
        <w:r w:rsidR="00B7217A" w:rsidDel="00C91E38">
          <w:delText xml:space="preserve"> and then </w:delText>
        </w:r>
      </w:del>
      <w:del w:id="141" w:author="Greg Landry" w:date="2017-06-05T10:35:00Z">
        <w:r w:rsidR="00B7217A" w:rsidDel="00F0665A">
          <w:delText xml:space="preserve">click “Start </w:delText>
        </w:r>
        <w:r w:rsidR="006B44E3" w:rsidDel="00F0665A">
          <w:delText>the</w:delText>
        </w:r>
        <w:r w:rsidR="00B7217A" w:rsidDel="00F0665A">
          <w:delText xml:space="preserve"> tutorial”.</w:delText>
        </w:r>
      </w:del>
    </w:p>
    <w:p w14:paraId="6EEE7593" w14:textId="76080CA2" w:rsidR="00B7217A" w:rsidRDefault="00CC2D8B" w:rsidP="00B7217A">
      <w:pPr>
        <w:rPr>
          <w:ins w:id="142" w:author="Greg Landry" w:date="2017-06-05T10:35:00Z"/>
        </w:rPr>
      </w:pPr>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2717ED37" w14:textId="77777777" w:rsidR="00F0665A" w:rsidRDefault="00F0665A" w:rsidP="00B7217A">
      <w:pPr>
        <w:rPr>
          <w:ins w:id="143" w:author="Greg Landry" w:date="2017-06-05T10:35:00Z"/>
        </w:rPr>
      </w:pPr>
    </w:p>
    <w:p w14:paraId="2DD98BE7" w14:textId="3973B5F3" w:rsidR="00F0665A" w:rsidRDefault="00F0665A" w:rsidP="00B7217A">
      <w:pPr>
        <w:rPr>
          <w:ins w:id="144" w:author="Greg Landry" w:date="2017-06-05T10:34:00Z"/>
        </w:rPr>
      </w:pPr>
      <w:ins w:id="145" w:author="Greg Landry" w:date="2017-06-05T10:35:00Z">
        <w:r>
          <w:t>In the lower-left corner of the IoT screen click on “Learn” and then click “Start the tutorial”:</w:t>
        </w:r>
      </w:ins>
    </w:p>
    <w:p w14:paraId="1CA9C858" w14:textId="57745D5C" w:rsidR="00F0665A" w:rsidRDefault="00F0665A">
      <w:pPr>
        <w:jc w:val="center"/>
        <w:pPrChange w:id="146" w:author="Greg Landry" w:date="2017-06-05T10:35:00Z">
          <w:pPr/>
        </w:pPrChange>
      </w:pPr>
      <w:ins w:id="147" w:author="Greg Landry" w:date="2017-06-05T10:35:00Z">
        <w:r>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ins>
    </w:p>
    <w:p w14:paraId="3A9605A0" w14:textId="63488B2F" w:rsidR="00CC2D8B" w:rsidRDefault="00F0665A" w:rsidP="00B7217A">
      <w:ins w:id="148" w:author="Greg Landry" w:date="2017-06-05T10:35:00Z">
        <w:r>
          <w:lastRenderedPageBreak/>
          <w:t>Follow the instructions to complete the tutorial.</w:t>
        </w:r>
      </w:ins>
    </w:p>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5E2227C" w:rsidR="00AE6C47" w:rsidRDefault="00AE6C47" w:rsidP="00AE6C47">
      <w:pPr>
        <w:pStyle w:val="Heading3"/>
        <w:rPr>
          <w:ins w:id="149" w:author="Greg Landry" w:date="2017-06-03T15:31:00Z"/>
        </w:rPr>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360DC5A7" w14:textId="77777777" w:rsidR="0076231A" w:rsidRDefault="0076231A" w:rsidP="0076231A">
      <w:pPr>
        <w:pStyle w:val="ListParagraph"/>
        <w:keepNext/>
        <w:rPr>
          <w:ins w:id="150" w:author="Greg Landry" w:date="2017-06-03T15:31:00Z"/>
        </w:rPr>
      </w:pPr>
      <w:ins w:id="151" w:author="Greg Landry" w:date="2017-06-03T15:31:00Z">
        <w:r>
          <w:t>Note: The steps below assume that you are using the existing class AWS account. If you create your own account the steps may be slightly different but still follow the same flow.</w:t>
        </w:r>
      </w:ins>
    </w:p>
    <w:p w14:paraId="49646A17" w14:textId="585629F8" w:rsidR="0076231A" w:rsidRDefault="0076231A" w:rsidP="0076231A">
      <w:pPr>
        <w:pStyle w:val="ListParagraph"/>
        <w:keepNext/>
        <w:numPr>
          <w:ilvl w:val="0"/>
          <w:numId w:val="28"/>
        </w:numPr>
        <w:rPr>
          <w:ins w:id="152" w:author="Greg Landry" w:date="2017-06-03T15:31:00Z"/>
        </w:rPr>
      </w:pPr>
      <w:ins w:id="153" w:author="Greg Landry" w:date="2017-06-03T15:31:00Z">
        <w:r>
          <w:t>Once you have watched the</w:t>
        </w:r>
      </w:ins>
      <w:ins w:id="154" w:author="Greg Landry" w:date="2017-06-16T13:01:00Z">
        <w:r w:rsidR="00430CF5">
          <w:t xml:space="preserve"> tutorial</w:t>
        </w:r>
      </w:ins>
      <w:ins w:id="155" w:author="Greg Landry" w:date="2017-06-03T15:31:00Z">
        <w:r>
          <w:t>, you should be on the “Register a thing” page.</w:t>
        </w:r>
      </w:ins>
    </w:p>
    <w:p w14:paraId="2C46C6B4" w14:textId="243EA07D" w:rsidR="0076231A" w:rsidRPr="00ED51CE" w:rsidRDefault="0076231A" w:rsidP="0076231A">
      <w:pPr>
        <w:pStyle w:val="ListParagraph"/>
        <w:rPr>
          <w:ins w:id="156" w:author="Greg Landry" w:date="2017-06-03T15:31:00Z"/>
          <w:b/>
          <w:noProof/>
          <w:rPrChange w:id="157" w:author="Greg Landry [2]" w:date="2017-08-28T18:26:00Z">
            <w:rPr>
              <w:ins w:id="158" w:author="Greg Landry" w:date="2017-06-03T15:31:00Z"/>
              <w:noProof/>
            </w:rPr>
          </w:rPrChange>
        </w:rPr>
      </w:pPr>
      <w:ins w:id="159" w:author="Greg Landry" w:date="2017-06-03T15:31:00Z">
        <w:r w:rsidRPr="00ED51CE">
          <w:rPr>
            <w:b/>
            <w:rPrChange w:id="160" w:author="Greg Landry [2]" w:date="2017-08-28T18:26:00Z">
              <w:rPr/>
            </w:rPrChange>
          </w:rPr>
          <w:t xml:space="preserve">Hint: The example projects use US East time zone </w:t>
        </w:r>
      </w:ins>
      <w:ins w:id="161" w:author="Greg Landry" w:date="2017-06-03T15:34:00Z">
        <w:r w:rsidRPr="00ED51CE">
          <w:rPr>
            <w:b/>
            <w:rPrChange w:id="162" w:author="Greg Landry [2]" w:date="2017-08-28T18:26:00Z">
              <w:rPr/>
            </w:rPrChange>
          </w:rPr>
          <w:t>1 (N. Virginia)</w:t>
        </w:r>
      </w:ins>
      <w:ins w:id="163" w:author="Greg Landry" w:date="2017-06-03T15:35:00Z">
        <w:r w:rsidRPr="00ED51CE">
          <w:rPr>
            <w:b/>
            <w:rPrChange w:id="164" w:author="Greg Landry [2]" w:date="2017-08-28T18:26:00Z">
              <w:rPr/>
            </w:rPrChange>
          </w:rPr>
          <w:t xml:space="preserve">. If you create your own </w:t>
        </w:r>
        <w:r w:rsidRPr="00ED51CE">
          <w:rPr>
            <w:b/>
            <w:caps/>
            <w:rPrChange w:id="165" w:author="Greg Landry [2]" w:date="2017-08-28T18:26:00Z">
              <w:rPr>
                <w:caps/>
              </w:rPr>
            </w:rPrChange>
          </w:rPr>
          <w:t xml:space="preserve">AWS </w:t>
        </w:r>
      </w:ins>
      <w:ins w:id="166" w:author="Greg Landry" w:date="2017-06-03T15:38:00Z">
        <w:r w:rsidR="00656C23" w:rsidRPr="00ED51CE">
          <w:rPr>
            <w:b/>
            <w:rPrChange w:id="167" w:author="Greg Landry [2]" w:date="2017-08-28T18:26:00Z">
              <w:rPr/>
            </w:rPrChange>
          </w:rPr>
          <w:t xml:space="preserve">account and use </w:t>
        </w:r>
      </w:ins>
      <w:ins w:id="168" w:author="Greg Landry" w:date="2017-06-03T15:35:00Z">
        <w:r w:rsidRPr="00ED51CE">
          <w:rPr>
            <w:b/>
            <w:rPrChange w:id="169" w:author="Greg Landry [2]" w:date="2017-08-28T18:26:00Z">
              <w:rPr/>
            </w:rPrChange>
          </w:rPr>
          <w:t xml:space="preserve">a different time zone, you will need to </w:t>
        </w:r>
      </w:ins>
      <w:ins w:id="170" w:author="Greg Landry" w:date="2017-06-03T15:31:00Z">
        <w:r w:rsidRPr="00ED51CE">
          <w:rPr>
            <w:b/>
            <w:rPrChange w:id="171" w:author="Greg Landry [2]" w:date="2017-08-28T18:26:00Z">
              <w:rPr/>
            </w:rPrChange>
          </w:rPr>
          <w:t xml:space="preserve">search for “us-east-1” in the source code for each project </w:t>
        </w:r>
      </w:ins>
      <w:ins w:id="172" w:author="Greg Landry" w:date="2017-06-03T15:38:00Z">
        <w:r w:rsidR="00656C23" w:rsidRPr="00ED51CE">
          <w:rPr>
            <w:b/>
            <w:rPrChange w:id="173" w:author="Greg Landry [2]" w:date="2017-08-28T18:26:00Z">
              <w:rPr/>
            </w:rPrChange>
          </w:rPr>
          <w:t xml:space="preserve">in the later exercises </w:t>
        </w:r>
      </w:ins>
      <w:ins w:id="174" w:author="Greg Landry" w:date="2017-06-03T15:31:00Z">
        <w:r w:rsidRPr="00ED51CE">
          <w:rPr>
            <w:b/>
            <w:rPrChange w:id="175" w:author="Greg Landry [2]" w:date="2017-08-28T18:26:00Z">
              <w:rPr/>
            </w:rPrChange>
          </w:rPr>
          <w:t>and update as necessary.</w:t>
        </w:r>
      </w:ins>
    </w:p>
    <w:p w14:paraId="3241B2C5" w14:textId="77777777" w:rsidR="0076231A" w:rsidRDefault="0076231A" w:rsidP="0076231A">
      <w:pPr>
        <w:pStyle w:val="ListParagraph"/>
        <w:numPr>
          <w:ilvl w:val="0"/>
          <w:numId w:val="28"/>
        </w:numPr>
        <w:rPr>
          <w:ins w:id="176" w:author="Greg Landry" w:date="2017-06-03T15:31:00Z"/>
        </w:rPr>
      </w:pPr>
      <w:ins w:id="177" w:author="Greg Landry" w:date="2017-06-03T15:31:00Z">
        <w:r>
          <w:t xml:space="preserve">Name your </w:t>
        </w:r>
        <w:r w:rsidRPr="00F437C7">
          <w:rPr>
            <w:i/>
          </w:rPr>
          <w:t>thing</w:t>
        </w:r>
        <w:r>
          <w:t xml:space="preserve"> “&lt;</w:t>
        </w:r>
        <w:proofErr w:type="spellStart"/>
        <w:r>
          <w:t>YourInitials</w:t>
        </w:r>
        <w:proofErr w:type="spellEnd"/>
        <w:r>
          <w:t>&gt;_</w:t>
        </w:r>
        <w:proofErr w:type="spellStart"/>
        <w:r>
          <w:t>TestThing</w:t>
        </w:r>
        <w:proofErr w:type="spellEnd"/>
        <w:r>
          <w:t>” (or whatever) and press “Create thing”.</w:t>
        </w:r>
      </w:ins>
    </w:p>
    <w:p w14:paraId="1D73FF11" w14:textId="77777777" w:rsidR="0076231A" w:rsidRDefault="0076231A" w:rsidP="0076231A">
      <w:pPr>
        <w:jc w:val="center"/>
        <w:rPr>
          <w:ins w:id="178" w:author="Greg Landry" w:date="2017-06-03T15:31:00Z"/>
        </w:rPr>
      </w:pPr>
      <w:ins w:id="179" w:author="Greg Landry" w:date="2017-06-03T15:31:00Z">
        <w:r w:rsidRPr="00553AF3">
          <w:rPr>
            <w:noProof/>
          </w:rPr>
          <w:t xml:space="preserve"> </w:t>
        </w:r>
        <w:r>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ins>
    </w:p>
    <w:p w14:paraId="060CFE4E" w14:textId="697E41B5" w:rsidR="0076231A" w:rsidRDefault="0076231A" w:rsidP="0076231A">
      <w:pPr>
        <w:pStyle w:val="ListParagraph"/>
        <w:keepNext/>
        <w:keepLines/>
        <w:numPr>
          <w:ilvl w:val="0"/>
          <w:numId w:val="28"/>
        </w:numPr>
        <w:rPr>
          <w:ins w:id="180" w:author="Greg Landry" w:date="2017-06-03T15:31:00Z"/>
        </w:rPr>
      </w:pPr>
      <w:ins w:id="181" w:author="Greg Landry" w:date="2017-06-03T15:31:00Z">
        <w:r>
          <w:lastRenderedPageBreak/>
          <w:t xml:space="preserve">Before you can access the broker from the </w:t>
        </w:r>
      </w:ins>
      <w:ins w:id="182" w:author="Greg Landry" w:date="2017-06-05T10:37:00Z">
        <w:r w:rsidR="00B01B99">
          <w:t>kit</w:t>
        </w:r>
      </w:ins>
      <w:ins w:id="183" w:author="Greg Landry" w:date="2017-06-03T15:31:00Z">
        <w:r>
          <w:t xml:space="preserve"> you need to create the encryption keys that enable you to identify </w:t>
        </w:r>
      </w:ins>
      <w:ins w:id="184" w:author="Greg Landry" w:date="2017-06-05T10:37:00Z">
        <w:r w:rsidR="00B01B99">
          <w:t>it</w:t>
        </w:r>
      </w:ins>
      <w:ins w:id="185" w:author="Greg Landry" w:date="2017-06-03T15:31:00Z">
        <w:r>
          <w:t xml:space="preserve"> as an allowed device.  To do this, from the thing </w:t>
        </w:r>
      </w:ins>
      <w:ins w:id="186" w:author="Greg Landry" w:date="2017-06-05T10:38:00Z">
        <w:r w:rsidR="0007137A">
          <w:t xml:space="preserve">page click on Security and then on </w:t>
        </w:r>
      </w:ins>
      <w:ins w:id="187" w:author="Greg Landry" w:date="2017-06-05T10:39:00Z">
        <w:r w:rsidR="0007137A">
          <w:t>Create Certificate.</w:t>
        </w:r>
      </w:ins>
    </w:p>
    <w:p w14:paraId="1E40F933" w14:textId="149A7377" w:rsidR="0076231A" w:rsidRDefault="0076231A">
      <w:pPr>
        <w:jc w:val="center"/>
        <w:rPr>
          <w:ins w:id="188" w:author="Greg Landry" w:date="2017-06-03T15:31:00Z"/>
        </w:rPr>
        <w:pPrChange w:id="189" w:author="Greg Landry" w:date="2017-06-05T10:43:00Z">
          <w:pPr>
            <w:pStyle w:val="ListParagraph"/>
            <w:keepNext/>
            <w:keepLines/>
          </w:pPr>
        </w:pPrChange>
      </w:pPr>
      <w:ins w:id="190" w:author="Greg Landry" w:date="2017-06-03T15:31:00Z">
        <w:r w:rsidRPr="0096648C">
          <w:rPr>
            <w:noProof/>
          </w:rPr>
          <w:t xml:space="preserve"> </w:t>
        </w:r>
      </w:ins>
      <w:ins w:id="191" w:author="Greg Landry" w:date="2017-06-05T10:40:00Z">
        <w:r w:rsidR="0007137A">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ins>
    </w:p>
    <w:p w14:paraId="3DA4DE16" w14:textId="77777777" w:rsidR="0076231A" w:rsidRDefault="0076231A">
      <w:pPr>
        <w:pStyle w:val="ListParagraph"/>
        <w:keepLines/>
        <w:rPr>
          <w:ins w:id="192" w:author="Greg Landry" w:date="2017-06-03T15:31:00Z"/>
        </w:rPr>
        <w:pPrChange w:id="193" w:author="Greg Landry" w:date="2017-06-05T10:41:00Z">
          <w:pPr>
            <w:pStyle w:val="ListParagraph"/>
            <w:keepNext/>
            <w:keepLines/>
          </w:pPr>
        </w:pPrChange>
      </w:pPr>
    </w:p>
    <w:p w14:paraId="78E8D38C" w14:textId="77777777" w:rsidR="0076231A" w:rsidRDefault="0076231A">
      <w:pPr>
        <w:pStyle w:val="ListParagraph"/>
        <w:keepLines/>
        <w:numPr>
          <w:ilvl w:val="0"/>
          <w:numId w:val="28"/>
        </w:numPr>
        <w:rPr>
          <w:ins w:id="194" w:author="Greg Landry" w:date="2017-06-03T15:31:00Z"/>
          <w:b/>
          <w:color w:val="FF0000"/>
        </w:rPr>
        <w:pPrChange w:id="195" w:author="Greg Landry" w:date="2017-06-05T10:43:00Z">
          <w:pPr>
            <w:pStyle w:val="ListParagraph"/>
            <w:keepNext/>
            <w:keepLines/>
            <w:numPr>
              <w:numId w:val="28"/>
            </w:numPr>
            <w:ind w:hanging="360"/>
          </w:pPr>
        </w:pPrChange>
      </w:pPr>
      <w:ins w:id="196" w:author="Greg Landry" w:date="2017-06-03T15:31:00Z">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ins>
    </w:p>
    <w:p w14:paraId="17088EBC" w14:textId="77777777" w:rsidR="0076231A" w:rsidRDefault="0076231A">
      <w:pPr>
        <w:pStyle w:val="ListParagraph"/>
        <w:keepLines/>
        <w:rPr>
          <w:ins w:id="197" w:author="Greg Landry" w:date="2017-06-03T15:31:00Z"/>
          <w:b/>
          <w:color w:val="FF0000"/>
        </w:rPr>
        <w:pPrChange w:id="198" w:author="Greg Landry" w:date="2017-06-05T10:43:00Z">
          <w:pPr>
            <w:pStyle w:val="ListParagraph"/>
            <w:keepNext/>
            <w:keepLines/>
          </w:pPr>
        </w:pPrChange>
      </w:pPr>
    </w:p>
    <w:p w14:paraId="3E5872ED" w14:textId="77777777" w:rsidR="0076231A" w:rsidRDefault="0076231A">
      <w:pPr>
        <w:pStyle w:val="ListParagraph"/>
        <w:keepLines/>
        <w:numPr>
          <w:ilvl w:val="0"/>
          <w:numId w:val="28"/>
        </w:numPr>
        <w:rPr>
          <w:ins w:id="199" w:author="Greg Landry" w:date="2017-06-03T15:31:00Z"/>
          <w:b/>
          <w:color w:val="FF0000"/>
        </w:rPr>
        <w:pPrChange w:id="200" w:author="Greg Landry" w:date="2017-06-05T10:43:00Z">
          <w:pPr>
            <w:pStyle w:val="ListParagraph"/>
            <w:keepNext/>
            <w:keepLines/>
            <w:numPr>
              <w:numId w:val="28"/>
            </w:numPr>
            <w:ind w:hanging="360"/>
          </w:pPr>
        </w:pPrChange>
      </w:pPr>
      <w:ins w:id="201" w:author="Greg Landry" w:date="2017-06-03T15:31:00Z">
        <w:r>
          <w:rPr>
            <w:b/>
            <w:color w:val="FF0000"/>
          </w:rPr>
          <w:t>You should also write down the certificate ID since you will need it later when you attach a policy to the certificate.</w:t>
        </w:r>
      </w:ins>
    </w:p>
    <w:p w14:paraId="623DC384" w14:textId="77777777" w:rsidR="0076231A" w:rsidRDefault="0076231A">
      <w:pPr>
        <w:pStyle w:val="ListParagraph"/>
        <w:keepLines/>
        <w:rPr>
          <w:ins w:id="202" w:author="Greg Landry" w:date="2017-06-03T15:31:00Z"/>
        </w:rPr>
        <w:pPrChange w:id="203" w:author="Greg Landry" w:date="2017-06-05T10:43:00Z">
          <w:pPr>
            <w:pStyle w:val="ListParagraph"/>
            <w:keepNext/>
            <w:keepLines/>
          </w:pPr>
        </w:pPrChange>
      </w:pPr>
    </w:p>
    <w:p w14:paraId="76827B7D" w14:textId="77777777" w:rsidR="0076231A" w:rsidRPr="00D16EC7" w:rsidRDefault="0076231A">
      <w:pPr>
        <w:pStyle w:val="ListParagraph"/>
        <w:keepLines/>
        <w:rPr>
          <w:ins w:id="204" w:author="Greg Landry" w:date="2017-06-03T15:31:00Z"/>
          <w:b/>
          <w:color w:val="FF0000"/>
        </w:rPr>
        <w:pPrChange w:id="205" w:author="Greg Landry" w:date="2017-06-05T10:43:00Z">
          <w:pPr>
            <w:pStyle w:val="ListParagraph"/>
            <w:keepNext/>
            <w:keepLines/>
          </w:pPr>
        </w:pPrChange>
      </w:pPr>
      <w:ins w:id="206" w:author="Greg Landry" w:date="2017-06-03T15:31:00Z">
        <w:r>
          <w:t>Note: The window also has an option to download a root CA for AWS IoT from Symantec (a trusted certification authority). However, you don’t need to do this since the root CA for AWS IoT is already included in the WICED SDK.</w:t>
        </w:r>
      </w:ins>
    </w:p>
    <w:p w14:paraId="06C850C4" w14:textId="6465A2C8" w:rsidR="0076231A" w:rsidRDefault="009D5D64" w:rsidP="0076231A">
      <w:pPr>
        <w:jc w:val="center"/>
        <w:rPr>
          <w:ins w:id="207" w:author="Greg Landry" w:date="2017-06-03T15:31:00Z"/>
        </w:rPr>
      </w:pPr>
      <w:ins w:id="208" w:author="Greg Landry" w:date="2017-06-05T10:43:00Z">
        <w:r>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1828800" cy="182880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3E86D18" w14:textId="004B3A5F" w:rsidR="004C4B34" w:rsidRPr="0017013C" w:rsidRDefault="004C4B34"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209"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210"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l,21600r21600,l21600,xe">
                  <v:stroke joinstyle="miter"/>
                  <v:path gradientshapeok="t" o:connecttype="rect"/>
                </v:shapetype>
                <v:shape id="Text Box 30" o:spid="_x0000_s1026" type="#_x0000_t202" style="position:absolute;left:0;text-align:left;margin-left:300pt;margin-top:173.8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" filled="f" stroked="f">
                  <v:textbox style="mso-fit-shape-to-text:t">
                    <w:txbxContent>
                      <w:p w14:paraId="13E86D18" w14:textId="004B3A5F" w:rsidR="004C4B34" w:rsidRPr="0017013C" w:rsidRDefault="004C4B34"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211"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212"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ins>
      <w:ins w:id="213" w:author="Greg Landry" w:date="2017-06-03T15:31:00Z">
        <w:r>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828800" cy="182880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196EF1F" w14:textId="77777777" w:rsidR="004C4B34" w:rsidRPr="0017013C" w:rsidRDefault="004C4B34"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left:0;text-align:left;margin-left:268.1pt;margin-top:91.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oO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" filled="f" stroked="f">
                  <v:textbox style="mso-fit-shape-to-text:t">
                    <w:txbxContent>
                      <w:p w14:paraId="3196EF1F" w14:textId="77777777" w:rsidR="004C4B34" w:rsidRPr="0017013C" w:rsidRDefault="004C4B34"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28800" cy="182880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2A8758" w14:textId="77777777" w:rsidR="004C4B34" w:rsidRPr="0017013C" w:rsidRDefault="004C4B34"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left:0;text-align:left;margin-left:120.7pt;margin-top:153.5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" filled="f" stroked="f">
                  <v:textbox style="mso-fit-shape-to-text:t">
                    <w:txbxContent>
                      <w:p w14:paraId="232A8758" w14:textId="77777777" w:rsidR="004C4B34" w:rsidRPr="0017013C" w:rsidRDefault="004C4B34"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ins w:id="214" w:author="Greg Landry" w:date="2017-06-05T10:56:00Z">
        <w:r>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ins>
    </w:p>
    <w:p w14:paraId="4DCF2779" w14:textId="3E7BC702" w:rsidR="0076231A" w:rsidRDefault="0076231A">
      <w:pPr>
        <w:pStyle w:val="ListParagraph"/>
        <w:keepNext/>
        <w:numPr>
          <w:ilvl w:val="0"/>
          <w:numId w:val="28"/>
        </w:numPr>
        <w:rPr>
          <w:ins w:id="215" w:author="Greg Landry" w:date="2017-06-03T15:31:00Z"/>
        </w:rPr>
        <w:pPrChange w:id="216" w:author="Greg Landry" w:date="2017-06-05T10:46:00Z">
          <w:pPr>
            <w:pStyle w:val="ListParagraph"/>
            <w:numPr>
              <w:numId w:val="28"/>
            </w:numPr>
            <w:ind w:hanging="360"/>
          </w:pPr>
        </w:pPrChange>
      </w:pPr>
      <w:ins w:id="217" w:author="Greg Landry" w:date="2017-06-03T15:31:00Z">
        <w:r>
          <w:lastRenderedPageBreak/>
          <w:t>Click “</w:t>
        </w:r>
      </w:ins>
      <w:ins w:id="218" w:author="Greg Landry" w:date="2017-06-05T10:44:00Z">
        <w:r w:rsidR="00702E56">
          <w:t>Attach a policy</w:t>
        </w:r>
      </w:ins>
      <w:ins w:id="219" w:author="Greg Landry" w:date="2017-06-05T10:45:00Z">
        <w:r w:rsidR="00702E56">
          <w:t>”</w:t>
        </w:r>
      </w:ins>
      <w:ins w:id="220" w:author="Greg Landry" w:date="2017-06-05T10:44:00Z">
        <w:r w:rsidR="00702E56">
          <w:t xml:space="preserve"> and then click on “Create new policy</w:t>
        </w:r>
      </w:ins>
      <w:ins w:id="221" w:author="Greg Landry" w:date="2017-06-05T10:45:00Z">
        <w:r w:rsidR="00702E56">
          <w:t>”.</w:t>
        </w:r>
      </w:ins>
      <w:ins w:id="222" w:author="Greg Landry" w:date="2017-06-03T15:31:00Z">
        <w:r w:rsidRPr="00380421">
          <w:t xml:space="preserve"> </w:t>
        </w:r>
      </w:ins>
    </w:p>
    <w:p w14:paraId="3ECEE5FA" w14:textId="2EBBB6F7" w:rsidR="0076231A" w:rsidRDefault="0076231A" w:rsidP="0076231A">
      <w:pPr>
        <w:pStyle w:val="ListParagraph"/>
        <w:keepNext/>
        <w:numPr>
          <w:ilvl w:val="0"/>
          <w:numId w:val="28"/>
        </w:numPr>
        <w:rPr>
          <w:ins w:id="223" w:author="Greg Landry" w:date="2017-06-03T15:31:00Z"/>
        </w:rPr>
      </w:pPr>
      <w:ins w:id="224" w:author="Greg Landry" w:date="2017-06-03T15:31:00Z">
        <w:r>
          <w:t>Give the new policy a name such as “&lt;</w:t>
        </w:r>
        <w:proofErr w:type="spellStart"/>
        <w:r>
          <w:t>YourInitials</w:t>
        </w:r>
        <w:proofErr w:type="spellEnd"/>
        <w:r>
          <w:t>&gt;_</w:t>
        </w:r>
        <w:proofErr w:type="spellStart"/>
        <w:r>
          <w:t>TestThing_Policy</w:t>
        </w:r>
        <w:proofErr w:type="spellEnd"/>
        <w:r>
          <w:t>”. Add the action as “</w:t>
        </w:r>
        <w:proofErr w:type="spellStart"/>
        <w:proofErr w:type="gramStart"/>
        <w:r w:rsidRPr="009225C7">
          <w:rPr>
            <w:i/>
          </w:rPr>
          <w:t>iot</w:t>
        </w:r>
        <w:proofErr w:type="spellEnd"/>
        <w:r w:rsidRPr="009225C7">
          <w:rPr>
            <w:i/>
          </w:rPr>
          <w:t>:*</w:t>
        </w:r>
        <w:proofErr w:type="gramEnd"/>
        <w:r>
          <w:rPr>
            <w:i/>
          </w:rPr>
          <w:t>”</w:t>
        </w:r>
        <w:r>
          <w:t xml:space="preserve">, </w:t>
        </w:r>
      </w:ins>
      <w:ins w:id="225" w:author="Greg Landry" w:date="2017-06-03T15:39:00Z">
        <w:r w:rsidR="00656C23">
          <w:t>and use</w:t>
        </w:r>
      </w:ins>
      <w:ins w:id="226" w:author="Greg Landry" w:date="2017-06-03T15:31:00Z">
        <w:r>
          <w:t xml:space="preserve"> “</w:t>
        </w:r>
        <w:r w:rsidRPr="009225C7">
          <w:rPr>
            <w:i/>
          </w:rPr>
          <w:t>*</w:t>
        </w:r>
        <w:r>
          <w:rPr>
            <w:i/>
          </w:rPr>
          <w:t>”</w:t>
        </w:r>
        <w:r>
          <w:t xml:space="preserve"> for the Resource ARN, and select “Allow”. Then click the “Create” button.</w:t>
        </w:r>
      </w:ins>
    </w:p>
    <w:p w14:paraId="2259785F" w14:textId="77777777" w:rsidR="0076231A" w:rsidRDefault="0076231A" w:rsidP="0076231A">
      <w:pPr>
        <w:pStyle w:val="ListParagraph"/>
        <w:rPr>
          <w:ins w:id="227" w:author="Greg Landry" w:date="2017-06-03T15:31:00Z"/>
        </w:rPr>
      </w:pPr>
    </w:p>
    <w:p w14:paraId="5D6B921A" w14:textId="77777777" w:rsidR="0076231A" w:rsidRDefault="0076231A" w:rsidP="0076231A">
      <w:pPr>
        <w:pStyle w:val="ListParagraph"/>
        <w:ind w:left="0"/>
        <w:jc w:val="center"/>
        <w:rPr>
          <w:ins w:id="228" w:author="Greg Landry" w:date="2017-06-03T15:31:00Z"/>
        </w:rPr>
      </w:pPr>
      <w:ins w:id="229" w:author="Greg Landry" w:date="2017-06-03T15:31:00Z">
        <w:r>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ins>
    </w:p>
    <w:p w14:paraId="02D0D521" w14:textId="77777777" w:rsidR="0076231A" w:rsidRDefault="0076231A" w:rsidP="0076231A">
      <w:pPr>
        <w:pStyle w:val="ListParagraph"/>
        <w:rPr>
          <w:ins w:id="230" w:author="Greg Landry" w:date="2017-06-03T15:31:00Z"/>
        </w:rPr>
      </w:pPr>
    </w:p>
    <w:p w14:paraId="208CF2C3" w14:textId="488FEEDF" w:rsidR="0076231A" w:rsidRPr="00D6257F" w:rsidRDefault="0076231A" w:rsidP="0076231A">
      <w:pPr>
        <w:pStyle w:val="ListParagraph"/>
        <w:keepNext/>
        <w:numPr>
          <w:ilvl w:val="0"/>
          <w:numId w:val="28"/>
        </w:numPr>
        <w:rPr>
          <w:ins w:id="231" w:author="Greg Landry" w:date="2017-06-03T15:31:00Z"/>
        </w:rPr>
      </w:pPr>
      <w:ins w:id="232" w:author="Greg Landry" w:date="2017-06-03T15:31:00Z">
        <w:r>
          <w:lastRenderedPageBreak/>
          <w:t xml:space="preserve">You will now see the policy document details. In this case, any </w:t>
        </w:r>
        <w:proofErr w:type="spellStart"/>
        <w:r>
          <w:t>iot</w:t>
        </w:r>
        <w:proofErr w:type="spellEnd"/>
        <w:r>
          <w:t xml:space="preserve"> operation (</w:t>
        </w:r>
        <w:proofErr w:type="spellStart"/>
        <w:proofErr w:type="gramStart"/>
        <w:r>
          <w:t>iot</w:t>
        </w:r>
        <w:proofErr w:type="spellEnd"/>
        <w:r>
          <w:t>:*</w:t>
        </w:r>
        <w:proofErr w:type="gramEnd"/>
        <w:r>
          <w:t>) is allowed</w:t>
        </w:r>
      </w:ins>
      <w:ins w:id="233" w:author="Greg Landry" w:date="2017-06-03T15:42:00Z">
        <w:r w:rsidR="00952542">
          <w:t xml:space="preserve"> for any resource (*)</w:t>
        </w:r>
      </w:ins>
      <w:ins w:id="234" w:author="Greg Landry" w:date="2017-06-03T15:31:00Z">
        <w:r>
          <w:t>.</w:t>
        </w:r>
      </w:ins>
    </w:p>
    <w:p w14:paraId="5A49D6EB" w14:textId="77777777" w:rsidR="0076231A" w:rsidRDefault="0076231A">
      <w:pPr>
        <w:pStyle w:val="ListParagraph"/>
        <w:ind w:left="0"/>
        <w:jc w:val="center"/>
        <w:rPr>
          <w:ins w:id="235" w:author="Greg Landry" w:date="2017-06-03T15:31:00Z"/>
        </w:rPr>
        <w:pPrChange w:id="236" w:author="Greg Landry" w:date="2017-06-05T10:52:00Z">
          <w:pPr>
            <w:pStyle w:val="ListParagraph"/>
            <w:ind w:left="0"/>
          </w:pPr>
        </w:pPrChange>
      </w:pPr>
      <w:ins w:id="237" w:author="Greg Landry" w:date="2017-06-03T15:31:00Z">
        <w:r>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ins>
    </w:p>
    <w:p w14:paraId="5DC6C911" w14:textId="77777777" w:rsidR="0076231A" w:rsidRDefault="0076231A" w:rsidP="0076231A">
      <w:pPr>
        <w:pStyle w:val="ListParagraph"/>
        <w:keepNext/>
        <w:rPr>
          <w:ins w:id="238" w:author="Greg Landry" w:date="2017-06-03T15:31:00Z"/>
        </w:rPr>
      </w:pPr>
    </w:p>
    <w:p w14:paraId="08957F65" w14:textId="77777777" w:rsidR="00702E56" w:rsidRDefault="0076231A" w:rsidP="0076231A">
      <w:pPr>
        <w:pStyle w:val="ListParagraph"/>
        <w:keepNext/>
        <w:numPr>
          <w:ilvl w:val="0"/>
          <w:numId w:val="28"/>
        </w:numPr>
        <w:rPr>
          <w:ins w:id="239" w:author="Greg Landry" w:date="2017-06-05T10:48:00Z"/>
        </w:rPr>
      </w:pPr>
      <w:ins w:id="240" w:author="Greg Landry" w:date="2017-06-03T15:31:00Z">
        <w:r w:rsidRPr="00702E56">
          <w:t>You now need to attach the policy to the certificate. First click the left arrow on the left side of the screen show above. Then select Security -&gt; Certificates from the left panel, and click on your certificate.</w:t>
        </w:r>
      </w:ins>
    </w:p>
    <w:p w14:paraId="4001C707" w14:textId="60EEF1B1" w:rsidR="0076231A" w:rsidRDefault="00702E56">
      <w:pPr>
        <w:pStyle w:val="ListParagraph"/>
        <w:rPr>
          <w:ins w:id="241" w:author="Greg Landry" w:date="2017-06-03T15:31:00Z"/>
        </w:rPr>
        <w:pPrChange w:id="242" w:author="Greg Landry" w:date="2017-06-05T10:52:00Z">
          <w:pPr>
            <w:jc w:val="center"/>
          </w:pPr>
        </w:pPrChange>
      </w:pPr>
      <w:ins w:id="243" w:author="Greg Landry" w:date="2017-06-05T10:48:00Z">
        <w:r>
          <w:t xml:space="preserve">Note that you can use the search box in the upper right corner to find your certificate by name. In fact, you can even enter your </w:t>
        </w:r>
        <w:r w:rsidRPr="00702E56">
          <w:rPr>
            <w:i/>
            <w:rPrChange w:id="244" w:author="Greg Landry" w:date="2017-06-05T10:49:00Z">
              <w:rPr/>
            </w:rPrChange>
          </w:rPr>
          <w:t>thing</w:t>
        </w:r>
        <w:r>
          <w:t xml:space="preserve"> name in the box and it will find the certificate that was </w:t>
        </w:r>
      </w:ins>
      <w:ins w:id="245" w:author="Greg Landry" w:date="2017-06-05T10:49:00Z">
        <w:r>
          <w:t>attached</w:t>
        </w:r>
      </w:ins>
      <w:ins w:id="246" w:author="Greg Landry" w:date="2017-06-05T10:48:00Z">
        <w:r>
          <w:t xml:space="preserve"> </w:t>
        </w:r>
      </w:ins>
      <w:ins w:id="247" w:author="Greg Landry" w:date="2017-06-05T10:49:00Z">
        <w:r>
          <w:t xml:space="preserve">to your </w:t>
        </w:r>
        <w:r w:rsidRPr="00702E56">
          <w:rPr>
            <w:i/>
            <w:rPrChange w:id="248" w:author="Greg Landry" w:date="2017-06-05T10:49:00Z">
              <w:rPr/>
            </w:rPrChange>
          </w:rPr>
          <w:t>thing</w:t>
        </w:r>
        <w:r>
          <w:t xml:space="preserve"> </w:t>
        </w:r>
      </w:ins>
      <w:ins w:id="249" w:author="Greg Landry" w:date="2017-06-05T10:48:00Z">
        <w:r>
          <w:t>when you first created it.</w:t>
        </w:r>
      </w:ins>
      <w:ins w:id="250" w:author="Greg Landry" w:date="2017-06-03T15:31:00Z">
        <w:r w:rsidR="0076231A" w:rsidRPr="00163FC5">
          <w:rPr>
            <w:noProof/>
          </w:rPr>
          <w:t xml:space="preserve"> </w:t>
        </w:r>
      </w:ins>
      <w:ins w:id="251" w:author="Greg Landry" w:date="2017-06-05T10:51:00Z">
        <w:r>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ins>
    </w:p>
    <w:p w14:paraId="1F3D3787" w14:textId="291396F2" w:rsidR="0076231A" w:rsidRDefault="0076231A" w:rsidP="0076231A">
      <w:pPr>
        <w:pStyle w:val="ListParagraph"/>
        <w:keepNext/>
        <w:numPr>
          <w:ilvl w:val="0"/>
          <w:numId w:val="28"/>
        </w:numPr>
        <w:rPr>
          <w:ins w:id="252" w:author="Greg Landry" w:date="2017-06-03T15:31:00Z"/>
        </w:rPr>
      </w:pPr>
      <w:ins w:id="253" w:author="Greg Landry" w:date="2017-06-03T15:31:00Z">
        <w:r>
          <w:lastRenderedPageBreak/>
          <w:t xml:space="preserve">Once you click on your certificate, select “Actions -&gt; Attach Policy”. Select your policy and click “Attach”. Click on the left arrow </w:t>
        </w:r>
      </w:ins>
      <w:ins w:id="254" w:author="Greg Landry" w:date="2017-06-05T10:53:00Z">
        <w:r w:rsidR="007123F4">
          <w:t xml:space="preserve">in the upper left </w:t>
        </w:r>
      </w:ins>
      <w:ins w:id="255" w:author="Greg Landry" w:date="2017-06-03T15:31:00Z">
        <w:r w:rsidR="007123F4">
          <w:t xml:space="preserve">when you are done to return to </w:t>
        </w:r>
      </w:ins>
      <w:ins w:id="256" w:author="Greg Landry" w:date="2017-06-05T10:53:00Z">
        <w:r w:rsidR="007123F4">
          <w:t>the</w:t>
        </w:r>
      </w:ins>
      <w:ins w:id="257" w:author="Greg Landry" w:date="2017-06-03T15:31:00Z">
        <w:r w:rsidR="007123F4">
          <w:t xml:space="preserve"> </w:t>
        </w:r>
      </w:ins>
      <w:ins w:id="258" w:author="Greg Landry" w:date="2017-06-05T10:53:00Z">
        <w:r w:rsidR="007123F4">
          <w:t>AWS IoT main page.</w:t>
        </w:r>
      </w:ins>
    </w:p>
    <w:p w14:paraId="1F0197DB" w14:textId="77777777" w:rsidR="0076231A" w:rsidRDefault="0076231A" w:rsidP="0076231A">
      <w:pPr>
        <w:pStyle w:val="ListParagraph"/>
        <w:keepNext/>
        <w:ind w:left="0"/>
        <w:jc w:val="center"/>
        <w:rPr>
          <w:ins w:id="259" w:author="Greg Landry" w:date="2017-06-03T15:31:00Z"/>
        </w:rPr>
      </w:pPr>
      <w:ins w:id="260" w:author="Greg Landry" w:date="2017-06-03T15:31:00Z">
        <w:r>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ins>
    </w:p>
    <w:p w14:paraId="1B2B7325" w14:textId="77777777" w:rsidR="0076231A" w:rsidRDefault="0076231A" w:rsidP="0076231A">
      <w:pPr>
        <w:pStyle w:val="ListParagraph"/>
        <w:keepNext/>
        <w:ind w:left="0"/>
        <w:jc w:val="center"/>
        <w:rPr>
          <w:ins w:id="261" w:author="Greg Landry" w:date="2017-06-03T15:31:00Z"/>
        </w:rPr>
      </w:pPr>
    </w:p>
    <w:p w14:paraId="6CED09F6" w14:textId="14CA27EB" w:rsidR="0076231A" w:rsidRDefault="0076231A" w:rsidP="0076231A">
      <w:pPr>
        <w:pStyle w:val="ListParagraph"/>
        <w:keepNext/>
        <w:ind w:left="0"/>
        <w:jc w:val="center"/>
        <w:rPr>
          <w:ins w:id="262" w:author="Greg Landry" w:date="2017-06-03T15:41:00Z"/>
        </w:rPr>
      </w:pPr>
      <w:ins w:id="263" w:author="Greg Landry" w:date="2017-06-03T15:31:00Z">
        <w:r>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ins>
    </w:p>
    <w:p w14:paraId="2A6A2B5A" w14:textId="77777777" w:rsidR="00952542" w:rsidRDefault="00952542" w:rsidP="0076231A">
      <w:pPr>
        <w:pStyle w:val="ListParagraph"/>
        <w:keepNext/>
        <w:ind w:left="0"/>
        <w:jc w:val="center"/>
        <w:rPr>
          <w:ins w:id="264" w:author="Greg Landry" w:date="2017-06-03T15:31:00Z"/>
        </w:rPr>
      </w:pPr>
    </w:p>
    <w:p w14:paraId="7F5D2BF5" w14:textId="77777777" w:rsidR="00952542" w:rsidRDefault="00952542">
      <w:pPr>
        <w:pStyle w:val="ListParagraph"/>
        <w:numPr>
          <w:ilvl w:val="0"/>
          <w:numId w:val="28"/>
        </w:numPr>
        <w:rPr>
          <w:ins w:id="265" w:author="Greg Landry" w:date="2017-06-03T15:42:00Z"/>
        </w:rPr>
        <w:pPrChange w:id="266" w:author="Greg Landry" w:date="2017-06-03T15:41:00Z">
          <w:pPr>
            <w:pStyle w:val="Heading3"/>
          </w:pPr>
        </w:pPrChange>
      </w:pPr>
      <w:ins w:id="267" w:author="Greg Landry" w:date="2017-06-03T15:41:00Z">
        <w:r>
          <w:t>Once you get to this point, you should verify</w:t>
        </w:r>
      </w:ins>
      <w:ins w:id="268" w:author="Greg Landry" w:date="2017-06-03T15:42:00Z">
        <w:r>
          <w:t>:</w:t>
        </w:r>
      </w:ins>
    </w:p>
    <w:p w14:paraId="42BAE2E5" w14:textId="02094082" w:rsidR="009D5D64" w:rsidRDefault="009D5D64">
      <w:pPr>
        <w:pStyle w:val="ListParagraph"/>
        <w:numPr>
          <w:ilvl w:val="1"/>
          <w:numId w:val="28"/>
        </w:numPr>
        <w:rPr>
          <w:ins w:id="269" w:author="Greg Landry" w:date="2017-06-05T10:57:00Z"/>
        </w:rPr>
        <w:pPrChange w:id="270" w:author="Greg Landry" w:date="2017-06-03T15:42:00Z">
          <w:pPr>
            <w:pStyle w:val="Heading3"/>
          </w:pPr>
        </w:pPrChange>
      </w:pPr>
      <w:ins w:id="271" w:author="Greg Landry" w:date="2017-06-05T10:53:00Z">
        <w:r>
          <w:t xml:space="preserve">You have a </w:t>
        </w:r>
        <w:r w:rsidRPr="00483CA7">
          <w:rPr>
            <w:i/>
            <w:rPrChange w:id="272" w:author="Greg Landry" w:date="2017-06-05T10:58:00Z">
              <w:rPr/>
            </w:rPrChange>
          </w:rPr>
          <w:t>thing</w:t>
        </w:r>
        <w:r>
          <w:t xml:space="preserve"> (Registry -&gt; </w:t>
        </w:r>
        <w:r w:rsidRPr="0019247D">
          <w:rPr>
            <w:i/>
            <w:rPrChange w:id="273" w:author="Greg Landry" w:date="2017-06-05T11:01:00Z">
              <w:rPr/>
            </w:rPrChange>
          </w:rPr>
          <w:t>Things</w:t>
        </w:r>
        <w:r>
          <w:t>).</w:t>
        </w:r>
      </w:ins>
    </w:p>
    <w:p w14:paraId="37FC7C31" w14:textId="26E80DFC" w:rsidR="00483CA7" w:rsidRDefault="00483CA7">
      <w:pPr>
        <w:pStyle w:val="ListParagraph"/>
        <w:numPr>
          <w:ilvl w:val="1"/>
          <w:numId w:val="28"/>
        </w:numPr>
        <w:rPr>
          <w:ins w:id="274" w:author="Greg Landry" w:date="2017-06-05T10:53:00Z"/>
        </w:rPr>
        <w:pPrChange w:id="275" w:author="Greg Landry" w:date="2017-06-03T15:42:00Z">
          <w:pPr>
            <w:pStyle w:val="Heading3"/>
          </w:pPr>
        </w:pPrChange>
      </w:pPr>
      <w:ins w:id="276" w:author="Greg Landry" w:date="2017-06-05T10:57:00Z">
        <w:r>
          <w:t>You have a certificate attached to the thing (</w:t>
        </w:r>
      </w:ins>
      <w:ins w:id="277" w:author="Greg Landry" w:date="2017-06-05T10:58:00Z">
        <w:r>
          <w:t xml:space="preserve">from the </w:t>
        </w:r>
      </w:ins>
      <w:ins w:id="278" w:author="Greg Landry" w:date="2017-06-05T11:01:00Z">
        <w:r w:rsidR="0019247D" w:rsidRPr="0019247D">
          <w:rPr>
            <w:i/>
            <w:rPrChange w:id="279" w:author="Greg Landry" w:date="2017-06-05T11:01:00Z">
              <w:rPr/>
            </w:rPrChange>
          </w:rPr>
          <w:t>thing</w:t>
        </w:r>
      </w:ins>
      <w:ins w:id="280" w:author="Greg Landry" w:date="2017-06-05T10:58:00Z">
        <w:r>
          <w:t>, click on Security).</w:t>
        </w:r>
      </w:ins>
    </w:p>
    <w:p w14:paraId="504C231C" w14:textId="11AAC5F6" w:rsidR="00952542" w:rsidRDefault="00483CA7">
      <w:pPr>
        <w:pStyle w:val="ListParagraph"/>
        <w:numPr>
          <w:ilvl w:val="1"/>
          <w:numId w:val="28"/>
        </w:numPr>
        <w:rPr>
          <w:ins w:id="281" w:author="Greg Landry" w:date="2017-06-03T15:42:00Z"/>
        </w:rPr>
        <w:pPrChange w:id="282" w:author="Greg Landry" w:date="2017-06-03T15:42:00Z">
          <w:pPr>
            <w:pStyle w:val="Heading3"/>
          </w:pPr>
        </w:pPrChange>
      </w:pPr>
      <w:ins w:id="283" w:author="Greg Landry" w:date="2017-06-05T10:58:00Z">
        <w:r>
          <w:t xml:space="preserve">The certificate is Active (click on the Certificate and look for </w:t>
        </w:r>
      </w:ins>
      <w:ins w:id="284" w:author="Greg Landry" w:date="2017-06-05T11:01:00Z">
        <w:r w:rsidR="0019247D">
          <w:t>“</w:t>
        </w:r>
      </w:ins>
      <w:ins w:id="285" w:author="Greg Landry" w:date="2017-06-05T10:58:00Z">
        <w:r>
          <w:t>Active</w:t>
        </w:r>
      </w:ins>
      <w:ins w:id="286" w:author="Greg Landry" w:date="2017-06-05T11:01:00Z">
        <w:r w:rsidR="0019247D">
          <w:t>”</w:t>
        </w:r>
      </w:ins>
      <w:ins w:id="287" w:author="Greg Landry" w:date="2017-06-05T10:58:00Z">
        <w:r w:rsidR="0019247D">
          <w:t xml:space="preserve"> in the upper left).</w:t>
        </w:r>
      </w:ins>
    </w:p>
    <w:p w14:paraId="3BA79F72" w14:textId="56909CE0" w:rsidR="00952542" w:rsidRDefault="00952542">
      <w:pPr>
        <w:pStyle w:val="ListParagraph"/>
        <w:numPr>
          <w:ilvl w:val="1"/>
          <w:numId w:val="28"/>
        </w:numPr>
        <w:rPr>
          <w:ins w:id="288" w:author="Greg Landry" w:date="2017-06-03T15:43:00Z"/>
        </w:rPr>
        <w:pPrChange w:id="289" w:author="Greg Landry" w:date="2017-06-03T15:42:00Z">
          <w:pPr>
            <w:pStyle w:val="Heading3"/>
          </w:pPr>
        </w:pPrChange>
      </w:pPr>
      <w:ins w:id="290" w:author="Greg Landry" w:date="2017-06-03T15:43:00Z">
        <w:r>
          <w:t>The certificate has a policy attached to it</w:t>
        </w:r>
      </w:ins>
      <w:ins w:id="291" w:author="Greg Landry" w:date="2017-06-05T10:54:00Z">
        <w:r w:rsidR="009D5D64">
          <w:t xml:space="preserve"> (</w:t>
        </w:r>
      </w:ins>
      <w:ins w:id="292" w:author="Greg Landry" w:date="2017-06-05T10:59:00Z">
        <w:r w:rsidR="00483CA7">
          <w:t>from the Certificate,</w:t>
        </w:r>
      </w:ins>
      <w:ins w:id="293" w:author="Greg Landry" w:date="2017-06-05T10:54:00Z">
        <w:r w:rsidR="009D5D64">
          <w:t xml:space="preserve"> click on Policies).</w:t>
        </w:r>
      </w:ins>
    </w:p>
    <w:p w14:paraId="384937C3" w14:textId="4C1A07FE" w:rsidR="00952542" w:rsidRDefault="00952542">
      <w:pPr>
        <w:pStyle w:val="ListParagraph"/>
        <w:numPr>
          <w:ilvl w:val="1"/>
          <w:numId w:val="28"/>
        </w:numPr>
        <w:rPr>
          <w:ins w:id="294" w:author="Greg Landry" w:date="2017-06-05T11:00:00Z"/>
        </w:rPr>
        <w:pPrChange w:id="295" w:author="Greg Landry" w:date="2017-06-05T10:55:00Z">
          <w:pPr>
            <w:pStyle w:val="Heading3"/>
          </w:pPr>
        </w:pPrChange>
      </w:pPr>
      <w:ins w:id="296" w:author="Greg Landry" w:date="2017-06-03T15:43:00Z">
        <w:r>
          <w:t>The policy</w:t>
        </w:r>
      </w:ins>
      <w:ins w:id="297" w:author="Greg Landry" w:date="2017-06-03T15:41:00Z">
        <w:r>
          <w:t xml:space="preserve"> allows all </w:t>
        </w:r>
        <w:proofErr w:type="spellStart"/>
        <w:r>
          <w:t>iot</w:t>
        </w:r>
        <w:proofErr w:type="spellEnd"/>
        <w:r>
          <w:t xml:space="preserve"> actions</w:t>
        </w:r>
      </w:ins>
      <w:ins w:id="298" w:author="Greg Landry" w:date="2017-06-03T15:43:00Z">
        <w:r w:rsidR="00483CA7">
          <w:t xml:space="preserve"> (</w:t>
        </w:r>
        <w:proofErr w:type="spellStart"/>
        <w:proofErr w:type="gramStart"/>
        <w:r w:rsidR="00483CA7">
          <w:t>iot</w:t>
        </w:r>
        <w:proofErr w:type="spellEnd"/>
        <w:r w:rsidR="00483CA7">
          <w:t>:*</w:t>
        </w:r>
        <w:proofErr w:type="gramEnd"/>
        <w:r w:rsidR="00483CA7">
          <w:t xml:space="preserve">) for any resource (*) (click on </w:t>
        </w:r>
      </w:ins>
      <w:ins w:id="299" w:author="Greg Landry" w:date="2017-06-05T10:59:00Z">
        <w:r w:rsidR="00483CA7">
          <w:t>the</w:t>
        </w:r>
      </w:ins>
      <w:ins w:id="300" w:author="Greg Landry" w:date="2017-06-03T15:43:00Z">
        <w:r w:rsidR="00483CA7">
          <w:t xml:space="preserve"> </w:t>
        </w:r>
      </w:ins>
      <w:ins w:id="301" w:author="Greg Landry" w:date="2017-06-05T10:59:00Z">
        <w:r w:rsidR="00483CA7">
          <w:t>Policy).</w:t>
        </w:r>
      </w:ins>
    </w:p>
    <w:p w14:paraId="1AFAA7CB" w14:textId="77777777" w:rsidR="00483CA7" w:rsidRDefault="00483CA7">
      <w:pPr>
        <w:pStyle w:val="ListParagraph"/>
        <w:rPr>
          <w:ins w:id="302" w:author="Greg Landry" w:date="2017-06-05T11:00:00Z"/>
        </w:rPr>
        <w:pPrChange w:id="303" w:author="Greg Landry" w:date="2017-06-05T11:00:00Z">
          <w:pPr>
            <w:pStyle w:val="Heading3"/>
          </w:pPr>
        </w:pPrChange>
      </w:pPr>
    </w:p>
    <w:p w14:paraId="1DB18992" w14:textId="2A454221" w:rsidR="00483CA7" w:rsidRPr="004C4B34" w:rsidRDefault="00483CA7">
      <w:pPr>
        <w:pStyle w:val="ListParagraph"/>
        <w:pPrChange w:id="304" w:author="Greg Landry" w:date="2017-06-05T11:00:00Z">
          <w:pPr>
            <w:pStyle w:val="Heading3"/>
          </w:pPr>
        </w:pPrChange>
      </w:pPr>
      <w:ins w:id="305" w:author="Greg Landry" w:date="2017-06-05T11:00:00Z">
        <w:r>
          <w:t>If any of the above is not true, fix it before proceeding. Most of this can be accomplished from the “Actions” menus in the appropriate page. Ask for help from an instructor if you need it.</w:t>
        </w:r>
      </w:ins>
    </w:p>
    <w:p w14:paraId="0F9E9BF4" w14:textId="77777777" w:rsidR="00976613" w:rsidRDefault="00976613">
      <w:pPr>
        <w:rPr>
          <w:ins w:id="306" w:author="Greg Landry" w:date="2017-06-03T15:46:00Z"/>
          <w:rFonts w:ascii="Cambria" w:eastAsia="Times New Roman" w:hAnsi="Cambria"/>
          <w:b/>
          <w:bCs/>
          <w:color w:val="4F81BD"/>
        </w:rPr>
      </w:pPr>
      <w:ins w:id="307" w:author="Greg Landry" w:date="2017-06-03T15:46:00Z">
        <w:r>
          <w:br w:type="page"/>
        </w:r>
      </w:ins>
    </w:p>
    <w:p w14:paraId="485B3F0F" w14:textId="23C69681" w:rsidR="00066AA6" w:rsidDel="00680BE7" w:rsidRDefault="0076231A">
      <w:pPr>
        <w:pStyle w:val="Heading3"/>
        <w:rPr>
          <w:del w:id="308" w:author="Greg Landry" w:date="2017-06-03T10:04:00Z"/>
        </w:rPr>
        <w:pPrChange w:id="309" w:author="Greg Landry" w:date="2017-06-03T15:28:00Z">
          <w:pPr/>
        </w:pPrChange>
      </w:pPr>
      <w:ins w:id="310" w:author="Greg Landry" w:date="2017-06-03T15:28:00Z">
        <w:r>
          <w:lastRenderedPageBreak/>
          <w:t xml:space="preserve">02 </w:t>
        </w:r>
      </w:ins>
      <w:ins w:id="311" w:author="Greg Landry" w:date="2017-06-03T15:29:00Z">
        <w:r>
          <w:t xml:space="preserve">Learn how to </w:t>
        </w:r>
      </w:ins>
      <w:ins w:id="312" w:author="Greg Landry" w:date="2017-06-03T15:28:00Z">
        <w:r>
          <w:t xml:space="preserve">use the AWS </w:t>
        </w:r>
      </w:ins>
      <w:ins w:id="313" w:author="Greg Landry" w:date="2017-06-03T15:52:00Z">
        <w:r w:rsidR="00A90D49">
          <w:t>MQTT T</w:t>
        </w:r>
      </w:ins>
      <w:ins w:id="314" w:author="Greg Landry" w:date="2017-06-03T15:28:00Z">
        <w:r w:rsidR="00A90D49">
          <w:t>est Client</w:t>
        </w:r>
        <w:r>
          <w:t xml:space="preserve"> </w:t>
        </w:r>
      </w:ins>
      <w:del w:id="315" w:author="Greg Landry" w:date="2017-06-03T10:04:00Z">
        <w:r w:rsidR="00D217ED" w:rsidDel="00680BE7">
          <w:delText>To Provision</w:delText>
        </w:r>
        <w:r w:rsidR="00066AA6" w:rsidDel="00680BE7">
          <w:delText xml:space="preserve"> follow the “</w:delText>
        </w:r>
        <w:r w:rsidR="00066AA6" w:rsidRPr="00066AA6" w:rsidDel="00680BE7">
          <w:delText>Procedure to Provision an AWS IoT Thing</w:delText>
        </w:r>
        <w:r w:rsidR="00066AA6" w:rsidDel="00680BE7">
          <w:delText>” section at the end of this chapter</w:delText>
        </w:r>
        <w:r w:rsidR="002A7B85" w:rsidDel="00680BE7">
          <w:delText>.</w:delText>
        </w:r>
      </w:del>
    </w:p>
    <w:p w14:paraId="724F04B3" w14:textId="77777777" w:rsidR="0076231A" w:rsidRDefault="002E3422">
      <w:pPr>
        <w:pStyle w:val="Heading3"/>
        <w:rPr>
          <w:ins w:id="316" w:author="Greg Landry" w:date="2017-06-03T15:29:00Z"/>
        </w:rPr>
        <w:pPrChange w:id="317" w:author="Greg Landry" w:date="2017-06-03T15:29:00Z">
          <w:pPr/>
        </w:pPrChange>
      </w:pPr>
      <w:del w:id="318" w:author="Greg Landry" w:date="2017-06-03T10:04:00Z">
        <w:r w:rsidDel="00680BE7">
          <w:delText xml:space="preserve">Note the message broker address. You can find this in the </w:delText>
        </w:r>
        <w:r w:rsidR="001140E1" w:rsidDel="00680BE7">
          <w:delText>Interact page</w:delText>
        </w:r>
        <w:r w:rsidDel="00680BE7">
          <w:delText xml:space="preserve"> when you click on the </w:delText>
        </w:r>
        <w:r w:rsidRPr="002E3422" w:rsidDel="00680BE7">
          <w:rPr>
            <w:i/>
          </w:rPr>
          <w:delText>thing</w:delText>
        </w:r>
        <w:r w:rsidDel="00680BE7">
          <w:delText xml:space="preserve"> that you create</w:delText>
        </w:r>
        <w:r w:rsidR="001140E1" w:rsidDel="00680BE7">
          <w:delText>. It will be listed as ”REST API endpoint”</w:delText>
        </w:r>
      </w:del>
    </w:p>
    <w:p w14:paraId="65F2E2D6" w14:textId="61338278" w:rsidR="00A90D49" w:rsidRDefault="00976613" w:rsidP="00976613">
      <w:pPr>
        <w:rPr>
          <w:ins w:id="319" w:author="Greg Landry" w:date="2017-06-03T15:48:00Z"/>
        </w:rPr>
      </w:pPr>
      <w:ins w:id="320" w:author="Greg Landry" w:date="2017-06-03T15:45:00Z">
        <w:r>
          <w:t xml:space="preserve">The AWS </w:t>
        </w:r>
      </w:ins>
      <w:ins w:id="321" w:author="Greg Landry" w:date="2017-06-03T15:46:00Z">
        <w:r>
          <w:t>website has a</w:t>
        </w:r>
      </w:ins>
      <w:ins w:id="322" w:author="Greg Landry" w:date="2017-06-03T15:52:00Z">
        <w:r w:rsidR="00A90D49">
          <w:t>n</w:t>
        </w:r>
      </w:ins>
      <w:ins w:id="323" w:author="Greg Landry" w:date="2017-06-03T15:46:00Z">
        <w:r>
          <w:t xml:space="preserve"> </w:t>
        </w:r>
      </w:ins>
      <w:ins w:id="324" w:author="Greg Landry" w:date="2017-06-03T15:45:00Z">
        <w:r>
          <w:t xml:space="preserve">MQTT </w:t>
        </w:r>
      </w:ins>
      <w:ins w:id="325" w:author="Greg Landry" w:date="2017-06-03T15:52:00Z">
        <w:r w:rsidR="00A90D49">
          <w:t xml:space="preserve">Test Client </w:t>
        </w:r>
      </w:ins>
      <w:ins w:id="326" w:author="Greg Landry" w:date="2017-06-03T15:45:00Z">
        <w:r>
          <w:t xml:space="preserve">that you can </w:t>
        </w:r>
      </w:ins>
      <w:ins w:id="327" w:author="Greg Landry" w:date="2017-06-03T15:46:00Z">
        <w:r>
          <w:t>use to test publishing and subscribing to topics. Think of it as a terminal window into your message broker</w:t>
        </w:r>
      </w:ins>
      <w:ins w:id="328" w:author="Greg Landry" w:date="2017-06-03T15:47:00Z">
        <w:r>
          <w:t xml:space="preserve">, or as a generic IoT </w:t>
        </w:r>
        <w:r w:rsidRPr="00976613">
          <w:rPr>
            <w:i/>
            <w:rPrChange w:id="329" w:author="Greg Landry" w:date="2017-06-03T15:47:00Z">
              <w:rPr/>
            </w:rPrChange>
          </w:rPr>
          <w:t>thing</w:t>
        </w:r>
        <w:r>
          <w:t xml:space="preserve"> that can publish and s</w:t>
        </w:r>
        <w:r w:rsidR="00A90D49">
          <w:t>u</w:t>
        </w:r>
        <w:r>
          <w:t>bscribe</w:t>
        </w:r>
      </w:ins>
      <w:ins w:id="330" w:author="Greg Landry" w:date="2017-06-03T15:46:00Z">
        <w:r>
          <w:t>.</w:t>
        </w:r>
      </w:ins>
      <w:ins w:id="331" w:author="Greg Landry" w:date="2017-06-03T15:48:00Z">
        <w:r w:rsidR="00A90D49">
          <w:t xml:space="preserve"> You will use this </w:t>
        </w:r>
      </w:ins>
      <w:ins w:id="332" w:author="Greg Landry" w:date="2017-06-03T15:52:00Z">
        <w:r w:rsidR="00A90D49">
          <w:t>client</w:t>
        </w:r>
      </w:ins>
      <w:ins w:id="333" w:author="Greg Landry" w:date="2017-06-03T15:48:00Z">
        <w:r w:rsidR="00A90D49">
          <w:t xml:space="preserve"> to test the later exercises.</w:t>
        </w:r>
      </w:ins>
    </w:p>
    <w:p w14:paraId="6FC23C92" w14:textId="578812AC" w:rsidR="00976613" w:rsidRDefault="00976613" w:rsidP="00976613">
      <w:pPr>
        <w:rPr>
          <w:ins w:id="334" w:author="Greg Landry" w:date="2017-06-03T15:45:00Z"/>
        </w:rPr>
      </w:pPr>
      <w:ins w:id="335" w:author="Greg Landry" w:date="2017-06-03T15:45:00Z">
        <w:r>
          <w:t xml:space="preserve"> </w:t>
        </w:r>
        <w:r w:rsidR="00A90D49">
          <w:t xml:space="preserve">To use the </w:t>
        </w:r>
      </w:ins>
      <w:ins w:id="336" w:author="Greg Landry" w:date="2017-06-03T15:49:00Z">
        <w:r w:rsidR="00A90D49">
          <w:t>client:</w:t>
        </w:r>
      </w:ins>
    </w:p>
    <w:p w14:paraId="099AAD2C" w14:textId="08AD42C9" w:rsidR="00976613" w:rsidRDefault="00976613" w:rsidP="00976613">
      <w:pPr>
        <w:pStyle w:val="ListParagraph"/>
        <w:keepNext/>
        <w:numPr>
          <w:ilvl w:val="0"/>
          <w:numId w:val="29"/>
        </w:numPr>
        <w:rPr>
          <w:ins w:id="337" w:author="Greg Landry [2]" w:date="2017-08-29T08:54:00Z"/>
        </w:rPr>
      </w:pPr>
      <w:ins w:id="338" w:author="Greg Landry" w:date="2017-06-03T15:45:00Z">
        <w:r>
          <w:t>Select “Test” from the panel on the left of the screen. Enter a topic that you want to subscribe to such as “&lt;</w:t>
        </w:r>
        <w:proofErr w:type="spellStart"/>
        <w:r>
          <w:t>your_initials</w:t>
        </w:r>
        <w:proofErr w:type="spellEnd"/>
        <w:r>
          <w:t>&gt;_</w:t>
        </w:r>
        <w:proofErr w:type="spellStart"/>
        <w:r>
          <w:t>testtopic</w:t>
        </w:r>
        <w:proofErr w:type="spellEnd"/>
        <w:r>
          <w:t>”</w:t>
        </w:r>
      </w:ins>
      <w:ins w:id="339" w:author="Greg Landry [2]" w:date="2017-08-29T08:52:00Z">
        <w:r w:rsidR="004C4B34">
          <w:t>, select “Display payloads as strings”,</w:t>
        </w:r>
      </w:ins>
      <w:ins w:id="340" w:author="Greg Landry" w:date="2017-06-03T15:45:00Z">
        <w:r>
          <w:t xml:space="preserve"> and click on “Subscribe to topic”. </w:t>
        </w:r>
        <w:del w:id="341" w:author="Greg Landry [2]" w:date="2017-08-29T08:54:00Z">
          <w:r w:rsidDel="004C4B34">
            <w:delText xml:space="preserve">You will see the new topic show up under Subscriptions. </w:delText>
          </w:r>
        </w:del>
        <w:r>
          <w:t>Make sure to put your initials or some other unique string in the topic if you are using the class AWS account. If not, you may see messages from someone else publishing to the same topic.</w:t>
        </w:r>
      </w:ins>
    </w:p>
    <w:p w14:paraId="0A8FD660" w14:textId="77777777" w:rsidR="004C4B34" w:rsidRDefault="004C4B34" w:rsidP="00976613">
      <w:pPr>
        <w:pStyle w:val="ListParagraph"/>
        <w:keepNext/>
        <w:numPr>
          <w:ilvl w:val="0"/>
          <w:numId w:val="29"/>
        </w:numPr>
        <w:rPr>
          <w:ins w:id="342" w:author="Greg Landry" w:date="2017-06-03T15:45:00Z"/>
        </w:rPr>
      </w:pPr>
    </w:p>
    <w:p w14:paraId="0DF2157A" w14:textId="0C645C91" w:rsidR="00976613" w:rsidRDefault="00976613" w:rsidP="00976613">
      <w:pPr>
        <w:pStyle w:val="ListParagraph"/>
        <w:ind w:left="0"/>
        <w:jc w:val="center"/>
        <w:rPr>
          <w:ins w:id="343" w:author="Greg Landry" w:date="2017-06-03T15:45:00Z"/>
        </w:rPr>
      </w:pPr>
      <w:ins w:id="344" w:author="Greg Landry" w:date="2017-06-03T15:45:00Z">
        <w:del w:id="345" w:author="Greg Landry [2]" w:date="2017-08-29T08:53:00Z">
          <w:r w:rsidDel="004C4B34">
            <w:rPr>
              <w:noProof/>
            </w:rPr>
            <w:drawing>
              <wp:inline distT="0" distB="0" distL="0" distR="0" wp14:anchorId="4D82B828" wp14:editId="5D4B5886">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ins>
      <w:ins w:id="346" w:author="Greg Landry [2]" w:date="2017-08-29T08:53:00Z">
        <w:r w:rsidR="004C4B34" w:rsidRPr="004C4B34">
          <w:rPr>
            <w:noProof/>
          </w:rPr>
          <w:t xml:space="preserve"> </w:t>
        </w:r>
        <w:r w:rsidR="004C4B34">
          <w:rPr>
            <w:noProof/>
          </w:rPr>
          <w:drawing>
            <wp:inline distT="0" distB="0" distL="0" distR="0" wp14:anchorId="27DD403B" wp14:editId="6E3DDF88">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ins>
    </w:p>
    <w:p w14:paraId="1B2EAE68" w14:textId="77777777" w:rsidR="00976613" w:rsidRDefault="00976613" w:rsidP="00976613">
      <w:pPr>
        <w:pStyle w:val="ListParagraph"/>
        <w:rPr>
          <w:ins w:id="347" w:author="Greg Landry" w:date="2017-06-03T15:45:00Z"/>
        </w:rPr>
      </w:pPr>
    </w:p>
    <w:p w14:paraId="68E59163" w14:textId="67865183" w:rsidR="00976613" w:rsidRDefault="00976613" w:rsidP="00976613">
      <w:pPr>
        <w:pStyle w:val="ListParagraph"/>
        <w:keepNext/>
        <w:keepLines/>
        <w:numPr>
          <w:ilvl w:val="0"/>
          <w:numId w:val="29"/>
        </w:numPr>
        <w:rPr>
          <w:ins w:id="348" w:author="Greg Landry [2]" w:date="2017-08-29T08:58:00Z"/>
        </w:rPr>
      </w:pPr>
      <w:ins w:id="349" w:author="Greg Landry" w:date="2017-06-03T15:45:00Z">
        <w:r>
          <w:lastRenderedPageBreak/>
          <w:t>Now that I am subscribed to a topic I can publish messages to that topic</w:t>
        </w:r>
      </w:ins>
      <w:ins w:id="350" w:author="Greg Landry" w:date="2017-06-03T15:50:00Z">
        <w:r w:rsidR="00A90D49">
          <w:t xml:space="preserve"> from the test </w:t>
        </w:r>
      </w:ins>
      <w:ins w:id="351" w:author="Greg Landry" w:date="2017-06-03T15:52:00Z">
        <w:r w:rsidR="00A90D49">
          <w:t>client</w:t>
        </w:r>
      </w:ins>
      <w:ins w:id="352" w:author="Greg Landry" w:date="2017-06-03T15:45:00Z">
        <w:r>
          <w:t>.  To do this fill in the name of the topic as “&lt;</w:t>
        </w:r>
        <w:proofErr w:type="spellStart"/>
        <w:r>
          <w:t>your_initials</w:t>
        </w:r>
        <w:proofErr w:type="spellEnd"/>
        <w:r>
          <w:t>&gt;_</w:t>
        </w:r>
        <w:proofErr w:type="spellStart"/>
        <w:r>
          <w:t>testtopic</w:t>
        </w:r>
        <w:proofErr w:type="spellEnd"/>
        <w:r>
          <w:t>”.  Then type in your message and press “Publish to topic”.  You can see in the box below I sent “test message”.</w:t>
        </w:r>
      </w:ins>
    </w:p>
    <w:p w14:paraId="26F206B4" w14:textId="77777777" w:rsidR="00226FE5" w:rsidRDefault="00226FE5" w:rsidP="00976613">
      <w:pPr>
        <w:pStyle w:val="ListParagraph"/>
        <w:keepNext/>
        <w:keepLines/>
        <w:numPr>
          <w:ilvl w:val="0"/>
          <w:numId w:val="29"/>
        </w:numPr>
        <w:rPr>
          <w:ins w:id="353" w:author="Greg Landry" w:date="2017-06-03T15:45:00Z"/>
        </w:rPr>
      </w:pPr>
    </w:p>
    <w:p w14:paraId="4A07795A" w14:textId="55E0D98E" w:rsidR="00976613" w:rsidRDefault="00976613" w:rsidP="00976613">
      <w:pPr>
        <w:pStyle w:val="ListParagraph"/>
        <w:keepNext/>
        <w:keepLines/>
        <w:ind w:left="90"/>
        <w:jc w:val="center"/>
        <w:rPr>
          <w:ins w:id="354" w:author="Greg Landry" w:date="2017-06-03T15:45:00Z"/>
        </w:rPr>
      </w:pPr>
      <w:ins w:id="355" w:author="Greg Landry" w:date="2017-06-03T15:45:00Z">
        <w:del w:id="356" w:author="Greg Landry [2]" w:date="2017-08-29T08:57:00Z">
          <w:r w:rsidDel="00226FE5">
            <w:rPr>
              <w:noProof/>
            </w:rPr>
            <w:drawing>
              <wp:inline distT="0" distB="0" distL="0" distR="0" wp14:anchorId="62D9FA0B" wp14:editId="5AF1F984">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ins>
      <w:ins w:id="357" w:author="Greg Landry [2]" w:date="2017-08-29T08:57:00Z">
        <w:r w:rsidR="00226FE5" w:rsidRPr="00226FE5">
          <w:rPr>
            <w:noProof/>
          </w:rPr>
          <w:t xml:space="preserve"> </w:t>
        </w:r>
        <w:r w:rsidR="00226FE5">
          <w:rPr>
            <w:noProof/>
          </w:rPr>
          <w:drawing>
            <wp:inline distT="0" distB="0" distL="0" distR="0" wp14:anchorId="6BAC973D" wp14:editId="605AA58F">
              <wp:extent cx="5441332" cy="2819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ins>
    </w:p>
    <w:p w14:paraId="1BC74B3D" w14:textId="77777777" w:rsidR="00976613" w:rsidRDefault="00976613" w:rsidP="00976613">
      <w:pPr>
        <w:pStyle w:val="ListParagraph"/>
        <w:keepNext/>
        <w:keepLines/>
        <w:rPr>
          <w:ins w:id="358" w:author="Greg Landry" w:date="2017-06-03T15:45:00Z"/>
        </w:rPr>
      </w:pPr>
    </w:p>
    <w:p w14:paraId="479E18F5" w14:textId="6530CCC5" w:rsidR="00976613" w:rsidDel="00226FE5" w:rsidRDefault="00976613" w:rsidP="00976613">
      <w:pPr>
        <w:pStyle w:val="ListParagraph"/>
        <w:keepNext/>
        <w:keepLines/>
        <w:numPr>
          <w:ilvl w:val="0"/>
          <w:numId w:val="29"/>
        </w:numPr>
        <w:rPr>
          <w:ins w:id="359" w:author="Greg Landry" w:date="2017-06-03T15:45:00Z"/>
          <w:del w:id="360" w:author="Greg Landry [2]" w:date="2017-08-29T08:57:00Z"/>
        </w:rPr>
      </w:pPr>
      <w:ins w:id="361" w:author="Greg Landry" w:date="2017-06-03T15:45:00Z">
        <w:del w:id="362" w:author="Greg Landry [2]" w:date="2017-08-29T08:57:00Z">
          <w:r w:rsidDel="00226FE5">
            <w:delText>Once the message is sent, you will see a red dot next to the topic in the Subscriptions area. This indicates that you have a new message on that subscription. Click on &lt;your_initials&gt;_testtopic to see the new message.</w:delText>
          </w:r>
        </w:del>
      </w:ins>
    </w:p>
    <w:p w14:paraId="173058E1" w14:textId="644B742A" w:rsidR="00976613" w:rsidRDefault="00976613" w:rsidP="00976613">
      <w:pPr>
        <w:pStyle w:val="ListParagraph"/>
        <w:ind w:left="0"/>
        <w:jc w:val="center"/>
        <w:rPr>
          <w:ins w:id="363" w:author="Greg Landry" w:date="2017-06-03T15:45:00Z"/>
        </w:rPr>
      </w:pPr>
      <w:ins w:id="364" w:author="Greg Landry" w:date="2017-06-03T15:45:00Z">
        <w:del w:id="365" w:author="Greg Landry [2]" w:date="2017-08-29T08:57:00Z">
          <w:r w:rsidDel="00226FE5">
            <w:rPr>
              <w:noProof/>
            </w:rPr>
            <w:drawing>
              <wp:inline distT="0" distB="0" distL="0" distR="0" wp14:anchorId="2A2CEBF2" wp14:editId="3DB448B9">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ins>
    </w:p>
    <w:p w14:paraId="7089BB11" w14:textId="276C8C14" w:rsidR="00976613" w:rsidRDefault="00976613">
      <w:pPr>
        <w:keepLines/>
        <w:rPr>
          <w:ins w:id="366" w:author="Greg Landry" w:date="2017-06-03T15:45:00Z"/>
        </w:rPr>
        <w:pPrChange w:id="367" w:author="Greg Landry" w:date="2017-06-03T15:50:00Z">
          <w:pPr>
            <w:pStyle w:val="ListParagraph"/>
            <w:keepLines/>
            <w:numPr>
              <w:numId w:val="29"/>
            </w:numPr>
            <w:ind w:hanging="360"/>
          </w:pPr>
        </w:pPrChange>
      </w:pPr>
    </w:p>
    <w:p w14:paraId="6EDA7335" w14:textId="77777777" w:rsidR="00976613" w:rsidRDefault="00976613" w:rsidP="00976613">
      <w:pPr>
        <w:rPr>
          <w:ins w:id="368" w:author="Greg Landry" w:date="2017-06-03T15:45:00Z"/>
        </w:rPr>
      </w:pPr>
      <w:ins w:id="369" w:author="Greg Landry" w:date="2017-06-03T15:45:00Z">
        <w:r>
          <w:br w:type="page"/>
        </w:r>
      </w:ins>
    </w:p>
    <w:p w14:paraId="5CF4A113" w14:textId="644E074E" w:rsidR="002E3422" w:rsidDel="0076231A" w:rsidRDefault="001140E1">
      <w:pPr>
        <w:pStyle w:val="Heading3"/>
        <w:rPr>
          <w:del w:id="370" w:author="Greg Landry" w:date="2017-06-03T15:29:00Z"/>
        </w:rPr>
        <w:pPrChange w:id="371" w:author="Greg Landry" w:date="2017-06-03T15:28:00Z">
          <w:pPr/>
        </w:pPrChange>
      </w:pPr>
      <w:del w:id="372" w:author="Greg Landry" w:date="2017-06-03T10:04:00Z">
        <w:r w:rsidDel="00680BE7">
          <w:lastRenderedPageBreak/>
          <w:delText>.</w:delText>
        </w:r>
      </w:del>
    </w:p>
    <w:p w14:paraId="13340A20" w14:textId="3DB0CD05" w:rsidR="00D217ED" w:rsidDel="0076231A" w:rsidRDefault="0076231A">
      <w:pPr>
        <w:pStyle w:val="Heading3"/>
        <w:rPr>
          <w:del w:id="373" w:author="Greg Landry" w:date="2017-06-03T15:29:00Z"/>
        </w:rPr>
        <w:pPrChange w:id="374" w:author="Greg Landry" w:date="2017-06-03T15:29:00Z">
          <w:pPr/>
        </w:pPrChange>
      </w:pPr>
      <w:ins w:id="375" w:author="Greg Landry" w:date="2017-06-03T15:29:00Z">
        <w:r w:rsidDel="0076231A">
          <w:t xml:space="preserve"> </w:t>
        </w:r>
      </w:ins>
      <w:del w:id="376" w:author="Greg Landry" w:date="2017-06-03T15:29:00Z">
        <w:r w:rsidR="00D879FC" w:rsidDel="0076231A">
          <w:delText xml:space="preserve">To test your </w:delText>
        </w:r>
        <w:r w:rsidR="00E41BB1" w:rsidRPr="0076231A" w:rsidDel="0076231A">
          <w:delText>M</w:delText>
        </w:r>
        <w:r w:rsidR="00D879FC" w:rsidRPr="0076231A" w:rsidDel="0076231A">
          <w:delText>essage</w:delText>
        </w:r>
        <w:r w:rsidR="00D879FC" w:rsidDel="0076231A">
          <w:delText xml:space="preserve"> </w:delText>
        </w:r>
        <w:r w:rsidR="00E41BB1" w:rsidDel="0076231A">
          <w:delText>Broker,</w:delText>
        </w:r>
        <w:r w:rsidR="00D879FC" w:rsidDel="0076231A">
          <w:delText xml:space="preserve"> follow the “</w:delText>
        </w:r>
        <w:r w:rsidR="00D879FC" w:rsidRPr="00D879FC" w:rsidDel="0076231A">
          <w:delText xml:space="preserve">Procedure to use the AWS </w:delText>
        </w:r>
        <w:r w:rsidR="00705C49" w:rsidDel="0076231A">
          <w:delText xml:space="preserve">Test </w:delText>
        </w:r>
        <w:r w:rsidR="00D879FC" w:rsidRPr="00D879FC" w:rsidDel="0076231A">
          <w:delText>MQTT Client</w:delText>
        </w:r>
        <w:r w:rsidR="00D879FC" w:rsidDel="0076231A">
          <w:delText>” at the end of this chapter.</w:delText>
        </w:r>
        <w:r w:rsidR="00066AA6" w:rsidDel="0076231A">
          <w:delText xml:space="preserve"> </w:delText>
        </w:r>
      </w:del>
    </w:p>
    <w:p w14:paraId="0C231D10" w14:textId="6A4528DA" w:rsidR="00AE6C47" w:rsidRDefault="00AE6C47" w:rsidP="00AE6C47">
      <w:pPr>
        <w:pStyle w:val="Heading3"/>
      </w:pPr>
      <w:r>
        <w:t>0</w:t>
      </w:r>
      <w:ins w:id="377" w:author="Greg Landry" w:date="2017-06-03T15:29:00Z">
        <w:r w:rsidR="0076231A">
          <w:t>3</w:t>
        </w:r>
      </w:ins>
      <w:del w:id="378" w:author="Greg Landry" w:date="2017-06-03T15:29:00Z">
        <w:r w:rsidDel="0076231A">
          <w:delText>2</w:delText>
        </w:r>
      </w:del>
      <w:r>
        <w:t xml:space="preserve"> </w:t>
      </w:r>
      <w:r w:rsidR="004C42B9">
        <w:t>Build</w:t>
      </w:r>
      <w:r>
        <w:t xml:space="preserve"> and test</w:t>
      </w:r>
      <w:r w:rsidR="004C42B9">
        <w:t xml:space="preserve"> the</w:t>
      </w:r>
      <w:r>
        <w:t xml:space="preserve"> </w:t>
      </w:r>
      <w:proofErr w:type="spellStart"/>
      <w:r>
        <w:t>demo.aws_iot.pub_</w:t>
      </w:r>
      <w:proofErr w:type="gramStart"/>
      <w:r>
        <w:t>sub.</w:t>
      </w:r>
      <w:r w:rsidR="004C42B9">
        <w:t>publisher</w:t>
      </w:r>
      <w:proofErr w:type="spellEnd"/>
      <w:proofErr w:type="gramEnd"/>
      <w:r w:rsidR="004C42B9">
        <w:t xml:space="preserve">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w:t>
      </w:r>
      <w:proofErr w:type="spellStart"/>
      <w:r>
        <w:t>aws_iot</w:t>
      </w:r>
      <w:proofErr w:type="spellEnd"/>
      <w:r>
        <w:t>/</w:t>
      </w:r>
      <w:proofErr w:type="spellStart"/>
      <w:r w:rsidR="00F90419">
        <w:t>pub_sub</w:t>
      </w:r>
      <w:proofErr w:type="spellEnd"/>
      <w:r w:rsidR="00F90419">
        <w:t>/</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w:t>
      </w:r>
      <w:proofErr w:type="gramStart"/>
      <w:r>
        <w:t>all of</w:t>
      </w:r>
      <w:proofErr w:type="gramEnd"/>
      <w:r>
        <w:t xml:space="preserve"> the files</w:t>
      </w:r>
      <w:r w:rsidR="0005562F">
        <w:t>.</w:t>
      </w:r>
    </w:p>
    <w:p w14:paraId="34020A0E" w14:textId="296AE229" w:rsidR="00AD35C6" w:rsidRDefault="00AD35C6" w:rsidP="00AD35C6">
      <w:pPr>
        <w:pStyle w:val="ListParagraph"/>
        <w:numPr>
          <w:ilvl w:val="1"/>
          <w:numId w:val="30"/>
        </w:numPr>
        <w:rPr>
          <w:ins w:id="379" w:author="Greg Landry" w:date="2017-03-06T13:42:00Z"/>
        </w:rPr>
      </w:pPr>
      <w:r>
        <w:t xml:space="preserve">Hint: Make sure you add your platform to </w:t>
      </w:r>
      <w:r w:rsidR="006362DE">
        <w:t xml:space="preserve">the valid platforms in the </w:t>
      </w:r>
      <w:proofErr w:type="spellStart"/>
      <w:r w:rsidR="006362DE">
        <w:t>make</w:t>
      </w:r>
      <w:r>
        <w:t>file</w:t>
      </w:r>
      <w:proofErr w:type="spellEnd"/>
      <w:r w:rsidR="006362DE">
        <w:t xml:space="preserve"> and remove all other platforms</w:t>
      </w:r>
      <w:r>
        <w:t>.</w:t>
      </w:r>
    </w:p>
    <w:p w14:paraId="346DE7BD" w14:textId="5A21D96A" w:rsidR="00426EE0" w:rsidDel="00426EE0" w:rsidRDefault="00426EE0">
      <w:pPr>
        <w:pStyle w:val="ListParagraph"/>
        <w:numPr>
          <w:ilvl w:val="0"/>
          <w:numId w:val="30"/>
        </w:numPr>
        <w:rPr>
          <w:del w:id="380" w:author="Greg Landry" w:date="2017-03-06T13:43:00Z"/>
        </w:rPr>
        <w:pPrChange w:id="381"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382" w:author="Greg Landry" w:date="2017-03-06T13:43:00Z"/>
        </w:rPr>
      </w:pPr>
      <w:r>
        <w:t>Modify the DCT for your network</w:t>
      </w:r>
      <w:r w:rsidR="00070C9C">
        <w:t>.</w:t>
      </w:r>
    </w:p>
    <w:p w14:paraId="6442F216" w14:textId="5F6DCC05" w:rsidR="00426EE0" w:rsidRDefault="00426EE0" w:rsidP="00426EE0">
      <w:pPr>
        <w:pStyle w:val="ListParagraph"/>
        <w:numPr>
          <w:ilvl w:val="0"/>
          <w:numId w:val="30"/>
        </w:numPr>
        <w:rPr>
          <w:ins w:id="383" w:author="Greg Landry" w:date="2017-03-06T13:43:00Z"/>
        </w:rPr>
      </w:pPr>
      <w:ins w:id="384" w:author="Greg Landry" w:date="2017-03-06T13:43:00Z">
        <w:del w:id="385" w:author="Greg Landry [2]" w:date="2017-08-28T18:27:00Z">
          <w:r w:rsidDel="00334892">
            <w:delText>Change WICED_BUTTON1 to WICED_SH_MB1 to work with the shield button</w:delText>
          </w:r>
        </w:del>
      </w:ins>
      <w:ins w:id="386" w:author="Greg Landry [2]" w:date="2017-08-28T18:27:00Z">
        <w:r w:rsidR="00334892">
          <w:t xml:space="preserve">If you are not using the region </w:t>
        </w:r>
      </w:ins>
      <w:ins w:id="387" w:author="Greg Landry [2]" w:date="2017-08-28T18:28:00Z">
        <w:r w:rsidR="00334892">
          <w:t>US East time zone 1, make sure you search for us-east-1 in the code and modify as appropriate</w:t>
        </w:r>
      </w:ins>
      <w:ins w:id="388" w:author="Greg Landry" w:date="2017-03-06T13:43:00Z">
        <w:r>
          <w:t>.</w:t>
        </w:r>
      </w:ins>
    </w:p>
    <w:p w14:paraId="5F9EA593" w14:textId="774E0F3B" w:rsidR="00426EE0" w:rsidDel="00426EE0" w:rsidRDefault="00426EE0" w:rsidP="00E41BB1">
      <w:pPr>
        <w:pStyle w:val="ListParagraph"/>
        <w:numPr>
          <w:ilvl w:val="0"/>
          <w:numId w:val="30"/>
        </w:numPr>
        <w:rPr>
          <w:del w:id="389" w:author="Greg Landry" w:date="2017-03-06T13:43:00Z"/>
        </w:rPr>
      </w:pPr>
    </w:p>
    <w:p w14:paraId="5D9610E9" w14:textId="16F7DF7A" w:rsidR="00E41BB1" w:rsidRDefault="00E41BB1" w:rsidP="00E41BB1">
      <w:pPr>
        <w:pStyle w:val="ListParagraph"/>
        <w:numPr>
          <w:ilvl w:val="0"/>
          <w:numId w:val="30"/>
        </w:numPr>
        <w:rPr>
          <w:ins w:id="390" w:author="Greg Landry" w:date="2017-03-01T15:55:00Z"/>
        </w:rPr>
      </w:pPr>
      <w:r>
        <w:t xml:space="preserve">Copy </w:t>
      </w:r>
      <w:r w:rsidR="002A7B85">
        <w:t xml:space="preserve">the </w:t>
      </w:r>
      <w:r>
        <w:t xml:space="preserve">certificates </w:t>
      </w:r>
      <w:r w:rsidR="002A7B85">
        <w:t xml:space="preserve">that you generated in (01) </w:t>
      </w:r>
      <w:r>
        <w:t>into the resources/apps/</w:t>
      </w:r>
      <w:proofErr w:type="spellStart"/>
      <w:r>
        <w:t>aws_iot</w:t>
      </w:r>
      <w:proofErr w:type="spellEnd"/>
      <w:r>
        <w:t xml:space="preserve"> directory.  </w:t>
      </w:r>
      <w:del w:id="391" w:author="Greg Landry" w:date="2017-03-01T15:54:00Z">
        <w:r w:rsidR="00730EA8" w:rsidDel="000D4D45">
          <w:delText>Rename the files</w:delText>
        </w:r>
      </w:del>
      <w:ins w:id="392"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93" w:author="Greg Landry" w:date="2017-03-01T15:53:00Z"/>
        </w:rPr>
        <w:pPrChange w:id="394"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95"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96">
          <w:tblGrid>
            <w:gridCol w:w="2929"/>
            <w:gridCol w:w="2848"/>
            <w:gridCol w:w="2853"/>
          </w:tblGrid>
        </w:tblGridChange>
      </w:tblGrid>
      <w:tr w:rsidR="000D4D45" w14:paraId="6D49191F" w14:textId="77777777" w:rsidTr="000D4D45">
        <w:trPr>
          <w:ins w:id="397" w:author="Greg Landry" w:date="2017-03-01T15:53:00Z"/>
        </w:trPr>
        <w:tc>
          <w:tcPr>
            <w:tcW w:w="2544" w:type="dxa"/>
            <w:tcPrChange w:id="398" w:author="Greg Landry" w:date="2017-03-01T15:55:00Z">
              <w:tcPr>
                <w:tcW w:w="3116" w:type="dxa"/>
              </w:tcPr>
            </w:tcPrChange>
          </w:tcPr>
          <w:p w14:paraId="30C4072C" w14:textId="4F4DD0C6" w:rsidR="000D4D45" w:rsidRDefault="000D4D45" w:rsidP="000D4D45">
            <w:pPr>
              <w:pStyle w:val="ListParagraph"/>
              <w:ind w:left="0"/>
              <w:rPr>
                <w:ins w:id="399" w:author="Greg Landry" w:date="2017-03-01T15:53:00Z"/>
              </w:rPr>
            </w:pPr>
            <w:ins w:id="400" w:author="Greg Landry" w:date="2017-03-01T15:53:00Z">
              <w:r>
                <w:t>Name</w:t>
              </w:r>
            </w:ins>
            <w:ins w:id="401" w:author="Greg Landry" w:date="2017-03-01T15:54:00Z">
              <w:r>
                <w:t xml:space="preserve"> of Downloaded File</w:t>
              </w:r>
            </w:ins>
          </w:p>
        </w:tc>
        <w:tc>
          <w:tcPr>
            <w:tcW w:w="1217" w:type="dxa"/>
            <w:tcPrChange w:id="402" w:author="Greg Landry" w:date="2017-03-01T15:55:00Z">
              <w:tcPr>
                <w:tcW w:w="3117" w:type="dxa"/>
              </w:tcPr>
            </w:tcPrChange>
          </w:tcPr>
          <w:p w14:paraId="6B53E1B2" w14:textId="7A01EFA3" w:rsidR="000D4D45" w:rsidRDefault="000D4D45" w:rsidP="000D4D45">
            <w:pPr>
              <w:pStyle w:val="ListParagraph"/>
              <w:ind w:left="0"/>
              <w:rPr>
                <w:ins w:id="403" w:author="Greg Landry" w:date="2017-03-01T15:53:00Z"/>
              </w:rPr>
            </w:pPr>
            <w:ins w:id="404" w:author="Greg Landry" w:date="2017-03-01T15:53:00Z">
              <w:r>
                <w:t>New Name</w:t>
              </w:r>
            </w:ins>
          </w:p>
        </w:tc>
        <w:tc>
          <w:tcPr>
            <w:tcW w:w="4784" w:type="dxa"/>
            <w:tcPrChange w:id="405" w:author="Greg Landry" w:date="2017-03-01T15:55:00Z">
              <w:tcPr>
                <w:tcW w:w="3117" w:type="dxa"/>
              </w:tcPr>
            </w:tcPrChange>
          </w:tcPr>
          <w:p w14:paraId="0C066B25" w14:textId="375345F6" w:rsidR="000D4D45" w:rsidRDefault="000D4D45" w:rsidP="000D4D45">
            <w:pPr>
              <w:pStyle w:val="ListParagraph"/>
              <w:ind w:left="0"/>
              <w:rPr>
                <w:ins w:id="406" w:author="Greg Landry" w:date="2017-03-01T15:53:00Z"/>
              </w:rPr>
            </w:pPr>
            <w:ins w:id="407" w:author="Greg Landry" w:date="2017-03-01T15:53:00Z">
              <w:r>
                <w:t>Description</w:t>
              </w:r>
            </w:ins>
          </w:p>
        </w:tc>
      </w:tr>
      <w:tr w:rsidR="000D4D45" w14:paraId="334644DF" w14:textId="77777777" w:rsidTr="000D4D45">
        <w:trPr>
          <w:ins w:id="408" w:author="Greg Landry" w:date="2017-03-01T15:53:00Z"/>
        </w:trPr>
        <w:tc>
          <w:tcPr>
            <w:tcW w:w="2544" w:type="dxa"/>
            <w:tcPrChange w:id="409" w:author="Greg Landry" w:date="2017-03-01T15:55:00Z">
              <w:tcPr>
                <w:tcW w:w="3116" w:type="dxa"/>
              </w:tcPr>
            </w:tcPrChange>
          </w:tcPr>
          <w:p w14:paraId="28559A52" w14:textId="02E18491" w:rsidR="000D4D45" w:rsidRDefault="000D4D45" w:rsidP="000D4D45">
            <w:pPr>
              <w:pStyle w:val="ListParagraph"/>
              <w:ind w:left="0"/>
              <w:rPr>
                <w:ins w:id="410" w:author="Greg Landry" w:date="2017-03-01T15:53:00Z"/>
              </w:rPr>
            </w:pPr>
            <w:ins w:id="411" w:author="Greg Landry" w:date="2017-03-01T15:54:00Z">
              <w:r>
                <w:t>&lt;name&gt;-certificate.pem.crt</w:t>
              </w:r>
            </w:ins>
          </w:p>
        </w:tc>
        <w:tc>
          <w:tcPr>
            <w:tcW w:w="1217" w:type="dxa"/>
            <w:tcPrChange w:id="412" w:author="Greg Landry" w:date="2017-03-01T15:55:00Z">
              <w:tcPr>
                <w:tcW w:w="3117" w:type="dxa"/>
              </w:tcPr>
            </w:tcPrChange>
          </w:tcPr>
          <w:p w14:paraId="770E1088" w14:textId="73A7AE95" w:rsidR="000D4D45" w:rsidRDefault="000D4D45" w:rsidP="000D4D45">
            <w:pPr>
              <w:pStyle w:val="ListParagraph"/>
              <w:ind w:left="0"/>
              <w:rPr>
                <w:ins w:id="413" w:author="Greg Landry" w:date="2017-03-01T15:53:00Z"/>
              </w:rPr>
            </w:pPr>
            <w:ins w:id="414" w:author="Greg Landry" w:date="2017-03-01T15:53:00Z">
              <w:r>
                <w:t>client.cer</w:t>
              </w:r>
            </w:ins>
          </w:p>
        </w:tc>
        <w:tc>
          <w:tcPr>
            <w:tcW w:w="4784" w:type="dxa"/>
            <w:tcPrChange w:id="415" w:author="Greg Landry" w:date="2017-03-01T15:55:00Z">
              <w:tcPr>
                <w:tcW w:w="3117" w:type="dxa"/>
              </w:tcPr>
            </w:tcPrChange>
          </w:tcPr>
          <w:p w14:paraId="719D1BF4" w14:textId="6DA6B483" w:rsidR="000D4D45" w:rsidRDefault="000D4D45" w:rsidP="000D4D45">
            <w:pPr>
              <w:pStyle w:val="ListParagraph"/>
              <w:ind w:left="0"/>
              <w:rPr>
                <w:ins w:id="416" w:author="Greg Landry" w:date="2017-03-01T15:53:00Z"/>
              </w:rPr>
            </w:pPr>
            <w:ins w:id="417"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418" w:author="Greg Landry" w:date="2017-03-01T15:53:00Z"/>
        </w:trPr>
        <w:tc>
          <w:tcPr>
            <w:tcW w:w="2544" w:type="dxa"/>
            <w:tcPrChange w:id="419" w:author="Greg Landry" w:date="2017-03-01T15:55:00Z">
              <w:tcPr>
                <w:tcW w:w="3116" w:type="dxa"/>
              </w:tcPr>
            </w:tcPrChange>
          </w:tcPr>
          <w:p w14:paraId="29CCE1C6" w14:textId="27FF6820" w:rsidR="000D4D45" w:rsidRDefault="000D4D45" w:rsidP="000D4D45">
            <w:pPr>
              <w:pStyle w:val="ListParagraph"/>
              <w:ind w:left="0"/>
              <w:rPr>
                <w:ins w:id="420" w:author="Greg Landry" w:date="2017-03-01T15:53:00Z"/>
              </w:rPr>
            </w:pPr>
            <w:ins w:id="421" w:author="Greg Landry" w:date="2017-03-01T15:54:00Z">
              <w:r>
                <w:t>&lt;name&gt;-</w:t>
              </w:r>
              <w:proofErr w:type="spellStart"/>
              <w:r>
                <w:t>private.</w:t>
              </w:r>
            </w:ins>
            <w:ins w:id="422" w:author="Greg Landry" w:date="2017-03-01T16:01:00Z">
              <w:r>
                <w:t>pem.</w:t>
              </w:r>
            </w:ins>
            <w:ins w:id="423" w:author="Greg Landry" w:date="2017-03-01T15:54:00Z">
              <w:r>
                <w:t>key</w:t>
              </w:r>
            </w:ins>
            <w:proofErr w:type="spellEnd"/>
          </w:p>
        </w:tc>
        <w:tc>
          <w:tcPr>
            <w:tcW w:w="1217" w:type="dxa"/>
            <w:tcPrChange w:id="424" w:author="Greg Landry" w:date="2017-03-01T15:55:00Z">
              <w:tcPr>
                <w:tcW w:w="3117" w:type="dxa"/>
              </w:tcPr>
            </w:tcPrChange>
          </w:tcPr>
          <w:p w14:paraId="33FE3CB3" w14:textId="4975FD25" w:rsidR="000D4D45" w:rsidRDefault="000D4D45" w:rsidP="000D4D45">
            <w:pPr>
              <w:pStyle w:val="ListParagraph"/>
              <w:ind w:left="0"/>
              <w:rPr>
                <w:ins w:id="425" w:author="Greg Landry" w:date="2017-03-01T15:53:00Z"/>
              </w:rPr>
            </w:pPr>
            <w:ins w:id="426" w:author="Greg Landry" w:date="2017-03-01T15:54:00Z">
              <w:r>
                <w:t>privkey.cer</w:t>
              </w:r>
            </w:ins>
          </w:p>
        </w:tc>
        <w:tc>
          <w:tcPr>
            <w:tcW w:w="4784" w:type="dxa"/>
            <w:tcPrChange w:id="427" w:author="Greg Landry" w:date="2017-03-01T15:55:00Z">
              <w:tcPr>
                <w:tcW w:w="3117" w:type="dxa"/>
              </w:tcPr>
            </w:tcPrChange>
          </w:tcPr>
          <w:p w14:paraId="3B6B7BB7" w14:textId="594CD12A" w:rsidR="000D4D45" w:rsidRDefault="000D4D45" w:rsidP="000D4D45">
            <w:pPr>
              <w:pStyle w:val="ListParagraph"/>
              <w:ind w:left="0"/>
              <w:rPr>
                <w:ins w:id="428" w:author="Greg Landry" w:date="2017-03-01T15:53:00Z"/>
              </w:rPr>
            </w:pPr>
            <w:ins w:id="429" w:author="Greg Landry" w:date="2017-03-01T15:55:00Z">
              <w:r>
                <w:t>The private key that your application will use to decrypt data that it gets back from AWS.</w:t>
              </w:r>
            </w:ins>
            <w:ins w:id="430" w:author="Greg Landry" w:date="2017-03-01T15:56:00Z">
              <w:r>
                <w:t xml:space="preserve"> Since Amazon created the key, it already has the public key.</w:t>
              </w:r>
            </w:ins>
          </w:p>
        </w:tc>
      </w:tr>
    </w:tbl>
    <w:p w14:paraId="10D0D294" w14:textId="77777777" w:rsidR="000D4D45" w:rsidRDefault="000D4D45">
      <w:pPr>
        <w:pStyle w:val="ListParagraph"/>
        <w:rPr>
          <w:ins w:id="431" w:author="Greg Landry" w:date="2017-03-01T15:56:00Z"/>
        </w:rPr>
        <w:pPrChange w:id="432" w:author="Greg Landry" w:date="2017-03-01T15:53:00Z">
          <w:pPr>
            <w:pStyle w:val="ListParagraph"/>
            <w:numPr>
              <w:numId w:val="30"/>
            </w:numPr>
            <w:ind w:hanging="360"/>
          </w:pPr>
        </w:pPrChange>
      </w:pPr>
    </w:p>
    <w:p w14:paraId="0E9B32AB" w14:textId="54B05788" w:rsidR="000D4D45" w:rsidDel="000D4D45" w:rsidRDefault="000D4D45">
      <w:pPr>
        <w:pStyle w:val="ListParagraph"/>
        <w:rPr>
          <w:del w:id="433" w:author="Greg Landry" w:date="2017-03-01T15:58:00Z"/>
        </w:rPr>
        <w:pPrChange w:id="434" w:author="Greg Landry" w:date="2017-03-01T15:58:00Z">
          <w:pPr>
            <w:pStyle w:val="ListParagraph"/>
            <w:numPr>
              <w:ilvl w:val="1"/>
              <w:numId w:val="30"/>
            </w:numPr>
            <w:ind w:left="1440" w:hanging="360"/>
          </w:pPr>
        </w:pPrChange>
      </w:pPr>
      <w:ins w:id="435" w:author="Greg Landry" w:date="2017-03-01T15:56:00Z">
        <w:r>
          <w:t xml:space="preserve">The </w:t>
        </w:r>
      </w:ins>
    </w:p>
    <w:p w14:paraId="7DAECD9C" w14:textId="5EFB1FD5" w:rsidR="0025484D" w:rsidRDefault="0025484D">
      <w:pPr>
        <w:pStyle w:val="ListParagraph"/>
        <w:rPr>
          <w:ins w:id="436" w:author="Greg Landry" w:date="2017-03-01T15:59:00Z"/>
        </w:rPr>
        <w:pPrChange w:id="437" w:author="Greg Landry" w:date="2017-03-01T15:58:00Z">
          <w:pPr>
            <w:pStyle w:val="ListParagraph"/>
            <w:numPr>
              <w:ilvl w:val="1"/>
              <w:numId w:val="30"/>
            </w:numPr>
            <w:ind w:left="1440" w:hanging="360"/>
          </w:pPr>
        </w:pPrChange>
      </w:pPr>
      <w:del w:id="438" w:author="Greg Landry" w:date="2017-03-01T15:56:00Z">
        <w:r w:rsidDel="000D4D45">
          <w:delText xml:space="preserve">The file </w:delText>
        </w:r>
      </w:del>
      <w:r>
        <w:t>rootca.cer</w:t>
      </w:r>
      <w:ins w:id="439" w:author="Greg Landry" w:date="2017-03-01T15:56:00Z">
        <w:r w:rsidR="000D4D45">
          <w:t xml:space="preserve"> file</w:t>
        </w:r>
      </w:ins>
      <w:ins w:id="440" w:author="Greg Landry" w:date="2017-03-01T16:04:00Z">
        <w:r w:rsidR="0001375F">
          <w:t xml:space="preserve"> in that folder</w:t>
        </w:r>
      </w:ins>
      <w:del w:id="441" w:author="Greg Landry" w:date="2017-03-01T15:59:00Z">
        <w:r w:rsidDel="000D4D45">
          <w:delText xml:space="preserve"> </w:delText>
        </w:r>
      </w:del>
      <w:del w:id="442" w:author="Greg Landry" w:date="2017-03-01T15:56:00Z">
        <w:r w:rsidDel="000D4D45">
          <w:delText>is t</w:delText>
        </w:r>
      </w:del>
      <w:del w:id="443" w:author="Greg Landry" w:date="2017-03-01T15:58:00Z">
        <w:r w:rsidDel="000D4D45">
          <w:delText>h</w:delText>
        </w:r>
      </w:del>
      <w:ins w:id="444" w:author="Greg Landry" w:date="2017-03-01T15:57:00Z">
        <w:r w:rsidR="000D4D45">
          <w:t xml:space="preserve"> is the certificate for </w:t>
        </w:r>
      </w:ins>
      <w:del w:id="445" w:author="Greg Landry" w:date="2017-03-01T15:57:00Z">
        <w:r w:rsidDel="000D4D45">
          <w:delText xml:space="preserve">e public key that your application will use to encrypt data to send to </w:delText>
        </w:r>
      </w:del>
      <w:r>
        <w:t xml:space="preserve">Amazon. </w:t>
      </w:r>
      <w:ins w:id="446" w:author="Greg Landry" w:date="2017-03-01T15:57:00Z">
        <w:r w:rsidR="000D4D45">
          <w:t>This allows your thing to know that it is really talking to the AWS cloud. This</w:t>
        </w:r>
      </w:ins>
      <w:del w:id="447" w:author="Greg Landry" w:date="2017-03-01T15:57:00Z">
        <w:r w:rsidDel="000D4D45">
          <w:delText>That</w:delText>
        </w:r>
      </w:del>
      <w:r>
        <w:t xml:space="preserve"> is a known-good key for AWS that is built into the SDK. </w:t>
      </w:r>
      <w:del w:id="448" w:author="Greg Landry" w:date="2017-03-01T15:58:00Z">
        <w:r w:rsidDel="000D4D45">
          <w:delText xml:space="preserve">This </w:delText>
        </w:r>
      </w:del>
      <w:ins w:id="449" w:author="Greg Landry" w:date="2017-03-01T15:58:00Z">
        <w:r w:rsidR="000D4D45">
          <w:t xml:space="preserve">It </w:t>
        </w:r>
      </w:ins>
      <w:r>
        <w:t>does not need to be</w:t>
      </w:r>
      <w:r w:rsidR="00730EA8">
        <w:t xml:space="preserve"> </w:t>
      </w:r>
      <w:del w:id="450" w:author="Greg Landry" w:date="2017-03-01T15:58:00Z">
        <w:r w:rsidR="00730EA8" w:rsidDel="000D4D45">
          <w:delText xml:space="preserve">downloaded </w:delText>
        </w:r>
      </w:del>
      <w:ins w:id="451" w:author="Greg Landry" w:date="2017-03-01T15:58:00Z">
        <w:r w:rsidR="000D4D45">
          <w:t xml:space="preserve">modified </w:t>
        </w:r>
      </w:ins>
      <w:r w:rsidR="00730EA8">
        <w:t>since it never changes.</w:t>
      </w:r>
    </w:p>
    <w:p w14:paraId="689F5AF0" w14:textId="77777777" w:rsidR="000D4D45" w:rsidRDefault="000D4D45">
      <w:pPr>
        <w:pStyle w:val="ListParagraph"/>
        <w:rPr>
          <w:ins w:id="452" w:author="Greg Landry" w:date="2017-03-01T15:59:00Z"/>
        </w:rPr>
        <w:pPrChange w:id="453"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454" w:author="Greg Landry" w:date="2017-03-01T16:05:00Z"/>
        </w:rPr>
        <w:pPrChange w:id="455" w:author="Greg Landry" w:date="2017-03-01T15:58:00Z">
          <w:pPr>
            <w:pStyle w:val="ListParagraph"/>
            <w:numPr>
              <w:ilvl w:val="1"/>
              <w:numId w:val="30"/>
            </w:numPr>
            <w:ind w:left="1440" w:hanging="360"/>
          </w:pPr>
        </w:pPrChange>
      </w:pPr>
      <w:ins w:id="456" w:author="Greg Landry" w:date="2017-03-01T15:59:00Z">
        <w:r>
          <w:t>The other file that you downloaded called “&lt;name&gt;-</w:t>
        </w:r>
        <w:proofErr w:type="spellStart"/>
        <w:r>
          <w:t>public.</w:t>
        </w:r>
      </w:ins>
      <w:ins w:id="457" w:author="Greg Landry" w:date="2017-03-01T16:01:00Z">
        <w:r>
          <w:t>pem.</w:t>
        </w:r>
      </w:ins>
      <w:ins w:id="458" w:author="Greg Landry" w:date="2017-03-01T15:59:00Z">
        <w:r>
          <w:t>key</w:t>
        </w:r>
        <w:proofErr w:type="spellEnd"/>
        <w:r>
          <w:t>”</w:t>
        </w:r>
      </w:ins>
      <w:ins w:id="459" w:author="Greg Landry" w:date="2017-03-01T16:01:00Z">
        <w:r>
          <w:t xml:space="preserve"> is a public key for your thing. In this case, Amazon already has the public key so you don</w:t>
        </w:r>
      </w:ins>
      <w:ins w:id="460" w:author="Greg Landry" w:date="2017-03-01T16:02:00Z">
        <w:r>
          <w:t>’t need to provide it.</w:t>
        </w:r>
      </w:ins>
    </w:p>
    <w:p w14:paraId="33DC4541" w14:textId="77777777" w:rsidR="0001375F" w:rsidRDefault="0001375F">
      <w:pPr>
        <w:pStyle w:val="ListParagraph"/>
        <w:pPrChange w:id="461"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462" w:author="Greg Landry" w:date="2017-03-01T15:57:00Z"/>
        </w:rPr>
      </w:pPr>
      <w:del w:id="463"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464" w:author="Greg Landry" w:date="2017-03-01T15:57:00Z"/>
        </w:rPr>
      </w:pPr>
      <w:del w:id="465"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466" w:author="Greg Landry" w:date="2017-03-01T16:02:00Z"/>
        </w:rPr>
        <w:pPrChange w:id="467" w:author="Greg Landry" w:date="2017-03-01T16:02:00Z">
          <w:pPr>
            <w:pStyle w:val="ListParagraph"/>
            <w:numPr>
              <w:ilvl w:val="1"/>
              <w:numId w:val="30"/>
            </w:numPr>
            <w:ind w:left="1440" w:hanging="360"/>
          </w:pPr>
        </w:pPrChange>
      </w:pPr>
      <w:del w:id="468"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469" w:author="Greg Landry" w:date="2017-03-01T16:05:00Z"/>
        </w:rPr>
        <w:pPrChange w:id="470" w:author="Greg Landry" w:date="2017-03-01T16:05:00Z">
          <w:pPr>
            <w:pStyle w:val="ListParagraph"/>
            <w:ind w:left="1080"/>
          </w:pPr>
        </w:pPrChange>
      </w:pPr>
      <w:del w:id="471" w:author="Greg Landry" w:date="2017-03-01T16:05:00Z">
        <w:r w:rsidDel="0001375F">
          <w:delText xml:space="preserve">Hint: </w:delText>
        </w:r>
      </w:del>
      <w:del w:id="472" w:author="Greg Landry" w:date="2017-03-01T16:03:00Z">
        <w:r w:rsidDel="000D4D45">
          <w:delText xml:space="preserve">If </w:delText>
        </w:r>
      </w:del>
      <w:del w:id="473" w:author="Greg Landry" w:date="2017-03-01T16:05:00Z">
        <w:r w:rsidDel="0001375F">
          <w:delText>you change the keys or certificate</w:delText>
        </w:r>
      </w:del>
      <w:del w:id="474" w:author="Greg Landry" w:date="2017-03-01T16:03:00Z">
        <w:r w:rsidDel="000D4D45">
          <w:delText xml:space="preserve"> </w:delText>
        </w:r>
      </w:del>
      <w:del w:id="475" w:author="Greg Landry" w:date="2017-03-01T16:02:00Z">
        <w:r w:rsidDel="000D4D45">
          <w:delText xml:space="preserve">after building the project </w:delText>
        </w:r>
      </w:del>
      <w:del w:id="476" w:author="Greg Landry" w:date="2017-03-01T16:05:00Z">
        <w:r w:rsidDel="0001375F">
          <w:delText xml:space="preserve">you </w:delText>
        </w:r>
      </w:del>
      <w:del w:id="477" w:author="Greg Landry" w:date="2017-03-01T16:03:00Z">
        <w:r w:rsidDel="000D4D45">
          <w:delText>must</w:delText>
        </w:r>
      </w:del>
      <w:del w:id="478" w:author="Greg Landry" w:date="2017-03-01T16:05:00Z">
        <w:r w:rsidDel="0001375F">
          <w:delText xml:space="preserve"> </w:delText>
        </w:r>
      </w:del>
      <w:del w:id="479" w:author="Greg Landry" w:date="2017-03-01T16:03:00Z">
        <w:r w:rsidDel="0001375F">
          <w:delText>run a “Clean” before rebuilding or else your project will not see the new keys.</w:delText>
        </w:r>
      </w:del>
    </w:p>
    <w:p w14:paraId="010DE69B" w14:textId="631D872C" w:rsidR="000D4D45" w:rsidRDefault="0001375F" w:rsidP="00E41BB1">
      <w:pPr>
        <w:pStyle w:val="ListParagraph"/>
        <w:numPr>
          <w:ilvl w:val="0"/>
          <w:numId w:val="30"/>
        </w:numPr>
        <w:rPr>
          <w:ins w:id="480" w:author="Greg Landry" w:date="2017-03-01T16:03:00Z"/>
        </w:rPr>
      </w:pPr>
      <w:ins w:id="481" w:author="Greg Landry" w:date="2017-03-01T16:03:00Z">
        <w:r>
          <w:t>Run a “</w:t>
        </w:r>
      </w:ins>
      <w:ins w:id="482" w:author="Greg Landry [2]" w:date="2017-07-18T15:04:00Z">
        <w:r w:rsidR="007354B1">
          <w:t>c</w:t>
        </w:r>
      </w:ins>
      <w:ins w:id="483" w:author="Greg Landry" w:date="2017-03-01T16:03:00Z">
        <w:del w:id="484" w:author="Greg Landry [2]" w:date="2017-07-18T15:04:00Z">
          <w:r w:rsidDel="007354B1">
            <w:delText>C</w:delText>
          </w:r>
        </w:del>
        <w:r>
          <w:t xml:space="preserve">lean” before rebuilding or else your project may not see the new keys. You </w:t>
        </w:r>
      </w:ins>
      <w:ins w:id="485" w:author="Greg Landry" w:date="2017-03-01T16:04:00Z">
        <w:r>
          <w:t>will</w:t>
        </w:r>
      </w:ins>
      <w:ins w:id="486" w:author="Greg Landry" w:date="2017-03-01T16:03:00Z">
        <w:r>
          <w:t xml:space="preserve"> find </w:t>
        </w:r>
        <w:del w:id="487" w:author="Greg Landry [2]" w:date="2017-07-18T15:04:00Z">
          <w:r w:rsidDel="007354B1">
            <w:delText>that</w:delText>
          </w:r>
        </w:del>
      </w:ins>
      <w:ins w:id="488" w:author="Greg Landry [2]" w:date="2017-07-18T15:04:00Z">
        <w:r w:rsidR="007354B1">
          <w:t>clean</w:t>
        </w:r>
      </w:ins>
      <w:ins w:id="489" w:author="Greg Landry" w:date="2017-03-01T16:03:00Z">
        <w:r>
          <w:t xml:space="preserve">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490" w:author="Greg Landry" w:date="2017-03-01T16:04:00Z">
        <w:r w:rsidDel="0001375F">
          <w:delText xml:space="preserve">the </w:delText>
        </w:r>
      </w:del>
      <w:ins w:id="491" w:author="Greg Landry" w:date="2017-03-01T16:04:00Z">
        <w:r w:rsidR="0001375F">
          <w:t xml:space="preserve">a </w:t>
        </w:r>
      </w:ins>
      <w:r>
        <w:t xml:space="preserve">Make </w:t>
      </w:r>
      <w:ins w:id="492" w:author="Greg Landry" w:date="2017-03-01T16:04:00Z">
        <w:r w:rsidR="0001375F">
          <w:t>T</w:t>
        </w:r>
      </w:ins>
      <w:del w:id="493" w:author="Greg Landry" w:date="2017-03-01T16:04:00Z">
        <w:r w:rsidDel="0001375F">
          <w:delText>t</w:delText>
        </w:r>
      </w:del>
      <w:r>
        <w:t>arget for your project</w:t>
      </w:r>
      <w:r w:rsidR="00D97DDF">
        <w:t>.</w:t>
      </w:r>
    </w:p>
    <w:p w14:paraId="77FA3670" w14:textId="2B40640F" w:rsidR="00E41BB1" w:rsidRDefault="00E41BB1" w:rsidP="00E41BB1">
      <w:pPr>
        <w:pStyle w:val="ListParagraph"/>
        <w:numPr>
          <w:ilvl w:val="0"/>
          <w:numId w:val="30"/>
        </w:numPr>
        <w:rPr>
          <w:ins w:id="494" w:author="Greg Landry" w:date="2017-03-01T15:52:00Z"/>
        </w:rPr>
      </w:pPr>
      <w:r>
        <w:t>Modify</w:t>
      </w:r>
      <w:r w:rsidR="00B94B0A">
        <w:t xml:space="preserve"> the #define</w:t>
      </w:r>
      <w:del w:id="495" w:author="Greg Landry" w:date="2017-03-01T15:51:00Z">
        <w:r w:rsidR="00B94B0A" w:rsidDel="00343BF7">
          <w:delText>s</w:delText>
        </w:r>
      </w:del>
      <w:r w:rsidR="00B94B0A">
        <w:t xml:space="preserve"> for </w:t>
      </w:r>
      <w:del w:id="496" w:author="Greg Landry" w:date="2017-03-01T15:52:00Z">
        <w:r w:rsidR="00B94B0A" w:rsidDel="00343BF7">
          <w:delText xml:space="preserve">WICED_TOPIC and </w:delText>
        </w:r>
      </w:del>
      <w:r w:rsidR="00B94B0A">
        <w:t>MQ</w:t>
      </w:r>
      <w:r>
        <w:t>TT_BROKER_ADDRESS</w:t>
      </w:r>
      <w:r w:rsidR="00D97DDF">
        <w:t>.</w:t>
      </w:r>
      <w:r w:rsidR="007C7C85">
        <w:t xml:space="preserve"> </w:t>
      </w:r>
      <w:ins w:id="497" w:author="Greg Landry" w:date="2017-06-16T13:01:00Z">
        <w:r w:rsidR="00430CF5">
          <w:t xml:space="preserve">This can be found </w:t>
        </w:r>
      </w:ins>
      <w:ins w:id="498" w:author="Greg Landry" w:date="2017-06-16T13:04:00Z">
        <w:r w:rsidR="001025DC">
          <w:t xml:space="preserve">by clicking on “Settings” at the lower left corner of the main </w:t>
        </w:r>
      </w:ins>
      <w:ins w:id="499" w:author="Greg Landry" w:date="2017-06-16T13:05:00Z">
        <w:r w:rsidR="001025DC">
          <w:t>console window</w:t>
        </w:r>
      </w:ins>
      <w:ins w:id="500" w:author="Greg Landry" w:date="2017-06-16T13:02:00Z">
        <w:r w:rsidR="00430CF5">
          <w:t>.</w:t>
        </w:r>
      </w:ins>
      <w:ins w:id="501" w:author="Greg Landry" w:date="2017-06-16T13:03:00Z">
        <w:r w:rsidR="008A216D">
          <w:t xml:space="preserve"> The broker address is listed as the “Endpoint”.</w:t>
        </w:r>
      </w:ins>
      <w:del w:id="502" w:author="Greg Landry" w:date="2017-06-16T13:01:00Z">
        <w:r w:rsidR="007C7C85" w:rsidDel="00430CF5">
          <w:delText xml:space="preserve">Use the </w:delText>
        </w:r>
      </w:del>
      <w:del w:id="503" w:author="Greg Landry" w:date="2017-03-01T15:52:00Z">
        <w:r w:rsidR="007C7C85" w:rsidDel="00343BF7">
          <w:delText xml:space="preserve">topic and </w:delText>
        </w:r>
      </w:del>
      <w:del w:id="504" w:author="Greg Landry" w:date="2017-06-16T13:01:00Z">
        <w:r w:rsidR="007C7C85" w:rsidDel="00430CF5">
          <w:delText>broker address from (01).</w:delText>
        </w:r>
      </w:del>
    </w:p>
    <w:p w14:paraId="3C1A7D57" w14:textId="737F1843" w:rsidR="00343BF7" w:rsidRDefault="00343BF7" w:rsidP="00E41BB1">
      <w:pPr>
        <w:pStyle w:val="ListParagraph"/>
        <w:numPr>
          <w:ilvl w:val="0"/>
          <w:numId w:val="30"/>
        </w:numPr>
        <w:rPr>
          <w:ins w:id="505" w:author="Greg Landry" w:date="2017-04-03T17:49:00Z"/>
        </w:rPr>
      </w:pPr>
      <w:ins w:id="506" w:author="Greg Landry" w:date="2017-03-01T15:52:00Z">
        <w:r>
          <w:t>Modify the #define for WICED_TOPIC. Use the topic from (0</w:t>
        </w:r>
      </w:ins>
      <w:ins w:id="507" w:author="Greg Landry" w:date="2017-06-16T13:01:00Z">
        <w:r w:rsidR="00430CF5">
          <w:t>2</w:t>
        </w:r>
      </w:ins>
      <w:ins w:id="508" w:author="Greg Landry" w:date="2017-03-01T15:52:00Z">
        <w:r>
          <w:t>) with your initials in the name.</w:t>
        </w:r>
      </w:ins>
    </w:p>
    <w:p w14:paraId="58D296E6" w14:textId="1BB2F8E8" w:rsidR="000D60C2" w:rsidRPr="00507467" w:rsidRDefault="000D60C2" w:rsidP="00E41BB1">
      <w:pPr>
        <w:pStyle w:val="ListParagraph"/>
        <w:numPr>
          <w:ilvl w:val="0"/>
          <w:numId w:val="30"/>
        </w:numPr>
        <w:rPr>
          <w:u w:val="single"/>
          <w:rPrChange w:id="509" w:author="Greg Landry [2]" w:date="2017-08-28T18:31:00Z">
            <w:rPr/>
          </w:rPrChange>
        </w:rPr>
      </w:pPr>
      <w:ins w:id="510" w:author="Greg Landry" w:date="2017-04-03T17:49:00Z">
        <w:r w:rsidRPr="00507467">
          <w:rPr>
            <w:u w:val="single"/>
            <w:rPrChange w:id="511" w:author="Greg Landry [2]" w:date="2017-08-28T18:31:00Z">
              <w:rPr/>
            </w:rPrChange>
          </w:rPr>
          <w:t xml:space="preserve">Modify the #define for </w:t>
        </w:r>
      </w:ins>
      <w:ins w:id="512" w:author="Greg Landry" w:date="2017-04-03T17:50:00Z">
        <w:r w:rsidRPr="00507467">
          <w:rPr>
            <w:u w:val="single"/>
            <w:rPrChange w:id="513" w:author="Greg Landry [2]" w:date="2017-08-28T18:31:00Z">
              <w:rPr/>
            </w:rPrChange>
          </w:rP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31A94E75" w:rsidR="005C585F" w:rsidRDefault="004C42B9" w:rsidP="00E41BB1">
      <w:pPr>
        <w:pStyle w:val="ListParagraph"/>
        <w:numPr>
          <w:ilvl w:val="0"/>
          <w:numId w:val="30"/>
        </w:numPr>
      </w:pPr>
      <w:r>
        <w:t xml:space="preserve">Subscribe to </w:t>
      </w:r>
      <w:ins w:id="514" w:author="Greg Landry" w:date="2017-06-03T15:51:00Z">
        <w:r w:rsidR="00A90D49">
          <w:t>your</w:t>
        </w:r>
      </w:ins>
      <w:del w:id="515" w:author="Greg Landry" w:date="2017-06-03T15:51:00Z">
        <w:r w:rsidDel="00A90D49">
          <w:delText>the</w:delText>
        </w:r>
      </w:del>
      <w:r>
        <w:t xml:space="preserve"> topic using the AWS </w:t>
      </w:r>
      <w:del w:id="516" w:author="Greg Landry" w:date="2017-06-03T15:53:00Z">
        <w:r w:rsidR="00705C49" w:rsidDel="00A90D49">
          <w:delText xml:space="preserve">test </w:delText>
        </w:r>
      </w:del>
      <w:r>
        <w:t xml:space="preserve">MQTT </w:t>
      </w:r>
      <w:del w:id="517" w:author="Greg Landry" w:date="2017-06-03T15:51:00Z">
        <w:r w:rsidDel="00A90D49">
          <w:delText>client</w:delText>
        </w:r>
      </w:del>
      <w:ins w:id="518" w:author="Greg Landry" w:date="2017-06-03T15:53:00Z">
        <w:r w:rsidR="00A90D49">
          <w:t>Test Client</w:t>
        </w:r>
      </w:ins>
      <w:r w:rsidR="0035007A">
        <w:t xml:space="preserve">.  When you press the </w:t>
      </w:r>
      <w:del w:id="519" w:author="Greg Landry" w:date="2017-06-03T15:53:00Z">
        <w:r w:rsidR="0035007A" w:rsidDel="00A90D49">
          <w:delText>button</w:delText>
        </w:r>
      </w:del>
      <w:ins w:id="520" w:author="Greg Landry" w:date="2017-06-03T15:53:00Z">
        <w:r w:rsidR="00A90D49">
          <w:t>button,</w:t>
        </w:r>
      </w:ins>
      <w:r w:rsidR="0035007A">
        <w:t xml:space="preserve"> you should see updates to the topic</w:t>
      </w:r>
      <w:ins w:id="521" w:author="Greg Landry" w:date="2017-06-03T15:51:00Z">
        <w:r w:rsidR="00A90D49">
          <w:t xml:space="preserve"> in the test window</w:t>
        </w:r>
      </w:ins>
      <w:r w:rsidR="0035007A">
        <w:t>.</w:t>
      </w:r>
    </w:p>
    <w:p w14:paraId="6623456D" w14:textId="3B3C9150" w:rsidR="004C42B9" w:rsidRDefault="00AE6C47">
      <w:pPr>
        <w:pStyle w:val="Heading3"/>
        <w:pageBreakBefore/>
        <w:pPrChange w:id="522" w:author="Greg Landry" w:date="2017-06-03T15:54:00Z">
          <w:pPr>
            <w:pStyle w:val="Heading3"/>
          </w:pPr>
        </w:pPrChange>
      </w:pPr>
      <w:r>
        <w:lastRenderedPageBreak/>
        <w:t>0</w:t>
      </w:r>
      <w:ins w:id="523" w:author="Greg Landry" w:date="2017-06-03T15:30:00Z">
        <w:r w:rsidR="0076231A">
          <w:t>4</w:t>
        </w:r>
      </w:ins>
      <w:del w:id="524" w:author="Greg Landry" w:date="2017-06-03T15:30:00Z">
        <w:r w:rsidDel="0076231A">
          <w:delText>3</w:delText>
        </w:r>
      </w:del>
      <w:r>
        <w:t xml:space="preserve">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proofErr w:type="spellStart"/>
      <w:r w:rsidR="0035007A" w:rsidRPr="003A41FB">
        <w:rPr>
          <w:i/>
        </w:rPr>
        <w:t>wiced_mqtt_</w:t>
      </w:r>
      <w:proofErr w:type="gramStart"/>
      <w:r w:rsidR="0035007A" w:rsidRPr="003A41FB">
        <w:rPr>
          <w:i/>
        </w:rPr>
        <w:t>publish</w:t>
      </w:r>
      <w:proofErr w:type="spellEnd"/>
      <w:r w:rsidR="003A41FB" w:rsidRPr="003A41FB">
        <w:rPr>
          <w:i/>
        </w:rPr>
        <w:t>(</w:t>
      </w:r>
      <w:proofErr w:type="gramEnd"/>
      <w:r w:rsidR="003A41FB" w:rsidRPr="003A41FB">
        <w:rPr>
          <w:i/>
        </w:rPr>
        <w:t>)</w:t>
      </w:r>
      <w:r>
        <w:t>) get into your project?</w:t>
      </w:r>
    </w:p>
    <w:p w14:paraId="600110EE" w14:textId="77777777" w:rsidR="004D4A55" w:rsidDel="0001375F" w:rsidRDefault="004D4A55" w:rsidP="00C76A15">
      <w:pPr>
        <w:keepNext/>
        <w:rPr>
          <w:del w:id="525"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526"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527"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t>
      </w:r>
      <w:proofErr w:type="spellStart"/>
      <w:r w:rsidR="004D4A55">
        <w:t>wait_for_res</w:t>
      </w:r>
      <w:r w:rsidR="00DA3E6E">
        <w:t>ponse</w:t>
      </w:r>
      <w:proofErr w:type="spellEnd"/>
      <w:r w:rsidR="004D4A55">
        <w:t>” function use to “wait”?</w:t>
      </w:r>
    </w:p>
    <w:p w14:paraId="658A6826" w14:textId="77777777" w:rsidR="00123D59" w:rsidDel="0001375F" w:rsidRDefault="00123D59" w:rsidP="00C76A15">
      <w:pPr>
        <w:keepNext/>
        <w:rPr>
          <w:del w:id="528"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t>
      </w:r>
      <w:proofErr w:type="spellStart"/>
      <w:r>
        <w:t>wait_for_</w:t>
      </w:r>
      <w:r w:rsidR="00DA3E6E">
        <w:t>response</w:t>
      </w:r>
      <w:proofErr w:type="spellEnd"/>
      <w:r>
        <w:t>”</w:t>
      </w:r>
      <w:r w:rsidR="00093229">
        <w:t>?</w:t>
      </w:r>
    </w:p>
    <w:p w14:paraId="658AD332" w14:textId="77777777" w:rsidR="004D4A55" w:rsidDel="0001375F" w:rsidRDefault="004D4A55" w:rsidP="00C76A15">
      <w:pPr>
        <w:keepNext/>
        <w:rPr>
          <w:del w:id="529"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530"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531"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532"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533"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534"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535"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536"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537"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538" w:author="Greg Landry" w:date="2017-03-01T16:06:00Z"/>
          <w:rFonts w:ascii="Cambria" w:eastAsia="Times New Roman" w:hAnsi="Cambria"/>
          <w:b/>
          <w:bCs/>
          <w:color w:val="4F81BD"/>
        </w:rPr>
      </w:pPr>
      <w:ins w:id="539" w:author="Greg Landry" w:date="2017-03-01T16:06:00Z">
        <w:r>
          <w:br w:type="page"/>
        </w:r>
      </w:ins>
    </w:p>
    <w:p w14:paraId="55005F6A" w14:textId="042EB211" w:rsidR="00EC5710" w:rsidRDefault="00E41BB1" w:rsidP="00E41BB1">
      <w:pPr>
        <w:pStyle w:val="Heading3"/>
      </w:pPr>
      <w:r>
        <w:lastRenderedPageBreak/>
        <w:t>0</w:t>
      </w:r>
      <w:ins w:id="540" w:author="Greg Landry" w:date="2017-06-03T15:30:00Z">
        <w:r w:rsidR="0076231A">
          <w:t>5</w:t>
        </w:r>
      </w:ins>
      <w:del w:id="541" w:author="Greg Landry" w:date="2017-06-03T15:30:00Z">
        <w:r w:rsidR="00EE020A" w:rsidDel="0076231A">
          <w:delText>4</w:delText>
        </w:r>
      </w:del>
      <w:r>
        <w:t xml:space="preserve"> </w:t>
      </w:r>
      <w:r w:rsidR="00175CCC">
        <w:t xml:space="preserve">Build and test </w:t>
      </w:r>
      <w:r>
        <w:t>the</w:t>
      </w:r>
      <w:r w:rsidR="00175CCC">
        <w:t xml:space="preserve"> </w:t>
      </w:r>
      <w:proofErr w:type="spellStart"/>
      <w:r w:rsidR="00175CCC">
        <w:t>demo</w:t>
      </w:r>
      <w:r w:rsidR="00EC5710">
        <w:t>.aws_iot.pub_</w:t>
      </w:r>
      <w:proofErr w:type="gramStart"/>
      <w:r w:rsidR="00EC5710">
        <w:t>sub.</w:t>
      </w:r>
      <w:r>
        <w:t>subscriber</w:t>
      </w:r>
      <w:proofErr w:type="spellEnd"/>
      <w:proofErr w:type="gramEnd"/>
      <w:r>
        <w:t xml:space="preserve">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w:t>
      </w:r>
      <w:proofErr w:type="spellStart"/>
      <w:r w:rsidR="00F90419">
        <w:t>aws_iot</w:t>
      </w:r>
      <w:proofErr w:type="spellEnd"/>
      <w:r w:rsidR="00F90419">
        <w:t>/</w:t>
      </w:r>
      <w:proofErr w:type="spellStart"/>
      <w:r w:rsidR="00F90419">
        <w:t>pub_sub</w:t>
      </w:r>
      <w:proofErr w:type="spellEnd"/>
      <w:r w:rsidR="00F90419">
        <w:t>/subscriber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w:t>
      </w:r>
      <w:proofErr w:type="spellStart"/>
      <w:r w:rsidR="003821F2">
        <w:t>m</w:t>
      </w:r>
      <w:r w:rsidR="00D31B28">
        <w:t>akefile</w:t>
      </w:r>
      <w:proofErr w:type="spellEnd"/>
      <w:r w:rsidR="00F67527">
        <w:t>.</w:t>
      </w:r>
    </w:p>
    <w:p w14:paraId="28C0EA9C" w14:textId="23B04D2A" w:rsidR="001D079C" w:rsidRDefault="00D31B28" w:rsidP="001D079C">
      <w:pPr>
        <w:pStyle w:val="ListParagraph"/>
        <w:numPr>
          <w:ilvl w:val="0"/>
          <w:numId w:val="32"/>
        </w:numPr>
        <w:rPr>
          <w:ins w:id="542" w:author="Greg Landry" w:date="2017-04-03T17:51:00Z"/>
        </w:rPr>
      </w:pPr>
      <w:r>
        <w:t>Update the topic and broker #defines to the same one you chose for (03)</w:t>
      </w:r>
      <w:r w:rsidR="00176344">
        <w:t>.</w:t>
      </w:r>
    </w:p>
    <w:p w14:paraId="497760D9" w14:textId="04B755D5" w:rsidR="007D4498" w:rsidRPr="00507467" w:rsidRDefault="007D4498" w:rsidP="001D079C">
      <w:pPr>
        <w:pStyle w:val="ListParagraph"/>
        <w:numPr>
          <w:ilvl w:val="0"/>
          <w:numId w:val="32"/>
        </w:numPr>
        <w:rPr>
          <w:ins w:id="543" w:author="Greg Landry" w:date="2017-03-06T13:43:00Z"/>
          <w:u w:val="single"/>
          <w:rPrChange w:id="544" w:author="Greg Landry [2]" w:date="2017-08-28T18:31:00Z">
            <w:rPr>
              <w:ins w:id="545" w:author="Greg Landry" w:date="2017-03-06T13:43:00Z"/>
            </w:rPr>
          </w:rPrChange>
        </w:rPr>
      </w:pPr>
      <w:ins w:id="546" w:author="Greg Landry" w:date="2017-04-03T17:51:00Z">
        <w:r w:rsidRPr="00507467">
          <w:rPr>
            <w:u w:val="single"/>
            <w:rPrChange w:id="547" w:author="Greg Landry [2]" w:date="2017-08-28T18:31:00Z">
              <w:rPr/>
            </w:rPrChange>
          </w:rPr>
          <w:t>Update the #define for CLIENT_ID to contain your initials.</w:t>
        </w:r>
      </w:ins>
    </w:p>
    <w:p w14:paraId="48C7842D" w14:textId="2159D178" w:rsidR="00426EE0" w:rsidRDefault="00C03150">
      <w:pPr>
        <w:pStyle w:val="ListParagraph"/>
        <w:numPr>
          <w:ilvl w:val="0"/>
          <w:numId w:val="32"/>
        </w:numPr>
      </w:pPr>
      <w:ins w:id="548" w:author="Greg Landry [2]" w:date="2017-08-28T18:29:00Z">
        <w:r>
          <w:t xml:space="preserve">Search for and </w:t>
        </w:r>
      </w:ins>
      <w:ins w:id="549" w:author="Greg Landry" w:date="2017-03-06T13:43:00Z">
        <w:del w:id="550" w:author="Greg Landry [2]" w:date="2017-08-28T18:29:00Z">
          <w:r w:rsidR="00426EE0" w:rsidDel="00C03150">
            <w:delText>Change WICED_LED1 to WICED_SH_LED1 to work with the shield</w:delText>
          </w:r>
        </w:del>
      </w:ins>
      <w:ins w:id="551" w:author="Greg Landry [2]" w:date="2017-08-28T18:29:00Z">
        <w:r>
          <w:t>update the region if necessary</w:t>
        </w:r>
      </w:ins>
      <w:ins w:id="552" w:author="Greg Landry" w:date="2017-03-06T13:43:00Z">
        <w:r w:rsidR="00426EE0">
          <w:t>.</w:t>
        </w:r>
        <w:r w:rsidR="00426EE0">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2B29B5ED" w:rsidR="00D31B28" w:rsidRDefault="00D31B28" w:rsidP="00EC5710">
      <w:pPr>
        <w:pStyle w:val="ListParagraph"/>
        <w:numPr>
          <w:ilvl w:val="0"/>
          <w:numId w:val="32"/>
        </w:numPr>
      </w:pPr>
      <w:r>
        <w:t xml:space="preserve">Publish messages using the AWS </w:t>
      </w:r>
      <w:ins w:id="553" w:author="Greg Landry" w:date="2017-06-03T15:51:00Z">
        <w:r w:rsidR="00A90D49">
          <w:t>T</w:t>
        </w:r>
      </w:ins>
      <w:del w:id="554" w:author="Greg Landry" w:date="2017-06-03T15:51:00Z">
        <w:r w:rsidR="00705C49" w:rsidDel="00A90D49">
          <w:delText>t</w:delText>
        </w:r>
      </w:del>
      <w:r w:rsidR="00705C49">
        <w:t xml:space="preserve">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555" w:author="Greg Landry" w:date="2017-04-03T17:01:00Z">
        <w:r w:rsidDel="0029108F">
          <w:delText xml:space="preserve">Green </w:delText>
        </w:r>
      </w:del>
      <w:r>
        <w:t xml:space="preserve">LED on the </w:t>
      </w:r>
      <w:del w:id="556" w:author="Greg Landry" w:date="2017-04-03T17:01:00Z">
        <w:r w:rsidDel="0029108F">
          <w:delText xml:space="preserve">baseboard </w:delText>
        </w:r>
      </w:del>
      <w:ins w:id="557" w:author="Greg Landry" w:date="2017-04-03T17:01:00Z">
        <w:r w:rsidR="0029108F">
          <w:t xml:space="preserve">shield </w:t>
        </w:r>
      </w:ins>
      <w:r>
        <w:t>should turn on/off.</w:t>
      </w:r>
    </w:p>
    <w:p w14:paraId="223028B2" w14:textId="595E08E6" w:rsidR="00A922E4" w:rsidRDefault="00D31B28" w:rsidP="00AE6C47">
      <w:pPr>
        <w:pStyle w:val="Heading3"/>
      </w:pPr>
      <w:r>
        <w:t>0</w:t>
      </w:r>
      <w:ins w:id="558" w:author="Greg Landry" w:date="2017-06-03T15:30:00Z">
        <w:r w:rsidR="0076231A">
          <w:t>6</w:t>
        </w:r>
      </w:ins>
      <w:del w:id="559" w:author="Greg Landry" w:date="2017-06-03T15:30:00Z">
        <w:r w:rsidR="00EE020A" w:rsidDel="0076231A">
          <w:delText>5</w:delText>
        </w:r>
      </w:del>
      <w:r w:rsidR="00E41BB1">
        <w:t xml:space="preserve"> </w:t>
      </w:r>
      <w:r w:rsidR="00FC4AAA">
        <w:t xml:space="preserve">(Advanced) </w:t>
      </w:r>
      <w:r w:rsidR="00A922E4">
        <w:t>Implement the subscriber and publisher in two different kits and test</w:t>
      </w:r>
    </w:p>
    <w:p w14:paraId="454F4525" w14:textId="0B5775C5" w:rsidR="0028340D" w:rsidRDefault="0028340D" w:rsidP="00D31B28">
      <w:pPr>
        <w:pStyle w:val="ListParagraph"/>
        <w:numPr>
          <w:ilvl w:val="0"/>
          <w:numId w:val="34"/>
        </w:numPr>
      </w:pPr>
      <w:r>
        <w:t xml:space="preserve">In a real world </w:t>
      </w:r>
      <w:del w:id="560" w:author="Greg Landry" w:date="2017-06-03T15:54:00Z">
        <w:r w:rsidDel="003B6B78">
          <w:delText>application</w:delText>
        </w:r>
      </w:del>
      <w:ins w:id="561" w:author="Greg Landry" w:date="2017-06-03T15:54:00Z">
        <w:r w:rsidR="003B6B78">
          <w:t>application,</w:t>
        </w:r>
      </w:ins>
      <w:r>
        <w:t xml:space="preserve">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5A1668B5" w:rsidR="0028340D" w:rsidRDefault="000D57F9" w:rsidP="000D57F9">
      <w:pPr>
        <w:pStyle w:val="ListParagraph"/>
        <w:numPr>
          <w:ilvl w:val="2"/>
          <w:numId w:val="34"/>
        </w:numPr>
        <w:rPr>
          <w:ins w:id="562" w:author="Greg Landry" w:date="2017-06-03T10:06:00Z"/>
        </w:rPr>
      </w:pPr>
      <w:r>
        <w:t xml:space="preserve">Note: You could actually use the same </w:t>
      </w:r>
      <w:r w:rsidRPr="000D57F9">
        <w:rPr>
          <w:i/>
        </w:rPr>
        <w:t>thing</w:t>
      </w:r>
      <w:r>
        <w:t xml:space="preserve">, certificate, and policy for both the subscriber and publisher if you wanted, but in many </w:t>
      </w:r>
      <w:proofErr w:type="gramStart"/>
      <w:r>
        <w:t>cases</w:t>
      </w:r>
      <w:proofErr w:type="gramEnd"/>
      <w:r>
        <w:t xml:space="preserve">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28BBCEEF" w14:textId="33D69899" w:rsidR="001F57E2" w:rsidRPr="00507467" w:rsidRDefault="001F57E2" w:rsidP="000D57F9">
      <w:pPr>
        <w:pStyle w:val="ListParagraph"/>
        <w:numPr>
          <w:ilvl w:val="2"/>
          <w:numId w:val="34"/>
        </w:numPr>
        <w:rPr>
          <w:u w:val="single"/>
          <w:rPrChange w:id="563" w:author="Greg Landry [2]" w:date="2017-08-28T18:31:00Z">
            <w:rPr/>
          </w:rPrChange>
        </w:rPr>
      </w:pPr>
      <w:ins w:id="564" w:author="Greg Landry" w:date="2017-06-03T10:06:00Z">
        <w:r w:rsidRPr="00507467">
          <w:rPr>
            <w:u w:val="single"/>
            <w:rPrChange w:id="565" w:author="Greg Landry [2]" w:date="2017-08-28T18:31:00Z">
              <w:rPr/>
            </w:rPrChange>
          </w:rPr>
          <w:t>Hint: Make sure the CLIENT_ID is different between the two projects. Otherwise they will interfere with one another.</w:t>
        </w:r>
      </w:ins>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 xml:space="preserve">Update the </w:t>
      </w:r>
      <w:proofErr w:type="spellStart"/>
      <w:r>
        <w:t>make</w:t>
      </w:r>
      <w:r w:rsidR="00B3687E">
        <w:t>file</w:t>
      </w:r>
      <w:proofErr w:type="spellEnd"/>
      <w:r w:rsidR="00B3687E">
        <w:t xml:space="preserv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proofErr w:type="spellStart"/>
      <w:r>
        <w:t>subscriber.c</w:t>
      </w:r>
      <w:proofErr w:type="spellEnd"/>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1246D729" w:rsidR="00B3687E" w:rsidRDefault="00B3687E" w:rsidP="00B3687E">
      <w:pPr>
        <w:pStyle w:val="ListParagraph"/>
        <w:numPr>
          <w:ilvl w:val="1"/>
          <w:numId w:val="34"/>
        </w:numPr>
      </w:pPr>
      <w:r>
        <w:lastRenderedPageBreak/>
        <w:t xml:space="preserve">Press the button on the </w:t>
      </w:r>
      <w:del w:id="566" w:author="Greg Landry" w:date="2017-06-16T13:05:00Z">
        <w:r w:rsidDel="00514935">
          <w:delText xml:space="preserve">provider </w:delText>
        </w:r>
      </w:del>
      <w:ins w:id="567" w:author="Greg Landry" w:date="2017-06-16T13:05:00Z">
        <w:r w:rsidR="00514935">
          <w:t xml:space="preserve">publisher </w:t>
        </w:r>
      </w:ins>
      <w:r>
        <w:t>and watch it change the state of the LED on the subscriber.</w:t>
      </w:r>
      <w:r w:rsidR="00FC4AAA">
        <w:t xml:space="preserve"> Also watch the messages in the </w:t>
      </w:r>
      <w:r w:rsidR="00705C49">
        <w:t xml:space="preserve">test </w:t>
      </w:r>
      <w:r w:rsidR="00FC4AAA">
        <w:t>MQTT Client window.</w:t>
      </w:r>
    </w:p>
    <w:p w14:paraId="48EB9B64" w14:textId="3F9DF79B" w:rsidR="00DC7DEF" w:rsidRDefault="00D31B28" w:rsidP="00AE6C47">
      <w:pPr>
        <w:pStyle w:val="Heading3"/>
      </w:pPr>
      <w:r>
        <w:t>0</w:t>
      </w:r>
      <w:ins w:id="568" w:author="Greg Landry" w:date="2017-06-03T15:54:00Z">
        <w:r w:rsidR="003B6B78">
          <w:t>7</w:t>
        </w:r>
      </w:ins>
      <w:del w:id="569" w:author="Greg Landry" w:date="2017-06-03T15:54:00Z">
        <w:r w:rsidR="00EE020A" w:rsidDel="003B6B78">
          <w:delText>6</w:delText>
        </w:r>
      </w:del>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w:t>
      </w:r>
      <w:proofErr w:type="spellStart"/>
      <w:r w:rsidR="00224154" w:rsidRPr="00FC4AAA">
        <w:rPr>
          <w:i/>
        </w:rPr>
        <w:t>aws_iot</w:t>
      </w:r>
      <w:proofErr w:type="spellEnd"/>
      <w:r w:rsidR="00224154" w:rsidRPr="00FC4AAA">
        <w:rPr>
          <w:i/>
        </w:rPr>
        <w:t>/shadow</w:t>
      </w:r>
      <w:r w:rsidR="00224154">
        <w:t xml:space="preserve"> </w:t>
      </w:r>
      <w:r>
        <w:t>to your directory and update</w:t>
      </w:r>
      <w:r w:rsidR="00224154">
        <w:t xml:space="preserve"> the</w:t>
      </w:r>
      <w:r w:rsidR="004A4C21">
        <w:t xml:space="preserve"> </w:t>
      </w:r>
      <w:proofErr w:type="spellStart"/>
      <w:r w:rsidR="004A4C21">
        <w:t>m</w:t>
      </w:r>
      <w:r>
        <w:t>akefile</w:t>
      </w:r>
      <w:proofErr w:type="spellEnd"/>
      <w:r w:rsidR="00AE299C">
        <w:t>.</w:t>
      </w:r>
    </w:p>
    <w:p w14:paraId="6E349E1D" w14:textId="133720BB" w:rsidR="00D31B28" w:rsidDel="00507467" w:rsidRDefault="00D31B28">
      <w:pPr>
        <w:pStyle w:val="ListParagraph"/>
        <w:numPr>
          <w:ilvl w:val="0"/>
          <w:numId w:val="35"/>
        </w:numPr>
        <w:rPr>
          <w:del w:id="570" w:author="Greg Landry [2]" w:date="2017-08-28T18:30: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41CAAE78" w14:textId="77777777" w:rsidR="00507467" w:rsidRDefault="00507467">
      <w:pPr>
        <w:pStyle w:val="ListParagraph"/>
        <w:rPr>
          <w:ins w:id="571" w:author="Greg Landry [2]" w:date="2017-08-28T18:31:00Z"/>
        </w:rPr>
        <w:pPrChange w:id="572" w:author="Greg Landry [2]" w:date="2017-08-28T18:31:00Z">
          <w:pPr>
            <w:pStyle w:val="ListParagraph"/>
            <w:numPr>
              <w:numId w:val="35"/>
            </w:numPr>
            <w:ind w:hanging="360"/>
          </w:pPr>
        </w:pPrChange>
      </w:pPr>
    </w:p>
    <w:p w14:paraId="08AB3117" w14:textId="77A64C51" w:rsidR="00426EE0" w:rsidDel="00507467" w:rsidRDefault="00507467">
      <w:pPr>
        <w:pStyle w:val="ListParagraph"/>
        <w:numPr>
          <w:ilvl w:val="0"/>
          <w:numId w:val="35"/>
        </w:numPr>
        <w:rPr>
          <w:ins w:id="573" w:author="Greg Landry" w:date="2017-03-06T13:44:00Z"/>
          <w:del w:id="574" w:author="Greg Landry [2]" w:date="2017-08-28T18:30:00Z"/>
        </w:rPr>
      </w:pPr>
      <w:ins w:id="575" w:author="Greg Landry [2]" w:date="2017-08-28T18:30:00Z">
        <w:r>
          <w:t>Search for and update the region if necessary.</w:t>
        </w:r>
        <w:r>
          <w:tab/>
        </w:r>
      </w:ins>
      <w:ins w:id="576" w:author="Greg Landry" w:date="2017-03-06T13:44:00Z">
        <w:del w:id="577" w:author="Greg Landry [2]" w:date="2017-08-28T18:30:00Z">
          <w:r w:rsidR="00426EE0" w:rsidDel="00507467">
            <w:delText>Change the following in aws_common.c</w:delText>
          </w:r>
        </w:del>
      </w:ins>
      <w:ins w:id="578" w:author="Greg Landry" w:date="2017-04-03T17:01:00Z">
        <w:del w:id="579" w:author="Greg Landry [2]" w:date="2017-08-28T18:30:00Z">
          <w:r w:rsidR="00D75936" w:rsidDel="00507467">
            <w:delText xml:space="preserve"> and shadow.c</w:delText>
          </w:r>
        </w:del>
      </w:ins>
      <w:ins w:id="580" w:author="Greg Landry" w:date="2017-03-06T13:44:00Z">
        <w:del w:id="581" w:author="Greg Landry [2]" w:date="2017-08-28T18:30:00Z">
          <w:r w:rsidR="00426EE0" w:rsidDel="00507467">
            <w:delText>:</w:delText>
          </w:r>
        </w:del>
      </w:ins>
    </w:p>
    <w:p w14:paraId="3F6D925A" w14:textId="1A1B592E" w:rsidR="00426EE0" w:rsidDel="00507467" w:rsidRDefault="00426EE0">
      <w:pPr>
        <w:pStyle w:val="ListParagraph"/>
        <w:rPr>
          <w:ins w:id="582" w:author="Greg Landry" w:date="2017-03-06T13:44:00Z"/>
          <w:del w:id="583" w:author="Greg Landry [2]" w:date="2017-08-28T18:30:00Z"/>
        </w:rPr>
        <w:pPrChange w:id="584" w:author="Greg Landry [2]" w:date="2017-08-28T18:31:00Z">
          <w:pPr>
            <w:pStyle w:val="ListParagraph"/>
            <w:numPr>
              <w:numId w:val="35"/>
            </w:numPr>
            <w:ind w:hanging="360"/>
          </w:pPr>
        </w:pPrChange>
      </w:pPr>
      <w:ins w:id="585" w:author="Greg Landry" w:date="2017-03-06T13:44:00Z">
        <w:del w:id="586" w:author="Greg Landry [2]" w:date="2017-08-28T18:30:00Z">
          <w:r w:rsidDel="00507467">
            <w:delText>WICED_BUTTON1 -&gt; WICED_SH_MB1</w:delText>
          </w:r>
        </w:del>
      </w:ins>
    </w:p>
    <w:p w14:paraId="7A09534E" w14:textId="7094203F" w:rsidR="00426EE0" w:rsidDel="00507467" w:rsidRDefault="00426EE0">
      <w:pPr>
        <w:pStyle w:val="ListParagraph"/>
        <w:rPr>
          <w:ins w:id="587" w:author="Greg Landry" w:date="2017-03-06T13:44:00Z"/>
          <w:del w:id="588" w:author="Greg Landry [2]" w:date="2017-08-28T18:30:00Z"/>
        </w:rPr>
        <w:pPrChange w:id="589" w:author="Greg Landry [2]" w:date="2017-08-28T18:31:00Z">
          <w:pPr>
            <w:pStyle w:val="ListParagraph"/>
            <w:numPr>
              <w:numId w:val="35"/>
            </w:numPr>
            <w:ind w:hanging="360"/>
          </w:pPr>
        </w:pPrChange>
      </w:pPr>
      <w:ins w:id="590" w:author="Greg Landry" w:date="2017-03-06T13:44:00Z">
        <w:del w:id="591" w:author="Greg Landry [2]" w:date="2017-08-28T18:30:00Z">
          <w:r w:rsidDel="00507467">
            <w:delText>WICED_LED1 -&gt; WICED_SH_LED1</w:delText>
          </w:r>
        </w:del>
      </w:ins>
    </w:p>
    <w:p w14:paraId="3ACA7DCC" w14:textId="7DA5FB0F" w:rsidR="00426EE0" w:rsidRDefault="00426EE0">
      <w:pPr>
        <w:pStyle w:val="ListParagraph"/>
        <w:pPrChange w:id="592" w:author="Greg Landry [2]" w:date="2017-08-28T18:31:00Z">
          <w:pPr>
            <w:pStyle w:val="ListParagraph"/>
            <w:numPr>
              <w:numId w:val="35"/>
            </w:numPr>
            <w:ind w:hanging="360"/>
          </w:pPr>
        </w:pPrChange>
      </w:pPr>
      <w:ins w:id="593" w:author="Greg Landry" w:date="2017-03-06T13:44:00Z">
        <w:del w:id="594" w:author="Greg Landry [2]" w:date="2017-08-28T18:30:00Z">
          <w:r w:rsidDel="00507467">
            <w:delText>WICED_LED2 -&gt; WICED_SH_LED0</w:delText>
          </w:r>
        </w:del>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proofErr w:type="spellStart"/>
      <w:r w:rsidRPr="009349FD">
        <w:rPr>
          <w:i/>
        </w:rPr>
        <w:t>aws_common.h</w:t>
      </w:r>
      <w:proofErr w:type="spellEnd"/>
      <w:r w:rsidR="00B62943">
        <w:rPr>
          <w:i/>
        </w:rPr>
        <w:t>”</w:t>
      </w:r>
      <w:r w:rsidR="00FC4AAA">
        <w:t xml:space="preserve"> </w:t>
      </w:r>
      <w:ins w:id="595" w:author="Greg Landry" w:date="2017-03-06T13:46:00Z">
        <w:r w:rsidR="004D3215">
          <w:t>in the #define for AWS_IOT_HOST_NAME</w:t>
        </w:r>
      </w:ins>
      <w:del w:id="596"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proofErr w:type="spellStart"/>
      <w:r w:rsidRPr="008B3FC5">
        <w:rPr>
          <w:i/>
        </w:rPr>
        <w:t>aws_config.h</w:t>
      </w:r>
      <w:proofErr w:type="spellEnd"/>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597" w:author="Greg Landry" w:date="2017-03-06T13:50:00Z">
        <w:r w:rsidR="005F167D">
          <w:t>, click on the class Wi-Fi network, enter the password, and click</w:t>
        </w:r>
      </w:ins>
      <w:del w:id="598" w:author="Greg Landry" w:date="2017-03-06T13:50:00Z">
        <w:r w:rsidDel="005F167D">
          <w:delText xml:space="preserve"> and</w:delText>
        </w:r>
      </w:del>
      <w:r>
        <w:t xml:space="preserve"> connect</w:t>
      </w:r>
      <w:ins w:id="599" w:author="Greg Landry" w:date="2017-03-06T13:51:00Z">
        <w:r w:rsidR="005F167D">
          <w:t>.</w:t>
        </w:r>
      </w:ins>
      <w:del w:id="600"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601"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602" w:author="Greg Landry" w:date="2017-03-06T13:52:00Z">
        <w:r w:rsidR="00ED3F22">
          <w:t>a</w:t>
        </w:r>
      </w:ins>
      <w:del w:id="603"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4C4B34" w:rsidP="00015F3E">
            <w:hyperlink r:id="rId46" w:history="1">
              <w:r w:rsidR="00015F3E" w:rsidRPr="00015F3E">
                <w:rPr>
                  <w:rStyle w:val="Hyperlink"/>
                </w:rPr>
                <w:t>AWS Developers Guide</w:t>
              </w:r>
            </w:hyperlink>
          </w:p>
        </w:tc>
        <w:tc>
          <w:tcPr>
            <w:tcW w:w="7195" w:type="dxa"/>
          </w:tcPr>
          <w:p w14:paraId="5AA3AA19" w14:textId="36F2F55D" w:rsidR="00015F3E" w:rsidRDefault="004C4B34" w:rsidP="00015F3E">
            <w:hyperlink r:id="rId47"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4C4B34" w:rsidP="00015F3E">
            <w:hyperlink r:id="rId48"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4C4B34" w:rsidP="00015F3E">
            <w:hyperlink r:id="rId49" w:history="1">
              <w:r w:rsidR="00015F3E" w:rsidRPr="00015F3E">
                <w:rPr>
                  <w:rStyle w:val="Hyperlink"/>
                </w:rPr>
                <w:t xml:space="preserve">A nice </w:t>
              </w:r>
              <w:proofErr w:type="spellStart"/>
              <w:r w:rsidR="00015F3E" w:rsidRPr="00015F3E">
                <w:rPr>
                  <w:rStyle w:val="Hyperlink"/>
                </w:rPr>
                <w:t>powerpoint</w:t>
              </w:r>
              <w:proofErr w:type="spellEnd"/>
              <w:r w:rsidR="00015F3E" w:rsidRPr="00015F3E">
                <w:rPr>
                  <w:rStyle w:val="Hyperlink"/>
                </w:rPr>
                <w:t xml:space="preserve">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4C4B34" w:rsidP="00015F3E">
            <w:hyperlink r:id="rId50"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4C4B34" w:rsidP="00015F3E">
            <w:hyperlink r:id="rId51"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52" w:history="1">
              <w:r w:rsidRPr="009D6F86">
                <w:rPr>
                  <w:rStyle w:val="Hyperlink"/>
                </w:rPr>
                <w:t>Part1</w:t>
              </w:r>
            </w:hyperlink>
            <w:r>
              <w:t xml:space="preserve"> and </w:t>
            </w:r>
            <w:hyperlink r:id="rId53"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4C4B34" w:rsidP="00015F3E">
            <w:hyperlink r:id="rId54"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702E56">
            <w:pPr>
              <w:jc w:val="center"/>
              <w:rPr>
                <w:b/>
              </w:rPr>
            </w:pPr>
            <w:r w:rsidRPr="00ED587E">
              <w:rPr>
                <w:b/>
              </w:rPr>
              <w:t>App Name</w:t>
            </w:r>
          </w:p>
        </w:tc>
        <w:tc>
          <w:tcPr>
            <w:tcW w:w="4864" w:type="dxa"/>
          </w:tcPr>
          <w:p w14:paraId="04DC02EC" w14:textId="77777777" w:rsidR="009B57EC" w:rsidRPr="00ED587E" w:rsidRDefault="009B57EC" w:rsidP="00702E56">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702E56">
            <w:proofErr w:type="spellStart"/>
            <w:r>
              <w:t>demo.aws_iot_pub_sub</w:t>
            </w:r>
            <w:proofErr w:type="spellEnd"/>
            <w:r>
              <w:t>/publisher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proofErr w:type="spellStart"/>
            <w:r>
              <w:t>demo.aws_iot_pub_sub</w:t>
            </w:r>
            <w:proofErr w:type="spellEnd"/>
            <w:r>
              <w:t>/subscriber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proofErr w:type="spellStart"/>
            <w:r>
              <w:t>demo.aws_iot_shaddow</w:t>
            </w:r>
            <w:proofErr w:type="spellEnd"/>
          </w:p>
        </w:tc>
        <w:tc>
          <w:tcPr>
            <w:tcW w:w="4864" w:type="dxa"/>
          </w:tcPr>
          <w:p w14:paraId="6A06C64E" w14:textId="2699CCB2" w:rsidR="009B57EC" w:rsidRDefault="009B57EC" w:rsidP="009B57EC">
            <w:r>
              <w:t>Demonstrates using a shadow device with AWS.</w:t>
            </w:r>
          </w:p>
        </w:tc>
      </w:tr>
    </w:tbl>
    <w:p w14:paraId="0E8D8288" w14:textId="77777777" w:rsidR="003B6B78" w:rsidRDefault="003B6B78" w:rsidP="00976613">
      <w:pPr>
        <w:keepNext/>
        <w:keepLines/>
        <w:spacing w:before="200"/>
        <w:outlineLvl w:val="1"/>
        <w:rPr>
          <w:ins w:id="604" w:author="Greg Landry" w:date="2017-06-03T15:55:00Z"/>
        </w:rPr>
      </w:pPr>
    </w:p>
    <w:p w14:paraId="43B5E079" w14:textId="77777777" w:rsidR="003B6B78" w:rsidRDefault="003B6B78">
      <w:pPr>
        <w:rPr>
          <w:ins w:id="605" w:author="Greg Landry" w:date="2017-06-03T15:55:00Z"/>
        </w:rPr>
      </w:pPr>
      <w:ins w:id="606" w:author="Greg Landry" w:date="2017-06-03T15:55:00Z">
        <w:r>
          <w:br w:type="page"/>
        </w:r>
      </w:ins>
    </w:p>
    <w:p w14:paraId="0BFCA990" w14:textId="65D551F4" w:rsidR="00E41BB1" w:rsidDel="003B6B78" w:rsidRDefault="00E41BB1">
      <w:pPr>
        <w:rPr>
          <w:del w:id="607" w:author="Greg Landry" w:date="2017-06-03T15:54:00Z"/>
          <w:rFonts w:ascii="Cambria" w:eastAsia="Times New Roman" w:hAnsi="Cambria"/>
          <w:b/>
          <w:bCs/>
          <w:color w:val="4F81BD"/>
          <w:sz w:val="26"/>
          <w:szCs w:val="26"/>
        </w:rPr>
      </w:pPr>
      <w:del w:id="608" w:author="Greg Landry" w:date="2017-06-03T15:54:00Z">
        <w:r w:rsidDel="003B6B78">
          <w:lastRenderedPageBreak/>
          <w:br w:type="page"/>
        </w:r>
      </w:del>
    </w:p>
    <w:p w14:paraId="6FE38352" w14:textId="27215AB0" w:rsidR="00857DC2" w:rsidDel="0076231A" w:rsidRDefault="00066AA6" w:rsidP="00066AA6">
      <w:pPr>
        <w:pStyle w:val="Heading2"/>
        <w:rPr>
          <w:del w:id="609" w:author="Greg Landry" w:date="2017-06-03T15:30:00Z"/>
        </w:rPr>
      </w:pPr>
      <w:del w:id="610" w:author="Greg Landry" w:date="2017-06-03T15:30:00Z">
        <w:r w:rsidDel="0076231A">
          <w:delText xml:space="preserve">Procedure to Provision an AWS IoT </w:delText>
        </w:r>
        <w:r w:rsidRPr="00DD3570" w:rsidDel="0076231A">
          <w:rPr>
            <w:i/>
          </w:rPr>
          <w:delText>Thing</w:delText>
        </w:r>
      </w:del>
    </w:p>
    <w:p w14:paraId="6169F00F" w14:textId="47DDF552" w:rsidR="00066AA6" w:rsidDel="0076231A" w:rsidRDefault="007F5950" w:rsidP="00175CCC">
      <w:pPr>
        <w:pStyle w:val="ListParagraph"/>
        <w:keepNext/>
        <w:numPr>
          <w:ilvl w:val="0"/>
          <w:numId w:val="28"/>
        </w:numPr>
        <w:rPr>
          <w:del w:id="611" w:author="Greg Landry" w:date="2017-06-03T15:30:00Z"/>
        </w:rPr>
      </w:pPr>
      <w:del w:id="612" w:author="Greg Landry" w:date="2017-06-03T15:30:00Z">
        <w:r w:rsidDel="0076231A">
          <w:delText>Once you have watched the tutorial</w:delText>
        </w:r>
        <w:r w:rsidR="000F28D7" w:rsidDel="0076231A">
          <w:delText xml:space="preserve"> from console.aws.amazon.com</w:delText>
        </w:r>
        <w:r w:rsidDel="0076231A">
          <w:delText>, you should be on the “</w:delText>
        </w:r>
      </w:del>
      <w:del w:id="613" w:author="Greg Landry" w:date="2017-04-03T17:17:00Z">
        <w:r w:rsidDel="00942808">
          <w:delText>Things</w:delText>
        </w:r>
      </w:del>
      <w:del w:id="614" w:author="Greg Landry" w:date="2017-06-03T15:30:00Z">
        <w:r w:rsidDel="0076231A">
          <w:delText>” page.</w:delText>
        </w:r>
      </w:del>
      <w:del w:id="615" w:author="Greg Landry" w:date="2017-04-03T17:18:00Z">
        <w:r w:rsidDel="00942808">
          <w:delText xml:space="preserve"> Click on “Register a Thing”.</w:delText>
        </w:r>
      </w:del>
    </w:p>
    <w:p w14:paraId="129F8E34" w14:textId="3E36B103" w:rsidR="00E066D0" w:rsidRPr="00066AA6" w:rsidDel="00FB67B3" w:rsidRDefault="0025484D">
      <w:pPr>
        <w:pStyle w:val="ListParagraph"/>
        <w:numPr>
          <w:ilvl w:val="1"/>
          <w:numId w:val="28"/>
        </w:numPr>
        <w:rPr>
          <w:del w:id="616" w:author="Greg Landry" w:date="2017-04-03T17:14:00Z"/>
        </w:rPr>
      </w:pPr>
      <w:del w:id="617" w:author="Greg Landry" w:date="2017-06-03T15:30:00Z">
        <w:r w:rsidDel="0076231A">
          <w:delText xml:space="preserve">Hint: </w:delText>
        </w:r>
      </w:del>
      <w:del w:id="618" w:author="Greg Landry" w:date="2017-03-01T15:43:00Z">
        <w:r w:rsidDel="006D08E0">
          <w:delText>Currently only the</w:delText>
        </w:r>
      </w:del>
      <w:del w:id="619" w:author="Greg Landry" w:date="2017-06-03T15:30:00Z">
        <w:r w:rsidDel="0076231A">
          <w:delText xml:space="preserve"> US East time zone works </w:delText>
        </w:r>
      </w:del>
      <w:del w:id="620" w:author="Greg Landry" w:date="2017-03-01T15:43:00Z">
        <w:r w:rsidDel="006D08E0">
          <w:delText xml:space="preserve">properly </w:delText>
        </w:r>
      </w:del>
      <w:del w:id="621" w:author="Greg Landry" w:date="2017-06-03T15:30:00Z">
        <w:r w:rsidDel="0076231A">
          <w:delText xml:space="preserve">so </w:delText>
        </w:r>
      </w:del>
      <w:del w:id="622" w:author="Greg Landry" w:date="2017-03-01T15:43:00Z">
        <w:r w:rsidDel="006D08E0">
          <w:delText xml:space="preserve">be sure </w:delText>
        </w:r>
      </w:del>
      <w:del w:id="623" w:author="Greg Landry" w:date="2017-06-03T15:30:00Z">
        <w:r w:rsidDel="0076231A">
          <w:delText>to pick a location in that time zone before setting up a new thing. In the example shown below, the selection is N. Virginia.</w:delText>
        </w:r>
      </w:del>
    </w:p>
    <w:p w14:paraId="52303860" w14:textId="533185FF" w:rsidR="00A2314F" w:rsidDel="0076231A" w:rsidRDefault="007F5950">
      <w:pPr>
        <w:pStyle w:val="ListParagraph"/>
        <w:rPr>
          <w:del w:id="624" w:author="Greg Landry" w:date="2017-06-03T15:30:00Z"/>
          <w:noProof/>
        </w:rPr>
        <w:pPrChange w:id="625" w:author="Greg Landry" w:date="2017-04-03T17:18:00Z">
          <w:pPr>
            <w:tabs>
              <w:tab w:val="left" w:pos="2790"/>
            </w:tabs>
            <w:jc w:val="center"/>
          </w:pPr>
        </w:pPrChange>
      </w:pPr>
      <w:del w:id="626" w:author="Greg Landry" w:date="2017-04-03T17:14:00Z">
        <w:r w:rsidRPr="007F5950" w:rsidDel="00FB67B3">
          <w:rPr>
            <w:noProof/>
          </w:rPr>
          <w:delText xml:space="preserve"> </w:delText>
        </w:r>
      </w:del>
      <w:del w:id="627"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628" w:author="Greg Landry" w:date="2017-04-03T17:18:00Z"/>
        </w:rPr>
        <w:pPrChange w:id="629" w:author="Greg Landry" w:date="2017-04-03T17:14:00Z">
          <w:pPr>
            <w:tabs>
              <w:tab w:val="left" w:pos="2790"/>
            </w:tabs>
            <w:jc w:val="center"/>
          </w:pPr>
        </w:pPrChange>
      </w:pPr>
    </w:p>
    <w:p w14:paraId="326AE101" w14:textId="05125EE9" w:rsidR="00A2314F" w:rsidDel="0076231A" w:rsidRDefault="00A2314F" w:rsidP="007F5950">
      <w:pPr>
        <w:pStyle w:val="ListParagraph"/>
        <w:numPr>
          <w:ilvl w:val="0"/>
          <w:numId w:val="28"/>
        </w:numPr>
        <w:rPr>
          <w:del w:id="630" w:author="Greg Landry" w:date="2017-06-03T15:30:00Z"/>
        </w:rPr>
      </w:pPr>
      <w:del w:id="631" w:author="Greg Landry" w:date="2017-06-03T15:30:00Z">
        <w:r w:rsidDel="0076231A">
          <w:delText xml:space="preserve">Name </w:delText>
        </w:r>
      </w:del>
      <w:del w:id="632" w:author="Greg Landry" w:date="2017-04-03T17:18:00Z">
        <w:r w:rsidDel="00942808">
          <w:delText xml:space="preserve">it </w:delText>
        </w:r>
      </w:del>
      <w:del w:id="633" w:author="Greg Landry" w:date="2017-06-03T15:30:00Z">
        <w:r w:rsidDel="0076231A">
          <w:delText>“</w:delText>
        </w:r>
        <w:r w:rsidR="00B7217A" w:rsidDel="0076231A">
          <w:delText>&lt;YourInitials&gt;</w:delText>
        </w:r>
        <w:r w:rsidDel="0076231A">
          <w:delText>TestThing” (or whatever) and press “Create”</w:delText>
        </w:r>
        <w:r w:rsidR="00D01B54" w:rsidDel="0076231A">
          <w:delText>.</w:delText>
        </w:r>
      </w:del>
    </w:p>
    <w:p w14:paraId="35715821" w14:textId="20D542E3" w:rsidR="00A2314F" w:rsidDel="0076231A" w:rsidRDefault="007F5950" w:rsidP="0096648C">
      <w:pPr>
        <w:jc w:val="center"/>
        <w:rPr>
          <w:del w:id="634" w:author="Greg Landry" w:date="2017-06-03T15:30:00Z"/>
        </w:rPr>
      </w:pPr>
      <w:del w:id="635"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77777777" w:rsidR="00A2314F" w:rsidDel="00364BA3" w:rsidRDefault="00A2314F" w:rsidP="00A2314F">
      <w:pPr>
        <w:ind w:left="360"/>
        <w:rPr>
          <w:del w:id="636" w:author="Greg Landry" w:date="2017-03-01T15:48:00Z"/>
        </w:rPr>
      </w:pPr>
    </w:p>
    <w:p w14:paraId="09C3FFFB" w14:textId="1D907324" w:rsidR="0096648C" w:rsidDel="00364BA3" w:rsidRDefault="007F5950" w:rsidP="007F5950">
      <w:pPr>
        <w:pStyle w:val="ListParagraph"/>
        <w:keepNext/>
        <w:keepLines/>
        <w:numPr>
          <w:ilvl w:val="0"/>
          <w:numId w:val="28"/>
        </w:numPr>
        <w:rPr>
          <w:del w:id="637" w:author="Greg Landry" w:date="2017-03-01T15:48:00Z"/>
        </w:rPr>
      </w:pPr>
      <w:del w:id="638"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639" w:author="Greg Landry" w:date="2017-03-01T15:48:00Z"/>
        </w:rPr>
        <w:pPrChange w:id="640" w:author="Greg Landry" w:date="2017-03-01T15:48:00Z">
          <w:pPr>
            <w:keepNext/>
            <w:keepLines/>
            <w:jc w:val="center"/>
          </w:pPr>
        </w:pPrChange>
      </w:pPr>
      <w:del w:id="641"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E7F3E32" w:rsidR="00A2314F" w:rsidDel="0076231A" w:rsidRDefault="00066AA6">
      <w:pPr>
        <w:pStyle w:val="ListParagraph"/>
        <w:keepNext/>
        <w:keepLines/>
        <w:numPr>
          <w:ilvl w:val="0"/>
          <w:numId w:val="28"/>
        </w:numPr>
        <w:rPr>
          <w:del w:id="642" w:author="Greg Landry" w:date="2017-06-03T15:30:00Z"/>
        </w:rPr>
      </w:pPr>
      <w:del w:id="643" w:author="Greg Landry" w:date="2017-06-03T15:30:00Z">
        <w:r w:rsidDel="0076231A">
          <w:delText xml:space="preserve">Before you can </w:delText>
        </w:r>
      </w:del>
      <w:del w:id="644" w:author="Greg Landry" w:date="2017-06-03T10:08:00Z">
        <w:r w:rsidDel="00430759">
          <w:delText xml:space="preserve">do anything with the </w:delText>
        </w:r>
        <w:r w:rsidRPr="00364BA3" w:rsidDel="00430759">
          <w:rPr>
            <w:i/>
          </w:rPr>
          <w:delText>thing</w:delText>
        </w:r>
      </w:del>
      <w:del w:id="645" w:author="Greg Landry" w:date="2017-06-03T15:30:00Z">
        <w:r w:rsidDel="0076231A">
          <w:delText xml:space="preserve"> you need to create the encryption keys that enable you to identify your</w:delText>
        </w:r>
      </w:del>
      <w:del w:id="646" w:author="Greg Landry" w:date="2017-06-03T10:09:00Z">
        <w:r w:rsidDel="00430759">
          <w:delText>self</w:delText>
        </w:r>
      </w:del>
      <w:del w:id="647" w:author="Greg Landry" w:date="2017-06-03T15:30:00Z">
        <w:r w:rsidDel="0076231A">
          <w:delText xml:space="preserve"> as </w:delText>
        </w:r>
      </w:del>
      <w:del w:id="648" w:author="Greg Landry" w:date="2017-06-03T10:08:00Z">
        <w:r w:rsidDel="00430759">
          <w:delText xml:space="preserve">that </w:delText>
        </w:r>
        <w:r w:rsidRPr="00364BA3" w:rsidDel="00430759">
          <w:rPr>
            <w:i/>
          </w:rPr>
          <w:delText>thing</w:delText>
        </w:r>
      </w:del>
      <w:del w:id="649" w:author="Greg Landry" w:date="2017-03-01T15:48:00Z">
        <w:r w:rsidDel="00467C8A">
          <w:delText>, and then update the data</w:delText>
        </w:r>
      </w:del>
      <w:del w:id="650" w:author="Greg Landry" w:date="2017-06-03T15:30:00Z">
        <w:r w:rsidDel="0076231A">
          <w:delText>.  To do this, c</w:delText>
        </w:r>
        <w:r w:rsidR="00A2314F" w:rsidDel="0076231A">
          <w:delText xml:space="preserve">lick on </w:delText>
        </w:r>
      </w:del>
      <w:del w:id="651" w:author="Greg Landry" w:date="2017-04-03T17:30:00Z">
        <w:r w:rsidR="00A2314F" w:rsidDel="00163FC5">
          <w:delText>“</w:delText>
        </w:r>
      </w:del>
      <w:del w:id="652" w:author="Greg Landry" w:date="2017-06-03T15:30:00Z">
        <w:r w:rsidR="0096648C" w:rsidDel="0076231A">
          <w:delText>Security</w:delText>
        </w:r>
      </w:del>
      <w:del w:id="653" w:author="Greg Landry" w:date="2017-04-03T17:30:00Z">
        <w:r w:rsidR="0096648C" w:rsidDel="00163FC5">
          <w:delText>”</w:delText>
        </w:r>
      </w:del>
      <w:del w:id="654" w:author="Greg Landry" w:date="2017-06-03T15:30:00Z">
        <w:r w:rsidR="0096648C" w:rsidDel="0076231A">
          <w:delText xml:space="preserve"> and </w:delText>
        </w:r>
      </w:del>
      <w:del w:id="655" w:author="Greg Landry" w:date="2017-04-03T17:21:00Z">
        <w:r w:rsidR="0096648C" w:rsidDel="00553AF3">
          <w:delText xml:space="preserve">then </w:delText>
        </w:r>
      </w:del>
      <w:del w:id="656" w:author="Greg Landry" w:date="2017-06-03T15:30:00Z">
        <w:r w:rsidR="0096648C" w:rsidDel="0076231A">
          <w:delText>on “Create</w:delText>
        </w:r>
      </w:del>
      <w:del w:id="657" w:author="Greg Landry" w:date="2017-04-03T17:12:00Z">
        <w:r w:rsidR="0096648C" w:rsidDel="00F2540E">
          <w:delText xml:space="preserve"> Certificate</w:delText>
        </w:r>
      </w:del>
      <w:del w:id="658" w:author="Greg Landry" w:date="2017-06-03T15:30:00Z">
        <w:r w:rsidR="0096648C" w:rsidDel="0076231A">
          <w:delText>”.</w:delText>
        </w:r>
      </w:del>
    </w:p>
    <w:p w14:paraId="1F41B030" w14:textId="0525812B" w:rsidR="00A2314F" w:rsidDel="0076231A" w:rsidRDefault="0096648C" w:rsidP="0096648C">
      <w:pPr>
        <w:jc w:val="center"/>
        <w:rPr>
          <w:del w:id="659" w:author="Greg Landry" w:date="2017-06-03T15:30:00Z"/>
        </w:rPr>
      </w:pPr>
      <w:del w:id="660" w:author="Greg Landry" w:date="2017-06-03T15:30:00Z">
        <w:r w:rsidRPr="0096648C" w:rsidDel="0076231A">
          <w:rPr>
            <w:noProof/>
          </w:rPr>
          <w:delText xml:space="preserve"> </w:delText>
        </w:r>
      </w:del>
      <w:del w:id="661"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48909C8C" w:rsidR="00553AF3" w:rsidDel="00553AF3" w:rsidRDefault="00553AF3">
      <w:pPr>
        <w:rPr>
          <w:del w:id="662" w:author="Greg Landry" w:date="2017-04-03T17:25:00Z"/>
        </w:rPr>
        <w:pPrChange w:id="663" w:author="Greg Landry" w:date="2017-04-03T17:24:00Z">
          <w:pPr>
            <w:pStyle w:val="ListParagraph"/>
          </w:pPr>
        </w:pPrChange>
      </w:pPr>
    </w:p>
    <w:p w14:paraId="785BA283" w14:textId="6C20FDB9" w:rsidR="00A2314F" w:rsidDel="00467C8A" w:rsidRDefault="00A2314F">
      <w:pPr>
        <w:numPr>
          <w:ilvl w:val="0"/>
          <w:numId w:val="28"/>
        </w:numPr>
        <w:jc w:val="center"/>
        <w:rPr>
          <w:del w:id="664" w:author="Greg Landry" w:date="2017-03-01T15:49:00Z"/>
        </w:rPr>
        <w:pPrChange w:id="665" w:author="Greg Landry" w:date="2017-04-03T17:24:00Z">
          <w:pPr>
            <w:numPr>
              <w:numId w:val="46"/>
            </w:numPr>
            <w:ind w:left="720" w:hanging="360"/>
            <w:jc w:val="center"/>
          </w:pPr>
        </w:pPrChange>
      </w:pPr>
    </w:p>
    <w:p w14:paraId="197FA632" w14:textId="576C405B" w:rsidR="00A2314F" w:rsidDel="0076231A" w:rsidRDefault="00A2314F">
      <w:pPr>
        <w:pStyle w:val="ListParagraph"/>
        <w:keepNext/>
        <w:keepLines/>
        <w:numPr>
          <w:ilvl w:val="0"/>
          <w:numId w:val="28"/>
        </w:numPr>
        <w:rPr>
          <w:del w:id="666" w:author="Greg Landry" w:date="2017-06-03T15:30:00Z"/>
          <w:b/>
          <w:color w:val="FF0000"/>
        </w:rPr>
        <w:pPrChange w:id="667" w:author="Greg Landry" w:date="2017-04-03T17:24:00Z">
          <w:pPr>
            <w:pStyle w:val="ListParagraph"/>
            <w:keepNext/>
            <w:keepLines/>
            <w:numPr>
              <w:numId w:val="46"/>
            </w:numPr>
            <w:ind w:hanging="360"/>
          </w:pPr>
        </w:pPrChange>
      </w:pPr>
      <w:del w:id="668" w:author="Greg Landry" w:date="2017-06-03T15:30:00Z">
        <w:r w:rsidRPr="00D16EC7" w:rsidDel="0076231A">
          <w:rPr>
            <w:b/>
            <w:color w:val="FF0000"/>
          </w:rPr>
          <w:delText xml:space="preserve">Now you need to </w:delText>
        </w:r>
        <w:r w:rsidR="009B0B98" w:rsidRPr="00D16EC7" w:rsidDel="0076231A">
          <w:rPr>
            <w:b/>
            <w:color w:val="FF0000"/>
          </w:rPr>
          <w:delText xml:space="preserve">download </w:delText>
        </w:r>
        <w:r w:rsidRPr="00D16EC7" w:rsidDel="0076231A">
          <w:rPr>
            <w:b/>
            <w:color w:val="FF0000"/>
          </w:rPr>
          <w:delText xml:space="preserve">the </w:delText>
        </w:r>
        <w:r w:rsidR="0096648C" w:rsidDel="0076231A">
          <w:rPr>
            <w:b/>
            <w:color w:val="FF0000"/>
          </w:rPr>
          <w:delText>“certificate”, “public key” and</w:delText>
        </w:r>
        <w:r w:rsidR="00D6257F" w:rsidDel="0076231A">
          <w:rPr>
            <w:b/>
            <w:color w:val="FF0000"/>
          </w:rPr>
          <w:delText xml:space="preserve"> </w:delText>
        </w:r>
        <w:r w:rsidRPr="00D16EC7" w:rsidDel="0076231A">
          <w:rPr>
            <w:b/>
            <w:color w:val="FF0000"/>
          </w:rPr>
          <w:delText xml:space="preserve">“private key”.  If you forget </w:delText>
        </w:r>
        <w:r w:rsidR="00D16EC7" w:rsidRPr="00D16EC7" w:rsidDel="0076231A">
          <w:rPr>
            <w:b/>
            <w:color w:val="FF0000"/>
          </w:rPr>
          <w:delText>this step you cannot come back…</w:delText>
        </w:r>
        <w:r w:rsidRPr="00D16EC7" w:rsidDel="0076231A">
          <w:rPr>
            <w:b/>
            <w:color w:val="FF0000"/>
          </w:rPr>
          <w:delText xml:space="preserve">so really you must </w:delText>
        </w:r>
        <w:r w:rsidR="009B0B98" w:rsidRPr="00D16EC7" w:rsidDel="0076231A">
          <w:rPr>
            <w:b/>
            <w:color w:val="FF0000"/>
          </w:rPr>
          <w:delText xml:space="preserve">download </w:delText>
        </w:r>
        <w:r w:rsidRPr="00D16EC7" w:rsidDel="0076231A">
          <w:rPr>
            <w:b/>
            <w:color w:val="FF0000"/>
          </w:rPr>
          <w:delText>those files</w:delText>
        </w:r>
        <w:r w:rsidR="00317D2C" w:rsidRPr="00D16EC7" w:rsidDel="0076231A">
          <w:rPr>
            <w:b/>
            <w:color w:val="FF0000"/>
          </w:rPr>
          <w:delText xml:space="preserve"> now</w:delText>
        </w:r>
        <w:r w:rsidRPr="00D16EC7" w:rsidDel="0076231A">
          <w:rPr>
            <w:b/>
            <w:color w:val="FF0000"/>
          </w:rPr>
          <w:delText xml:space="preserve"> to make the TLS work</w:delText>
        </w:r>
        <w:r w:rsidR="009B0B98" w:rsidRPr="00D16EC7" w:rsidDel="0076231A">
          <w:rPr>
            <w:b/>
            <w:color w:val="FF0000"/>
          </w:rPr>
          <w:delText>!</w:delText>
        </w:r>
        <w:r w:rsidR="0017013C" w:rsidRPr="00D16EC7" w:rsidDel="0076231A">
          <w:rPr>
            <w:b/>
            <w:color w:val="FF0000"/>
          </w:rPr>
          <w:delText xml:space="preserve"> </w:delText>
        </w:r>
        <w:r w:rsidR="002B02DC" w:rsidDel="0076231A">
          <w:rPr>
            <w:b/>
            <w:color w:val="FF0000"/>
          </w:rPr>
          <w:delText>You must also “Activate” the certificate.</w:delText>
        </w:r>
      </w:del>
      <w:del w:id="669"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6EEDB57A" w:rsidR="0096648C" w:rsidDel="0076231A" w:rsidRDefault="0096648C" w:rsidP="0096648C">
      <w:pPr>
        <w:pStyle w:val="ListParagraph"/>
        <w:keepNext/>
        <w:keepLines/>
        <w:rPr>
          <w:del w:id="670" w:author="Greg Landry" w:date="2017-06-03T15:30:00Z"/>
        </w:rPr>
      </w:pPr>
    </w:p>
    <w:p w14:paraId="44F1423E" w14:textId="6F7777E3" w:rsidR="0096648C" w:rsidRPr="00D16EC7" w:rsidDel="0076231A" w:rsidRDefault="0096648C" w:rsidP="0096648C">
      <w:pPr>
        <w:pStyle w:val="ListParagraph"/>
        <w:keepNext/>
        <w:keepLines/>
        <w:rPr>
          <w:del w:id="671" w:author="Greg Landry" w:date="2017-06-03T15:30:00Z"/>
          <w:b/>
          <w:color w:val="FF0000"/>
        </w:rPr>
      </w:pPr>
      <w:del w:id="672" w:author="Greg Landry" w:date="2017-06-03T15:30:00Z">
        <w:r w:rsidDel="0076231A">
          <w:delText>Note: The window also has an option to download a root CA for AWS IoT from Symantec (a trusted certification authority). However, you don’t need to do this since the root CA for AWS IoT is already included in the WICED SDK.</w:delText>
        </w:r>
      </w:del>
    </w:p>
    <w:p w14:paraId="58E0CE8E" w14:textId="46E6768D" w:rsidR="00A2314F" w:rsidDel="0076231A" w:rsidRDefault="00553AF3" w:rsidP="00892212">
      <w:pPr>
        <w:jc w:val="center"/>
        <w:rPr>
          <w:del w:id="673" w:author="Greg Landry" w:date="2017-06-03T15:30:00Z"/>
        </w:rPr>
      </w:pPr>
      <w:del w:id="674" w:author="Greg Landry" w:date="2017-06-03T15:30:00Z">
        <w:r w:rsidDel="0076231A">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4C4B34" w:rsidRPr="0017013C" w:rsidRDefault="004C4B34"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fWKAIAAF4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" filled="f" stroked="f">
                  <v:textbox style="mso-fit-shape-to-text:t">
                    <w:txbxContent>
                      <w:p w14:paraId="6B802F32" w14:textId="2255E854" w:rsidR="004C4B34" w:rsidRPr="0017013C" w:rsidRDefault="004C4B34"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del>
      <w:del w:id="675"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1551" cy="2824426"/>
                      </a:xfrm>
                      <a:prstGeom prst="rect">
                        <a:avLst/>
                      </a:prstGeom>
                    </pic:spPr>
                  </pic:pic>
                </a:graphicData>
              </a:graphic>
            </wp:inline>
          </w:drawing>
        </w:r>
      </w:del>
    </w:p>
    <w:p w14:paraId="2637DA4D" w14:textId="07DF174E" w:rsidR="00553AF3" w:rsidRPr="00380421" w:rsidDel="0076231A" w:rsidRDefault="00380421">
      <w:pPr>
        <w:rPr>
          <w:del w:id="676" w:author="Greg Landry" w:date="2017-06-03T15:30:00Z"/>
        </w:rPr>
        <w:pPrChange w:id="677" w:author="Greg Landry" w:date="2017-04-03T17:28:00Z">
          <w:pPr>
            <w:pStyle w:val="ListParagraph"/>
            <w:numPr>
              <w:numId w:val="46"/>
            </w:numPr>
            <w:ind w:hanging="360"/>
          </w:pPr>
        </w:pPrChange>
      </w:pPr>
      <w:del w:id="678" w:author="Greg Landry" w:date="2017-04-03T17:27:00Z">
        <w:r w:rsidRPr="00380421" w:rsidDel="00553AF3">
          <w:delText xml:space="preserve">Click on </w:delText>
        </w:r>
      </w:del>
      <w:del w:id="679" w:author="Greg Landry" w:date="2017-06-03T15:30:00Z">
        <w:r w:rsidRPr="00380421" w:rsidDel="0076231A">
          <w:delText>“Creat</w:delText>
        </w:r>
      </w:del>
      <w:del w:id="680" w:author="Greg Landry" w:date="2017-04-03T17:28:00Z">
        <w:r w:rsidRPr="00380421" w:rsidDel="00553AF3">
          <w:delText>e new policy</w:delText>
        </w:r>
      </w:del>
      <w:del w:id="681" w:author="Greg Landry" w:date="2017-06-03T15:30:00Z">
        <w:r w:rsidRPr="00380421" w:rsidDel="0076231A">
          <w:delText>”</w:delText>
        </w:r>
        <w:r w:rsidR="00D6257F" w:rsidDel="0076231A">
          <w:delText>.</w:delText>
        </w:r>
        <w:r w:rsidRPr="00380421" w:rsidDel="0076231A">
          <w:delText xml:space="preserve"> </w:delText>
        </w:r>
      </w:del>
    </w:p>
    <w:p w14:paraId="528AEB3E" w14:textId="148DB380" w:rsidR="00380421" w:rsidRPr="00380421" w:rsidDel="0076231A" w:rsidRDefault="00380421">
      <w:pPr>
        <w:rPr>
          <w:del w:id="682" w:author="Greg Landry" w:date="2017-06-03T15:30:00Z"/>
          <w:highlight w:val="yellow"/>
        </w:rPr>
        <w:pPrChange w:id="683" w:author="Greg Landry" w:date="2017-04-03T17:29:00Z">
          <w:pPr>
            <w:jc w:val="center"/>
          </w:pPr>
        </w:pPrChange>
      </w:pPr>
      <w:del w:id="684"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9AE83E1" w:rsidR="0096648C" w:rsidDel="0076231A" w:rsidRDefault="00D6257F">
      <w:pPr>
        <w:pStyle w:val="ListParagraph"/>
        <w:keepNext/>
        <w:numPr>
          <w:ilvl w:val="0"/>
          <w:numId w:val="28"/>
        </w:numPr>
        <w:rPr>
          <w:del w:id="685" w:author="Greg Landry" w:date="2017-06-03T15:30:00Z"/>
        </w:rPr>
        <w:pPrChange w:id="686" w:author="Greg Landry" w:date="2017-04-03T17:24:00Z">
          <w:pPr>
            <w:pStyle w:val="ListParagraph"/>
            <w:keepNext/>
            <w:numPr>
              <w:numId w:val="46"/>
            </w:numPr>
            <w:ind w:hanging="360"/>
          </w:pPr>
        </w:pPrChange>
      </w:pPr>
      <w:del w:id="687" w:author="Greg Landry" w:date="2017-06-03T15:30:00Z">
        <w:r w:rsidDel="0076231A">
          <w:delText>Give the new policy a name such as “&lt;YourInitials&gt;_Tes</w:delText>
        </w:r>
        <w:r w:rsidR="009225C7" w:rsidDel="0076231A">
          <w:delText>tThing_Policy”. Add the action as “</w:delText>
        </w:r>
        <w:r w:rsidR="009225C7" w:rsidRPr="009225C7" w:rsidDel="0076231A">
          <w:rPr>
            <w:i/>
          </w:rPr>
          <w:delText>iot:*</w:delText>
        </w:r>
        <w:r w:rsidR="009225C7" w:rsidDel="0076231A">
          <w:rPr>
            <w:i/>
          </w:rPr>
          <w:delText>”</w:delText>
        </w:r>
        <w:r w:rsidR="009225C7" w:rsidDel="0076231A">
          <w:delText>, e</w:delText>
        </w:r>
        <w:r w:rsidR="00BD64F3" w:rsidDel="0076231A">
          <w:delText xml:space="preserve">nter </w:delText>
        </w:r>
        <w:r w:rsidR="009225C7" w:rsidDel="0076231A">
          <w:delText>“</w:delText>
        </w:r>
        <w:r w:rsidR="00BD64F3" w:rsidRPr="009225C7" w:rsidDel="0076231A">
          <w:rPr>
            <w:i/>
          </w:rPr>
          <w:delText>*</w:delText>
        </w:r>
        <w:r w:rsidR="009225C7" w:rsidDel="0076231A">
          <w:rPr>
            <w:i/>
          </w:rPr>
          <w:delText>”</w:delText>
        </w:r>
        <w:r w:rsidR="00BD64F3" w:rsidDel="0076231A">
          <w:delText xml:space="preserve"> for the Resource ARN</w:delText>
        </w:r>
        <w:r w:rsidDel="0076231A">
          <w:delText>, and select “Allow”. Then click the “Create” button.</w:delText>
        </w:r>
      </w:del>
    </w:p>
    <w:p w14:paraId="0EF48E57" w14:textId="0706030B" w:rsidR="00D6257F" w:rsidDel="0076231A" w:rsidRDefault="00D6257F" w:rsidP="00D6257F">
      <w:pPr>
        <w:pStyle w:val="ListParagraph"/>
        <w:rPr>
          <w:del w:id="688" w:author="Greg Landry" w:date="2017-06-03T15:30:00Z"/>
        </w:rPr>
      </w:pPr>
    </w:p>
    <w:p w14:paraId="3F40AC43" w14:textId="6C49C312" w:rsidR="000F28D7" w:rsidDel="0076231A" w:rsidRDefault="009225C7" w:rsidP="000F28D7">
      <w:pPr>
        <w:pStyle w:val="ListParagraph"/>
        <w:ind w:left="0"/>
        <w:jc w:val="center"/>
        <w:rPr>
          <w:del w:id="689" w:author="Greg Landry" w:date="2017-06-03T15:30:00Z"/>
        </w:rPr>
      </w:pPr>
      <w:del w:id="690" w:author="Greg Landry" w:date="2017-06-03T15:30:00Z">
        <w:r w:rsidDel="0076231A">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64CD70CA" w:rsidR="000F28D7" w:rsidDel="0076231A" w:rsidRDefault="000F28D7" w:rsidP="00D6257F">
      <w:pPr>
        <w:pStyle w:val="ListParagraph"/>
        <w:rPr>
          <w:del w:id="691" w:author="Greg Landry" w:date="2017-06-03T15:30:00Z"/>
        </w:rPr>
      </w:pPr>
    </w:p>
    <w:p w14:paraId="234E48FE" w14:textId="468693A1" w:rsidR="00D6257F" w:rsidRPr="00D6257F" w:rsidDel="0076231A" w:rsidRDefault="000F28D7">
      <w:pPr>
        <w:pStyle w:val="ListParagraph"/>
        <w:keepNext/>
        <w:numPr>
          <w:ilvl w:val="0"/>
          <w:numId w:val="28"/>
        </w:numPr>
        <w:rPr>
          <w:del w:id="692" w:author="Greg Landry" w:date="2017-06-03T15:30:00Z"/>
        </w:rPr>
        <w:pPrChange w:id="693" w:author="Greg Landry" w:date="2017-04-03T17:24:00Z">
          <w:pPr>
            <w:pStyle w:val="ListParagraph"/>
            <w:keepNext/>
            <w:numPr>
              <w:numId w:val="46"/>
            </w:numPr>
            <w:ind w:hanging="360"/>
          </w:pPr>
        </w:pPrChange>
      </w:pPr>
      <w:del w:id="694" w:author="Greg Landry" w:date="2017-06-03T15:30:00Z">
        <w:r w:rsidDel="0076231A">
          <w:delText>You will now see the policy document details. In this case, any iot operation (iot:*) is allowed.</w:delText>
        </w:r>
      </w:del>
    </w:p>
    <w:p w14:paraId="5D94290D" w14:textId="22CBC5BE" w:rsidR="00380421" w:rsidDel="0076231A" w:rsidRDefault="00EF6763" w:rsidP="000F28D7">
      <w:pPr>
        <w:pStyle w:val="ListParagraph"/>
        <w:ind w:left="0"/>
        <w:rPr>
          <w:del w:id="695" w:author="Greg Landry" w:date="2017-06-03T15:30:00Z"/>
        </w:rPr>
      </w:pPr>
      <w:del w:id="696" w:author="Greg Landry" w:date="2017-06-03T15:30:00Z">
        <w:r w:rsidDel="0076231A">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C7E2189" w:rsidR="004C1BCF" w:rsidDel="0076231A" w:rsidRDefault="00245D37">
      <w:pPr>
        <w:pStyle w:val="ListParagraph"/>
        <w:keepNext/>
        <w:rPr>
          <w:del w:id="697" w:author="Greg Landry" w:date="2017-06-03T15:30:00Z"/>
        </w:rPr>
        <w:pPrChange w:id="698" w:author="Greg Landry" w:date="2017-04-03T17:32:00Z">
          <w:pPr>
            <w:pStyle w:val="ListParagraph"/>
            <w:keepNext/>
            <w:numPr>
              <w:numId w:val="46"/>
            </w:numPr>
            <w:ind w:hanging="360"/>
          </w:pPr>
        </w:pPrChange>
      </w:pPr>
      <w:del w:id="699" w:author="Greg Landry" w:date="2017-06-03T15:30:00Z">
        <w:r w:rsidDel="0076231A">
          <w:delText xml:space="preserve">You now need to attach the policy to the certificate. </w:delText>
        </w:r>
        <w:r w:rsidR="00D17364" w:rsidDel="0076231A">
          <w:delText>First click the left arrow on the left side of the screen show above. Then select Security -&gt; Certificates from the left panel, and click on your certificate.</w:delText>
        </w:r>
      </w:del>
    </w:p>
    <w:p w14:paraId="0E72556E" w14:textId="50DC605F" w:rsidR="00D17364" w:rsidDel="0076231A" w:rsidRDefault="00D17364" w:rsidP="00EF6763">
      <w:pPr>
        <w:jc w:val="center"/>
        <w:rPr>
          <w:del w:id="700" w:author="Greg Landry" w:date="2017-06-03T15:30:00Z"/>
        </w:rPr>
      </w:pPr>
      <w:del w:id="701"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7DC7C5D0" w:rsidR="00245D37" w:rsidDel="0076231A" w:rsidRDefault="00D17364">
      <w:pPr>
        <w:pStyle w:val="ListParagraph"/>
        <w:keepNext/>
        <w:numPr>
          <w:ilvl w:val="0"/>
          <w:numId w:val="28"/>
        </w:numPr>
        <w:rPr>
          <w:del w:id="702" w:author="Greg Landry" w:date="2017-06-03T15:30:00Z"/>
        </w:rPr>
        <w:pPrChange w:id="703" w:author="Greg Landry" w:date="2017-04-03T17:24:00Z">
          <w:pPr>
            <w:pStyle w:val="ListParagraph"/>
            <w:keepNext/>
            <w:numPr>
              <w:numId w:val="46"/>
            </w:numPr>
            <w:ind w:hanging="360"/>
          </w:pPr>
        </w:pPrChange>
      </w:pPr>
      <w:del w:id="704" w:author="Greg Landry" w:date="2017-06-03T15:30:00Z">
        <w:r w:rsidDel="0076231A">
          <w:delText xml:space="preserve">Once you </w:delText>
        </w:r>
      </w:del>
      <w:del w:id="705" w:author="Greg Landry" w:date="2017-04-03T17:33:00Z">
        <w:r w:rsidDel="00163FC5">
          <w:delText xml:space="preserve">see </w:delText>
        </w:r>
      </w:del>
      <w:del w:id="706" w:author="Greg Landry" w:date="2017-06-03T15:30:00Z">
        <w:r w:rsidDel="0076231A">
          <w:delText>your certificate, select “Actions -&gt; Attach Policy”.</w:delText>
        </w:r>
        <w:r w:rsidR="004D13CA" w:rsidDel="0076231A">
          <w:delText xml:space="preserve"> Select your policy and click “Attach”. Click on the left arrow when you are done. </w:delText>
        </w:r>
      </w:del>
    </w:p>
    <w:p w14:paraId="115E1D34" w14:textId="73FCA649" w:rsidR="00D17364" w:rsidDel="0076231A" w:rsidRDefault="00D17364" w:rsidP="00D17364">
      <w:pPr>
        <w:pStyle w:val="ListParagraph"/>
        <w:keepNext/>
        <w:rPr>
          <w:del w:id="707" w:author="Greg Landry" w:date="2017-06-03T15:30:00Z"/>
        </w:rPr>
      </w:pPr>
    </w:p>
    <w:p w14:paraId="3D1E57DD" w14:textId="75A12404" w:rsidR="00D17364" w:rsidDel="0076231A" w:rsidRDefault="00D17364" w:rsidP="00D17364">
      <w:pPr>
        <w:pStyle w:val="ListParagraph"/>
        <w:keepNext/>
        <w:ind w:left="0"/>
        <w:jc w:val="center"/>
        <w:rPr>
          <w:del w:id="708" w:author="Greg Landry" w:date="2017-06-03T15:30:00Z"/>
        </w:rPr>
      </w:pPr>
      <w:del w:id="709" w:author="Greg Landry" w:date="2017-06-03T15:30:00Z">
        <w:r w:rsidDel="0076231A">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41EFAC28" w:rsidR="00D17364" w:rsidDel="0076231A" w:rsidRDefault="00D17364" w:rsidP="00D17364">
      <w:pPr>
        <w:pStyle w:val="ListParagraph"/>
        <w:keepNext/>
        <w:ind w:left="0"/>
        <w:jc w:val="center"/>
        <w:rPr>
          <w:del w:id="710" w:author="Greg Landry" w:date="2017-06-03T15:30:00Z"/>
        </w:rPr>
      </w:pPr>
    </w:p>
    <w:p w14:paraId="07811791" w14:textId="130B8208" w:rsidR="00B822CD" w:rsidDel="0076231A" w:rsidRDefault="00D17364" w:rsidP="004D13CA">
      <w:pPr>
        <w:pStyle w:val="ListParagraph"/>
        <w:keepNext/>
        <w:ind w:left="0"/>
        <w:jc w:val="center"/>
        <w:rPr>
          <w:del w:id="711" w:author="Greg Landry" w:date="2017-06-03T15:30:00Z"/>
        </w:rPr>
      </w:pPr>
      <w:del w:id="712" w:author="Greg Landry" w:date="2017-06-03T15:30:00Z">
        <w:r w:rsidDel="0076231A">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del>
    </w:p>
    <w:p w14:paraId="00B1AD51" w14:textId="596BB224" w:rsidR="00EF6763" w:rsidDel="003B6B78" w:rsidRDefault="00EF6763">
      <w:pPr>
        <w:rPr>
          <w:del w:id="713" w:author="Greg Landry" w:date="2017-06-03T15:54:00Z"/>
          <w:rFonts w:ascii="Cambria" w:eastAsia="Times New Roman" w:hAnsi="Cambria"/>
          <w:b/>
          <w:bCs/>
          <w:color w:val="4F81BD"/>
          <w:sz w:val="26"/>
          <w:szCs w:val="26"/>
        </w:rPr>
      </w:pPr>
      <w:del w:id="714" w:author="Greg Landry" w:date="2017-06-03T15:54:00Z">
        <w:r w:rsidDel="003B6B78">
          <w:br w:type="page"/>
        </w:r>
      </w:del>
    </w:p>
    <w:p w14:paraId="2E40B736" w14:textId="0C3D2A38" w:rsidR="00B822CD" w:rsidDel="00976613" w:rsidRDefault="00B822CD">
      <w:pPr>
        <w:pStyle w:val="Heading2"/>
        <w:rPr>
          <w:del w:id="715" w:author="Greg Landry" w:date="2017-06-03T15:44:00Z"/>
        </w:rPr>
      </w:pPr>
      <w:del w:id="716" w:author="Greg Landry" w:date="2017-06-03T15:44:00Z">
        <w:r w:rsidDel="00976613">
          <w:delText xml:space="preserve">Procedure to use the AWS </w:delText>
        </w:r>
        <w:r w:rsidR="00705C49" w:rsidDel="00976613">
          <w:delText xml:space="preserve">Test </w:delText>
        </w:r>
        <w:r w:rsidDel="00976613">
          <w:delText>MQTT Client</w:delText>
        </w:r>
      </w:del>
    </w:p>
    <w:p w14:paraId="0DA51A7A" w14:textId="0030A6F7" w:rsidR="00B822CD" w:rsidDel="00976613" w:rsidRDefault="00D879FC">
      <w:pPr>
        <w:keepNext/>
        <w:keepLines/>
        <w:spacing w:before="200"/>
        <w:outlineLvl w:val="1"/>
        <w:rPr>
          <w:del w:id="717" w:author="Greg Landry" w:date="2017-06-03T15:44:00Z"/>
        </w:rPr>
        <w:pPrChange w:id="718" w:author="Greg Landry" w:date="2017-06-03T15:44:00Z">
          <w:pPr/>
        </w:pPrChange>
      </w:pPr>
      <w:del w:id="719" w:author="Greg Landry" w:date="2017-06-03T15:44:00Z">
        <w:r w:rsidDel="00976613">
          <w:delText xml:space="preserve">The AWS </w:delText>
        </w:r>
        <w:r w:rsidR="00705C49" w:rsidDel="00976613">
          <w:delText xml:space="preserve">Test </w:delText>
        </w:r>
        <w:r w:rsidDel="00976613">
          <w:delText xml:space="preserve">MQTT Client is a Web Browser based </w:delText>
        </w:r>
        <w:r w:rsidR="009C7ED1" w:rsidDel="00976613">
          <w:delText xml:space="preserve">test </w:delText>
        </w:r>
        <w:r w:rsidDel="00976613">
          <w:delText>client that you can connect to “your” message broker.  Then</w:delText>
        </w:r>
        <w:r w:rsidR="00E22D2B" w:rsidDel="00976613">
          <w:delText>,</w:delText>
        </w:r>
        <w:r w:rsidDel="00976613">
          <w:delText xml:space="preserve"> you can publish and subscribe to topics.  You can think of it as an IoT </w:delText>
        </w:r>
        <w:r w:rsidRPr="00DD3570" w:rsidDel="00976613">
          <w:rPr>
            <w:i/>
          </w:rPr>
          <w:delText>thing</w:delText>
        </w:r>
        <w:r w:rsidDel="00976613">
          <w:delText xml:space="preserve"> that can publish and subscribe.  </w:delText>
        </w:r>
        <w:r w:rsidR="009C7ED1" w:rsidDel="00976613">
          <w:delText>To use it to test you</w:delText>
        </w:r>
        <w:r w:rsidDel="00976613">
          <w:delText>:</w:delText>
        </w:r>
      </w:del>
    </w:p>
    <w:p w14:paraId="4C38BD5B" w14:textId="674D8352" w:rsidR="00D879FC" w:rsidDel="00976613" w:rsidRDefault="009C7ED1">
      <w:pPr>
        <w:pStyle w:val="ListParagraph"/>
        <w:keepNext/>
        <w:keepLines/>
        <w:numPr>
          <w:ilvl w:val="0"/>
          <w:numId w:val="29"/>
        </w:numPr>
        <w:spacing w:before="200"/>
        <w:outlineLvl w:val="1"/>
        <w:rPr>
          <w:del w:id="720" w:author="Greg Landry" w:date="2017-06-03T15:44:00Z"/>
        </w:rPr>
        <w:pPrChange w:id="721" w:author="Greg Landry" w:date="2017-06-03T15:44:00Z">
          <w:pPr>
            <w:pStyle w:val="ListParagraph"/>
            <w:keepNext/>
            <w:numPr>
              <w:numId w:val="29"/>
            </w:numPr>
            <w:ind w:hanging="360"/>
          </w:pPr>
        </w:pPrChange>
      </w:pPr>
      <w:del w:id="722" w:author="Greg Landry" w:date="2017-06-03T15:44:00Z">
        <w:r w:rsidDel="00976613">
          <w:delText>Select “Test” from the panel on the left of the screen. Enter a topic that you want to subscribe to such as “testtopic” and click on “Subscribe to topic”</w:delText>
        </w:r>
        <w:r w:rsidR="00080782" w:rsidDel="00976613">
          <w:delText>. You will see the new topic show up under Subscriptions.</w:delText>
        </w:r>
      </w:del>
    </w:p>
    <w:p w14:paraId="4685AA0E" w14:textId="5879545C" w:rsidR="00D879FC" w:rsidDel="00976613" w:rsidRDefault="00080782">
      <w:pPr>
        <w:pStyle w:val="ListParagraph"/>
        <w:keepNext/>
        <w:keepLines/>
        <w:spacing w:before="200"/>
        <w:ind w:left="0"/>
        <w:jc w:val="center"/>
        <w:outlineLvl w:val="1"/>
        <w:rPr>
          <w:del w:id="723" w:author="Greg Landry" w:date="2017-06-03T15:44:00Z"/>
        </w:rPr>
        <w:pPrChange w:id="724" w:author="Greg Landry" w:date="2017-06-03T15:44:00Z">
          <w:pPr>
            <w:pStyle w:val="ListParagraph"/>
            <w:ind w:left="0"/>
            <w:jc w:val="center"/>
          </w:pPr>
        </w:pPrChange>
      </w:pPr>
      <w:del w:id="725" w:author="Greg Landry" w:date="2017-06-03T15:44:00Z">
        <w:r w:rsidDel="00976613">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41A63FD6" w:rsidR="00080782" w:rsidDel="00976613" w:rsidRDefault="00080782">
      <w:pPr>
        <w:pStyle w:val="ListParagraph"/>
        <w:keepNext/>
        <w:keepLines/>
        <w:spacing w:before="200"/>
        <w:outlineLvl w:val="1"/>
        <w:rPr>
          <w:del w:id="726" w:author="Greg Landry" w:date="2017-06-03T15:44:00Z"/>
        </w:rPr>
        <w:pPrChange w:id="727" w:author="Greg Landry" w:date="2017-06-03T15:44:00Z">
          <w:pPr>
            <w:pStyle w:val="ListParagraph"/>
          </w:pPr>
        </w:pPrChange>
      </w:pPr>
    </w:p>
    <w:p w14:paraId="0138F964" w14:textId="241BAAEA" w:rsidR="00D879FC" w:rsidDel="00976613" w:rsidRDefault="00D879FC">
      <w:pPr>
        <w:pStyle w:val="ListParagraph"/>
        <w:keepNext/>
        <w:keepLines/>
        <w:numPr>
          <w:ilvl w:val="0"/>
          <w:numId w:val="29"/>
        </w:numPr>
        <w:spacing w:before="200"/>
        <w:outlineLvl w:val="1"/>
        <w:rPr>
          <w:del w:id="728" w:author="Greg Landry" w:date="2017-06-03T15:44:00Z"/>
        </w:rPr>
        <w:pPrChange w:id="729" w:author="Greg Landry" w:date="2017-06-03T15:44:00Z">
          <w:pPr>
            <w:pStyle w:val="ListParagraph"/>
            <w:keepNext/>
            <w:keepLines/>
            <w:numPr>
              <w:numId w:val="29"/>
            </w:numPr>
            <w:ind w:hanging="360"/>
          </w:pPr>
        </w:pPrChange>
      </w:pPr>
      <w:del w:id="730" w:author="Greg Landry" w:date="2017-06-03T15:44:00Z">
        <w:r w:rsidDel="00976613">
          <w:delText xml:space="preserve">Now that I am subscribed to a topic I can </w:delText>
        </w:r>
        <w:r w:rsidR="00E22D2B" w:rsidDel="00976613">
          <w:delText>publish</w:delText>
        </w:r>
        <w:r w:rsidDel="00976613">
          <w:delText xml:space="preserve"> messages to that topic.  To do this fill in the name of the topic </w:delText>
        </w:r>
        <w:r w:rsidR="009C7ED1" w:rsidDel="00976613">
          <w:delText xml:space="preserve">as </w:delText>
        </w:r>
        <w:r w:rsidDel="00976613">
          <w:delText xml:space="preserve">“testtopic”.  Then type in your </w:delText>
        </w:r>
        <w:r w:rsidR="00080782" w:rsidDel="00976613">
          <w:delText>message</w:delText>
        </w:r>
        <w:r w:rsidR="00066B6A" w:rsidDel="00976613">
          <w:delText xml:space="preserve"> and press “Publish</w:delText>
        </w:r>
        <w:r w:rsidR="00080782" w:rsidDel="00976613">
          <w:delText xml:space="preserve"> to topic</w:delText>
        </w:r>
        <w:r w:rsidR="00066B6A" w:rsidDel="00976613">
          <w:delText>”</w:delText>
        </w:r>
        <w:r w:rsidDel="00976613">
          <w:delText xml:space="preserve">.  You can see in the box below </w:delText>
        </w:r>
        <w:r w:rsidR="009C7ED1" w:rsidDel="00976613">
          <w:delText>I sent “</w:delText>
        </w:r>
        <w:r w:rsidR="00080782" w:rsidDel="00976613">
          <w:delText>test message</w:delText>
        </w:r>
        <w:r w:rsidR="009C7ED1" w:rsidDel="00976613">
          <w:delText>”.</w:delText>
        </w:r>
      </w:del>
    </w:p>
    <w:p w14:paraId="34FBEB4A" w14:textId="65199C7C" w:rsidR="00080782" w:rsidDel="00976613" w:rsidRDefault="00080782">
      <w:pPr>
        <w:pStyle w:val="ListParagraph"/>
        <w:keepNext/>
        <w:keepLines/>
        <w:spacing w:before="200"/>
        <w:ind w:left="90"/>
        <w:jc w:val="center"/>
        <w:outlineLvl w:val="1"/>
        <w:rPr>
          <w:del w:id="731" w:author="Greg Landry" w:date="2017-06-03T15:44:00Z"/>
        </w:rPr>
        <w:pPrChange w:id="732" w:author="Greg Landry" w:date="2017-06-03T15:44:00Z">
          <w:pPr>
            <w:pStyle w:val="ListParagraph"/>
            <w:keepNext/>
            <w:keepLines/>
            <w:ind w:left="90"/>
            <w:jc w:val="center"/>
          </w:pPr>
        </w:pPrChange>
      </w:pPr>
      <w:del w:id="733" w:author="Greg Landry" w:date="2017-06-03T15:44:00Z">
        <w:r w:rsidDel="00976613">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2952EF8" w:rsidR="00080782" w:rsidDel="00976613" w:rsidRDefault="00080782">
      <w:pPr>
        <w:pStyle w:val="ListParagraph"/>
        <w:keepNext/>
        <w:keepLines/>
        <w:spacing w:before="200"/>
        <w:outlineLvl w:val="1"/>
        <w:rPr>
          <w:del w:id="734" w:author="Greg Landry" w:date="2017-06-03T15:44:00Z"/>
        </w:rPr>
        <w:pPrChange w:id="735" w:author="Greg Landry" w:date="2017-06-03T15:44:00Z">
          <w:pPr>
            <w:pStyle w:val="ListParagraph"/>
            <w:keepNext/>
            <w:keepLines/>
          </w:pPr>
        </w:pPrChange>
      </w:pPr>
    </w:p>
    <w:p w14:paraId="36FCA4FE" w14:textId="157CAF17" w:rsidR="00080782" w:rsidDel="00976613" w:rsidRDefault="00080782">
      <w:pPr>
        <w:pStyle w:val="ListParagraph"/>
        <w:keepNext/>
        <w:keepLines/>
        <w:numPr>
          <w:ilvl w:val="0"/>
          <w:numId w:val="29"/>
        </w:numPr>
        <w:spacing w:before="200"/>
        <w:outlineLvl w:val="1"/>
        <w:rPr>
          <w:del w:id="736" w:author="Greg Landry" w:date="2017-06-03T15:44:00Z"/>
        </w:rPr>
        <w:pPrChange w:id="737" w:author="Greg Landry" w:date="2017-06-03T15:44:00Z">
          <w:pPr>
            <w:pStyle w:val="ListParagraph"/>
            <w:keepNext/>
            <w:keepLines/>
            <w:numPr>
              <w:numId w:val="29"/>
            </w:numPr>
            <w:ind w:hanging="360"/>
          </w:pPr>
        </w:pPrChange>
      </w:pPr>
      <w:del w:id="738" w:author="Greg Landry" w:date="2017-06-03T15:44:00Z">
        <w:r w:rsidDel="00976613">
          <w:delText>Once the message is sent, you will see a red dot next to the topic in the Subscriptions area. This indicates that you have a new message on that subscription. Click on testtopic to see the new message.</w:delText>
        </w:r>
      </w:del>
    </w:p>
    <w:p w14:paraId="7083E0E0" w14:textId="37513FE2" w:rsidR="00066B6A" w:rsidDel="00976613" w:rsidRDefault="00D31BA4">
      <w:pPr>
        <w:pStyle w:val="ListParagraph"/>
        <w:keepNext/>
        <w:keepLines/>
        <w:spacing w:before="200"/>
        <w:ind w:left="0"/>
        <w:jc w:val="center"/>
        <w:outlineLvl w:val="1"/>
        <w:rPr>
          <w:del w:id="739" w:author="Greg Landry" w:date="2017-06-03T15:44:00Z"/>
        </w:rPr>
        <w:pPrChange w:id="740" w:author="Greg Landry" w:date="2017-06-03T15:44:00Z">
          <w:pPr>
            <w:pStyle w:val="ListParagraph"/>
            <w:ind w:left="0"/>
            <w:jc w:val="center"/>
          </w:pPr>
        </w:pPrChange>
      </w:pPr>
      <w:del w:id="741" w:author="Greg Landry" w:date="2017-06-03T15:44:00Z">
        <w:r w:rsidDel="00976613">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30C9EE9" w:rsidR="00080782" w:rsidDel="00976613" w:rsidRDefault="00080782">
      <w:pPr>
        <w:pStyle w:val="ListParagraph"/>
        <w:keepNext/>
        <w:keepLines/>
        <w:spacing w:before="200"/>
        <w:outlineLvl w:val="1"/>
        <w:rPr>
          <w:del w:id="742" w:author="Greg Landry" w:date="2017-06-03T15:44:00Z"/>
        </w:rPr>
        <w:pPrChange w:id="743" w:author="Greg Landry" w:date="2017-06-03T15:44:00Z">
          <w:pPr>
            <w:pStyle w:val="ListParagraph"/>
          </w:pPr>
        </w:pPrChange>
      </w:pPr>
    </w:p>
    <w:p w14:paraId="3DB00973" w14:textId="2DE8250E" w:rsidR="000D6D2F" w:rsidRDefault="00080782">
      <w:pPr>
        <w:keepNext/>
        <w:keepLines/>
        <w:spacing w:before="200"/>
        <w:outlineLvl w:val="1"/>
        <w:pPrChange w:id="744" w:author="Greg Landry" w:date="2017-06-03T15:44:00Z">
          <w:pPr/>
        </w:pPrChange>
      </w:pPr>
      <w:del w:id="745" w:author="Greg Landry" w:date="2017-06-03T15:44:00Z">
        <w:r w:rsidDel="00976613">
          <w:delText>This test client will be useful once you have your IoT device connected and want to test subscription and publish actions as we will see in the exercises.</w:delText>
        </w:r>
      </w:del>
    </w:p>
    <w:sectPr w:rsidR="000D6D2F">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27C34B" w14:textId="77777777" w:rsidR="00E90CB1" w:rsidRDefault="00E90CB1" w:rsidP="00093A9C">
      <w:r>
        <w:separator/>
      </w:r>
    </w:p>
  </w:endnote>
  <w:endnote w:type="continuationSeparator" w:id="0">
    <w:p w14:paraId="0840D2F3" w14:textId="77777777" w:rsidR="00E90CB1" w:rsidRDefault="00E90CB1"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0C429514" w:rsidR="004C4B34" w:rsidRDefault="004C4B34">
            <w:pPr>
              <w:pStyle w:val="Footer"/>
              <w:jc w:val="center"/>
            </w:pPr>
            <w:r>
              <w:t xml:space="preserve">Page </w:t>
            </w:r>
            <w:r>
              <w:rPr>
                <w:b/>
                <w:bCs/>
              </w:rPr>
              <w:fldChar w:fldCharType="begin"/>
            </w:r>
            <w:r>
              <w:rPr>
                <w:b/>
                <w:bCs/>
              </w:rPr>
              <w:instrText xml:space="preserve"> PAGE </w:instrText>
            </w:r>
            <w:r>
              <w:rPr>
                <w:b/>
                <w:bCs/>
              </w:rPr>
              <w:fldChar w:fldCharType="separate"/>
            </w:r>
            <w:r w:rsidR="00226FE5">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226FE5">
              <w:rPr>
                <w:b/>
                <w:bCs/>
                <w:noProof/>
              </w:rPr>
              <w:t>22</w:t>
            </w:r>
            <w:r>
              <w:rPr>
                <w:b/>
                <w:bCs/>
              </w:rPr>
              <w:fldChar w:fldCharType="end"/>
            </w:r>
          </w:p>
        </w:sdtContent>
      </w:sdt>
    </w:sdtContent>
  </w:sdt>
  <w:p w14:paraId="75581528" w14:textId="77777777" w:rsidR="004C4B34" w:rsidRDefault="004C4B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33F8D" w14:textId="77777777" w:rsidR="00E90CB1" w:rsidRDefault="00E90CB1" w:rsidP="00093A9C">
      <w:r>
        <w:separator/>
      </w:r>
    </w:p>
  </w:footnote>
  <w:footnote w:type="continuationSeparator" w:id="0">
    <w:p w14:paraId="5206D103" w14:textId="77777777" w:rsidR="00E90CB1" w:rsidRDefault="00E90CB1"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25DC"/>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85CF9"/>
    <w:rsid w:val="0019247D"/>
    <w:rsid w:val="001934F3"/>
    <w:rsid w:val="001A2030"/>
    <w:rsid w:val="001B3CBB"/>
    <w:rsid w:val="001C41CE"/>
    <w:rsid w:val="001D079C"/>
    <w:rsid w:val="001D0EF5"/>
    <w:rsid w:val="001E290F"/>
    <w:rsid w:val="001E500C"/>
    <w:rsid w:val="001F27CB"/>
    <w:rsid w:val="001F57E2"/>
    <w:rsid w:val="00204D5A"/>
    <w:rsid w:val="0020706D"/>
    <w:rsid w:val="00211BF3"/>
    <w:rsid w:val="00222ABF"/>
    <w:rsid w:val="00224154"/>
    <w:rsid w:val="00226FE5"/>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0BD4"/>
    <w:rsid w:val="002B50EB"/>
    <w:rsid w:val="002C5818"/>
    <w:rsid w:val="002D77E7"/>
    <w:rsid w:val="002E1665"/>
    <w:rsid w:val="002E3422"/>
    <w:rsid w:val="002E4892"/>
    <w:rsid w:val="003031A8"/>
    <w:rsid w:val="00313FFA"/>
    <w:rsid w:val="00317D2C"/>
    <w:rsid w:val="00325C51"/>
    <w:rsid w:val="00332904"/>
    <w:rsid w:val="00333C56"/>
    <w:rsid w:val="00334892"/>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0EF6"/>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0CF5"/>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4B34"/>
    <w:rsid w:val="004C77B1"/>
    <w:rsid w:val="004D13CA"/>
    <w:rsid w:val="004D3215"/>
    <w:rsid w:val="004D3236"/>
    <w:rsid w:val="004D4A55"/>
    <w:rsid w:val="004D51FE"/>
    <w:rsid w:val="004E30EF"/>
    <w:rsid w:val="004F02B0"/>
    <w:rsid w:val="00507467"/>
    <w:rsid w:val="005113C8"/>
    <w:rsid w:val="00514935"/>
    <w:rsid w:val="00515350"/>
    <w:rsid w:val="005158AE"/>
    <w:rsid w:val="005179A8"/>
    <w:rsid w:val="005423AB"/>
    <w:rsid w:val="00542D5D"/>
    <w:rsid w:val="00545735"/>
    <w:rsid w:val="00553AF3"/>
    <w:rsid w:val="00561D82"/>
    <w:rsid w:val="0058219E"/>
    <w:rsid w:val="00583ABA"/>
    <w:rsid w:val="005858F9"/>
    <w:rsid w:val="00592DB0"/>
    <w:rsid w:val="00593945"/>
    <w:rsid w:val="005948B5"/>
    <w:rsid w:val="00596EE0"/>
    <w:rsid w:val="005A06D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E441A"/>
    <w:rsid w:val="006F06FA"/>
    <w:rsid w:val="006F1CF2"/>
    <w:rsid w:val="006F7E2A"/>
    <w:rsid w:val="00702E56"/>
    <w:rsid w:val="00705C49"/>
    <w:rsid w:val="007123F4"/>
    <w:rsid w:val="00730EA8"/>
    <w:rsid w:val="007354B1"/>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23DF"/>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87C4F"/>
    <w:rsid w:val="00891D54"/>
    <w:rsid w:val="00892212"/>
    <w:rsid w:val="008927CD"/>
    <w:rsid w:val="00893F06"/>
    <w:rsid w:val="00893FE2"/>
    <w:rsid w:val="008A216D"/>
    <w:rsid w:val="008A56F3"/>
    <w:rsid w:val="008B3FC5"/>
    <w:rsid w:val="008B6B74"/>
    <w:rsid w:val="008B6C3E"/>
    <w:rsid w:val="008F1A18"/>
    <w:rsid w:val="008F2F81"/>
    <w:rsid w:val="008F4E7E"/>
    <w:rsid w:val="008F52CC"/>
    <w:rsid w:val="009033E9"/>
    <w:rsid w:val="00913108"/>
    <w:rsid w:val="00914CE3"/>
    <w:rsid w:val="009225C7"/>
    <w:rsid w:val="00927692"/>
    <w:rsid w:val="009349FD"/>
    <w:rsid w:val="00942808"/>
    <w:rsid w:val="00945C43"/>
    <w:rsid w:val="00952542"/>
    <w:rsid w:val="009600E6"/>
    <w:rsid w:val="0096435D"/>
    <w:rsid w:val="0096648C"/>
    <w:rsid w:val="00976613"/>
    <w:rsid w:val="00976B4B"/>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51DD"/>
    <w:rsid w:val="00B3687E"/>
    <w:rsid w:val="00B4666F"/>
    <w:rsid w:val="00B51B48"/>
    <w:rsid w:val="00B61307"/>
    <w:rsid w:val="00B62943"/>
    <w:rsid w:val="00B67684"/>
    <w:rsid w:val="00B7217A"/>
    <w:rsid w:val="00B73DF5"/>
    <w:rsid w:val="00B75BB8"/>
    <w:rsid w:val="00B77ED3"/>
    <w:rsid w:val="00B822CD"/>
    <w:rsid w:val="00B84DE5"/>
    <w:rsid w:val="00B85D2F"/>
    <w:rsid w:val="00B94B0A"/>
    <w:rsid w:val="00BC4585"/>
    <w:rsid w:val="00BD64F3"/>
    <w:rsid w:val="00BE1FFC"/>
    <w:rsid w:val="00BE2917"/>
    <w:rsid w:val="00BE64A2"/>
    <w:rsid w:val="00BF71DE"/>
    <w:rsid w:val="00C0140A"/>
    <w:rsid w:val="00C03150"/>
    <w:rsid w:val="00C043DD"/>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08A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2D95"/>
    <w:rsid w:val="00E63761"/>
    <w:rsid w:val="00E67E9A"/>
    <w:rsid w:val="00E82792"/>
    <w:rsid w:val="00E86E15"/>
    <w:rsid w:val="00E90CB1"/>
    <w:rsid w:val="00E91608"/>
    <w:rsid w:val="00EA1F3E"/>
    <w:rsid w:val="00EA3E7C"/>
    <w:rsid w:val="00EA5838"/>
    <w:rsid w:val="00EA69DA"/>
    <w:rsid w:val="00EB1C66"/>
    <w:rsid w:val="00EB629E"/>
    <w:rsid w:val="00EC0D12"/>
    <w:rsid w:val="00EC207A"/>
    <w:rsid w:val="00EC5710"/>
    <w:rsid w:val="00ED0FED"/>
    <w:rsid w:val="00ED3F22"/>
    <w:rsid w:val="00ED51CE"/>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5AB1"/>
    <w:rsid w:val="00F47863"/>
    <w:rsid w:val="00F50852"/>
    <w:rsid w:val="00F60891"/>
    <w:rsid w:val="00F64B14"/>
    <w:rsid w:val="00F672F4"/>
    <w:rsid w:val="00F67527"/>
    <w:rsid w:val="00F73D45"/>
    <w:rsid w:val="00F74396"/>
    <w:rsid w:val="00F81013"/>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4B34"/>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C4B3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C4B34"/>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docs.aws.amazon.com/iot/latest/developerguide/iot-thing-shadows.html" TargetMode="External"/><Relationship Id="rId39" Type="http://schemas.openxmlformats.org/officeDocument/2006/relationships/image" Target="media/image15.png"/><Relationship Id="rId21" Type="http://schemas.openxmlformats.org/officeDocument/2006/relationships/hyperlink" Target="https://aws.amazon.com/kinesi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docs.aws.amazon.com/iot/latest/developerguide/what-is-aws-iot.html" TargetMode="External"/><Relationship Id="rId50" Type="http://schemas.openxmlformats.org/officeDocument/2006/relationships/hyperlink" Target="http://www.hivemq.com/blog/mqtt-essentials-part-5-mqtt-topics-best-practices" TargetMode="Externa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https://docs.aws.amazon.com/iot/latest/developerguide/thing-shadow-mqtt.html" TargetMode="External"/><Relationship Id="rId41" Type="http://schemas.openxmlformats.org/officeDocument/2006/relationships/image" Target="media/image17.png"/><Relationship Id="rId54" Type="http://schemas.openxmlformats.org/officeDocument/2006/relationships/hyperlink" Target="https://forums.aws.amazon.com/forum.jspa?forumID=210"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cloudconnectkits.org/system/files/Tutorial%20Part2-App%20Development%20using%20WICED%20SDK-v1.1.pdf" TargetMode="External"/><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www.hivemq.com/blog/mqtt-essentials-part-5-mqtt-topics-best-practices" TargetMode="External"/><Relationship Id="rId36" Type="http://schemas.openxmlformats.org/officeDocument/2006/relationships/image" Target="media/image12.png"/><Relationship Id="rId49" Type="http://schemas.openxmlformats.org/officeDocument/2006/relationships/hyperlink" Target="http://www.slideshare.net/PeterREgli/mq-telemetry-transport" TargetMode="External"/><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cloudconnectkits.org/system/files/Tutorial%20Part1%20-%20Tool%20Install%2C%20USB%20drivers%20and%20AWS%20Shadow%20%28v1.1%29.pdf" TargetMode="External"/><Relationship Id="rId60" Type="http://schemas.openxmlformats.org/officeDocument/2006/relationships/image" Target="media/image2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aws.amazon.com/iot/getting-started/" TargetMode="External"/><Relationship Id="rId56" Type="http://schemas.openxmlformats.org/officeDocument/2006/relationships/image" Target="media/image23.png"/><Relationship Id="rId64"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GSG-BCM4343W%20IoT%20Starter%20Kit%20-%20Getting%20Started%20%28v1.1%29.pdf" TargetMode="External"/><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docs.aws.amazon.com/iot/latest/developerguide/what-is-aws-iot.html"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55C07-120C-47AA-8F3E-2DAB23385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22</Pages>
  <Words>5068</Words>
  <Characters>28892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283</cp:revision>
  <cp:lastPrinted>2017-07-18T23:40:00Z</cp:lastPrinted>
  <dcterms:created xsi:type="dcterms:W3CDTF">2016-10-10T16:52:00Z</dcterms:created>
  <dcterms:modified xsi:type="dcterms:W3CDTF">2017-08-29T12:58:00Z</dcterms:modified>
</cp:coreProperties>
</file>